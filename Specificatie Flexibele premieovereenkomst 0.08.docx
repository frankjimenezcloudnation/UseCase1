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2551" w14:textId="6467E4FA" w:rsidR="00024FD0" w:rsidRDefault="00024FD0" w:rsidP="00FB5E8D">
      <w:pPr>
        <w:pStyle w:val="TOCHeading"/>
        <w:jc w:val="center"/>
        <w:rPr>
          <w:ins w:id="0" w:author="Joris Untersalmberger" w:date="2026-06-19T13:35:00Z" w16du:dateUtc="2026-06-19T11:35:00Z"/>
          <w:sz w:val="40"/>
          <w:szCs w:val="40"/>
        </w:rPr>
      </w:pPr>
    </w:p>
    <w:p w14:paraId="11CC6FFA" w14:textId="77777777" w:rsidR="00024FD0" w:rsidRDefault="00024FD0" w:rsidP="00FB5E8D">
      <w:pPr>
        <w:pStyle w:val="TOCHeading"/>
        <w:jc w:val="center"/>
        <w:rPr>
          <w:ins w:id="1" w:author="Joris Untersalmberger" w:date="2026-06-19T13:35:00Z" w16du:dateUtc="2026-06-19T11:35:00Z"/>
          <w:sz w:val="40"/>
          <w:szCs w:val="40"/>
        </w:rPr>
      </w:pPr>
    </w:p>
    <w:p w14:paraId="725FDDB4" w14:textId="296CCC57" w:rsidR="00FB5E8D" w:rsidRPr="00FB5E8D" w:rsidRDefault="00D051F5" w:rsidP="00FB5E8D">
      <w:pPr>
        <w:pStyle w:val="TOCHeading"/>
        <w:jc w:val="center"/>
        <w:rPr>
          <w:sz w:val="40"/>
          <w:szCs w:val="40"/>
        </w:rPr>
      </w:pPr>
      <w:r>
        <w:rPr>
          <w:sz w:val="40"/>
          <w:szCs w:val="40"/>
        </w:rPr>
        <w:t>Specificatie standaard  FPR-product IG&amp;H</w:t>
      </w:r>
    </w:p>
    <w:sdt>
      <w:sdtPr>
        <w:rPr>
          <w:rFonts w:asciiTheme="minorHAnsi" w:eastAsiaTheme="minorEastAsia" w:hAnsiTheme="minorHAnsi" w:cstheme="minorBidi"/>
          <w:color w:val="auto"/>
          <w:kern w:val="2"/>
          <w:sz w:val="24"/>
          <w:szCs w:val="24"/>
          <w:lang w:eastAsia="en-US"/>
          <w14:ligatures w14:val="standardContextual"/>
        </w:rPr>
        <w:id w:val="-539514428"/>
        <w:docPartObj>
          <w:docPartGallery w:val="Table of Contents"/>
          <w:docPartUnique/>
        </w:docPartObj>
      </w:sdtPr>
      <w:sdtEndPr>
        <w:rPr>
          <w:b/>
          <w:bCs/>
        </w:rPr>
      </w:sdtEndPr>
      <w:sdtContent>
        <w:p w14:paraId="544C77F0" w14:textId="106E4BD5" w:rsidR="00841EB4" w:rsidRDefault="00841EB4">
          <w:pPr>
            <w:pStyle w:val="TOCHeading"/>
          </w:pPr>
          <w:r>
            <w:t>Inhoud</w:t>
          </w:r>
        </w:p>
        <w:p w14:paraId="3BD63E4D" w14:textId="37FAB7AF" w:rsidR="00FF6B02" w:rsidRDefault="00841EB4">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22499684" w:history="1">
            <w:r w:rsidR="00FF6B02" w:rsidRPr="00C077F0">
              <w:rPr>
                <w:rStyle w:val="Hyperlink"/>
                <w:rFonts w:eastAsia="Times New Roman"/>
                <w:noProof/>
              </w:rPr>
              <w:t>Documentbeheer</w:t>
            </w:r>
            <w:r w:rsidR="00FF6B02">
              <w:rPr>
                <w:noProof/>
                <w:webHidden/>
              </w:rPr>
              <w:tab/>
            </w:r>
            <w:r w:rsidR="00FF6B02">
              <w:rPr>
                <w:noProof/>
                <w:webHidden/>
              </w:rPr>
              <w:fldChar w:fldCharType="begin"/>
            </w:r>
            <w:r w:rsidR="00FF6B02">
              <w:rPr>
                <w:noProof/>
                <w:webHidden/>
              </w:rPr>
              <w:instrText xml:space="preserve"> PAGEREF _Toc222499684 \h </w:instrText>
            </w:r>
            <w:r w:rsidR="00FF6B02">
              <w:rPr>
                <w:noProof/>
                <w:webHidden/>
              </w:rPr>
            </w:r>
            <w:r w:rsidR="00FF6B02">
              <w:rPr>
                <w:noProof/>
                <w:webHidden/>
              </w:rPr>
              <w:fldChar w:fldCharType="separate"/>
            </w:r>
            <w:r w:rsidR="00FF6B02">
              <w:rPr>
                <w:noProof/>
                <w:webHidden/>
              </w:rPr>
              <w:t>3</w:t>
            </w:r>
            <w:r w:rsidR="00FF6B02">
              <w:rPr>
                <w:noProof/>
                <w:webHidden/>
              </w:rPr>
              <w:fldChar w:fldCharType="end"/>
            </w:r>
          </w:hyperlink>
        </w:p>
        <w:p w14:paraId="2520ED43" w14:textId="575DD4FC" w:rsidR="00FF6B02" w:rsidRDefault="00FF6B02">
          <w:pPr>
            <w:pStyle w:val="TOC2"/>
            <w:tabs>
              <w:tab w:val="right" w:leader="dot" w:pos="9062"/>
            </w:tabs>
            <w:rPr>
              <w:rFonts w:eastAsiaTheme="minorEastAsia"/>
              <w:noProof/>
              <w:lang w:eastAsia="nl-NL"/>
            </w:rPr>
          </w:pPr>
          <w:hyperlink w:anchor="_Toc222499685" w:history="1">
            <w:r w:rsidRPr="00C077F0">
              <w:rPr>
                <w:rStyle w:val="Hyperlink"/>
                <w:rFonts w:ascii="Aptos Display" w:eastAsia="Times New Roman" w:hAnsi="Aptos Display" w:cs="Times New Roman"/>
                <w:noProof/>
              </w:rPr>
              <w:t>Versiebeheer</w:t>
            </w:r>
            <w:r>
              <w:rPr>
                <w:noProof/>
                <w:webHidden/>
              </w:rPr>
              <w:tab/>
            </w:r>
            <w:r>
              <w:rPr>
                <w:noProof/>
                <w:webHidden/>
              </w:rPr>
              <w:fldChar w:fldCharType="begin"/>
            </w:r>
            <w:r>
              <w:rPr>
                <w:noProof/>
                <w:webHidden/>
              </w:rPr>
              <w:instrText xml:space="preserve"> PAGEREF _Toc222499685 \h </w:instrText>
            </w:r>
            <w:r>
              <w:rPr>
                <w:noProof/>
                <w:webHidden/>
              </w:rPr>
            </w:r>
            <w:r>
              <w:rPr>
                <w:noProof/>
                <w:webHidden/>
              </w:rPr>
              <w:fldChar w:fldCharType="separate"/>
            </w:r>
            <w:r>
              <w:rPr>
                <w:noProof/>
                <w:webHidden/>
              </w:rPr>
              <w:t>3</w:t>
            </w:r>
            <w:r>
              <w:rPr>
                <w:noProof/>
                <w:webHidden/>
              </w:rPr>
              <w:fldChar w:fldCharType="end"/>
            </w:r>
          </w:hyperlink>
        </w:p>
        <w:p w14:paraId="7B3ADC48" w14:textId="0D1E208F" w:rsidR="00FF6B02" w:rsidRDefault="00FF6B02">
          <w:pPr>
            <w:pStyle w:val="TOC2"/>
            <w:tabs>
              <w:tab w:val="right" w:leader="dot" w:pos="9062"/>
            </w:tabs>
            <w:rPr>
              <w:rFonts w:eastAsiaTheme="minorEastAsia"/>
              <w:noProof/>
              <w:lang w:eastAsia="nl-NL"/>
            </w:rPr>
          </w:pPr>
          <w:hyperlink w:anchor="_Toc222499686" w:history="1">
            <w:r w:rsidRPr="00C077F0">
              <w:rPr>
                <w:rStyle w:val="Hyperlink"/>
                <w:rFonts w:ascii="Aptos Display" w:eastAsia="Times New Roman" w:hAnsi="Aptos Display" w:cs="Times New Roman"/>
                <w:noProof/>
              </w:rPr>
              <w:t>Verspreiding</w:t>
            </w:r>
            <w:r>
              <w:rPr>
                <w:noProof/>
                <w:webHidden/>
              </w:rPr>
              <w:tab/>
            </w:r>
            <w:r>
              <w:rPr>
                <w:noProof/>
                <w:webHidden/>
              </w:rPr>
              <w:fldChar w:fldCharType="begin"/>
            </w:r>
            <w:r>
              <w:rPr>
                <w:noProof/>
                <w:webHidden/>
              </w:rPr>
              <w:instrText xml:space="preserve"> PAGEREF _Toc222499686 \h </w:instrText>
            </w:r>
            <w:r>
              <w:rPr>
                <w:noProof/>
                <w:webHidden/>
              </w:rPr>
            </w:r>
            <w:r>
              <w:rPr>
                <w:noProof/>
                <w:webHidden/>
              </w:rPr>
              <w:fldChar w:fldCharType="separate"/>
            </w:r>
            <w:r>
              <w:rPr>
                <w:noProof/>
                <w:webHidden/>
              </w:rPr>
              <w:t>3</w:t>
            </w:r>
            <w:r>
              <w:rPr>
                <w:noProof/>
                <w:webHidden/>
              </w:rPr>
              <w:fldChar w:fldCharType="end"/>
            </w:r>
          </w:hyperlink>
        </w:p>
        <w:p w14:paraId="1C21B829" w14:textId="71CA231A" w:rsidR="00FF6B02" w:rsidRDefault="00FF6B02">
          <w:pPr>
            <w:pStyle w:val="TOC1"/>
            <w:tabs>
              <w:tab w:val="right" w:leader="dot" w:pos="9062"/>
            </w:tabs>
            <w:rPr>
              <w:rFonts w:eastAsiaTheme="minorEastAsia"/>
              <w:noProof/>
              <w:lang w:eastAsia="nl-NL"/>
            </w:rPr>
          </w:pPr>
          <w:hyperlink w:anchor="_Toc222499687" w:history="1">
            <w:r w:rsidRPr="00C077F0">
              <w:rPr>
                <w:rStyle w:val="Hyperlink"/>
                <w:noProof/>
              </w:rPr>
              <w:t>Inleiding</w:t>
            </w:r>
            <w:r>
              <w:rPr>
                <w:noProof/>
                <w:webHidden/>
              </w:rPr>
              <w:tab/>
            </w:r>
            <w:r>
              <w:rPr>
                <w:noProof/>
                <w:webHidden/>
              </w:rPr>
              <w:fldChar w:fldCharType="begin"/>
            </w:r>
            <w:r>
              <w:rPr>
                <w:noProof/>
                <w:webHidden/>
              </w:rPr>
              <w:instrText xml:space="preserve"> PAGEREF _Toc222499687 \h </w:instrText>
            </w:r>
            <w:r>
              <w:rPr>
                <w:noProof/>
                <w:webHidden/>
              </w:rPr>
            </w:r>
            <w:r>
              <w:rPr>
                <w:noProof/>
                <w:webHidden/>
              </w:rPr>
              <w:fldChar w:fldCharType="separate"/>
            </w:r>
            <w:r>
              <w:rPr>
                <w:noProof/>
                <w:webHidden/>
              </w:rPr>
              <w:t>4</w:t>
            </w:r>
            <w:r>
              <w:rPr>
                <w:noProof/>
                <w:webHidden/>
              </w:rPr>
              <w:fldChar w:fldCharType="end"/>
            </w:r>
          </w:hyperlink>
        </w:p>
        <w:p w14:paraId="54A2B610" w14:textId="22F2FCB5" w:rsidR="00FF6B02" w:rsidRDefault="00FF6B02">
          <w:pPr>
            <w:pStyle w:val="TOC1"/>
            <w:tabs>
              <w:tab w:val="right" w:leader="dot" w:pos="9062"/>
            </w:tabs>
            <w:rPr>
              <w:rFonts w:eastAsiaTheme="minorEastAsia"/>
              <w:noProof/>
              <w:lang w:eastAsia="nl-NL"/>
            </w:rPr>
          </w:pPr>
          <w:hyperlink w:anchor="_Toc222499688" w:history="1">
            <w:r w:rsidRPr="00C077F0">
              <w:rPr>
                <w:rStyle w:val="Hyperlink"/>
                <w:rFonts w:eastAsia="Times New Roman"/>
                <w:noProof/>
              </w:rPr>
              <w:t>Deel I: Algemene kenmerken en regelingen</w:t>
            </w:r>
            <w:r>
              <w:rPr>
                <w:noProof/>
                <w:webHidden/>
              </w:rPr>
              <w:tab/>
            </w:r>
            <w:r>
              <w:rPr>
                <w:noProof/>
                <w:webHidden/>
              </w:rPr>
              <w:fldChar w:fldCharType="begin"/>
            </w:r>
            <w:r>
              <w:rPr>
                <w:noProof/>
                <w:webHidden/>
              </w:rPr>
              <w:instrText xml:space="preserve"> PAGEREF _Toc222499688 \h </w:instrText>
            </w:r>
            <w:r>
              <w:rPr>
                <w:noProof/>
                <w:webHidden/>
              </w:rPr>
            </w:r>
            <w:r>
              <w:rPr>
                <w:noProof/>
                <w:webHidden/>
              </w:rPr>
              <w:fldChar w:fldCharType="separate"/>
            </w:r>
            <w:r>
              <w:rPr>
                <w:noProof/>
                <w:webHidden/>
              </w:rPr>
              <w:t>5</w:t>
            </w:r>
            <w:r>
              <w:rPr>
                <w:noProof/>
                <w:webHidden/>
              </w:rPr>
              <w:fldChar w:fldCharType="end"/>
            </w:r>
          </w:hyperlink>
        </w:p>
        <w:p w14:paraId="012F745C" w14:textId="3BB020BA" w:rsidR="00FF6B02" w:rsidRDefault="00FF6B02">
          <w:pPr>
            <w:pStyle w:val="TOC1"/>
            <w:tabs>
              <w:tab w:val="left" w:pos="480"/>
              <w:tab w:val="right" w:leader="dot" w:pos="9062"/>
            </w:tabs>
            <w:rPr>
              <w:rFonts w:eastAsiaTheme="minorEastAsia"/>
              <w:noProof/>
              <w:lang w:eastAsia="nl-NL"/>
            </w:rPr>
          </w:pPr>
          <w:hyperlink w:anchor="_Toc222499689" w:history="1">
            <w:r w:rsidRPr="00C077F0">
              <w:rPr>
                <w:rStyle w:val="Hyperlink"/>
                <w:noProof/>
              </w:rPr>
              <w:t>1.</w:t>
            </w:r>
            <w:r>
              <w:rPr>
                <w:rFonts w:eastAsiaTheme="minorEastAsia"/>
                <w:noProof/>
                <w:lang w:eastAsia="nl-NL"/>
              </w:rPr>
              <w:tab/>
            </w:r>
            <w:r w:rsidRPr="00C077F0">
              <w:rPr>
                <w:rStyle w:val="Hyperlink"/>
                <w:noProof/>
              </w:rPr>
              <w:t>Productaanbod</w:t>
            </w:r>
            <w:r>
              <w:rPr>
                <w:noProof/>
                <w:webHidden/>
              </w:rPr>
              <w:tab/>
            </w:r>
            <w:r>
              <w:rPr>
                <w:noProof/>
                <w:webHidden/>
              </w:rPr>
              <w:fldChar w:fldCharType="begin"/>
            </w:r>
            <w:r>
              <w:rPr>
                <w:noProof/>
                <w:webHidden/>
              </w:rPr>
              <w:instrText xml:space="preserve"> PAGEREF _Toc222499689 \h </w:instrText>
            </w:r>
            <w:r>
              <w:rPr>
                <w:noProof/>
                <w:webHidden/>
              </w:rPr>
            </w:r>
            <w:r>
              <w:rPr>
                <w:noProof/>
                <w:webHidden/>
              </w:rPr>
              <w:fldChar w:fldCharType="separate"/>
            </w:r>
            <w:r>
              <w:rPr>
                <w:noProof/>
                <w:webHidden/>
              </w:rPr>
              <w:t>5</w:t>
            </w:r>
            <w:r>
              <w:rPr>
                <w:noProof/>
                <w:webHidden/>
              </w:rPr>
              <w:fldChar w:fldCharType="end"/>
            </w:r>
          </w:hyperlink>
        </w:p>
        <w:p w14:paraId="148F9A28" w14:textId="469AC199" w:rsidR="00FF6B02" w:rsidRDefault="00FF6B02">
          <w:pPr>
            <w:pStyle w:val="TOC2"/>
            <w:tabs>
              <w:tab w:val="left" w:pos="960"/>
              <w:tab w:val="right" w:leader="dot" w:pos="9062"/>
            </w:tabs>
            <w:rPr>
              <w:rFonts w:eastAsiaTheme="minorEastAsia"/>
              <w:noProof/>
              <w:lang w:eastAsia="nl-NL"/>
            </w:rPr>
          </w:pPr>
          <w:hyperlink w:anchor="_Toc222499690" w:history="1">
            <w:r w:rsidRPr="00C077F0">
              <w:rPr>
                <w:rStyle w:val="Hyperlink"/>
                <w:noProof/>
              </w:rPr>
              <w:t>1.1.</w:t>
            </w:r>
            <w:r>
              <w:rPr>
                <w:rFonts w:eastAsiaTheme="minorEastAsia"/>
                <w:noProof/>
                <w:lang w:eastAsia="nl-NL"/>
              </w:rPr>
              <w:tab/>
            </w:r>
            <w:r w:rsidRPr="00C077F0">
              <w:rPr>
                <w:rStyle w:val="Hyperlink"/>
                <w:noProof/>
              </w:rPr>
              <w:t>Basisregeling</w:t>
            </w:r>
            <w:r>
              <w:rPr>
                <w:noProof/>
                <w:webHidden/>
              </w:rPr>
              <w:tab/>
            </w:r>
            <w:r>
              <w:rPr>
                <w:noProof/>
                <w:webHidden/>
              </w:rPr>
              <w:fldChar w:fldCharType="begin"/>
            </w:r>
            <w:r>
              <w:rPr>
                <w:noProof/>
                <w:webHidden/>
              </w:rPr>
              <w:instrText xml:space="preserve"> PAGEREF _Toc222499690 \h </w:instrText>
            </w:r>
            <w:r>
              <w:rPr>
                <w:noProof/>
                <w:webHidden/>
              </w:rPr>
            </w:r>
            <w:r>
              <w:rPr>
                <w:noProof/>
                <w:webHidden/>
              </w:rPr>
              <w:fldChar w:fldCharType="separate"/>
            </w:r>
            <w:r>
              <w:rPr>
                <w:noProof/>
                <w:webHidden/>
              </w:rPr>
              <w:t>6</w:t>
            </w:r>
            <w:r>
              <w:rPr>
                <w:noProof/>
                <w:webHidden/>
              </w:rPr>
              <w:fldChar w:fldCharType="end"/>
            </w:r>
          </w:hyperlink>
        </w:p>
        <w:p w14:paraId="6419B4DD" w14:textId="73157264" w:rsidR="00FF6B02" w:rsidRDefault="00FF6B02">
          <w:pPr>
            <w:pStyle w:val="TOC2"/>
            <w:tabs>
              <w:tab w:val="left" w:pos="960"/>
              <w:tab w:val="right" w:leader="dot" w:pos="9062"/>
            </w:tabs>
            <w:rPr>
              <w:rFonts w:eastAsiaTheme="minorEastAsia"/>
              <w:noProof/>
              <w:lang w:eastAsia="nl-NL"/>
            </w:rPr>
          </w:pPr>
          <w:hyperlink w:anchor="_Toc222499691" w:history="1">
            <w:r w:rsidRPr="00C077F0">
              <w:rPr>
                <w:rStyle w:val="Hyperlink"/>
                <w:noProof/>
              </w:rPr>
              <w:t>1.2.</w:t>
            </w:r>
            <w:r>
              <w:rPr>
                <w:rFonts w:eastAsiaTheme="minorEastAsia"/>
                <w:noProof/>
                <w:lang w:eastAsia="nl-NL"/>
              </w:rPr>
              <w:tab/>
            </w:r>
            <w:r w:rsidRPr="00C077F0">
              <w:rPr>
                <w:rStyle w:val="Hyperlink"/>
                <w:noProof/>
              </w:rPr>
              <w:t>Excedentregeling</w:t>
            </w:r>
            <w:r>
              <w:rPr>
                <w:noProof/>
                <w:webHidden/>
              </w:rPr>
              <w:tab/>
            </w:r>
            <w:r>
              <w:rPr>
                <w:noProof/>
                <w:webHidden/>
              </w:rPr>
              <w:fldChar w:fldCharType="begin"/>
            </w:r>
            <w:r>
              <w:rPr>
                <w:noProof/>
                <w:webHidden/>
              </w:rPr>
              <w:instrText xml:space="preserve"> PAGEREF _Toc222499691 \h </w:instrText>
            </w:r>
            <w:r>
              <w:rPr>
                <w:noProof/>
                <w:webHidden/>
              </w:rPr>
            </w:r>
            <w:r>
              <w:rPr>
                <w:noProof/>
                <w:webHidden/>
              </w:rPr>
              <w:fldChar w:fldCharType="separate"/>
            </w:r>
            <w:r>
              <w:rPr>
                <w:noProof/>
                <w:webHidden/>
              </w:rPr>
              <w:t>7</w:t>
            </w:r>
            <w:r>
              <w:rPr>
                <w:noProof/>
                <w:webHidden/>
              </w:rPr>
              <w:fldChar w:fldCharType="end"/>
            </w:r>
          </w:hyperlink>
        </w:p>
        <w:p w14:paraId="493C80CD" w14:textId="57B7A38D" w:rsidR="00FF6B02" w:rsidRDefault="00FF6B02">
          <w:pPr>
            <w:pStyle w:val="TOC2"/>
            <w:tabs>
              <w:tab w:val="left" w:pos="960"/>
              <w:tab w:val="right" w:leader="dot" w:pos="9062"/>
            </w:tabs>
            <w:rPr>
              <w:rFonts w:eastAsiaTheme="minorEastAsia"/>
              <w:noProof/>
              <w:lang w:eastAsia="nl-NL"/>
            </w:rPr>
          </w:pPr>
          <w:hyperlink w:anchor="_Toc222499692" w:history="1">
            <w:r w:rsidRPr="00C077F0">
              <w:rPr>
                <w:rStyle w:val="Hyperlink"/>
                <w:noProof/>
              </w:rPr>
              <w:t>1.3.</w:t>
            </w:r>
            <w:r>
              <w:rPr>
                <w:rFonts w:eastAsiaTheme="minorEastAsia"/>
                <w:noProof/>
                <w:lang w:eastAsia="nl-NL"/>
              </w:rPr>
              <w:tab/>
            </w:r>
            <w:r w:rsidRPr="00C077F0">
              <w:rPr>
                <w:rStyle w:val="Hyperlink"/>
                <w:noProof/>
              </w:rPr>
              <w:t>Bijspaarregeling</w:t>
            </w:r>
            <w:r>
              <w:rPr>
                <w:noProof/>
                <w:webHidden/>
              </w:rPr>
              <w:tab/>
            </w:r>
            <w:r>
              <w:rPr>
                <w:noProof/>
                <w:webHidden/>
              </w:rPr>
              <w:fldChar w:fldCharType="begin"/>
            </w:r>
            <w:r>
              <w:rPr>
                <w:noProof/>
                <w:webHidden/>
              </w:rPr>
              <w:instrText xml:space="preserve"> PAGEREF _Toc222499692 \h </w:instrText>
            </w:r>
            <w:r>
              <w:rPr>
                <w:noProof/>
                <w:webHidden/>
              </w:rPr>
            </w:r>
            <w:r>
              <w:rPr>
                <w:noProof/>
                <w:webHidden/>
              </w:rPr>
              <w:fldChar w:fldCharType="separate"/>
            </w:r>
            <w:r>
              <w:rPr>
                <w:noProof/>
                <w:webHidden/>
              </w:rPr>
              <w:t>7</w:t>
            </w:r>
            <w:r>
              <w:rPr>
                <w:noProof/>
                <w:webHidden/>
              </w:rPr>
              <w:fldChar w:fldCharType="end"/>
            </w:r>
          </w:hyperlink>
        </w:p>
        <w:p w14:paraId="31261A08" w14:textId="15769037" w:rsidR="00FF6B02" w:rsidRDefault="00FF6B02">
          <w:pPr>
            <w:pStyle w:val="TOC2"/>
            <w:tabs>
              <w:tab w:val="left" w:pos="960"/>
              <w:tab w:val="right" w:leader="dot" w:pos="9062"/>
            </w:tabs>
            <w:rPr>
              <w:rFonts w:eastAsiaTheme="minorEastAsia"/>
              <w:noProof/>
              <w:lang w:eastAsia="nl-NL"/>
            </w:rPr>
          </w:pPr>
          <w:hyperlink w:anchor="_Toc222499693" w:history="1">
            <w:r w:rsidRPr="00C077F0">
              <w:rPr>
                <w:rStyle w:val="Hyperlink"/>
                <w:noProof/>
              </w:rPr>
              <w:t>1.4.</w:t>
            </w:r>
            <w:r>
              <w:rPr>
                <w:rFonts w:eastAsiaTheme="minorEastAsia"/>
                <w:noProof/>
                <w:lang w:eastAsia="nl-NL"/>
              </w:rPr>
              <w:tab/>
            </w:r>
            <w:r w:rsidRPr="00C077F0">
              <w:rPr>
                <w:rStyle w:val="Hyperlink"/>
                <w:noProof/>
              </w:rPr>
              <w:t>Nettopensioenregeling</w:t>
            </w:r>
            <w:r>
              <w:rPr>
                <w:noProof/>
                <w:webHidden/>
              </w:rPr>
              <w:tab/>
            </w:r>
            <w:r>
              <w:rPr>
                <w:noProof/>
                <w:webHidden/>
              </w:rPr>
              <w:fldChar w:fldCharType="begin"/>
            </w:r>
            <w:r>
              <w:rPr>
                <w:noProof/>
                <w:webHidden/>
              </w:rPr>
              <w:instrText xml:space="preserve"> PAGEREF _Toc222499693 \h </w:instrText>
            </w:r>
            <w:r>
              <w:rPr>
                <w:noProof/>
                <w:webHidden/>
              </w:rPr>
            </w:r>
            <w:r>
              <w:rPr>
                <w:noProof/>
                <w:webHidden/>
              </w:rPr>
              <w:fldChar w:fldCharType="separate"/>
            </w:r>
            <w:r>
              <w:rPr>
                <w:noProof/>
                <w:webHidden/>
              </w:rPr>
              <w:t>8</w:t>
            </w:r>
            <w:r>
              <w:rPr>
                <w:noProof/>
                <w:webHidden/>
              </w:rPr>
              <w:fldChar w:fldCharType="end"/>
            </w:r>
          </w:hyperlink>
        </w:p>
        <w:p w14:paraId="1DC16B6B" w14:textId="6040132A" w:rsidR="00FF6B02" w:rsidRDefault="00FF6B02">
          <w:pPr>
            <w:pStyle w:val="TOC2"/>
            <w:tabs>
              <w:tab w:val="left" w:pos="960"/>
              <w:tab w:val="right" w:leader="dot" w:pos="9062"/>
            </w:tabs>
            <w:rPr>
              <w:rFonts w:eastAsiaTheme="minorEastAsia"/>
              <w:noProof/>
              <w:lang w:eastAsia="nl-NL"/>
            </w:rPr>
          </w:pPr>
          <w:hyperlink w:anchor="_Toc222499694" w:history="1">
            <w:r w:rsidRPr="00C077F0">
              <w:rPr>
                <w:rStyle w:val="Hyperlink"/>
                <w:noProof/>
              </w:rPr>
              <w:t>1.5.</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_Toc222499694 \h </w:instrText>
            </w:r>
            <w:r>
              <w:rPr>
                <w:noProof/>
                <w:webHidden/>
              </w:rPr>
            </w:r>
            <w:r>
              <w:rPr>
                <w:noProof/>
                <w:webHidden/>
              </w:rPr>
              <w:fldChar w:fldCharType="separate"/>
            </w:r>
            <w:r>
              <w:rPr>
                <w:noProof/>
                <w:webHidden/>
              </w:rPr>
              <w:t>8</w:t>
            </w:r>
            <w:r>
              <w:rPr>
                <w:noProof/>
                <w:webHidden/>
              </w:rPr>
              <w:fldChar w:fldCharType="end"/>
            </w:r>
          </w:hyperlink>
        </w:p>
        <w:p w14:paraId="2042986D" w14:textId="59A1ACA2" w:rsidR="00FF6B02" w:rsidRDefault="00FF6B02">
          <w:pPr>
            <w:pStyle w:val="TOC1"/>
            <w:tabs>
              <w:tab w:val="left" w:pos="480"/>
              <w:tab w:val="right" w:leader="dot" w:pos="9062"/>
            </w:tabs>
            <w:rPr>
              <w:rFonts w:eastAsiaTheme="minorEastAsia"/>
              <w:noProof/>
              <w:lang w:eastAsia="nl-NL"/>
            </w:rPr>
          </w:pPr>
          <w:hyperlink w:anchor="_Toc222499695" w:history="1">
            <w:r w:rsidRPr="00C077F0">
              <w:rPr>
                <w:rStyle w:val="Hyperlink"/>
                <w:noProof/>
              </w:rPr>
              <w:t>2.</w:t>
            </w:r>
            <w:r>
              <w:rPr>
                <w:rFonts w:eastAsiaTheme="minorEastAsia"/>
                <w:noProof/>
                <w:lang w:eastAsia="nl-NL"/>
              </w:rPr>
              <w:tab/>
            </w:r>
            <w:r w:rsidRPr="00C077F0">
              <w:rPr>
                <w:rStyle w:val="Hyperlink"/>
                <w:noProof/>
              </w:rPr>
              <w:t>Leeftijden en datum</w:t>
            </w:r>
            <w:r>
              <w:rPr>
                <w:noProof/>
                <w:webHidden/>
              </w:rPr>
              <w:tab/>
            </w:r>
            <w:r>
              <w:rPr>
                <w:noProof/>
                <w:webHidden/>
              </w:rPr>
              <w:fldChar w:fldCharType="begin"/>
            </w:r>
            <w:r>
              <w:rPr>
                <w:noProof/>
                <w:webHidden/>
              </w:rPr>
              <w:instrText xml:space="preserve"> PAGEREF _Toc222499695 \h </w:instrText>
            </w:r>
            <w:r>
              <w:rPr>
                <w:noProof/>
                <w:webHidden/>
              </w:rPr>
            </w:r>
            <w:r>
              <w:rPr>
                <w:noProof/>
                <w:webHidden/>
              </w:rPr>
              <w:fldChar w:fldCharType="separate"/>
            </w:r>
            <w:r>
              <w:rPr>
                <w:noProof/>
                <w:webHidden/>
              </w:rPr>
              <w:t>9</w:t>
            </w:r>
            <w:r>
              <w:rPr>
                <w:noProof/>
                <w:webHidden/>
              </w:rPr>
              <w:fldChar w:fldCharType="end"/>
            </w:r>
          </w:hyperlink>
        </w:p>
        <w:p w14:paraId="35DE5C0C" w14:textId="670AB9A3" w:rsidR="00FF6B02" w:rsidRDefault="00FF6B02">
          <w:pPr>
            <w:pStyle w:val="TOC2"/>
            <w:tabs>
              <w:tab w:val="left" w:pos="960"/>
              <w:tab w:val="right" w:leader="dot" w:pos="9062"/>
            </w:tabs>
            <w:rPr>
              <w:rFonts w:eastAsiaTheme="minorEastAsia"/>
              <w:noProof/>
              <w:lang w:eastAsia="nl-NL"/>
            </w:rPr>
          </w:pPr>
          <w:hyperlink w:anchor="_Toc222499696" w:history="1">
            <w:r w:rsidRPr="00C077F0">
              <w:rPr>
                <w:rStyle w:val="Hyperlink"/>
                <w:noProof/>
              </w:rPr>
              <w:t>2.1.</w:t>
            </w:r>
            <w:r>
              <w:rPr>
                <w:rFonts w:eastAsiaTheme="minorEastAsia"/>
                <w:noProof/>
                <w:lang w:eastAsia="nl-NL"/>
              </w:rPr>
              <w:tab/>
            </w:r>
            <w:r w:rsidR="008465A9">
              <w:rPr>
                <w:rStyle w:val="Hyperlink"/>
                <w:noProof/>
              </w:rPr>
              <w:t xml:space="preserve"> Allvida</w:t>
            </w:r>
            <w:r>
              <w:rPr>
                <w:noProof/>
                <w:webHidden/>
              </w:rPr>
              <w:tab/>
            </w:r>
            <w:r>
              <w:rPr>
                <w:noProof/>
                <w:webHidden/>
              </w:rPr>
              <w:fldChar w:fldCharType="begin"/>
            </w:r>
            <w:r>
              <w:rPr>
                <w:noProof/>
                <w:webHidden/>
              </w:rPr>
              <w:instrText xml:space="preserve"> PAGEREF _Toc222499696 \h </w:instrText>
            </w:r>
            <w:r>
              <w:rPr>
                <w:noProof/>
                <w:webHidden/>
              </w:rPr>
            </w:r>
            <w:r>
              <w:rPr>
                <w:noProof/>
                <w:webHidden/>
              </w:rPr>
              <w:fldChar w:fldCharType="separate"/>
            </w:r>
            <w:r>
              <w:rPr>
                <w:noProof/>
                <w:webHidden/>
              </w:rPr>
              <w:t>9</w:t>
            </w:r>
            <w:r>
              <w:rPr>
                <w:noProof/>
                <w:webHidden/>
              </w:rPr>
              <w:fldChar w:fldCharType="end"/>
            </w:r>
          </w:hyperlink>
        </w:p>
        <w:p w14:paraId="2E7E1905" w14:textId="26C24F14" w:rsidR="00FF6B02" w:rsidRDefault="00FF6B02">
          <w:pPr>
            <w:pStyle w:val="TOC2"/>
            <w:tabs>
              <w:tab w:val="left" w:pos="960"/>
              <w:tab w:val="right" w:leader="dot" w:pos="9062"/>
            </w:tabs>
            <w:rPr>
              <w:rFonts w:eastAsiaTheme="minorEastAsia"/>
              <w:noProof/>
              <w:lang w:eastAsia="nl-NL"/>
            </w:rPr>
          </w:pPr>
          <w:hyperlink w:anchor="_Toc222499697" w:history="1">
            <w:r w:rsidRPr="00C077F0">
              <w:rPr>
                <w:rStyle w:val="Hyperlink"/>
                <w:noProof/>
              </w:rPr>
              <w:t>2.2.</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_Toc222499697 \h </w:instrText>
            </w:r>
            <w:r>
              <w:rPr>
                <w:noProof/>
                <w:webHidden/>
              </w:rPr>
            </w:r>
            <w:r>
              <w:rPr>
                <w:noProof/>
                <w:webHidden/>
              </w:rPr>
              <w:fldChar w:fldCharType="separate"/>
            </w:r>
            <w:r>
              <w:rPr>
                <w:noProof/>
                <w:webHidden/>
              </w:rPr>
              <w:t>10</w:t>
            </w:r>
            <w:r>
              <w:rPr>
                <w:noProof/>
                <w:webHidden/>
              </w:rPr>
              <w:fldChar w:fldCharType="end"/>
            </w:r>
          </w:hyperlink>
        </w:p>
        <w:p w14:paraId="3692946E" w14:textId="1AD25D2D" w:rsidR="00FF6B02" w:rsidRDefault="00FF6B02">
          <w:pPr>
            <w:pStyle w:val="TOC1"/>
            <w:tabs>
              <w:tab w:val="left" w:pos="480"/>
              <w:tab w:val="right" w:leader="dot" w:pos="9062"/>
            </w:tabs>
            <w:rPr>
              <w:rFonts w:eastAsiaTheme="minorEastAsia"/>
              <w:noProof/>
              <w:lang w:eastAsia="nl-NL"/>
            </w:rPr>
          </w:pPr>
          <w:hyperlink w:anchor="_Toc222499698" w:history="1">
            <w:r w:rsidRPr="00C077F0">
              <w:rPr>
                <w:rStyle w:val="Hyperlink"/>
                <w:noProof/>
              </w:rPr>
              <w:t>3.</w:t>
            </w:r>
            <w:r>
              <w:rPr>
                <w:rFonts w:eastAsiaTheme="minorEastAsia"/>
                <w:noProof/>
                <w:lang w:eastAsia="nl-NL"/>
              </w:rPr>
              <w:tab/>
            </w:r>
            <w:r w:rsidRPr="00C077F0">
              <w:rPr>
                <w:rStyle w:val="Hyperlink"/>
                <w:noProof/>
              </w:rPr>
              <w:t>Algemene bepalingen</w:t>
            </w:r>
            <w:r>
              <w:rPr>
                <w:noProof/>
                <w:webHidden/>
              </w:rPr>
              <w:tab/>
            </w:r>
            <w:r>
              <w:rPr>
                <w:noProof/>
                <w:webHidden/>
              </w:rPr>
              <w:fldChar w:fldCharType="begin"/>
            </w:r>
            <w:r>
              <w:rPr>
                <w:noProof/>
                <w:webHidden/>
              </w:rPr>
              <w:instrText xml:space="preserve"> PAGEREF _Toc222499698 \h </w:instrText>
            </w:r>
            <w:r>
              <w:rPr>
                <w:noProof/>
                <w:webHidden/>
              </w:rPr>
            </w:r>
            <w:r>
              <w:rPr>
                <w:noProof/>
                <w:webHidden/>
              </w:rPr>
              <w:fldChar w:fldCharType="separate"/>
            </w:r>
            <w:r>
              <w:rPr>
                <w:noProof/>
                <w:webHidden/>
              </w:rPr>
              <w:t>11</w:t>
            </w:r>
            <w:r>
              <w:rPr>
                <w:noProof/>
                <w:webHidden/>
              </w:rPr>
              <w:fldChar w:fldCharType="end"/>
            </w:r>
          </w:hyperlink>
        </w:p>
        <w:p w14:paraId="305521F8" w14:textId="187F982B" w:rsidR="00FF6B02" w:rsidRDefault="00FF6B02">
          <w:pPr>
            <w:pStyle w:val="TOC2"/>
            <w:tabs>
              <w:tab w:val="left" w:pos="960"/>
              <w:tab w:val="right" w:leader="dot" w:pos="9062"/>
            </w:tabs>
            <w:rPr>
              <w:rFonts w:eastAsiaTheme="minorEastAsia"/>
              <w:noProof/>
              <w:lang w:eastAsia="nl-NL"/>
            </w:rPr>
          </w:pPr>
          <w:hyperlink w:anchor="_Toc222499699" w:history="1">
            <w:r w:rsidRPr="00C077F0">
              <w:rPr>
                <w:rStyle w:val="Hyperlink"/>
                <w:noProof/>
              </w:rPr>
              <w:t>3.1.</w:t>
            </w:r>
            <w:r>
              <w:rPr>
                <w:rFonts w:eastAsiaTheme="minorEastAsia"/>
                <w:noProof/>
                <w:lang w:eastAsia="nl-NL"/>
              </w:rPr>
              <w:tab/>
            </w:r>
            <w:r w:rsidRPr="00C077F0">
              <w:rPr>
                <w:rStyle w:val="Hyperlink"/>
                <w:noProof/>
              </w:rPr>
              <w:t>Uitkering-recht</w:t>
            </w:r>
            <w:r>
              <w:rPr>
                <w:noProof/>
                <w:webHidden/>
              </w:rPr>
              <w:tab/>
            </w:r>
            <w:r>
              <w:rPr>
                <w:noProof/>
                <w:webHidden/>
              </w:rPr>
              <w:fldChar w:fldCharType="begin"/>
            </w:r>
            <w:r>
              <w:rPr>
                <w:noProof/>
                <w:webHidden/>
              </w:rPr>
              <w:instrText xml:space="preserve"> PAGEREF _Toc222499699 \h </w:instrText>
            </w:r>
            <w:r>
              <w:rPr>
                <w:noProof/>
                <w:webHidden/>
              </w:rPr>
            </w:r>
            <w:r>
              <w:rPr>
                <w:noProof/>
                <w:webHidden/>
              </w:rPr>
              <w:fldChar w:fldCharType="separate"/>
            </w:r>
            <w:r>
              <w:rPr>
                <w:noProof/>
                <w:webHidden/>
              </w:rPr>
              <w:t>11</w:t>
            </w:r>
            <w:r>
              <w:rPr>
                <w:noProof/>
                <w:webHidden/>
              </w:rPr>
              <w:fldChar w:fldCharType="end"/>
            </w:r>
          </w:hyperlink>
        </w:p>
        <w:p w14:paraId="4D04F10C" w14:textId="218098C1" w:rsidR="00FF6B02" w:rsidRDefault="00FF6B02">
          <w:pPr>
            <w:pStyle w:val="TOC3"/>
            <w:tabs>
              <w:tab w:val="left" w:pos="1440"/>
              <w:tab w:val="right" w:leader="dot" w:pos="9062"/>
            </w:tabs>
            <w:rPr>
              <w:rFonts w:eastAsiaTheme="minorEastAsia"/>
              <w:noProof/>
              <w:lang w:eastAsia="nl-NL"/>
            </w:rPr>
          </w:pPr>
          <w:hyperlink w:anchor="_Toc222499700" w:history="1">
            <w:r w:rsidRPr="00C077F0">
              <w:rPr>
                <w:rStyle w:val="Hyperlink"/>
                <w:noProof/>
              </w:rPr>
              <w:t>3.1.1.</w:t>
            </w:r>
            <w:r>
              <w:rPr>
                <w:rFonts w:eastAsiaTheme="minorEastAsia"/>
                <w:noProof/>
                <w:lang w:eastAsia="nl-NL"/>
              </w:rPr>
              <w:tab/>
            </w:r>
            <w:r w:rsidR="008465A9">
              <w:rPr>
                <w:rStyle w:val="Hyperlink"/>
                <w:noProof/>
              </w:rPr>
              <w:t xml:space="preserve"> Allvida</w:t>
            </w:r>
            <w:r>
              <w:rPr>
                <w:noProof/>
                <w:webHidden/>
              </w:rPr>
              <w:tab/>
            </w:r>
            <w:r>
              <w:rPr>
                <w:noProof/>
                <w:webHidden/>
              </w:rPr>
              <w:fldChar w:fldCharType="begin"/>
            </w:r>
            <w:r>
              <w:rPr>
                <w:noProof/>
                <w:webHidden/>
              </w:rPr>
              <w:instrText xml:space="preserve"> PAGEREF _Toc222499700 \h </w:instrText>
            </w:r>
            <w:r>
              <w:rPr>
                <w:noProof/>
                <w:webHidden/>
              </w:rPr>
            </w:r>
            <w:r>
              <w:rPr>
                <w:noProof/>
                <w:webHidden/>
              </w:rPr>
              <w:fldChar w:fldCharType="separate"/>
            </w:r>
            <w:r>
              <w:rPr>
                <w:noProof/>
                <w:webHidden/>
              </w:rPr>
              <w:t>11</w:t>
            </w:r>
            <w:r>
              <w:rPr>
                <w:noProof/>
                <w:webHidden/>
              </w:rPr>
              <w:fldChar w:fldCharType="end"/>
            </w:r>
          </w:hyperlink>
        </w:p>
        <w:p w14:paraId="51A03DEA" w14:textId="33B75196" w:rsidR="00FF6B02" w:rsidRDefault="00FF6B02">
          <w:pPr>
            <w:pStyle w:val="TOC2"/>
            <w:tabs>
              <w:tab w:val="left" w:pos="960"/>
              <w:tab w:val="right" w:leader="dot" w:pos="9062"/>
            </w:tabs>
            <w:rPr>
              <w:rFonts w:eastAsiaTheme="minorEastAsia"/>
              <w:noProof/>
              <w:lang w:eastAsia="nl-NL"/>
            </w:rPr>
          </w:pPr>
          <w:hyperlink w:anchor="_Toc222499701" w:history="1">
            <w:r w:rsidRPr="00C077F0">
              <w:rPr>
                <w:rStyle w:val="Hyperlink"/>
                <w:noProof/>
              </w:rPr>
              <w:t>3.2.</w:t>
            </w:r>
            <w:r>
              <w:rPr>
                <w:rFonts w:eastAsiaTheme="minorEastAsia"/>
                <w:noProof/>
                <w:lang w:eastAsia="nl-NL"/>
              </w:rPr>
              <w:tab/>
            </w:r>
            <w:r w:rsidRPr="00C077F0">
              <w:rPr>
                <w:rStyle w:val="Hyperlink"/>
                <w:noProof/>
              </w:rPr>
              <w:t>Afkoop en vrijval</w:t>
            </w:r>
            <w:r>
              <w:rPr>
                <w:noProof/>
                <w:webHidden/>
              </w:rPr>
              <w:tab/>
            </w:r>
            <w:r>
              <w:rPr>
                <w:noProof/>
                <w:webHidden/>
              </w:rPr>
              <w:fldChar w:fldCharType="begin"/>
            </w:r>
            <w:r>
              <w:rPr>
                <w:noProof/>
                <w:webHidden/>
              </w:rPr>
              <w:instrText xml:space="preserve"> PAGEREF _Toc222499701 \h </w:instrText>
            </w:r>
            <w:r>
              <w:rPr>
                <w:noProof/>
                <w:webHidden/>
              </w:rPr>
            </w:r>
            <w:r>
              <w:rPr>
                <w:noProof/>
                <w:webHidden/>
              </w:rPr>
              <w:fldChar w:fldCharType="separate"/>
            </w:r>
            <w:r>
              <w:rPr>
                <w:noProof/>
                <w:webHidden/>
              </w:rPr>
              <w:t>11</w:t>
            </w:r>
            <w:r>
              <w:rPr>
                <w:noProof/>
                <w:webHidden/>
              </w:rPr>
              <w:fldChar w:fldCharType="end"/>
            </w:r>
          </w:hyperlink>
        </w:p>
        <w:p w14:paraId="0B740AB6" w14:textId="1581B2CC" w:rsidR="00FF6B02" w:rsidRDefault="00FF6B02">
          <w:pPr>
            <w:pStyle w:val="TOC2"/>
            <w:tabs>
              <w:tab w:val="left" w:pos="960"/>
              <w:tab w:val="right" w:leader="dot" w:pos="9062"/>
            </w:tabs>
            <w:rPr>
              <w:rFonts w:eastAsiaTheme="minorEastAsia"/>
              <w:noProof/>
              <w:lang w:eastAsia="nl-NL"/>
            </w:rPr>
          </w:pPr>
          <w:hyperlink w:anchor="_Toc222499702" w:history="1">
            <w:r w:rsidRPr="00C077F0">
              <w:rPr>
                <w:rStyle w:val="Hyperlink"/>
                <w:noProof/>
              </w:rPr>
              <w:t>3.3.</w:t>
            </w:r>
            <w:r>
              <w:rPr>
                <w:rFonts w:eastAsiaTheme="minorEastAsia"/>
                <w:noProof/>
                <w:lang w:eastAsia="nl-NL"/>
              </w:rPr>
              <w:tab/>
            </w:r>
            <w:r w:rsidRPr="00C077F0">
              <w:rPr>
                <w:rStyle w:val="Hyperlink"/>
                <w:noProof/>
              </w:rPr>
              <w:t>Waardeoverdracht</w:t>
            </w:r>
            <w:r>
              <w:rPr>
                <w:noProof/>
                <w:webHidden/>
              </w:rPr>
              <w:tab/>
            </w:r>
            <w:r>
              <w:rPr>
                <w:noProof/>
                <w:webHidden/>
              </w:rPr>
              <w:fldChar w:fldCharType="begin"/>
            </w:r>
            <w:r>
              <w:rPr>
                <w:noProof/>
                <w:webHidden/>
              </w:rPr>
              <w:instrText xml:space="preserve"> PAGEREF _Toc222499702 \h </w:instrText>
            </w:r>
            <w:r>
              <w:rPr>
                <w:noProof/>
                <w:webHidden/>
              </w:rPr>
            </w:r>
            <w:r>
              <w:rPr>
                <w:noProof/>
                <w:webHidden/>
              </w:rPr>
              <w:fldChar w:fldCharType="separate"/>
            </w:r>
            <w:r>
              <w:rPr>
                <w:noProof/>
                <w:webHidden/>
              </w:rPr>
              <w:t>11</w:t>
            </w:r>
            <w:r>
              <w:rPr>
                <w:noProof/>
                <w:webHidden/>
              </w:rPr>
              <w:fldChar w:fldCharType="end"/>
            </w:r>
          </w:hyperlink>
        </w:p>
        <w:p w14:paraId="7DCB8D47" w14:textId="575DDEE7" w:rsidR="00FF6B02" w:rsidRDefault="00FF6B02">
          <w:pPr>
            <w:pStyle w:val="TOC2"/>
            <w:tabs>
              <w:tab w:val="left" w:pos="960"/>
              <w:tab w:val="right" w:leader="dot" w:pos="9062"/>
            </w:tabs>
            <w:rPr>
              <w:rFonts w:eastAsiaTheme="minorEastAsia"/>
              <w:noProof/>
              <w:lang w:eastAsia="nl-NL"/>
            </w:rPr>
          </w:pPr>
          <w:hyperlink w:anchor="_Toc222499703" w:history="1">
            <w:r w:rsidRPr="00C077F0">
              <w:rPr>
                <w:rStyle w:val="Hyperlink"/>
                <w:noProof/>
              </w:rPr>
              <w:t>3.4.</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_Toc222499703 \h </w:instrText>
            </w:r>
            <w:r>
              <w:rPr>
                <w:noProof/>
                <w:webHidden/>
              </w:rPr>
            </w:r>
            <w:r>
              <w:rPr>
                <w:noProof/>
                <w:webHidden/>
              </w:rPr>
              <w:fldChar w:fldCharType="separate"/>
            </w:r>
            <w:r>
              <w:rPr>
                <w:noProof/>
                <w:webHidden/>
              </w:rPr>
              <w:t>11</w:t>
            </w:r>
            <w:r>
              <w:rPr>
                <w:noProof/>
                <w:webHidden/>
              </w:rPr>
              <w:fldChar w:fldCharType="end"/>
            </w:r>
          </w:hyperlink>
        </w:p>
        <w:p w14:paraId="04F7E099" w14:textId="131DB9F0" w:rsidR="00FF6B02" w:rsidRDefault="00FF6B02">
          <w:pPr>
            <w:pStyle w:val="TOC1"/>
            <w:tabs>
              <w:tab w:val="right" w:leader="dot" w:pos="9062"/>
            </w:tabs>
            <w:rPr>
              <w:rFonts w:eastAsiaTheme="minorEastAsia"/>
              <w:noProof/>
              <w:lang w:eastAsia="nl-NL"/>
            </w:rPr>
          </w:pPr>
          <w:hyperlink w:anchor="_Toc222499704" w:history="1">
            <w:r w:rsidRPr="00C077F0">
              <w:rPr>
                <w:rStyle w:val="Hyperlink"/>
                <w:rFonts w:eastAsia="Times New Roman"/>
                <w:noProof/>
              </w:rPr>
              <w:t>Deel II: Niet ingegaan pensioen (opbouwfase)</w:t>
            </w:r>
            <w:r>
              <w:rPr>
                <w:noProof/>
                <w:webHidden/>
              </w:rPr>
              <w:tab/>
            </w:r>
            <w:r>
              <w:rPr>
                <w:noProof/>
                <w:webHidden/>
              </w:rPr>
              <w:fldChar w:fldCharType="begin"/>
            </w:r>
            <w:r>
              <w:rPr>
                <w:noProof/>
                <w:webHidden/>
              </w:rPr>
              <w:instrText xml:space="preserve"> PAGEREF _Toc222499704 \h </w:instrText>
            </w:r>
            <w:r>
              <w:rPr>
                <w:noProof/>
                <w:webHidden/>
              </w:rPr>
            </w:r>
            <w:r>
              <w:rPr>
                <w:noProof/>
                <w:webHidden/>
              </w:rPr>
              <w:fldChar w:fldCharType="separate"/>
            </w:r>
            <w:r>
              <w:rPr>
                <w:noProof/>
                <w:webHidden/>
              </w:rPr>
              <w:t>12</w:t>
            </w:r>
            <w:r>
              <w:rPr>
                <w:noProof/>
                <w:webHidden/>
              </w:rPr>
              <w:fldChar w:fldCharType="end"/>
            </w:r>
          </w:hyperlink>
        </w:p>
        <w:p w14:paraId="346FEE2D" w14:textId="329070B0" w:rsidR="00FF6B02" w:rsidRDefault="00FF6B02">
          <w:pPr>
            <w:pStyle w:val="TOC1"/>
            <w:tabs>
              <w:tab w:val="left" w:pos="480"/>
              <w:tab w:val="right" w:leader="dot" w:pos="9062"/>
            </w:tabs>
            <w:rPr>
              <w:rFonts w:eastAsiaTheme="minorEastAsia"/>
              <w:noProof/>
              <w:lang w:eastAsia="nl-NL"/>
            </w:rPr>
          </w:pPr>
          <w:hyperlink w:anchor="_Toc222499705" w:history="1">
            <w:r w:rsidRPr="00C077F0">
              <w:rPr>
                <w:rStyle w:val="Hyperlink"/>
                <w:noProof/>
              </w:rPr>
              <w:t>4.</w:t>
            </w:r>
            <w:r>
              <w:rPr>
                <w:rFonts w:eastAsiaTheme="minorEastAsia"/>
                <w:noProof/>
                <w:lang w:eastAsia="nl-NL"/>
              </w:rPr>
              <w:tab/>
            </w:r>
            <w:r w:rsidRPr="00C077F0">
              <w:rPr>
                <w:rStyle w:val="Hyperlink"/>
                <w:noProof/>
              </w:rPr>
              <w:t>Dekking bij leven</w:t>
            </w:r>
            <w:r>
              <w:rPr>
                <w:noProof/>
                <w:webHidden/>
              </w:rPr>
              <w:tab/>
            </w:r>
            <w:r>
              <w:rPr>
                <w:noProof/>
                <w:webHidden/>
              </w:rPr>
              <w:fldChar w:fldCharType="begin"/>
            </w:r>
            <w:r>
              <w:rPr>
                <w:noProof/>
                <w:webHidden/>
              </w:rPr>
              <w:instrText xml:space="preserve"> PAGEREF _Toc222499705 \h </w:instrText>
            </w:r>
            <w:r>
              <w:rPr>
                <w:noProof/>
                <w:webHidden/>
              </w:rPr>
            </w:r>
            <w:r>
              <w:rPr>
                <w:noProof/>
                <w:webHidden/>
              </w:rPr>
              <w:fldChar w:fldCharType="separate"/>
            </w:r>
            <w:r>
              <w:rPr>
                <w:noProof/>
                <w:webHidden/>
              </w:rPr>
              <w:t>12</w:t>
            </w:r>
            <w:r>
              <w:rPr>
                <w:noProof/>
                <w:webHidden/>
              </w:rPr>
              <w:fldChar w:fldCharType="end"/>
            </w:r>
          </w:hyperlink>
        </w:p>
        <w:p w14:paraId="45110EB6" w14:textId="2CD6788F" w:rsidR="00FF6B02" w:rsidRDefault="00FF6B02">
          <w:pPr>
            <w:pStyle w:val="TOC2"/>
            <w:tabs>
              <w:tab w:val="left" w:pos="960"/>
              <w:tab w:val="right" w:leader="dot" w:pos="9062"/>
            </w:tabs>
            <w:rPr>
              <w:rFonts w:eastAsiaTheme="minorEastAsia"/>
              <w:noProof/>
              <w:lang w:eastAsia="nl-NL"/>
            </w:rPr>
          </w:pPr>
          <w:hyperlink w:anchor="_Toc222499706" w:history="1">
            <w:r w:rsidRPr="00C077F0">
              <w:rPr>
                <w:rStyle w:val="Hyperlink"/>
                <w:noProof/>
              </w:rPr>
              <w:t>4.1.</w:t>
            </w:r>
            <w:r>
              <w:rPr>
                <w:rFonts w:eastAsiaTheme="minorEastAsia"/>
                <w:noProof/>
                <w:lang w:eastAsia="nl-NL"/>
              </w:rPr>
              <w:tab/>
            </w:r>
            <w:r w:rsidRPr="00C077F0">
              <w:rPr>
                <w:rStyle w:val="Hyperlink"/>
                <w:noProof/>
              </w:rPr>
              <w:t>Kapitaal bij leven</w:t>
            </w:r>
            <w:r>
              <w:rPr>
                <w:noProof/>
                <w:webHidden/>
              </w:rPr>
              <w:tab/>
            </w:r>
            <w:r>
              <w:rPr>
                <w:noProof/>
                <w:webHidden/>
              </w:rPr>
              <w:fldChar w:fldCharType="begin"/>
            </w:r>
            <w:r>
              <w:rPr>
                <w:noProof/>
                <w:webHidden/>
              </w:rPr>
              <w:instrText xml:space="preserve"> PAGEREF _Toc222499706 \h </w:instrText>
            </w:r>
            <w:r>
              <w:rPr>
                <w:noProof/>
                <w:webHidden/>
              </w:rPr>
            </w:r>
            <w:r>
              <w:rPr>
                <w:noProof/>
                <w:webHidden/>
              </w:rPr>
              <w:fldChar w:fldCharType="separate"/>
            </w:r>
            <w:r>
              <w:rPr>
                <w:noProof/>
                <w:webHidden/>
              </w:rPr>
              <w:t>13</w:t>
            </w:r>
            <w:r>
              <w:rPr>
                <w:noProof/>
                <w:webHidden/>
              </w:rPr>
              <w:fldChar w:fldCharType="end"/>
            </w:r>
          </w:hyperlink>
        </w:p>
        <w:p w14:paraId="3A6E3834" w14:textId="1D61F9DF" w:rsidR="00FF6B02" w:rsidRDefault="00FF6B02">
          <w:pPr>
            <w:pStyle w:val="TOC2"/>
            <w:tabs>
              <w:tab w:val="left" w:pos="960"/>
              <w:tab w:val="right" w:leader="dot" w:pos="9062"/>
            </w:tabs>
            <w:rPr>
              <w:rFonts w:eastAsiaTheme="minorEastAsia"/>
              <w:noProof/>
              <w:lang w:eastAsia="nl-NL"/>
            </w:rPr>
          </w:pPr>
          <w:hyperlink w:anchor="_Toc222499707" w:history="1">
            <w:r w:rsidRPr="00C077F0">
              <w:rPr>
                <w:rStyle w:val="Hyperlink"/>
                <w:noProof/>
              </w:rPr>
              <w:t>4.2.</w:t>
            </w:r>
            <w:r>
              <w:rPr>
                <w:rFonts w:eastAsiaTheme="minorEastAsia"/>
                <w:noProof/>
                <w:lang w:eastAsia="nl-NL"/>
              </w:rPr>
              <w:tab/>
            </w:r>
            <w:r w:rsidRPr="00C077F0">
              <w:rPr>
                <w:rStyle w:val="Hyperlink"/>
                <w:noProof/>
              </w:rPr>
              <w:t>Toevoegen van premie</w:t>
            </w:r>
            <w:r>
              <w:rPr>
                <w:noProof/>
                <w:webHidden/>
              </w:rPr>
              <w:tab/>
            </w:r>
            <w:r>
              <w:rPr>
                <w:noProof/>
                <w:webHidden/>
              </w:rPr>
              <w:fldChar w:fldCharType="begin"/>
            </w:r>
            <w:r>
              <w:rPr>
                <w:noProof/>
                <w:webHidden/>
              </w:rPr>
              <w:instrText xml:space="preserve"> PAGEREF _Toc222499707 \h </w:instrText>
            </w:r>
            <w:r>
              <w:rPr>
                <w:noProof/>
                <w:webHidden/>
              </w:rPr>
            </w:r>
            <w:r>
              <w:rPr>
                <w:noProof/>
                <w:webHidden/>
              </w:rPr>
              <w:fldChar w:fldCharType="separate"/>
            </w:r>
            <w:r>
              <w:rPr>
                <w:noProof/>
                <w:webHidden/>
              </w:rPr>
              <w:t>13</w:t>
            </w:r>
            <w:r>
              <w:rPr>
                <w:noProof/>
                <w:webHidden/>
              </w:rPr>
              <w:fldChar w:fldCharType="end"/>
            </w:r>
          </w:hyperlink>
        </w:p>
        <w:p w14:paraId="316F05CC" w14:textId="037758AB" w:rsidR="00FF6B02" w:rsidRDefault="00FF6B02">
          <w:pPr>
            <w:pStyle w:val="TOC2"/>
            <w:tabs>
              <w:tab w:val="left" w:pos="960"/>
              <w:tab w:val="right" w:leader="dot" w:pos="9062"/>
            </w:tabs>
            <w:rPr>
              <w:rFonts w:eastAsiaTheme="minorEastAsia"/>
              <w:noProof/>
              <w:lang w:eastAsia="nl-NL"/>
            </w:rPr>
          </w:pPr>
          <w:hyperlink w:anchor="_Toc222499708" w:history="1">
            <w:r w:rsidRPr="00C077F0">
              <w:rPr>
                <w:rStyle w:val="Hyperlink"/>
                <w:noProof/>
              </w:rPr>
              <w:t>4.3.</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_Toc222499708 \h </w:instrText>
            </w:r>
            <w:r>
              <w:rPr>
                <w:noProof/>
                <w:webHidden/>
              </w:rPr>
            </w:r>
            <w:r>
              <w:rPr>
                <w:noProof/>
                <w:webHidden/>
              </w:rPr>
              <w:fldChar w:fldCharType="separate"/>
            </w:r>
            <w:r>
              <w:rPr>
                <w:noProof/>
                <w:webHidden/>
              </w:rPr>
              <w:t>15</w:t>
            </w:r>
            <w:r>
              <w:rPr>
                <w:noProof/>
                <w:webHidden/>
              </w:rPr>
              <w:fldChar w:fldCharType="end"/>
            </w:r>
          </w:hyperlink>
        </w:p>
        <w:p w14:paraId="0B3E33F6" w14:textId="264A3008" w:rsidR="00FF6B02" w:rsidRDefault="00FF6B02">
          <w:pPr>
            <w:pStyle w:val="TOC1"/>
            <w:tabs>
              <w:tab w:val="left" w:pos="480"/>
              <w:tab w:val="right" w:leader="dot" w:pos="9062"/>
            </w:tabs>
            <w:rPr>
              <w:rFonts w:eastAsiaTheme="minorEastAsia"/>
              <w:noProof/>
              <w:lang w:eastAsia="nl-NL"/>
            </w:rPr>
          </w:pPr>
          <w:hyperlink w:anchor="_Toc222499709" w:history="1">
            <w:r w:rsidRPr="00C077F0">
              <w:rPr>
                <w:rStyle w:val="Hyperlink"/>
                <w:noProof/>
              </w:rPr>
              <w:t>5.</w:t>
            </w:r>
            <w:r>
              <w:rPr>
                <w:rFonts w:eastAsiaTheme="minorEastAsia"/>
                <w:noProof/>
                <w:lang w:eastAsia="nl-NL"/>
              </w:rPr>
              <w:tab/>
            </w:r>
            <w:r w:rsidRPr="00C077F0">
              <w:rPr>
                <w:rStyle w:val="Hyperlink"/>
                <w:noProof/>
              </w:rPr>
              <w:t>Dekking bij overlijden</w:t>
            </w:r>
            <w:r>
              <w:rPr>
                <w:noProof/>
                <w:webHidden/>
              </w:rPr>
              <w:tab/>
            </w:r>
            <w:r>
              <w:rPr>
                <w:noProof/>
                <w:webHidden/>
              </w:rPr>
              <w:fldChar w:fldCharType="begin"/>
            </w:r>
            <w:r>
              <w:rPr>
                <w:noProof/>
                <w:webHidden/>
              </w:rPr>
              <w:instrText xml:space="preserve"> PAGEREF _Toc222499709 \h </w:instrText>
            </w:r>
            <w:r>
              <w:rPr>
                <w:noProof/>
                <w:webHidden/>
              </w:rPr>
            </w:r>
            <w:r>
              <w:rPr>
                <w:noProof/>
                <w:webHidden/>
              </w:rPr>
              <w:fldChar w:fldCharType="separate"/>
            </w:r>
            <w:r>
              <w:rPr>
                <w:noProof/>
                <w:webHidden/>
              </w:rPr>
              <w:t>16</w:t>
            </w:r>
            <w:r>
              <w:rPr>
                <w:noProof/>
                <w:webHidden/>
              </w:rPr>
              <w:fldChar w:fldCharType="end"/>
            </w:r>
          </w:hyperlink>
        </w:p>
        <w:p w14:paraId="6C5C1777" w14:textId="25F8B3E5" w:rsidR="00FF6B02" w:rsidRDefault="00FF6B02">
          <w:pPr>
            <w:pStyle w:val="TOC2"/>
            <w:tabs>
              <w:tab w:val="left" w:pos="960"/>
              <w:tab w:val="right" w:leader="dot" w:pos="9062"/>
            </w:tabs>
            <w:rPr>
              <w:rFonts w:eastAsiaTheme="minorEastAsia"/>
              <w:noProof/>
              <w:lang w:eastAsia="nl-NL"/>
            </w:rPr>
          </w:pPr>
          <w:hyperlink w:anchor="_Toc222499710" w:history="1">
            <w:r w:rsidRPr="00C077F0">
              <w:rPr>
                <w:rStyle w:val="Hyperlink"/>
                <w:noProof/>
              </w:rPr>
              <w:t>5.1.</w:t>
            </w:r>
            <w:r>
              <w:rPr>
                <w:rFonts w:eastAsiaTheme="minorEastAsia"/>
                <w:noProof/>
                <w:lang w:eastAsia="nl-NL"/>
              </w:rPr>
              <w:tab/>
            </w:r>
            <w:r w:rsidRPr="00C077F0">
              <w:rPr>
                <w:rStyle w:val="Hyperlink"/>
                <w:noProof/>
              </w:rPr>
              <w:t>Levenslang Partnerpensioen</w:t>
            </w:r>
            <w:r>
              <w:rPr>
                <w:noProof/>
                <w:webHidden/>
              </w:rPr>
              <w:tab/>
            </w:r>
            <w:r>
              <w:rPr>
                <w:noProof/>
                <w:webHidden/>
              </w:rPr>
              <w:fldChar w:fldCharType="begin"/>
            </w:r>
            <w:r>
              <w:rPr>
                <w:noProof/>
                <w:webHidden/>
              </w:rPr>
              <w:instrText xml:space="preserve"> PAGEREF _Toc222499710 \h </w:instrText>
            </w:r>
            <w:r>
              <w:rPr>
                <w:noProof/>
                <w:webHidden/>
              </w:rPr>
            </w:r>
            <w:r>
              <w:rPr>
                <w:noProof/>
                <w:webHidden/>
              </w:rPr>
              <w:fldChar w:fldCharType="separate"/>
            </w:r>
            <w:r>
              <w:rPr>
                <w:noProof/>
                <w:webHidden/>
              </w:rPr>
              <w:t>16</w:t>
            </w:r>
            <w:r>
              <w:rPr>
                <w:noProof/>
                <w:webHidden/>
              </w:rPr>
              <w:fldChar w:fldCharType="end"/>
            </w:r>
          </w:hyperlink>
        </w:p>
        <w:p w14:paraId="23FD2BCA" w14:textId="72520D5B" w:rsidR="00FF6B02" w:rsidRDefault="00FF6B02">
          <w:pPr>
            <w:pStyle w:val="TOC2"/>
            <w:tabs>
              <w:tab w:val="left" w:pos="960"/>
              <w:tab w:val="right" w:leader="dot" w:pos="9062"/>
            </w:tabs>
            <w:rPr>
              <w:rFonts w:eastAsiaTheme="minorEastAsia"/>
              <w:noProof/>
              <w:lang w:eastAsia="nl-NL"/>
            </w:rPr>
          </w:pPr>
          <w:hyperlink w:anchor="_Toc222499711" w:history="1">
            <w:r w:rsidRPr="00C077F0">
              <w:rPr>
                <w:rStyle w:val="Hyperlink"/>
                <w:noProof/>
              </w:rPr>
              <w:t>5.2.</w:t>
            </w:r>
            <w:r>
              <w:rPr>
                <w:rFonts w:eastAsiaTheme="minorEastAsia"/>
                <w:noProof/>
                <w:lang w:eastAsia="nl-NL"/>
              </w:rPr>
              <w:tab/>
            </w:r>
            <w:r w:rsidRPr="00C077F0">
              <w:rPr>
                <w:rStyle w:val="Hyperlink"/>
                <w:noProof/>
              </w:rPr>
              <w:t>Tijdelijk Partnerpensioen</w:t>
            </w:r>
            <w:r>
              <w:rPr>
                <w:noProof/>
                <w:webHidden/>
              </w:rPr>
              <w:tab/>
            </w:r>
            <w:r>
              <w:rPr>
                <w:noProof/>
                <w:webHidden/>
              </w:rPr>
              <w:fldChar w:fldCharType="begin"/>
            </w:r>
            <w:r>
              <w:rPr>
                <w:noProof/>
                <w:webHidden/>
              </w:rPr>
              <w:instrText xml:space="preserve"> PAGEREF _Toc222499711 \h </w:instrText>
            </w:r>
            <w:r>
              <w:rPr>
                <w:noProof/>
                <w:webHidden/>
              </w:rPr>
            </w:r>
            <w:r>
              <w:rPr>
                <w:noProof/>
                <w:webHidden/>
              </w:rPr>
              <w:fldChar w:fldCharType="separate"/>
            </w:r>
            <w:r>
              <w:rPr>
                <w:noProof/>
                <w:webHidden/>
              </w:rPr>
              <w:t>17</w:t>
            </w:r>
            <w:r>
              <w:rPr>
                <w:noProof/>
                <w:webHidden/>
              </w:rPr>
              <w:fldChar w:fldCharType="end"/>
            </w:r>
          </w:hyperlink>
        </w:p>
        <w:p w14:paraId="4285AC17" w14:textId="6E6BE592" w:rsidR="00FF6B02" w:rsidRDefault="00FF6B02">
          <w:pPr>
            <w:pStyle w:val="TOC2"/>
            <w:tabs>
              <w:tab w:val="left" w:pos="960"/>
              <w:tab w:val="right" w:leader="dot" w:pos="9062"/>
            </w:tabs>
            <w:rPr>
              <w:rFonts w:eastAsiaTheme="minorEastAsia"/>
              <w:noProof/>
              <w:lang w:eastAsia="nl-NL"/>
            </w:rPr>
          </w:pPr>
          <w:hyperlink w:anchor="_Toc222499712" w:history="1">
            <w:r w:rsidRPr="00C077F0">
              <w:rPr>
                <w:rStyle w:val="Hyperlink"/>
                <w:noProof/>
              </w:rPr>
              <w:t>5.3.</w:t>
            </w:r>
            <w:r>
              <w:rPr>
                <w:rFonts w:eastAsiaTheme="minorEastAsia"/>
                <w:noProof/>
                <w:lang w:eastAsia="nl-NL"/>
              </w:rPr>
              <w:tab/>
            </w:r>
            <w:r w:rsidRPr="00C077F0">
              <w:rPr>
                <w:rStyle w:val="Hyperlink"/>
                <w:noProof/>
              </w:rPr>
              <w:t>Wezenpensioen</w:t>
            </w:r>
            <w:r>
              <w:rPr>
                <w:noProof/>
                <w:webHidden/>
              </w:rPr>
              <w:tab/>
            </w:r>
            <w:r>
              <w:rPr>
                <w:noProof/>
                <w:webHidden/>
              </w:rPr>
              <w:fldChar w:fldCharType="begin"/>
            </w:r>
            <w:r>
              <w:rPr>
                <w:noProof/>
                <w:webHidden/>
              </w:rPr>
              <w:instrText xml:space="preserve"> PAGEREF _Toc222499712 \h </w:instrText>
            </w:r>
            <w:r>
              <w:rPr>
                <w:noProof/>
                <w:webHidden/>
              </w:rPr>
            </w:r>
            <w:r>
              <w:rPr>
                <w:noProof/>
                <w:webHidden/>
              </w:rPr>
              <w:fldChar w:fldCharType="separate"/>
            </w:r>
            <w:r>
              <w:rPr>
                <w:noProof/>
                <w:webHidden/>
              </w:rPr>
              <w:t>17</w:t>
            </w:r>
            <w:r>
              <w:rPr>
                <w:noProof/>
                <w:webHidden/>
              </w:rPr>
              <w:fldChar w:fldCharType="end"/>
            </w:r>
          </w:hyperlink>
        </w:p>
        <w:p w14:paraId="1D27C1AE" w14:textId="57FE5CB8" w:rsidR="00FF6B02" w:rsidRDefault="00FF6B02">
          <w:pPr>
            <w:pStyle w:val="TOC2"/>
            <w:tabs>
              <w:tab w:val="left" w:pos="960"/>
              <w:tab w:val="right" w:leader="dot" w:pos="9062"/>
            </w:tabs>
            <w:rPr>
              <w:rFonts w:eastAsiaTheme="minorEastAsia"/>
              <w:noProof/>
              <w:lang w:eastAsia="nl-NL"/>
            </w:rPr>
          </w:pPr>
          <w:hyperlink w:anchor="_Toc222499713" w:history="1">
            <w:r w:rsidRPr="00C077F0">
              <w:rPr>
                <w:rStyle w:val="Hyperlink"/>
                <w:noProof/>
              </w:rPr>
              <w:t>5.4.</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_Toc222499713 \h </w:instrText>
            </w:r>
            <w:r>
              <w:rPr>
                <w:noProof/>
                <w:webHidden/>
              </w:rPr>
            </w:r>
            <w:r>
              <w:rPr>
                <w:noProof/>
                <w:webHidden/>
              </w:rPr>
              <w:fldChar w:fldCharType="separate"/>
            </w:r>
            <w:r>
              <w:rPr>
                <w:noProof/>
                <w:webHidden/>
              </w:rPr>
              <w:t>18</w:t>
            </w:r>
            <w:r>
              <w:rPr>
                <w:noProof/>
                <w:webHidden/>
              </w:rPr>
              <w:fldChar w:fldCharType="end"/>
            </w:r>
          </w:hyperlink>
        </w:p>
        <w:p w14:paraId="193DE317" w14:textId="7D21A783" w:rsidR="00FF6B02" w:rsidRDefault="00FF6B02">
          <w:pPr>
            <w:pStyle w:val="TOC1"/>
            <w:tabs>
              <w:tab w:val="left" w:pos="480"/>
              <w:tab w:val="right" w:leader="dot" w:pos="9062"/>
            </w:tabs>
            <w:rPr>
              <w:rFonts w:eastAsiaTheme="minorEastAsia"/>
              <w:noProof/>
              <w:lang w:eastAsia="nl-NL"/>
            </w:rPr>
          </w:pPr>
          <w:hyperlink w:anchor="_Toc222499714" w:history="1">
            <w:r w:rsidRPr="00C077F0">
              <w:rPr>
                <w:rStyle w:val="Hyperlink"/>
                <w:noProof/>
              </w:rPr>
              <w:t>6.</w:t>
            </w:r>
            <w:r>
              <w:rPr>
                <w:rFonts w:eastAsiaTheme="minorEastAsia"/>
                <w:noProof/>
                <w:lang w:eastAsia="nl-NL"/>
              </w:rPr>
              <w:tab/>
            </w:r>
            <w:r w:rsidRPr="00C077F0">
              <w:rPr>
                <w:rStyle w:val="Hyperlink"/>
                <w:noProof/>
              </w:rPr>
              <w:t>Dekking bij arbeidsongeschiktheid</w:t>
            </w:r>
            <w:r>
              <w:rPr>
                <w:noProof/>
                <w:webHidden/>
              </w:rPr>
              <w:tab/>
            </w:r>
            <w:r>
              <w:rPr>
                <w:noProof/>
                <w:webHidden/>
              </w:rPr>
              <w:fldChar w:fldCharType="begin"/>
            </w:r>
            <w:r>
              <w:rPr>
                <w:noProof/>
                <w:webHidden/>
              </w:rPr>
              <w:instrText xml:space="preserve"> PAGEREF _Toc222499714 \h </w:instrText>
            </w:r>
            <w:r>
              <w:rPr>
                <w:noProof/>
                <w:webHidden/>
              </w:rPr>
            </w:r>
            <w:r>
              <w:rPr>
                <w:noProof/>
                <w:webHidden/>
              </w:rPr>
              <w:fldChar w:fldCharType="separate"/>
            </w:r>
            <w:r>
              <w:rPr>
                <w:noProof/>
                <w:webHidden/>
              </w:rPr>
              <w:t>19</w:t>
            </w:r>
            <w:r>
              <w:rPr>
                <w:noProof/>
                <w:webHidden/>
              </w:rPr>
              <w:fldChar w:fldCharType="end"/>
            </w:r>
          </w:hyperlink>
        </w:p>
        <w:p w14:paraId="763DA9A4" w14:textId="7BF3D853" w:rsidR="00FF6B02" w:rsidRDefault="00FF6B02">
          <w:pPr>
            <w:pStyle w:val="TOC2"/>
            <w:tabs>
              <w:tab w:val="left" w:pos="960"/>
              <w:tab w:val="right" w:leader="dot" w:pos="9062"/>
            </w:tabs>
            <w:rPr>
              <w:rFonts w:eastAsiaTheme="minorEastAsia"/>
              <w:noProof/>
              <w:lang w:eastAsia="nl-NL"/>
            </w:rPr>
          </w:pPr>
          <w:hyperlink w:anchor="_Toc222499715" w:history="1">
            <w:r w:rsidRPr="00C077F0">
              <w:rPr>
                <w:rStyle w:val="Hyperlink"/>
                <w:noProof/>
              </w:rPr>
              <w:t>6.1.</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_Toc222499715 \h </w:instrText>
            </w:r>
            <w:r>
              <w:rPr>
                <w:noProof/>
                <w:webHidden/>
              </w:rPr>
            </w:r>
            <w:r>
              <w:rPr>
                <w:noProof/>
                <w:webHidden/>
              </w:rPr>
              <w:fldChar w:fldCharType="separate"/>
            </w:r>
            <w:r>
              <w:rPr>
                <w:noProof/>
                <w:webHidden/>
              </w:rPr>
              <w:t>21</w:t>
            </w:r>
            <w:r>
              <w:rPr>
                <w:noProof/>
                <w:webHidden/>
              </w:rPr>
              <w:fldChar w:fldCharType="end"/>
            </w:r>
          </w:hyperlink>
        </w:p>
        <w:p w14:paraId="36A1F2F0" w14:textId="38F37341" w:rsidR="00FF6B02" w:rsidRDefault="00FF6B02">
          <w:pPr>
            <w:pStyle w:val="TOC1"/>
            <w:tabs>
              <w:tab w:val="left" w:pos="480"/>
              <w:tab w:val="right" w:leader="dot" w:pos="9062"/>
            </w:tabs>
            <w:rPr>
              <w:rFonts w:eastAsiaTheme="minorEastAsia"/>
              <w:noProof/>
              <w:lang w:eastAsia="nl-NL"/>
            </w:rPr>
          </w:pPr>
          <w:hyperlink w:anchor="_Toc222499716" w:history="1">
            <w:r w:rsidRPr="00C077F0">
              <w:rPr>
                <w:rStyle w:val="Hyperlink"/>
                <w:noProof/>
              </w:rPr>
              <w:t>7.</w:t>
            </w:r>
            <w:r>
              <w:rPr>
                <w:rFonts w:eastAsiaTheme="minorEastAsia"/>
                <w:noProof/>
                <w:lang w:eastAsia="nl-NL"/>
              </w:rPr>
              <w:tab/>
            </w:r>
            <w:r w:rsidRPr="00C077F0">
              <w:rPr>
                <w:rStyle w:val="Hyperlink"/>
                <w:noProof/>
              </w:rPr>
              <w:t>Dienstverbandgegevens en pensioengrondslag</w:t>
            </w:r>
            <w:r>
              <w:rPr>
                <w:noProof/>
                <w:webHidden/>
              </w:rPr>
              <w:tab/>
            </w:r>
            <w:r>
              <w:rPr>
                <w:noProof/>
                <w:webHidden/>
              </w:rPr>
              <w:fldChar w:fldCharType="begin"/>
            </w:r>
            <w:r>
              <w:rPr>
                <w:noProof/>
                <w:webHidden/>
              </w:rPr>
              <w:instrText xml:space="preserve"> PAGEREF _Toc222499716 \h </w:instrText>
            </w:r>
            <w:r>
              <w:rPr>
                <w:noProof/>
                <w:webHidden/>
              </w:rPr>
            </w:r>
            <w:r>
              <w:rPr>
                <w:noProof/>
                <w:webHidden/>
              </w:rPr>
              <w:fldChar w:fldCharType="separate"/>
            </w:r>
            <w:r>
              <w:rPr>
                <w:noProof/>
                <w:webHidden/>
              </w:rPr>
              <w:t>22</w:t>
            </w:r>
            <w:r>
              <w:rPr>
                <w:noProof/>
                <w:webHidden/>
              </w:rPr>
              <w:fldChar w:fldCharType="end"/>
            </w:r>
          </w:hyperlink>
        </w:p>
        <w:p w14:paraId="7DF1AC7D" w14:textId="0C6A7E15" w:rsidR="00FF6B02" w:rsidRDefault="00FF6B02">
          <w:pPr>
            <w:pStyle w:val="TOC2"/>
            <w:tabs>
              <w:tab w:val="left" w:pos="960"/>
              <w:tab w:val="right" w:leader="dot" w:pos="9062"/>
            </w:tabs>
            <w:rPr>
              <w:rFonts w:eastAsiaTheme="minorEastAsia"/>
              <w:noProof/>
              <w:lang w:eastAsia="nl-NL"/>
            </w:rPr>
          </w:pPr>
          <w:hyperlink w:anchor="_Toc222499717" w:history="1">
            <w:r w:rsidRPr="00C077F0">
              <w:rPr>
                <w:rStyle w:val="Hyperlink"/>
                <w:noProof/>
              </w:rPr>
              <w:t>7.1.</w:t>
            </w:r>
            <w:r>
              <w:rPr>
                <w:rFonts w:eastAsiaTheme="minorEastAsia"/>
                <w:noProof/>
                <w:lang w:eastAsia="nl-NL"/>
              </w:rPr>
              <w:tab/>
            </w:r>
            <w:r w:rsidRPr="00C077F0">
              <w:rPr>
                <w:rStyle w:val="Hyperlink"/>
                <w:noProof/>
              </w:rPr>
              <w:t>Aanlevering</w:t>
            </w:r>
            <w:r>
              <w:rPr>
                <w:noProof/>
                <w:webHidden/>
              </w:rPr>
              <w:tab/>
            </w:r>
            <w:r>
              <w:rPr>
                <w:noProof/>
                <w:webHidden/>
              </w:rPr>
              <w:fldChar w:fldCharType="begin"/>
            </w:r>
            <w:r>
              <w:rPr>
                <w:noProof/>
                <w:webHidden/>
              </w:rPr>
              <w:instrText xml:space="preserve"> PAGEREF _Toc222499717 \h </w:instrText>
            </w:r>
            <w:r>
              <w:rPr>
                <w:noProof/>
                <w:webHidden/>
              </w:rPr>
            </w:r>
            <w:r>
              <w:rPr>
                <w:noProof/>
                <w:webHidden/>
              </w:rPr>
              <w:fldChar w:fldCharType="separate"/>
            </w:r>
            <w:r>
              <w:rPr>
                <w:noProof/>
                <w:webHidden/>
              </w:rPr>
              <w:t>22</w:t>
            </w:r>
            <w:r>
              <w:rPr>
                <w:noProof/>
                <w:webHidden/>
              </w:rPr>
              <w:fldChar w:fldCharType="end"/>
            </w:r>
          </w:hyperlink>
        </w:p>
        <w:p w14:paraId="3B73264E" w14:textId="2DBF3D0C" w:rsidR="00FF6B02" w:rsidRDefault="00FF6B02">
          <w:pPr>
            <w:pStyle w:val="TOC2"/>
            <w:tabs>
              <w:tab w:val="left" w:pos="960"/>
              <w:tab w:val="right" w:leader="dot" w:pos="9062"/>
            </w:tabs>
            <w:rPr>
              <w:rFonts w:eastAsiaTheme="minorEastAsia"/>
              <w:noProof/>
              <w:lang w:eastAsia="nl-NL"/>
            </w:rPr>
          </w:pPr>
          <w:hyperlink w:anchor="_Toc222499718" w:history="1">
            <w:r w:rsidRPr="00C077F0">
              <w:rPr>
                <w:rStyle w:val="Hyperlink"/>
                <w:noProof/>
              </w:rPr>
              <w:t>7.2.</w:t>
            </w:r>
            <w:r>
              <w:rPr>
                <w:rFonts w:eastAsiaTheme="minorEastAsia"/>
                <w:noProof/>
                <w:lang w:eastAsia="nl-NL"/>
              </w:rPr>
              <w:tab/>
            </w:r>
            <w:r w:rsidRPr="00C077F0">
              <w:rPr>
                <w:rStyle w:val="Hyperlink"/>
                <w:noProof/>
              </w:rPr>
              <w:t>Deeltijd dienstverband</w:t>
            </w:r>
            <w:r>
              <w:rPr>
                <w:noProof/>
                <w:webHidden/>
              </w:rPr>
              <w:tab/>
            </w:r>
            <w:r>
              <w:rPr>
                <w:noProof/>
                <w:webHidden/>
              </w:rPr>
              <w:fldChar w:fldCharType="begin"/>
            </w:r>
            <w:r>
              <w:rPr>
                <w:noProof/>
                <w:webHidden/>
              </w:rPr>
              <w:instrText xml:space="preserve"> PAGEREF _Toc222499718 \h </w:instrText>
            </w:r>
            <w:r>
              <w:rPr>
                <w:noProof/>
                <w:webHidden/>
              </w:rPr>
            </w:r>
            <w:r>
              <w:rPr>
                <w:noProof/>
                <w:webHidden/>
              </w:rPr>
              <w:fldChar w:fldCharType="separate"/>
            </w:r>
            <w:r>
              <w:rPr>
                <w:noProof/>
                <w:webHidden/>
              </w:rPr>
              <w:t>22</w:t>
            </w:r>
            <w:r>
              <w:rPr>
                <w:noProof/>
                <w:webHidden/>
              </w:rPr>
              <w:fldChar w:fldCharType="end"/>
            </w:r>
          </w:hyperlink>
        </w:p>
        <w:p w14:paraId="4B915195" w14:textId="37AB46B0" w:rsidR="00FF6B02" w:rsidRDefault="00FF6B02">
          <w:pPr>
            <w:pStyle w:val="TOC2"/>
            <w:tabs>
              <w:tab w:val="left" w:pos="960"/>
              <w:tab w:val="right" w:leader="dot" w:pos="9062"/>
            </w:tabs>
            <w:rPr>
              <w:rFonts w:eastAsiaTheme="minorEastAsia"/>
              <w:noProof/>
              <w:lang w:eastAsia="nl-NL"/>
            </w:rPr>
          </w:pPr>
          <w:hyperlink w:anchor="_Toc222499719" w:history="1">
            <w:r w:rsidRPr="00C077F0">
              <w:rPr>
                <w:rStyle w:val="Hyperlink"/>
                <w:noProof/>
              </w:rPr>
              <w:t>7.3.</w:t>
            </w:r>
            <w:r>
              <w:rPr>
                <w:rFonts w:eastAsiaTheme="minorEastAsia"/>
                <w:noProof/>
                <w:lang w:eastAsia="nl-NL"/>
              </w:rPr>
              <w:tab/>
            </w:r>
            <w:r w:rsidRPr="00C077F0">
              <w:rPr>
                <w:rStyle w:val="Hyperlink"/>
                <w:noProof/>
              </w:rPr>
              <w:t>Pensioengevend inkomen</w:t>
            </w:r>
            <w:r>
              <w:rPr>
                <w:noProof/>
                <w:webHidden/>
              </w:rPr>
              <w:tab/>
            </w:r>
            <w:r>
              <w:rPr>
                <w:noProof/>
                <w:webHidden/>
              </w:rPr>
              <w:fldChar w:fldCharType="begin"/>
            </w:r>
            <w:r>
              <w:rPr>
                <w:noProof/>
                <w:webHidden/>
              </w:rPr>
              <w:instrText xml:space="preserve"> PAGEREF _Toc222499719 \h </w:instrText>
            </w:r>
            <w:r>
              <w:rPr>
                <w:noProof/>
                <w:webHidden/>
              </w:rPr>
            </w:r>
            <w:r>
              <w:rPr>
                <w:noProof/>
                <w:webHidden/>
              </w:rPr>
              <w:fldChar w:fldCharType="separate"/>
            </w:r>
            <w:r>
              <w:rPr>
                <w:noProof/>
                <w:webHidden/>
              </w:rPr>
              <w:t>22</w:t>
            </w:r>
            <w:r>
              <w:rPr>
                <w:noProof/>
                <w:webHidden/>
              </w:rPr>
              <w:fldChar w:fldCharType="end"/>
            </w:r>
          </w:hyperlink>
        </w:p>
        <w:p w14:paraId="20F39367" w14:textId="2A0BB15E" w:rsidR="00FF6B02" w:rsidRDefault="00FF6B02">
          <w:pPr>
            <w:pStyle w:val="TOC2"/>
            <w:tabs>
              <w:tab w:val="left" w:pos="960"/>
              <w:tab w:val="right" w:leader="dot" w:pos="9062"/>
            </w:tabs>
            <w:rPr>
              <w:rFonts w:eastAsiaTheme="minorEastAsia"/>
              <w:noProof/>
              <w:lang w:eastAsia="nl-NL"/>
            </w:rPr>
          </w:pPr>
          <w:hyperlink w:anchor="_Toc222499720" w:history="1">
            <w:r w:rsidRPr="00C077F0">
              <w:rPr>
                <w:rStyle w:val="Hyperlink"/>
                <w:noProof/>
              </w:rPr>
              <w:t>7.4.</w:t>
            </w:r>
            <w:r>
              <w:rPr>
                <w:rFonts w:eastAsiaTheme="minorEastAsia"/>
                <w:noProof/>
                <w:lang w:eastAsia="nl-NL"/>
              </w:rPr>
              <w:tab/>
            </w:r>
            <w:r w:rsidRPr="00C077F0">
              <w:rPr>
                <w:rStyle w:val="Hyperlink"/>
                <w:noProof/>
              </w:rPr>
              <w:t>Pensioengrondslag</w:t>
            </w:r>
            <w:r>
              <w:rPr>
                <w:noProof/>
                <w:webHidden/>
              </w:rPr>
              <w:tab/>
            </w:r>
            <w:r>
              <w:rPr>
                <w:noProof/>
                <w:webHidden/>
              </w:rPr>
              <w:fldChar w:fldCharType="begin"/>
            </w:r>
            <w:r>
              <w:rPr>
                <w:noProof/>
                <w:webHidden/>
              </w:rPr>
              <w:instrText xml:space="preserve"> PAGEREF _Toc222499720 \h </w:instrText>
            </w:r>
            <w:r>
              <w:rPr>
                <w:noProof/>
                <w:webHidden/>
              </w:rPr>
            </w:r>
            <w:r>
              <w:rPr>
                <w:noProof/>
                <w:webHidden/>
              </w:rPr>
              <w:fldChar w:fldCharType="separate"/>
            </w:r>
            <w:r>
              <w:rPr>
                <w:noProof/>
                <w:webHidden/>
              </w:rPr>
              <w:t>23</w:t>
            </w:r>
            <w:r>
              <w:rPr>
                <w:noProof/>
                <w:webHidden/>
              </w:rPr>
              <w:fldChar w:fldCharType="end"/>
            </w:r>
          </w:hyperlink>
        </w:p>
        <w:p w14:paraId="3B6A9AD4" w14:textId="24CCA48E" w:rsidR="00FF6B02" w:rsidRDefault="00FF6B02">
          <w:pPr>
            <w:pStyle w:val="TOC2"/>
            <w:tabs>
              <w:tab w:val="left" w:pos="960"/>
              <w:tab w:val="right" w:leader="dot" w:pos="9062"/>
            </w:tabs>
            <w:rPr>
              <w:rFonts w:eastAsiaTheme="minorEastAsia"/>
              <w:noProof/>
              <w:lang w:eastAsia="nl-NL"/>
            </w:rPr>
          </w:pPr>
          <w:hyperlink w:anchor="_Toc222499721" w:history="1">
            <w:r w:rsidRPr="00C077F0">
              <w:rPr>
                <w:rStyle w:val="Hyperlink"/>
                <w:noProof/>
              </w:rPr>
              <w:t>7.5.</w:t>
            </w:r>
            <w:r>
              <w:rPr>
                <w:rFonts w:eastAsiaTheme="minorEastAsia"/>
                <w:noProof/>
                <w:lang w:eastAsia="nl-NL"/>
              </w:rPr>
              <w:tab/>
            </w:r>
            <w:r w:rsidRPr="00C077F0">
              <w:rPr>
                <w:rStyle w:val="Hyperlink"/>
                <w:noProof/>
              </w:rPr>
              <w:t>Franchise</w:t>
            </w:r>
            <w:r>
              <w:rPr>
                <w:noProof/>
                <w:webHidden/>
              </w:rPr>
              <w:tab/>
            </w:r>
            <w:r>
              <w:rPr>
                <w:noProof/>
                <w:webHidden/>
              </w:rPr>
              <w:fldChar w:fldCharType="begin"/>
            </w:r>
            <w:r>
              <w:rPr>
                <w:noProof/>
                <w:webHidden/>
              </w:rPr>
              <w:instrText xml:space="preserve"> PAGEREF _Toc222499721 \h </w:instrText>
            </w:r>
            <w:r>
              <w:rPr>
                <w:noProof/>
                <w:webHidden/>
              </w:rPr>
            </w:r>
            <w:r>
              <w:rPr>
                <w:noProof/>
                <w:webHidden/>
              </w:rPr>
              <w:fldChar w:fldCharType="separate"/>
            </w:r>
            <w:r>
              <w:rPr>
                <w:noProof/>
                <w:webHidden/>
              </w:rPr>
              <w:t>23</w:t>
            </w:r>
            <w:r>
              <w:rPr>
                <w:noProof/>
                <w:webHidden/>
              </w:rPr>
              <w:fldChar w:fldCharType="end"/>
            </w:r>
          </w:hyperlink>
        </w:p>
        <w:p w14:paraId="03C28AA4" w14:textId="57B4E71F" w:rsidR="00FF6B02" w:rsidRDefault="00FF6B02">
          <w:pPr>
            <w:pStyle w:val="TOC1"/>
            <w:tabs>
              <w:tab w:val="left" w:pos="480"/>
              <w:tab w:val="right" w:leader="dot" w:pos="9062"/>
            </w:tabs>
            <w:rPr>
              <w:rFonts w:eastAsiaTheme="minorEastAsia"/>
              <w:noProof/>
              <w:lang w:eastAsia="nl-NL"/>
            </w:rPr>
          </w:pPr>
          <w:hyperlink w:anchor="_Toc222499722" w:history="1">
            <w:r w:rsidRPr="00C077F0">
              <w:rPr>
                <w:rStyle w:val="Hyperlink"/>
                <w:noProof/>
              </w:rPr>
              <w:t>8.</w:t>
            </w:r>
            <w:r>
              <w:rPr>
                <w:rFonts w:eastAsiaTheme="minorEastAsia"/>
                <w:noProof/>
                <w:lang w:eastAsia="nl-NL"/>
              </w:rPr>
              <w:tab/>
            </w:r>
            <w:r w:rsidRPr="00C077F0">
              <w:rPr>
                <w:rStyle w:val="Hyperlink"/>
                <w:noProof/>
              </w:rPr>
              <w:t>Flexibilisering</w:t>
            </w:r>
            <w:r>
              <w:rPr>
                <w:noProof/>
                <w:webHidden/>
              </w:rPr>
              <w:tab/>
            </w:r>
            <w:r>
              <w:rPr>
                <w:noProof/>
                <w:webHidden/>
              </w:rPr>
              <w:fldChar w:fldCharType="begin"/>
            </w:r>
            <w:r>
              <w:rPr>
                <w:noProof/>
                <w:webHidden/>
              </w:rPr>
              <w:instrText xml:space="preserve"> PAGEREF _Toc222499722 \h </w:instrText>
            </w:r>
            <w:r>
              <w:rPr>
                <w:noProof/>
                <w:webHidden/>
              </w:rPr>
            </w:r>
            <w:r>
              <w:rPr>
                <w:noProof/>
                <w:webHidden/>
              </w:rPr>
              <w:fldChar w:fldCharType="separate"/>
            </w:r>
            <w:r>
              <w:rPr>
                <w:noProof/>
                <w:webHidden/>
              </w:rPr>
              <w:t>24</w:t>
            </w:r>
            <w:r>
              <w:rPr>
                <w:noProof/>
                <w:webHidden/>
              </w:rPr>
              <w:fldChar w:fldCharType="end"/>
            </w:r>
          </w:hyperlink>
        </w:p>
        <w:p w14:paraId="594D5DF7" w14:textId="4EF9AC2F" w:rsidR="00FF6B02" w:rsidRDefault="00FF6B02">
          <w:pPr>
            <w:pStyle w:val="TOC1"/>
            <w:tabs>
              <w:tab w:val="left" w:pos="480"/>
              <w:tab w:val="right" w:leader="dot" w:pos="9062"/>
            </w:tabs>
            <w:rPr>
              <w:rFonts w:eastAsiaTheme="minorEastAsia"/>
              <w:noProof/>
              <w:lang w:eastAsia="nl-NL"/>
            </w:rPr>
          </w:pPr>
          <w:hyperlink w:anchor="_Toc222499723" w:history="1">
            <w:r w:rsidRPr="00C077F0">
              <w:rPr>
                <w:rStyle w:val="Hyperlink"/>
                <w:noProof/>
              </w:rPr>
              <w:t>9.</w:t>
            </w:r>
            <w:r>
              <w:rPr>
                <w:rFonts w:eastAsiaTheme="minorEastAsia"/>
                <w:noProof/>
                <w:lang w:eastAsia="nl-NL"/>
              </w:rPr>
              <w:tab/>
            </w:r>
            <w:r w:rsidRPr="00C077F0">
              <w:rPr>
                <w:rStyle w:val="Hyperlink"/>
                <w:noProof/>
              </w:rPr>
              <w:t>Beleggingen</w:t>
            </w:r>
            <w:r>
              <w:rPr>
                <w:noProof/>
                <w:webHidden/>
              </w:rPr>
              <w:tab/>
            </w:r>
            <w:r>
              <w:rPr>
                <w:noProof/>
                <w:webHidden/>
              </w:rPr>
              <w:fldChar w:fldCharType="begin"/>
            </w:r>
            <w:r>
              <w:rPr>
                <w:noProof/>
                <w:webHidden/>
              </w:rPr>
              <w:instrText xml:space="preserve"> PAGEREF _Toc222499723 \h </w:instrText>
            </w:r>
            <w:r>
              <w:rPr>
                <w:noProof/>
                <w:webHidden/>
              </w:rPr>
            </w:r>
            <w:r>
              <w:rPr>
                <w:noProof/>
                <w:webHidden/>
              </w:rPr>
              <w:fldChar w:fldCharType="separate"/>
            </w:r>
            <w:r>
              <w:rPr>
                <w:noProof/>
                <w:webHidden/>
              </w:rPr>
              <w:t>25</w:t>
            </w:r>
            <w:r>
              <w:rPr>
                <w:noProof/>
                <w:webHidden/>
              </w:rPr>
              <w:fldChar w:fldCharType="end"/>
            </w:r>
          </w:hyperlink>
        </w:p>
        <w:p w14:paraId="081AA2E7" w14:textId="10AFF263" w:rsidR="00FF6B02" w:rsidRDefault="00FF6B02">
          <w:pPr>
            <w:pStyle w:val="TOC1"/>
            <w:tabs>
              <w:tab w:val="left" w:pos="720"/>
              <w:tab w:val="right" w:leader="dot" w:pos="9062"/>
            </w:tabs>
            <w:rPr>
              <w:rFonts w:eastAsiaTheme="minorEastAsia"/>
              <w:noProof/>
              <w:lang w:eastAsia="nl-NL"/>
            </w:rPr>
          </w:pPr>
          <w:hyperlink w:anchor="_Toc222499724" w:history="1">
            <w:r w:rsidRPr="00C077F0">
              <w:rPr>
                <w:rStyle w:val="Hyperlink"/>
                <w:noProof/>
              </w:rPr>
              <w:t>10.</w:t>
            </w:r>
            <w:r>
              <w:rPr>
                <w:rFonts w:eastAsiaTheme="minorEastAsia"/>
                <w:noProof/>
                <w:lang w:eastAsia="nl-NL"/>
              </w:rPr>
              <w:tab/>
            </w:r>
            <w:r w:rsidRPr="00C077F0">
              <w:rPr>
                <w:rStyle w:val="Hyperlink"/>
                <w:noProof/>
              </w:rPr>
              <w:t>Collectief variabel pensioen</w:t>
            </w:r>
            <w:r>
              <w:rPr>
                <w:noProof/>
                <w:webHidden/>
              </w:rPr>
              <w:tab/>
            </w:r>
            <w:r>
              <w:rPr>
                <w:noProof/>
                <w:webHidden/>
              </w:rPr>
              <w:fldChar w:fldCharType="begin"/>
            </w:r>
            <w:r>
              <w:rPr>
                <w:noProof/>
                <w:webHidden/>
              </w:rPr>
              <w:instrText xml:space="preserve"> PAGEREF _Toc222499724 \h </w:instrText>
            </w:r>
            <w:r>
              <w:rPr>
                <w:noProof/>
                <w:webHidden/>
              </w:rPr>
            </w:r>
            <w:r>
              <w:rPr>
                <w:noProof/>
                <w:webHidden/>
              </w:rPr>
              <w:fldChar w:fldCharType="separate"/>
            </w:r>
            <w:r>
              <w:rPr>
                <w:noProof/>
                <w:webHidden/>
              </w:rPr>
              <w:t>26</w:t>
            </w:r>
            <w:r>
              <w:rPr>
                <w:noProof/>
                <w:webHidden/>
              </w:rPr>
              <w:fldChar w:fldCharType="end"/>
            </w:r>
          </w:hyperlink>
        </w:p>
        <w:p w14:paraId="00E8270D" w14:textId="1ADE69B9" w:rsidR="00FF6B02" w:rsidRDefault="00FF6B02">
          <w:pPr>
            <w:pStyle w:val="TOC1"/>
            <w:tabs>
              <w:tab w:val="left" w:pos="720"/>
              <w:tab w:val="right" w:leader="dot" w:pos="9062"/>
            </w:tabs>
            <w:rPr>
              <w:rFonts w:eastAsiaTheme="minorEastAsia"/>
              <w:noProof/>
              <w:lang w:eastAsia="nl-NL"/>
            </w:rPr>
          </w:pPr>
          <w:hyperlink w:anchor="_Toc222499725" w:history="1">
            <w:r w:rsidRPr="00C077F0">
              <w:rPr>
                <w:rStyle w:val="Hyperlink"/>
                <w:noProof/>
              </w:rPr>
              <w:t>11.</w:t>
            </w:r>
            <w:r>
              <w:rPr>
                <w:rFonts w:eastAsiaTheme="minorEastAsia"/>
                <w:noProof/>
                <w:lang w:eastAsia="nl-NL"/>
              </w:rPr>
              <w:tab/>
            </w:r>
            <w:r w:rsidRPr="00C077F0">
              <w:rPr>
                <w:rStyle w:val="Hyperlink"/>
                <w:noProof/>
              </w:rPr>
              <w:t>Financiering, kosten en incasso</w:t>
            </w:r>
            <w:r>
              <w:rPr>
                <w:noProof/>
                <w:webHidden/>
              </w:rPr>
              <w:tab/>
            </w:r>
            <w:r>
              <w:rPr>
                <w:noProof/>
                <w:webHidden/>
              </w:rPr>
              <w:fldChar w:fldCharType="begin"/>
            </w:r>
            <w:r>
              <w:rPr>
                <w:noProof/>
                <w:webHidden/>
              </w:rPr>
              <w:instrText xml:space="preserve"> PAGEREF _Toc222499725 \h </w:instrText>
            </w:r>
            <w:r>
              <w:rPr>
                <w:noProof/>
                <w:webHidden/>
              </w:rPr>
            </w:r>
            <w:r>
              <w:rPr>
                <w:noProof/>
                <w:webHidden/>
              </w:rPr>
              <w:fldChar w:fldCharType="separate"/>
            </w:r>
            <w:r>
              <w:rPr>
                <w:noProof/>
                <w:webHidden/>
              </w:rPr>
              <w:t>27</w:t>
            </w:r>
            <w:r>
              <w:rPr>
                <w:noProof/>
                <w:webHidden/>
              </w:rPr>
              <w:fldChar w:fldCharType="end"/>
            </w:r>
          </w:hyperlink>
        </w:p>
        <w:p w14:paraId="652EDADD" w14:textId="1C6573DA" w:rsidR="00FF6B02" w:rsidRDefault="00FF6B02">
          <w:pPr>
            <w:pStyle w:val="TOC2"/>
            <w:tabs>
              <w:tab w:val="left" w:pos="1200"/>
              <w:tab w:val="right" w:leader="dot" w:pos="9062"/>
            </w:tabs>
            <w:rPr>
              <w:rFonts w:eastAsiaTheme="minorEastAsia"/>
              <w:noProof/>
              <w:lang w:eastAsia="nl-NL"/>
            </w:rPr>
          </w:pPr>
          <w:hyperlink w:anchor="_Toc222499726" w:history="1">
            <w:r w:rsidRPr="00C077F0">
              <w:rPr>
                <w:rStyle w:val="Hyperlink"/>
                <w:noProof/>
              </w:rPr>
              <w:t>11.1.</w:t>
            </w:r>
            <w:r>
              <w:rPr>
                <w:rFonts w:eastAsiaTheme="minorEastAsia"/>
                <w:noProof/>
                <w:lang w:eastAsia="nl-NL"/>
              </w:rPr>
              <w:tab/>
            </w:r>
            <w:r w:rsidRPr="00C077F0">
              <w:rPr>
                <w:rStyle w:val="Hyperlink"/>
                <w:noProof/>
              </w:rPr>
              <w:t>Premieberekening</w:t>
            </w:r>
            <w:r>
              <w:rPr>
                <w:noProof/>
                <w:webHidden/>
              </w:rPr>
              <w:tab/>
            </w:r>
            <w:r>
              <w:rPr>
                <w:noProof/>
                <w:webHidden/>
              </w:rPr>
              <w:fldChar w:fldCharType="begin"/>
            </w:r>
            <w:r>
              <w:rPr>
                <w:noProof/>
                <w:webHidden/>
              </w:rPr>
              <w:instrText xml:space="preserve"> PAGEREF _Toc222499726 \h </w:instrText>
            </w:r>
            <w:r>
              <w:rPr>
                <w:noProof/>
                <w:webHidden/>
              </w:rPr>
            </w:r>
            <w:r>
              <w:rPr>
                <w:noProof/>
                <w:webHidden/>
              </w:rPr>
              <w:fldChar w:fldCharType="separate"/>
            </w:r>
            <w:r>
              <w:rPr>
                <w:noProof/>
                <w:webHidden/>
              </w:rPr>
              <w:t>27</w:t>
            </w:r>
            <w:r>
              <w:rPr>
                <w:noProof/>
                <w:webHidden/>
              </w:rPr>
              <w:fldChar w:fldCharType="end"/>
            </w:r>
          </w:hyperlink>
        </w:p>
        <w:p w14:paraId="518F3284" w14:textId="371272EA" w:rsidR="00FF6B02" w:rsidRDefault="00FF6B02">
          <w:pPr>
            <w:pStyle w:val="TOC2"/>
            <w:tabs>
              <w:tab w:val="left" w:pos="1200"/>
              <w:tab w:val="right" w:leader="dot" w:pos="9062"/>
            </w:tabs>
            <w:rPr>
              <w:rFonts w:eastAsiaTheme="minorEastAsia"/>
              <w:noProof/>
              <w:lang w:eastAsia="nl-NL"/>
            </w:rPr>
          </w:pPr>
          <w:hyperlink w:anchor="_Toc222499727" w:history="1">
            <w:r w:rsidRPr="00C077F0">
              <w:rPr>
                <w:rStyle w:val="Hyperlink"/>
                <w:noProof/>
              </w:rPr>
              <w:t>11.2.</w:t>
            </w:r>
            <w:r>
              <w:rPr>
                <w:rFonts w:eastAsiaTheme="minorEastAsia"/>
                <w:noProof/>
                <w:lang w:eastAsia="nl-NL"/>
              </w:rPr>
              <w:tab/>
            </w:r>
            <w:r w:rsidRPr="00C077F0">
              <w:rPr>
                <w:rStyle w:val="Hyperlink"/>
                <w:noProof/>
              </w:rPr>
              <w:t>Incasso</w:t>
            </w:r>
            <w:r>
              <w:rPr>
                <w:noProof/>
                <w:webHidden/>
              </w:rPr>
              <w:tab/>
            </w:r>
            <w:r>
              <w:rPr>
                <w:noProof/>
                <w:webHidden/>
              </w:rPr>
              <w:fldChar w:fldCharType="begin"/>
            </w:r>
            <w:r>
              <w:rPr>
                <w:noProof/>
                <w:webHidden/>
              </w:rPr>
              <w:instrText xml:space="preserve"> PAGEREF _Toc222499727 \h </w:instrText>
            </w:r>
            <w:r>
              <w:rPr>
                <w:noProof/>
                <w:webHidden/>
              </w:rPr>
            </w:r>
            <w:r>
              <w:rPr>
                <w:noProof/>
                <w:webHidden/>
              </w:rPr>
              <w:fldChar w:fldCharType="separate"/>
            </w:r>
            <w:r>
              <w:rPr>
                <w:noProof/>
                <w:webHidden/>
              </w:rPr>
              <w:t>28</w:t>
            </w:r>
            <w:r>
              <w:rPr>
                <w:noProof/>
                <w:webHidden/>
              </w:rPr>
              <w:fldChar w:fldCharType="end"/>
            </w:r>
          </w:hyperlink>
        </w:p>
        <w:p w14:paraId="7D91DC46" w14:textId="7F2DFA93" w:rsidR="00FF6B02" w:rsidRDefault="00FF6B02">
          <w:pPr>
            <w:pStyle w:val="TOC1"/>
            <w:tabs>
              <w:tab w:val="left" w:pos="720"/>
              <w:tab w:val="right" w:leader="dot" w:pos="9062"/>
            </w:tabs>
            <w:rPr>
              <w:rFonts w:eastAsiaTheme="minorEastAsia"/>
              <w:noProof/>
              <w:lang w:eastAsia="nl-NL"/>
            </w:rPr>
          </w:pPr>
          <w:hyperlink w:anchor="_Toc222499728" w:history="1">
            <w:r w:rsidRPr="00C077F0">
              <w:rPr>
                <w:rStyle w:val="Hyperlink"/>
                <w:noProof/>
              </w:rPr>
              <w:t>12.</w:t>
            </w:r>
            <w:r>
              <w:rPr>
                <w:rFonts w:eastAsiaTheme="minorEastAsia"/>
                <w:noProof/>
                <w:lang w:eastAsia="nl-NL"/>
              </w:rPr>
              <w:tab/>
            </w:r>
            <w:r w:rsidRPr="00C077F0">
              <w:rPr>
                <w:rStyle w:val="Hyperlink"/>
                <w:noProof/>
              </w:rPr>
              <w:t>Toeslagen</w:t>
            </w:r>
            <w:r>
              <w:rPr>
                <w:noProof/>
                <w:webHidden/>
              </w:rPr>
              <w:tab/>
            </w:r>
            <w:r>
              <w:rPr>
                <w:noProof/>
                <w:webHidden/>
              </w:rPr>
              <w:fldChar w:fldCharType="begin"/>
            </w:r>
            <w:r>
              <w:rPr>
                <w:noProof/>
                <w:webHidden/>
              </w:rPr>
              <w:instrText xml:space="preserve"> PAGEREF _Toc222499728 \h </w:instrText>
            </w:r>
            <w:r>
              <w:rPr>
                <w:noProof/>
                <w:webHidden/>
              </w:rPr>
            </w:r>
            <w:r>
              <w:rPr>
                <w:noProof/>
                <w:webHidden/>
              </w:rPr>
              <w:fldChar w:fldCharType="separate"/>
            </w:r>
            <w:r>
              <w:rPr>
                <w:noProof/>
                <w:webHidden/>
              </w:rPr>
              <w:t>29</w:t>
            </w:r>
            <w:r>
              <w:rPr>
                <w:noProof/>
                <w:webHidden/>
              </w:rPr>
              <w:fldChar w:fldCharType="end"/>
            </w:r>
          </w:hyperlink>
        </w:p>
        <w:p w14:paraId="5FBC5FF7" w14:textId="7A70B9A0" w:rsidR="00FF6B02" w:rsidRDefault="00FF6B02">
          <w:pPr>
            <w:pStyle w:val="TOC1"/>
            <w:tabs>
              <w:tab w:val="left" w:pos="720"/>
              <w:tab w:val="right" w:leader="dot" w:pos="9062"/>
            </w:tabs>
            <w:rPr>
              <w:rFonts w:eastAsiaTheme="minorEastAsia"/>
              <w:noProof/>
              <w:lang w:eastAsia="nl-NL"/>
            </w:rPr>
          </w:pPr>
          <w:hyperlink w:anchor="_Toc222499729" w:history="1">
            <w:r w:rsidRPr="00C077F0">
              <w:rPr>
                <w:rStyle w:val="Hyperlink"/>
                <w:noProof/>
              </w:rPr>
              <w:t>13.</w:t>
            </w:r>
            <w:r>
              <w:rPr>
                <w:rFonts w:eastAsiaTheme="minorEastAsia"/>
                <w:noProof/>
                <w:lang w:eastAsia="nl-NL"/>
              </w:rPr>
              <w:tab/>
            </w:r>
            <w:r w:rsidRPr="00C077F0">
              <w:rPr>
                <w:rStyle w:val="Hyperlink"/>
                <w:noProof/>
              </w:rPr>
              <w:t>Risicodelingsreserve</w:t>
            </w:r>
            <w:r>
              <w:rPr>
                <w:noProof/>
                <w:webHidden/>
              </w:rPr>
              <w:tab/>
            </w:r>
            <w:r>
              <w:rPr>
                <w:noProof/>
                <w:webHidden/>
              </w:rPr>
              <w:fldChar w:fldCharType="begin"/>
            </w:r>
            <w:r>
              <w:rPr>
                <w:noProof/>
                <w:webHidden/>
              </w:rPr>
              <w:instrText xml:space="preserve"> PAGEREF _Toc222499729 \h </w:instrText>
            </w:r>
            <w:r>
              <w:rPr>
                <w:noProof/>
                <w:webHidden/>
              </w:rPr>
            </w:r>
            <w:r>
              <w:rPr>
                <w:noProof/>
                <w:webHidden/>
              </w:rPr>
              <w:fldChar w:fldCharType="separate"/>
            </w:r>
            <w:r>
              <w:rPr>
                <w:noProof/>
                <w:webHidden/>
              </w:rPr>
              <w:t>30</w:t>
            </w:r>
            <w:r>
              <w:rPr>
                <w:noProof/>
                <w:webHidden/>
              </w:rPr>
              <w:fldChar w:fldCharType="end"/>
            </w:r>
          </w:hyperlink>
        </w:p>
        <w:p w14:paraId="58BA6E5B" w14:textId="545076FE" w:rsidR="00FF6B02" w:rsidRDefault="00FF6B02">
          <w:pPr>
            <w:pStyle w:val="TOC2"/>
            <w:tabs>
              <w:tab w:val="left" w:pos="1200"/>
              <w:tab w:val="right" w:leader="dot" w:pos="9062"/>
            </w:tabs>
            <w:rPr>
              <w:rFonts w:eastAsiaTheme="minorEastAsia"/>
              <w:noProof/>
              <w:lang w:eastAsia="nl-NL"/>
            </w:rPr>
          </w:pPr>
          <w:hyperlink w:anchor="_Toc222499730" w:history="1">
            <w:r w:rsidRPr="00C077F0">
              <w:rPr>
                <w:rStyle w:val="Hyperlink"/>
                <w:noProof/>
              </w:rPr>
              <w:t>13.1.</w:t>
            </w:r>
            <w:r>
              <w:rPr>
                <w:rFonts w:eastAsiaTheme="minorEastAsia"/>
                <w:noProof/>
                <w:lang w:eastAsia="nl-NL"/>
              </w:rPr>
              <w:tab/>
            </w:r>
            <w:r w:rsidRPr="00C077F0">
              <w:rPr>
                <w:rStyle w:val="Hyperlink"/>
                <w:noProof/>
              </w:rPr>
              <w:t>Vulregels risicodelingsreserve</w:t>
            </w:r>
            <w:r>
              <w:rPr>
                <w:noProof/>
                <w:webHidden/>
              </w:rPr>
              <w:tab/>
            </w:r>
            <w:r>
              <w:rPr>
                <w:noProof/>
                <w:webHidden/>
              </w:rPr>
              <w:fldChar w:fldCharType="begin"/>
            </w:r>
            <w:r>
              <w:rPr>
                <w:noProof/>
                <w:webHidden/>
              </w:rPr>
              <w:instrText xml:space="preserve"> PAGEREF _Toc222499730 \h </w:instrText>
            </w:r>
            <w:r>
              <w:rPr>
                <w:noProof/>
                <w:webHidden/>
              </w:rPr>
            </w:r>
            <w:r>
              <w:rPr>
                <w:noProof/>
                <w:webHidden/>
              </w:rPr>
              <w:fldChar w:fldCharType="separate"/>
            </w:r>
            <w:r>
              <w:rPr>
                <w:noProof/>
                <w:webHidden/>
              </w:rPr>
              <w:t>30</w:t>
            </w:r>
            <w:r>
              <w:rPr>
                <w:noProof/>
                <w:webHidden/>
              </w:rPr>
              <w:fldChar w:fldCharType="end"/>
            </w:r>
          </w:hyperlink>
        </w:p>
        <w:p w14:paraId="03287AEB" w14:textId="30126CA6" w:rsidR="00FF6B02" w:rsidRDefault="00FF6B02">
          <w:pPr>
            <w:pStyle w:val="TOC2"/>
            <w:tabs>
              <w:tab w:val="left" w:pos="1200"/>
              <w:tab w:val="right" w:leader="dot" w:pos="9062"/>
            </w:tabs>
            <w:rPr>
              <w:rFonts w:eastAsiaTheme="minorEastAsia"/>
              <w:noProof/>
              <w:lang w:eastAsia="nl-NL"/>
            </w:rPr>
          </w:pPr>
          <w:hyperlink w:anchor="_Toc222499731" w:history="1">
            <w:r w:rsidRPr="00C077F0">
              <w:rPr>
                <w:rStyle w:val="Hyperlink"/>
                <w:noProof/>
              </w:rPr>
              <w:t>13.2.</w:t>
            </w:r>
            <w:r>
              <w:rPr>
                <w:rFonts w:eastAsiaTheme="minorEastAsia"/>
                <w:noProof/>
                <w:lang w:eastAsia="nl-NL"/>
              </w:rPr>
              <w:tab/>
            </w:r>
            <w:r w:rsidRPr="00C077F0">
              <w:rPr>
                <w:rStyle w:val="Hyperlink"/>
                <w:noProof/>
              </w:rPr>
              <w:t>Uitdeelregels risicodelingsreserve</w:t>
            </w:r>
            <w:r>
              <w:rPr>
                <w:noProof/>
                <w:webHidden/>
              </w:rPr>
              <w:tab/>
            </w:r>
            <w:r>
              <w:rPr>
                <w:noProof/>
                <w:webHidden/>
              </w:rPr>
              <w:fldChar w:fldCharType="begin"/>
            </w:r>
            <w:r>
              <w:rPr>
                <w:noProof/>
                <w:webHidden/>
              </w:rPr>
              <w:instrText xml:space="preserve"> PAGEREF _Toc222499731 \h </w:instrText>
            </w:r>
            <w:r>
              <w:rPr>
                <w:noProof/>
                <w:webHidden/>
              </w:rPr>
            </w:r>
            <w:r>
              <w:rPr>
                <w:noProof/>
                <w:webHidden/>
              </w:rPr>
              <w:fldChar w:fldCharType="separate"/>
            </w:r>
            <w:r>
              <w:rPr>
                <w:noProof/>
                <w:webHidden/>
              </w:rPr>
              <w:t>30</w:t>
            </w:r>
            <w:r>
              <w:rPr>
                <w:noProof/>
                <w:webHidden/>
              </w:rPr>
              <w:fldChar w:fldCharType="end"/>
            </w:r>
          </w:hyperlink>
        </w:p>
        <w:p w14:paraId="43004564" w14:textId="79F544E2" w:rsidR="00FF6B02" w:rsidRDefault="00FF6B02">
          <w:pPr>
            <w:pStyle w:val="TOC2"/>
            <w:tabs>
              <w:tab w:val="left" w:pos="1200"/>
              <w:tab w:val="right" w:leader="dot" w:pos="9062"/>
            </w:tabs>
            <w:rPr>
              <w:rFonts w:eastAsiaTheme="minorEastAsia"/>
              <w:noProof/>
              <w:lang w:eastAsia="nl-NL"/>
            </w:rPr>
          </w:pPr>
          <w:hyperlink w:anchor="_Toc222499732" w:history="1">
            <w:r w:rsidRPr="00C077F0">
              <w:rPr>
                <w:rStyle w:val="Hyperlink"/>
                <w:noProof/>
              </w:rPr>
              <w:t>13.3.</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_Toc222499732 \h </w:instrText>
            </w:r>
            <w:r>
              <w:rPr>
                <w:noProof/>
                <w:webHidden/>
              </w:rPr>
            </w:r>
            <w:r>
              <w:rPr>
                <w:noProof/>
                <w:webHidden/>
              </w:rPr>
              <w:fldChar w:fldCharType="separate"/>
            </w:r>
            <w:r>
              <w:rPr>
                <w:noProof/>
                <w:webHidden/>
              </w:rPr>
              <w:t>30</w:t>
            </w:r>
            <w:r>
              <w:rPr>
                <w:noProof/>
                <w:webHidden/>
              </w:rPr>
              <w:fldChar w:fldCharType="end"/>
            </w:r>
          </w:hyperlink>
        </w:p>
        <w:p w14:paraId="7C72D3C2" w14:textId="7F0AC0FA" w:rsidR="00FF6B02" w:rsidRDefault="00FF6B02">
          <w:pPr>
            <w:pStyle w:val="TOC1"/>
            <w:tabs>
              <w:tab w:val="left" w:pos="720"/>
              <w:tab w:val="right" w:leader="dot" w:pos="9062"/>
            </w:tabs>
            <w:rPr>
              <w:rFonts w:eastAsiaTheme="minorEastAsia"/>
              <w:noProof/>
              <w:lang w:eastAsia="nl-NL"/>
            </w:rPr>
          </w:pPr>
          <w:hyperlink w:anchor="_Toc222499733" w:history="1">
            <w:r w:rsidRPr="00C077F0">
              <w:rPr>
                <w:rStyle w:val="Hyperlink"/>
                <w:noProof/>
              </w:rPr>
              <w:t>14.</w:t>
            </w:r>
            <w:r>
              <w:rPr>
                <w:rFonts w:eastAsiaTheme="minorEastAsia"/>
                <w:noProof/>
                <w:lang w:eastAsia="nl-NL"/>
              </w:rPr>
              <w:tab/>
            </w:r>
            <w:r w:rsidRPr="00C077F0">
              <w:rPr>
                <w:rStyle w:val="Hyperlink"/>
                <w:noProof/>
              </w:rPr>
              <w:t>Excasso</w:t>
            </w:r>
            <w:r>
              <w:rPr>
                <w:noProof/>
                <w:webHidden/>
              </w:rPr>
              <w:tab/>
            </w:r>
            <w:r>
              <w:rPr>
                <w:noProof/>
                <w:webHidden/>
              </w:rPr>
              <w:fldChar w:fldCharType="begin"/>
            </w:r>
            <w:r>
              <w:rPr>
                <w:noProof/>
                <w:webHidden/>
              </w:rPr>
              <w:instrText xml:space="preserve"> PAGEREF _Toc222499733 \h </w:instrText>
            </w:r>
            <w:r>
              <w:rPr>
                <w:noProof/>
                <w:webHidden/>
              </w:rPr>
            </w:r>
            <w:r>
              <w:rPr>
                <w:noProof/>
                <w:webHidden/>
              </w:rPr>
              <w:fldChar w:fldCharType="separate"/>
            </w:r>
            <w:r>
              <w:rPr>
                <w:noProof/>
                <w:webHidden/>
              </w:rPr>
              <w:t>31</w:t>
            </w:r>
            <w:r>
              <w:rPr>
                <w:noProof/>
                <w:webHidden/>
              </w:rPr>
              <w:fldChar w:fldCharType="end"/>
            </w:r>
          </w:hyperlink>
        </w:p>
        <w:p w14:paraId="5C32C6CA" w14:textId="67356A68" w:rsidR="00FF6B02" w:rsidRDefault="00FF6B02">
          <w:pPr>
            <w:pStyle w:val="TOC1"/>
            <w:tabs>
              <w:tab w:val="left" w:pos="720"/>
              <w:tab w:val="right" w:leader="dot" w:pos="9062"/>
            </w:tabs>
            <w:rPr>
              <w:rFonts w:eastAsiaTheme="minorEastAsia"/>
              <w:noProof/>
              <w:lang w:eastAsia="nl-NL"/>
            </w:rPr>
          </w:pPr>
          <w:hyperlink w:anchor="_Toc222499734" w:history="1">
            <w:r w:rsidRPr="00C077F0">
              <w:rPr>
                <w:rStyle w:val="Hyperlink"/>
                <w:noProof/>
              </w:rPr>
              <w:t>15.</w:t>
            </w:r>
            <w:r>
              <w:rPr>
                <w:rFonts w:eastAsiaTheme="minorEastAsia"/>
                <w:noProof/>
                <w:lang w:eastAsia="nl-NL"/>
              </w:rPr>
              <w:tab/>
            </w:r>
            <w:r w:rsidRPr="00C077F0">
              <w:rPr>
                <w:rStyle w:val="Hyperlink"/>
                <w:noProof/>
              </w:rPr>
              <w:t>Invaren, overgangsrecht en eerbiedigende werking</w:t>
            </w:r>
            <w:r>
              <w:rPr>
                <w:noProof/>
                <w:webHidden/>
              </w:rPr>
              <w:tab/>
            </w:r>
            <w:r>
              <w:rPr>
                <w:noProof/>
                <w:webHidden/>
              </w:rPr>
              <w:fldChar w:fldCharType="begin"/>
            </w:r>
            <w:r>
              <w:rPr>
                <w:noProof/>
                <w:webHidden/>
              </w:rPr>
              <w:instrText xml:space="preserve"> PAGEREF _Toc222499734 \h </w:instrText>
            </w:r>
            <w:r>
              <w:rPr>
                <w:noProof/>
                <w:webHidden/>
              </w:rPr>
            </w:r>
            <w:r>
              <w:rPr>
                <w:noProof/>
                <w:webHidden/>
              </w:rPr>
              <w:fldChar w:fldCharType="separate"/>
            </w:r>
            <w:r>
              <w:rPr>
                <w:noProof/>
                <w:webHidden/>
              </w:rPr>
              <w:t>32</w:t>
            </w:r>
            <w:r>
              <w:rPr>
                <w:noProof/>
                <w:webHidden/>
              </w:rPr>
              <w:fldChar w:fldCharType="end"/>
            </w:r>
          </w:hyperlink>
        </w:p>
        <w:p w14:paraId="23012367" w14:textId="3FB71DCC" w:rsidR="00FF6B02" w:rsidRDefault="00FF6B02">
          <w:pPr>
            <w:pStyle w:val="TOC1"/>
            <w:tabs>
              <w:tab w:val="left" w:pos="720"/>
              <w:tab w:val="right" w:leader="dot" w:pos="9062"/>
            </w:tabs>
            <w:rPr>
              <w:rFonts w:eastAsiaTheme="minorEastAsia"/>
              <w:noProof/>
              <w:lang w:eastAsia="nl-NL"/>
            </w:rPr>
          </w:pPr>
          <w:hyperlink w:anchor="_Toc222499735" w:history="1">
            <w:r w:rsidRPr="00C077F0">
              <w:rPr>
                <w:rStyle w:val="Hyperlink"/>
                <w:noProof/>
              </w:rPr>
              <w:t>16.</w:t>
            </w:r>
            <w:r>
              <w:rPr>
                <w:rFonts w:eastAsiaTheme="minorEastAsia"/>
                <w:noProof/>
                <w:lang w:eastAsia="nl-NL"/>
              </w:rPr>
              <w:tab/>
            </w:r>
            <w:r w:rsidRPr="00C077F0">
              <w:rPr>
                <w:rStyle w:val="Hyperlink"/>
                <w:noProof/>
              </w:rPr>
              <w:t>Compensatie</w:t>
            </w:r>
            <w:r>
              <w:rPr>
                <w:noProof/>
                <w:webHidden/>
              </w:rPr>
              <w:tab/>
            </w:r>
            <w:r>
              <w:rPr>
                <w:noProof/>
                <w:webHidden/>
              </w:rPr>
              <w:fldChar w:fldCharType="begin"/>
            </w:r>
            <w:r>
              <w:rPr>
                <w:noProof/>
                <w:webHidden/>
              </w:rPr>
              <w:instrText xml:space="preserve"> PAGEREF _Toc222499735 \h </w:instrText>
            </w:r>
            <w:r>
              <w:rPr>
                <w:noProof/>
                <w:webHidden/>
              </w:rPr>
            </w:r>
            <w:r>
              <w:rPr>
                <w:noProof/>
                <w:webHidden/>
              </w:rPr>
              <w:fldChar w:fldCharType="separate"/>
            </w:r>
            <w:r>
              <w:rPr>
                <w:noProof/>
                <w:webHidden/>
              </w:rPr>
              <w:t>33</w:t>
            </w:r>
            <w:r>
              <w:rPr>
                <w:noProof/>
                <w:webHidden/>
              </w:rPr>
              <w:fldChar w:fldCharType="end"/>
            </w:r>
          </w:hyperlink>
        </w:p>
        <w:p w14:paraId="7DB7EF18" w14:textId="4791AE3B" w:rsidR="00FF6B02" w:rsidRDefault="00FF6B02">
          <w:pPr>
            <w:pStyle w:val="TOC2"/>
            <w:tabs>
              <w:tab w:val="left" w:pos="1200"/>
              <w:tab w:val="right" w:leader="dot" w:pos="9062"/>
            </w:tabs>
            <w:rPr>
              <w:rFonts w:eastAsiaTheme="minorEastAsia"/>
              <w:noProof/>
              <w:lang w:eastAsia="nl-NL"/>
            </w:rPr>
          </w:pPr>
          <w:hyperlink w:anchor="_Toc222499736" w:history="1">
            <w:r w:rsidRPr="00C077F0">
              <w:rPr>
                <w:rStyle w:val="Hyperlink"/>
                <w:noProof/>
              </w:rPr>
              <w:t>16.1.</w:t>
            </w:r>
            <w:r>
              <w:rPr>
                <w:rFonts w:eastAsiaTheme="minorEastAsia"/>
                <w:noProof/>
                <w:lang w:eastAsia="nl-NL"/>
              </w:rPr>
              <w:tab/>
            </w:r>
            <w:r w:rsidRPr="00C077F0">
              <w:rPr>
                <w:rStyle w:val="Hyperlink"/>
                <w:noProof/>
              </w:rPr>
              <w:t>Fondsen</w:t>
            </w:r>
            <w:r>
              <w:rPr>
                <w:noProof/>
                <w:webHidden/>
              </w:rPr>
              <w:tab/>
            </w:r>
            <w:r>
              <w:rPr>
                <w:noProof/>
                <w:webHidden/>
              </w:rPr>
              <w:fldChar w:fldCharType="begin"/>
            </w:r>
            <w:r>
              <w:rPr>
                <w:noProof/>
                <w:webHidden/>
              </w:rPr>
              <w:instrText xml:space="preserve"> PAGEREF _Toc222499736 \h </w:instrText>
            </w:r>
            <w:r>
              <w:rPr>
                <w:noProof/>
                <w:webHidden/>
              </w:rPr>
            </w:r>
            <w:r>
              <w:rPr>
                <w:noProof/>
                <w:webHidden/>
              </w:rPr>
              <w:fldChar w:fldCharType="separate"/>
            </w:r>
            <w:r>
              <w:rPr>
                <w:noProof/>
                <w:webHidden/>
              </w:rPr>
              <w:t>33</w:t>
            </w:r>
            <w:r>
              <w:rPr>
                <w:noProof/>
                <w:webHidden/>
              </w:rPr>
              <w:fldChar w:fldCharType="end"/>
            </w:r>
          </w:hyperlink>
        </w:p>
        <w:p w14:paraId="14A21924" w14:textId="3DE5728E" w:rsidR="00841EB4" w:rsidRDefault="00841EB4">
          <w:r>
            <w:rPr>
              <w:b/>
              <w:bCs/>
            </w:rPr>
            <w:fldChar w:fldCharType="end"/>
          </w:r>
        </w:p>
      </w:sdtContent>
    </w:sdt>
    <w:p w14:paraId="7DC08B1F" w14:textId="77777777" w:rsidR="00841EB4" w:rsidRPr="00D24DC4" w:rsidRDefault="00841EB4" w:rsidP="00E80CAA">
      <w:pPr>
        <w:rPr>
          <w:b/>
          <w:bCs/>
          <w:sz w:val="32"/>
          <w:szCs w:val="32"/>
        </w:rPr>
      </w:pPr>
    </w:p>
    <w:p w14:paraId="73C105B1" w14:textId="77777777" w:rsidR="008625D0" w:rsidRDefault="008625D0">
      <w:pPr>
        <w:spacing w:line="259" w:lineRule="auto"/>
        <w:rPr>
          <w:rFonts w:asciiTheme="majorHAnsi" w:eastAsiaTheme="majorEastAsia" w:hAnsiTheme="majorHAnsi" w:cstheme="majorBidi"/>
          <w:color w:val="0F4761" w:themeColor="accent1" w:themeShade="BF"/>
          <w:sz w:val="40"/>
          <w:szCs w:val="40"/>
        </w:rPr>
      </w:pPr>
      <w:r>
        <w:br w:type="page"/>
      </w:r>
    </w:p>
    <w:p w14:paraId="0C72D53F" w14:textId="77777777" w:rsidR="002D5D9A" w:rsidRPr="00A97FF6" w:rsidRDefault="002D5D9A" w:rsidP="002D5D9A">
      <w:pPr>
        <w:pStyle w:val="Heading1"/>
        <w:spacing w:line="259" w:lineRule="auto"/>
        <w:jc w:val="both"/>
        <w:rPr>
          <w:rFonts w:eastAsia="Times New Roman"/>
        </w:rPr>
      </w:pPr>
      <w:bookmarkStart w:id="2" w:name="_Toc222499684"/>
      <w:r w:rsidRPr="00A97FF6">
        <w:rPr>
          <w:rFonts w:eastAsia="Times New Roman"/>
        </w:rPr>
        <w:lastRenderedPageBreak/>
        <w:t>Documentbeheer</w:t>
      </w:r>
      <w:bookmarkEnd w:id="2"/>
    </w:p>
    <w:p w14:paraId="2C6B9A7E" w14:textId="0C7D9128" w:rsidR="002D5D9A" w:rsidRDefault="002D5D9A" w:rsidP="002D5D9A">
      <w:pPr>
        <w:rPr>
          <w:rFonts w:ascii="Aptos" w:eastAsia="Aptos" w:hAnsi="Aptos" w:cs="Times New Roman"/>
          <w:sz w:val="22"/>
          <w:szCs w:val="22"/>
        </w:rPr>
      </w:pPr>
      <w:r w:rsidRPr="00A97FF6">
        <w:rPr>
          <w:rFonts w:ascii="Aptos" w:eastAsia="Aptos" w:hAnsi="Aptos" w:cs="Times New Roman"/>
          <w:sz w:val="22"/>
          <w:szCs w:val="22"/>
        </w:rPr>
        <w:t xml:space="preserve">Dit document wordt beheerd door Jitty van der Kuur van IG&amp;H </w:t>
      </w:r>
    </w:p>
    <w:p w14:paraId="3F3D4C9D" w14:textId="323B5510" w:rsidR="00BE46F6" w:rsidRPr="00A97FF6" w:rsidRDefault="00BE46F6" w:rsidP="002D5D9A">
      <w:pPr>
        <w:rPr>
          <w:rFonts w:ascii="Aptos" w:eastAsia="Aptos" w:hAnsi="Aptos" w:cs="Times New Roman"/>
          <w:sz w:val="22"/>
          <w:szCs w:val="22"/>
        </w:rPr>
      </w:pPr>
      <w:r w:rsidRPr="00230AF7">
        <w:rPr>
          <w:rFonts w:ascii="Aptos" w:eastAsia="Aptos" w:hAnsi="Aptos" w:cs="Times New Roman"/>
          <w:sz w:val="22"/>
          <w:szCs w:val="22"/>
          <w:highlight w:val="yellow"/>
        </w:rPr>
        <w:t>Dit document is voor intern gebruik, als het met externen wordt gedeeld zullen de ge</w:t>
      </w:r>
      <w:r w:rsidR="00D41AE8" w:rsidRPr="00230AF7">
        <w:rPr>
          <w:rFonts w:ascii="Aptos" w:eastAsia="Aptos" w:hAnsi="Aptos" w:cs="Times New Roman"/>
          <w:sz w:val="22"/>
          <w:szCs w:val="22"/>
          <w:highlight w:val="yellow"/>
        </w:rPr>
        <w:t xml:space="preserve">kleurde tekstblokken aangepast/verwijderd moeten worden en </w:t>
      </w:r>
      <w:r w:rsidR="00F65185" w:rsidRPr="00230AF7">
        <w:rPr>
          <w:rFonts w:ascii="Aptos" w:eastAsia="Aptos" w:hAnsi="Aptos" w:cs="Times New Roman"/>
          <w:sz w:val="22"/>
          <w:szCs w:val="22"/>
          <w:highlight w:val="yellow"/>
        </w:rPr>
        <w:t xml:space="preserve">zullen </w:t>
      </w:r>
      <w:r w:rsidR="00D41AE8" w:rsidRPr="00230AF7">
        <w:rPr>
          <w:rFonts w:ascii="Aptos" w:eastAsia="Aptos" w:hAnsi="Aptos" w:cs="Times New Roman"/>
          <w:sz w:val="22"/>
          <w:szCs w:val="22"/>
          <w:highlight w:val="yellow"/>
        </w:rPr>
        <w:t>de fondsspecifieke gegevens (meestal genoemd onder een aparte paragraaf Fondsen</w:t>
      </w:r>
      <w:r w:rsidR="00F65185" w:rsidRPr="00230AF7">
        <w:rPr>
          <w:rFonts w:ascii="Aptos" w:eastAsia="Aptos" w:hAnsi="Aptos" w:cs="Times New Roman"/>
          <w:sz w:val="22"/>
          <w:szCs w:val="22"/>
          <w:highlight w:val="yellow"/>
        </w:rPr>
        <w:t>) verwijderd moeten worden</w:t>
      </w:r>
    </w:p>
    <w:p w14:paraId="3712ADFD" w14:textId="77777777" w:rsidR="002D5D9A" w:rsidRPr="00A97FF6" w:rsidRDefault="002D5D9A" w:rsidP="002D5D9A">
      <w:pPr>
        <w:keepNext/>
        <w:keepLines/>
        <w:spacing w:before="160" w:after="80" w:line="259" w:lineRule="auto"/>
        <w:jc w:val="both"/>
        <w:outlineLvl w:val="1"/>
        <w:rPr>
          <w:rFonts w:ascii="Aptos Display" w:eastAsia="Times New Roman" w:hAnsi="Aptos Display" w:cs="Times New Roman"/>
          <w:color w:val="0F4761"/>
          <w:sz w:val="32"/>
          <w:szCs w:val="32"/>
        </w:rPr>
      </w:pPr>
      <w:bookmarkStart w:id="3" w:name="_Toc169699714"/>
      <w:bookmarkStart w:id="4" w:name="_Toc169781559"/>
      <w:bookmarkStart w:id="5" w:name="_Toc170917622"/>
      <w:bookmarkStart w:id="6" w:name="_Toc222499685"/>
      <w:r w:rsidRPr="00A97FF6">
        <w:rPr>
          <w:rFonts w:ascii="Aptos Display" w:eastAsia="Times New Roman" w:hAnsi="Aptos Display" w:cs="Times New Roman"/>
          <w:color w:val="0F4761"/>
          <w:sz w:val="32"/>
          <w:szCs w:val="32"/>
        </w:rPr>
        <w:t>Versiebeheer</w:t>
      </w:r>
      <w:bookmarkEnd w:id="3"/>
      <w:bookmarkEnd w:id="4"/>
      <w:bookmarkEnd w:id="5"/>
      <w:bookmarkEnd w:id="6"/>
    </w:p>
    <w:tbl>
      <w:tblPr>
        <w:tblStyle w:val="TableGrid"/>
        <w:tblW w:w="0" w:type="auto"/>
        <w:tblLook w:val="04A0" w:firstRow="1" w:lastRow="0" w:firstColumn="1" w:lastColumn="0" w:noHBand="0" w:noVBand="1"/>
      </w:tblPr>
      <w:tblGrid>
        <w:gridCol w:w="2242"/>
        <w:gridCol w:w="849"/>
        <w:gridCol w:w="1489"/>
        <w:gridCol w:w="4482"/>
      </w:tblGrid>
      <w:tr w:rsidR="002D5D9A" w:rsidRPr="00A97FF6" w14:paraId="58DB49E2" w14:textId="77777777" w:rsidTr="00281AD1">
        <w:tc>
          <w:tcPr>
            <w:tcW w:w="2242" w:type="dxa"/>
          </w:tcPr>
          <w:p w14:paraId="62A9910F"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Auteur</w:t>
            </w:r>
          </w:p>
        </w:tc>
        <w:tc>
          <w:tcPr>
            <w:tcW w:w="849" w:type="dxa"/>
          </w:tcPr>
          <w:p w14:paraId="1E2ED799"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Versie</w:t>
            </w:r>
          </w:p>
        </w:tc>
        <w:tc>
          <w:tcPr>
            <w:tcW w:w="1489" w:type="dxa"/>
          </w:tcPr>
          <w:p w14:paraId="0611D8AF"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Versiedatum</w:t>
            </w:r>
          </w:p>
        </w:tc>
        <w:tc>
          <w:tcPr>
            <w:tcW w:w="4482" w:type="dxa"/>
          </w:tcPr>
          <w:p w14:paraId="75B26BB7"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Omschrijving</w:t>
            </w:r>
          </w:p>
        </w:tc>
      </w:tr>
      <w:tr w:rsidR="002D5D9A" w:rsidRPr="00A97FF6" w14:paraId="257EEF6A" w14:textId="77777777" w:rsidTr="00281AD1">
        <w:tc>
          <w:tcPr>
            <w:tcW w:w="2242" w:type="dxa"/>
          </w:tcPr>
          <w:p w14:paraId="6FAE4D6C" w14:textId="0A651B15" w:rsidR="002D5D9A" w:rsidRPr="00A97FF6" w:rsidRDefault="002D5D9A" w:rsidP="00281AD1">
            <w:pPr>
              <w:rPr>
                <w:rFonts w:ascii="Aptos" w:eastAsia="Aptos" w:hAnsi="Aptos" w:cs="Times New Roman"/>
                <w:sz w:val="22"/>
                <w:szCs w:val="22"/>
              </w:rPr>
            </w:pPr>
            <w:r w:rsidRPr="00A97FF6">
              <w:rPr>
                <w:rFonts w:ascii="Aptos" w:eastAsia="Aptos" w:hAnsi="Aptos" w:cs="Times New Roman"/>
                <w:sz w:val="22"/>
                <w:szCs w:val="22"/>
              </w:rPr>
              <w:t>Jitty</w:t>
            </w:r>
          </w:p>
        </w:tc>
        <w:tc>
          <w:tcPr>
            <w:tcW w:w="849" w:type="dxa"/>
          </w:tcPr>
          <w:p w14:paraId="0CDD1EC6" w14:textId="5615B516" w:rsidR="002D5D9A" w:rsidRPr="00A97FF6" w:rsidRDefault="002D5D9A" w:rsidP="00281AD1">
            <w:pPr>
              <w:rPr>
                <w:rFonts w:ascii="Aptos" w:eastAsia="Aptos" w:hAnsi="Aptos" w:cs="Times New Roman"/>
                <w:sz w:val="22"/>
                <w:szCs w:val="22"/>
              </w:rPr>
            </w:pPr>
            <w:r w:rsidRPr="00A97FF6">
              <w:rPr>
                <w:rFonts w:ascii="Aptos" w:eastAsia="Aptos" w:hAnsi="Aptos" w:cs="Times New Roman"/>
                <w:sz w:val="22"/>
                <w:szCs w:val="22"/>
              </w:rPr>
              <w:t>0.</w:t>
            </w:r>
            <w:r w:rsidR="00786DF9">
              <w:rPr>
                <w:rFonts w:ascii="Aptos" w:eastAsia="Aptos" w:hAnsi="Aptos" w:cs="Times New Roman"/>
                <w:sz w:val="22"/>
                <w:szCs w:val="22"/>
              </w:rPr>
              <w:t xml:space="preserve"> 0</w:t>
            </w:r>
            <w:r w:rsidRPr="00A97FF6">
              <w:rPr>
                <w:rFonts w:ascii="Aptos" w:eastAsia="Aptos" w:hAnsi="Aptos" w:cs="Times New Roman"/>
                <w:sz w:val="22"/>
                <w:szCs w:val="22"/>
              </w:rPr>
              <w:t>1</w:t>
            </w:r>
          </w:p>
        </w:tc>
        <w:tc>
          <w:tcPr>
            <w:tcW w:w="1489" w:type="dxa"/>
          </w:tcPr>
          <w:p w14:paraId="19F25332" w14:textId="67B40F3C" w:rsidR="002D5D9A" w:rsidRPr="003F2001" w:rsidRDefault="00FA16F8" w:rsidP="00281AD1">
            <w:pPr>
              <w:rPr>
                <w:rFonts w:ascii="Aptos" w:eastAsia="Aptos" w:hAnsi="Aptos" w:cs="Times New Roman"/>
                <w:sz w:val="22"/>
                <w:szCs w:val="22"/>
              </w:rPr>
            </w:pPr>
            <w:r>
              <w:rPr>
                <w:rFonts w:ascii="Aptos" w:eastAsia="Aptos" w:hAnsi="Aptos" w:cs="Times New Roman"/>
                <w:sz w:val="22"/>
                <w:szCs w:val="22"/>
              </w:rPr>
              <w:t>0</w:t>
            </w:r>
            <w:r w:rsidR="00B432C2">
              <w:rPr>
                <w:rFonts w:ascii="Aptos" w:eastAsia="Aptos" w:hAnsi="Aptos" w:cs="Times New Roman"/>
                <w:sz w:val="22"/>
                <w:szCs w:val="22"/>
              </w:rPr>
              <w:t>8</w:t>
            </w:r>
            <w:r w:rsidR="003F2001" w:rsidRPr="003F2001">
              <w:rPr>
                <w:rFonts w:ascii="Aptos" w:eastAsia="Aptos" w:hAnsi="Aptos" w:cs="Times New Roman"/>
                <w:sz w:val="22"/>
                <w:szCs w:val="22"/>
              </w:rPr>
              <w:t>-1</w:t>
            </w:r>
            <w:r>
              <w:rPr>
                <w:rFonts w:ascii="Aptos" w:eastAsia="Aptos" w:hAnsi="Aptos" w:cs="Times New Roman"/>
                <w:sz w:val="22"/>
                <w:szCs w:val="22"/>
              </w:rPr>
              <w:t>1</w:t>
            </w:r>
            <w:r w:rsidR="003F2001" w:rsidRPr="003F2001">
              <w:rPr>
                <w:rFonts w:ascii="Aptos" w:eastAsia="Aptos" w:hAnsi="Aptos" w:cs="Times New Roman"/>
                <w:sz w:val="22"/>
                <w:szCs w:val="22"/>
              </w:rPr>
              <w:t>-</w:t>
            </w:r>
            <w:r w:rsidR="002D5D9A" w:rsidRPr="003F2001">
              <w:rPr>
                <w:rFonts w:ascii="Aptos" w:eastAsia="Aptos" w:hAnsi="Aptos" w:cs="Times New Roman"/>
                <w:sz w:val="22"/>
                <w:szCs w:val="22"/>
              </w:rPr>
              <w:t>2024</w:t>
            </w:r>
          </w:p>
        </w:tc>
        <w:tc>
          <w:tcPr>
            <w:tcW w:w="4482" w:type="dxa"/>
          </w:tcPr>
          <w:p w14:paraId="006E60A9" w14:textId="77777777" w:rsidR="002D5D9A" w:rsidRPr="00A97FF6" w:rsidRDefault="002D5D9A" w:rsidP="00281AD1">
            <w:pPr>
              <w:rPr>
                <w:rFonts w:ascii="Aptos" w:eastAsia="Aptos" w:hAnsi="Aptos" w:cs="Times New Roman"/>
                <w:sz w:val="22"/>
                <w:szCs w:val="22"/>
              </w:rPr>
            </w:pPr>
            <w:r w:rsidRPr="00A97FF6">
              <w:rPr>
                <w:rFonts w:ascii="Aptos" w:eastAsia="Aptos" w:hAnsi="Aptos" w:cs="Times New Roman"/>
                <w:sz w:val="22"/>
                <w:szCs w:val="22"/>
              </w:rPr>
              <w:t>Initieel</w:t>
            </w:r>
          </w:p>
        </w:tc>
      </w:tr>
      <w:tr w:rsidR="001A5A57" w:rsidRPr="00A97FF6" w14:paraId="4174600D" w14:textId="77777777" w:rsidTr="00281AD1">
        <w:tc>
          <w:tcPr>
            <w:tcW w:w="2242" w:type="dxa"/>
          </w:tcPr>
          <w:p w14:paraId="5845BA7B" w14:textId="63CCBD9B" w:rsidR="001A5A57" w:rsidRPr="00A97FF6" w:rsidRDefault="001A5A57" w:rsidP="00281AD1">
            <w:pPr>
              <w:rPr>
                <w:rFonts w:ascii="Aptos" w:eastAsia="Aptos" w:hAnsi="Aptos" w:cs="Times New Roman"/>
                <w:sz w:val="22"/>
                <w:szCs w:val="22"/>
              </w:rPr>
            </w:pPr>
            <w:r w:rsidRPr="00A97FF6">
              <w:rPr>
                <w:rFonts w:ascii="Aptos" w:eastAsia="Aptos" w:hAnsi="Aptos" w:cs="Times New Roman"/>
                <w:sz w:val="22"/>
                <w:szCs w:val="22"/>
              </w:rPr>
              <w:t>Jitty</w:t>
            </w:r>
          </w:p>
        </w:tc>
        <w:tc>
          <w:tcPr>
            <w:tcW w:w="849" w:type="dxa"/>
          </w:tcPr>
          <w:p w14:paraId="060FE64A" w14:textId="4544BE6C" w:rsidR="001A5A57" w:rsidRPr="00A97FF6" w:rsidRDefault="001A5A57" w:rsidP="00281AD1">
            <w:pPr>
              <w:rPr>
                <w:rFonts w:ascii="Aptos" w:eastAsia="Aptos" w:hAnsi="Aptos" w:cs="Times New Roman"/>
                <w:sz w:val="22"/>
                <w:szCs w:val="22"/>
              </w:rPr>
            </w:pPr>
            <w:r w:rsidRPr="00A97FF6">
              <w:rPr>
                <w:rFonts w:ascii="Aptos" w:eastAsia="Aptos" w:hAnsi="Aptos" w:cs="Times New Roman"/>
                <w:sz w:val="22"/>
                <w:szCs w:val="22"/>
              </w:rPr>
              <w:t>0.</w:t>
            </w:r>
            <w:r>
              <w:rPr>
                <w:rFonts w:ascii="Aptos" w:eastAsia="Aptos" w:hAnsi="Aptos" w:cs="Times New Roman"/>
                <w:sz w:val="22"/>
                <w:szCs w:val="22"/>
              </w:rPr>
              <w:t xml:space="preserve"> 02</w:t>
            </w:r>
          </w:p>
        </w:tc>
        <w:tc>
          <w:tcPr>
            <w:tcW w:w="1489" w:type="dxa"/>
          </w:tcPr>
          <w:p w14:paraId="2B02640D" w14:textId="27264921" w:rsidR="001A5A57" w:rsidRPr="003F2001" w:rsidRDefault="001A5A57" w:rsidP="00281AD1">
            <w:pPr>
              <w:rPr>
                <w:rFonts w:ascii="Aptos" w:eastAsia="Aptos" w:hAnsi="Aptos" w:cs="Times New Roman"/>
                <w:sz w:val="22"/>
                <w:szCs w:val="22"/>
              </w:rPr>
            </w:pPr>
            <w:r>
              <w:rPr>
                <w:rFonts w:ascii="Aptos" w:eastAsia="Aptos" w:hAnsi="Aptos" w:cs="Times New Roman"/>
                <w:sz w:val="22"/>
                <w:szCs w:val="22"/>
              </w:rPr>
              <w:t>11</w:t>
            </w:r>
            <w:r w:rsidRPr="003F2001">
              <w:rPr>
                <w:rFonts w:ascii="Aptos" w:eastAsia="Aptos" w:hAnsi="Aptos" w:cs="Times New Roman"/>
                <w:sz w:val="22"/>
                <w:szCs w:val="22"/>
              </w:rPr>
              <w:t>-1</w:t>
            </w:r>
            <w:r>
              <w:rPr>
                <w:rFonts w:ascii="Aptos" w:eastAsia="Aptos" w:hAnsi="Aptos" w:cs="Times New Roman"/>
                <w:sz w:val="22"/>
                <w:szCs w:val="22"/>
              </w:rPr>
              <w:t>1</w:t>
            </w:r>
            <w:r w:rsidRPr="003F2001">
              <w:rPr>
                <w:rFonts w:ascii="Aptos" w:eastAsia="Aptos" w:hAnsi="Aptos" w:cs="Times New Roman"/>
                <w:sz w:val="22"/>
                <w:szCs w:val="22"/>
              </w:rPr>
              <w:t>-2024</w:t>
            </w:r>
          </w:p>
        </w:tc>
        <w:tc>
          <w:tcPr>
            <w:tcW w:w="4482" w:type="dxa"/>
          </w:tcPr>
          <w:p w14:paraId="15C4FEEC" w14:textId="2607C4DD" w:rsidR="001A5A57" w:rsidRPr="00A97FF6" w:rsidRDefault="00AB3E38" w:rsidP="00281AD1">
            <w:pPr>
              <w:rPr>
                <w:rFonts w:ascii="Aptos" w:eastAsia="Aptos" w:hAnsi="Aptos" w:cs="Times New Roman"/>
                <w:sz w:val="22"/>
                <w:szCs w:val="22"/>
              </w:rPr>
            </w:pPr>
            <w:r>
              <w:rPr>
                <w:rFonts w:ascii="Aptos" w:eastAsia="Aptos" w:hAnsi="Aptos" w:cs="Times New Roman"/>
                <w:sz w:val="22"/>
                <w:szCs w:val="22"/>
              </w:rPr>
              <w:t>Nog te bouwen voor SPD en SPF specifiek gemaakt (in rood)</w:t>
            </w:r>
          </w:p>
        </w:tc>
      </w:tr>
      <w:tr w:rsidR="00B34E83" w:rsidRPr="00A97FF6" w14:paraId="36459C7A" w14:textId="77777777" w:rsidTr="00281AD1">
        <w:tc>
          <w:tcPr>
            <w:tcW w:w="2242" w:type="dxa"/>
          </w:tcPr>
          <w:p w14:paraId="459D4E7B" w14:textId="4092E05D" w:rsidR="00B34E83" w:rsidRPr="00A97FF6" w:rsidRDefault="00B34E83" w:rsidP="00281AD1">
            <w:pPr>
              <w:rPr>
                <w:rFonts w:ascii="Aptos" w:eastAsia="Aptos" w:hAnsi="Aptos" w:cs="Times New Roman"/>
                <w:sz w:val="22"/>
                <w:szCs w:val="22"/>
              </w:rPr>
            </w:pPr>
            <w:r w:rsidRPr="00A97FF6">
              <w:rPr>
                <w:rFonts w:ascii="Aptos" w:eastAsia="Aptos" w:hAnsi="Aptos" w:cs="Times New Roman"/>
                <w:sz w:val="22"/>
                <w:szCs w:val="22"/>
              </w:rPr>
              <w:t>Jitty</w:t>
            </w:r>
          </w:p>
        </w:tc>
        <w:tc>
          <w:tcPr>
            <w:tcW w:w="849" w:type="dxa"/>
          </w:tcPr>
          <w:p w14:paraId="3ED88FD6" w14:textId="610E92FB" w:rsidR="00B34E83" w:rsidRPr="00A97FF6" w:rsidRDefault="00B34E83" w:rsidP="00281AD1">
            <w:pPr>
              <w:rPr>
                <w:rFonts w:ascii="Aptos" w:eastAsia="Aptos" w:hAnsi="Aptos" w:cs="Times New Roman"/>
                <w:sz w:val="22"/>
                <w:szCs w:val="22"/>
              </w:rPr>
            </w:pPr>
            <w:r w:rsidRPr="00A97FF6">
              <w:rPr>
                <w:rFonts w:ascii="Aptos" w:eastAsia="Aptos" w:hAnsi="Aptos" w:cs="Times New Roman"/>
                <w:sz w:val="22"/>
                <w:szCs w:val="22"/>
              </w:rPr>
              <w:t>0.</w:t>
            </w:r>
            <w:r>
              <w:rPr>
                <w:rFonts w:ascii="Aptos" w:eastAsia="Aptos" w:hAnsi="Aptos" w:cs="Times New Roman"/>
                <w:sz w:val="22"/>
                <w:szCs w:val="22"/>
              </w:rPr>
              <w:t xml:space="preserve"> 03</w:t>
            </w:r>
          </w:p>
        </w:tc>
        <w:tc>
          <w:tcPr>
            <w:tcW w:w="1489" w:type="dxa"/>
          </w:tcPr>
          <w:p w14:paraId="1512E5B4" w14:textId="54C7A00B" w:rsidR="00B34E83" w:rsidRPr="003F2001" w:rsidRDefault="00FB0CD3" w:rsidP="00281AD1">
            <w:pPr>
              <w:rPr>
                <w:rFonts w:ascii="Aptos" w:eastAsia="Aptos" w:hAnsi="Aptos" w:cs="Times New Roman"/>
                <w:sz w:val="22"/>
                <w:szCs w:val="22"/>
              </w:rPr>
            </w:pPr>
            <w:r>
              <w:rPr>
                <w:rFonts w:ascii="Aptos" w:eastAsia="Aptos" w:hAnsi="Aptos" w:cs="Times New Roman"/>
                <w:sz w:val="22"/>
                <w:szCs w:val="22"/>
              </w:rPr>
              <w:t>0</w:t>
            </w:r>
            <w:r w:rsidR="00281E7D">
              <w:rPr>
                <w:rFonts w:ascii="Aptos" w:eastAsia="Aptos" w:hAnsi="Aptos" w:cs="Times New Roman"/>
                <w:sz w:val="22"/>
                <w:szCs w:val="22"/>
              </w:rPr>
              <w:t>5</w:t>
            </w:r>
            <w:r w:rsidR="00B34E83" w:rsidRPr="003F2001">
              <w:rPr>
                <w:rFonts w:ascii="Aptos" w:eastAsia="Aptos" w:hAnsi="Aptos" w:cs="Times New Roman"/>
                <w:sz w:val="22"/>
                <w:szCs w:val="22"/>
              </w:rPr>
              <w:t>-1</w:t>
            </w:r>
            <w:r>
              <w:rPr>
                <w:rFonts w:ascii="Aptos" w:eastAsia="Aptos" w:hAnsi="Aptos" w:cs="Times New Roman"/>
                <w:sz w:val="22"/>
                <w:szCs w:val="22"/>
              </w:rPr>
              <w:t>2</w:t>
            </w:r>
            <w:r w:rsidR="00B34E83" w:rsidRPr="003F2001">
              <w:rPr>
                <w:rFonts w:ascii="Aptos" w:eastAsia="Aptos" w:hAnsi="Aptos" w:cs="Times New Roman"/>
                <w:sz w:val="22"/>
                <w:szCs w:val="22"/>
              </w:rPr>
              <w:t>-2024</w:t>
            </w:r>
          </w:p>
        </w:tc>
        <w:tc>
          <w:tcPr>
            <w:tcW w:w="4482" w:type="dxa"/>
          </w:tcPr>
          <w:p w14:paraId="1102DF85" w14:textId="627707D7" w:rsidR="00B34E83" w:rsidRPr="00A97FF6" w:rsidRDefault="00B34E83" w:rsidP="00281AD1">
            <w:pPr>
              <w:rPr>
                <w:rFonts w:ascii="Aptos" w:eastAsia="Aptos" w:hAnsi="Aptos" w:cs="Times New Roman"/>
                <w:sz w:val="22"/>
                <w:szCs w:val="22"/>
              </w:rPr>
            </w:pPr>
            <w:r>
              <w:rPr>
                <w:rFonts w:ascii="Aptos" w:eastAsia="Aptos" w:hAnsi="Aptos" w:cs="Times New Roman"/>
                <w:sz w:val="22"/>
                <w:szCs w:val="22"/>
              </w:rPr>
              <w:t>Opmerkingen Flory</w:t>
            </w:r>
            <w:r w:rsidR="00FB0CD3">
              <w:rPr>
                <w:rFonts w:ascii="Aptos" w:eastAsia="Aptos" w:hAnsi="Aptos" w:cs="Times New Roman"/>
                <w:sz w:val="22"/>
                <w:szCs w:val="22"/>
              </w:rPr>
              <w:t xml:space="preserve"> en vragen APS </w:t>
            </w:r>
            <w:r>
              <w:rPr>
                <w:rFonts w:ascii="Aptos" w:eastAsia="Aptos" w:hAnsi="Aptos" w:cs="Times New Roman"/>
                <w:sz w:val="22"/>
                <w:szCs w:val="22"/>
              </w:rPr>
              <w:t>verwerkt</w:t>
            </w:r>
          </w:p>
        </w:tc>
      </w:tr>
      <w:tr w:rsidR="00BA7D8A" w:rsidRPr="00A97FF6" w14:paraId="47C15806" w14:textId="77777777" w:rsidTr="00281AD1">
        <w:tc>
          <w:tcPr>
            <w:tcW w:w="2242" w:type="dxa"/>
          </w:tcPr>
          <w:p w14:paraId="11B37BF2" w14:textId="5DB62FB1" w:rsidR="00BA7D8A" w:rsidRPr="00A97FF6" w:rsidRDefault="00BA7D8A" w:rsidP="00BA7D8A">
            <w:pPr>
              <w:rPr>
                <w:rFonts w:ascii="Aptos" w:eastAsia="Aptos" w:hAnsi="Aptos" w:cs="Times New Roman"/>
                <w:sz w:val="22"/>
                <w:szCs w:val="22"/>
              </w:rPr>
            </w:pPr>
            <w:r w:rsidRPr="00A97FF6">
              <w:rPr>
                <w:rFonts w:ascii="Aptos" w:eastAsia="Aptos" w:hAnsi="Aptos" w:cs="Times New Roman"/>
                <w:sz w:val="22"/>
                <w:szCs w:val="22"/>
              </w:rPr>
              <w:t>Jitty</w:t>
            </w:r>
          </w:p>
        </w:tc>
        <w:tc>
          <w:tcPr>
            <w:tcW w:w="849" w:type="dxa"/>
          </w:tcPr>
          <w:p w14:paraId="2DA6A801" w14:textId="5BE4D67F" w:rsidR="00BA7D8A" w:rsidRPr="00A97FF6" w:rsidRDefault="00BA7D8A" w:rsidP="00BA7D8A">
            <w:pPr>
              <w:rPr>
                <w:rFonts w:ascii="Aptos" w:eastAsia="Aptos" w:hAnsi="Aptos" w:cs="Times New Roman"/>
                <w:sz w:val="22"/>
                <w:szCs w:val="22"/>
              </w:rPr>
            </w:pPr>
            <w:r w:rsidRPr="00A97FF6">
              <w:rPr>
                <w:rFonts w:ascii="Aptos" w:eastAsia="Aptos" w:hAnsi="Aptos" w:cs="Times New Roman"/>
                <w:sz w:val="22"/>
                <w:szCs w:val="22"/>
              </w:rPr>
              <w:t>0.</w:t>
            </w:r>
            <w:r>
              <w:rPr>
                <w:rFonts w:ascii="Aptos" w:eastAsia="Aptos" w:hAnsi="Aptos" w:cs="Times New Roman"/>
                <w:sz w:val="22"/>
                <w:szCs w:val="22"/>
              </w:rPr>
              <w:t xml:space="preserve"> 04</w:t>
            </w:r>
          </w:p>
        </w:tc>
        <w:tc>
          <w:tcPr>
            <w:tcW w:w="1489" w:type="dxa"/>
          </w:tcPr>
          <w:p w14:paraId="6D87E938" w14:textId="36001668" w:rsidR="00BA7D8A" w:rsidRPr="00A97FF6" w:rsidRDefault="00BA7D8A" w:rsidP="00BA7D8A">
            <w:pPr>
              <w:rPr>
                <w:rFonts w:ascii="Aptos" w:eastAsia="Aptos" w:hAnsi="Aptos" w:cs="Times New Roman"/>
                <w:sz w:val="22"/>
                <w:szCs w:val="22"/>
              </w:rPr>
            </w:pPr>
            <w:r w:rsidRPr="005021DD">
              <w:rPr>
                <w:rFonts w:ascii="Aptos" w:eastAsia="Aptos" w:hAnsi="Aptos" w:cs="Times New Roman"/>
                <w:sz w:val="22"/>
                <w:szCs w:val="22"/>
              </w:rPr>
              <w:t>05</w:t>
            </w:r>
            <w:r w:rsidRPr="003F2001">
              <w:rPr>
                <w:rFonts w:ascii="Aptos" w:eastAsia="Aptos" w:hAnsi="Aptos" w:cs="Times New Roman"/>
                <w:sz w:val="22"/>
                <w:szCs w:val="22"/>
              </w:rPr>
              <w:t>-1</w:t>
            </w:r>
            <w:r>
              <w:rPr>
                <w:rFonts w:ascii="Aptos" w:eastAsia="Aptos" w:hAnsi="Aptos" w:cs="Times New Roman"/>
                <w:sz w:val="22"/>
                <w:szCs w:val="22"/>
              </w:rPr>
              <w:t>2</w:t>
            </w:r>
            <w:r w:rsidRPr="003F2001">
              <w:rPr>
                <w:rFonts w:ascii="Aptos" w:eastAsia="Aptos" w:hAnsi="Aptos" w:cs="Times New Roman"/>
                <w:sz w:val="22"/>
                <w:szCs w:val="22"/>
              </w:rPr>
              <w:t>-2024</w:t>
            </w:r>
          </w:p>
        </w:tc>
        <w:tc>
          <w:tcPr>
            <w:tcW w:w="4482" w:type="dxa"/>
          </w:tcPr>
          <w:p w14:paraId="120AEA0B" w14:textId="77777777" w:rsidR="00BA7D8A" w:rsidRPr="00A97FF6" w:rsidRDefault="00BA7D8A" w:rsidP="00BA7D8A">
            <w:pPr>
              <w:rPr>
                <w:rFonts w:ascii="Aptos" w:eastAsia="Aptos" w:hAnsi="Aptos" w:cs="Times New Roman"/>
                <w:sz w:val="22"/>
                <w:szCs w:val="22"/>
              </w:rPr>
            </w:pPr>
          </w:p>
        </w:tc>
      </w:tr>
      <w:tr w:rsidR="00BA7D8A" w:rsidRPr="00A97FF6" w14:paraId="2D687A54" w14:textId="77777777" w:rsidTr="00281AD1">
        <w:tc>
          <w:tcPr>
            <w:tcW w:w="2242" w:type="dxa"/>
          </w:tcPr>
          <w:p w14:paraId="5F5AC894" w14:textId="4DC61D9C" w:rsidR="00BA7D8A" w:rsidRPr="00A97FF6" w:rsidRDefault="005021DD" w:rsidP="00BA7D8A">
            <w:pPr>
              <w:rPr>
                <w:rFonts w:ascii="Aptos" w:eastAsia="Aptos" w:hAnsi="Aptos" w:cs="Times New Roman"/>
                <w:sz w:val="22"/>
                <w:szCs w:val="22"/>
              </w:rPr>
            </w:pPr>
            <w:r>
              <w:rPr>
                <w:rFonts w:ascii="Aptos" w:eastAsia="Aptos" w:hAnsi="Aptos" w:cs="Times New Roman"/>
                <w:sz w:val="22"/>
                <w:szCs w:val="22"/>
              </w:rPr>
              <w:t>Jitty</w:t>
            </w:r>
          </w:p>
        </w:tc>
        <w:tc>
          <w:tcPr>
            <w:tcW w:w="849" w:type="dxa"/>
          </w:tcPr>
          <w:p w14:paraId="38CDACE8" w14:textId="3CD4DC0D" w:rsidR="00BA7D8A" w:rsidRPr="00A97FF6" w:rsidRDefault="005021DD" w:rsidP="00BA7D8A">
            <w:pPr>
              <w:rPr>
                <w:rFonts w:ascii="Aptos" w:eastAsia="Aptos" w:hAnsi="Aptos" w:cs="Times New Roman"/>
                <w:sz w:val="22"/>
                <w:szCs w:val="22"/>
              </w:rPr>
            </w:pPr>
            <w:r>
              <w:rPr>
                <w:rFonts w:ascii="Aptos" w:eastAsia="Aptos" w:hAnsi="Aptos" w:cs="Times New Roman"/>
                <w:sz w:val="22"/>
                <w:szCs w:val="22"/>
              </w:rPr>
              <w:t>0.05</w:t>
            </w:r>
          </w:p>
        </w:tc>
        <w:tc>
          <w:tcPr>
            <w:tcW w:w="1489" w:type="dxa"/>
          </w:tcPr>
          <w:p w14:paraId="456F23A3" w14:textId="0657252B" w:rsidR="00BA7D8A" w:rsidRPr="00A97FF6" w:rsidRDefault="005021DD" w:rsidP="00BA7D8A">
            <w:pPr>
              <w:rPr>
                <w:rFonts w:ascii="Aptos" w:eastAsia="Aptos" w:hAnsi="Aptos" w:cs="Times New Roman"/>
                <w:sz w:val="22"/>
                <w:szCs w:val="22"/>
              </w:rPr>
            </w:pPr>
            <w:r>
              <w:rPr>
                <w:rFonts w:ascii="Aptos" w:eastAsia="Aptos" w:hAnsi="Aptos" w:cs="Times New Roman"/>
                <w:sz w:val="22"/>
                <w:szCs w:val="22"/>
              </w:rPr>
              <w:t>1</w:t>
            </w:r>
            <w:r w:rsidR="003A659E">
              <w:rPr>
                <w:rFonts w:ascii="Aptos" w:eastAsia="Aptos" w:hAnsi="Aptos" w:cs="Times New Roman"/>
                <w:sz w:val="22"/>
                <w:szCs w:val="22"/>
              </w:rPr>
              <w:t>8</w:t>
            </w:r>
            <w:r>
              <w:rPr>
                <w:rFonts w:ascii="Aptos" w:eastAsia="Aptos" w:hAnsi="Aptos" w:cs="Times New Roman"/>
                <w:sz w:val="22"/>
                <w:szCs w:val="22"/>
              </w:rPr>
              <w:t>-02-2026</w:t>
            </w:r>
          </w:p>
        </w:tc>
        <w:tc>
          <w:tcPr>
            <w:tcW w:w="4482" w:type="dxa"/>
          </w:tcPr>
          <w:p w14:paraId="53B6F882" w14:textId="6ACA6786" w:rsidR="00BA7D8A" w:rsidRPr="00A97FF6" w:rsidRDefault="006130E1" w:rsidP="00BA7D8A">
            <w:pPr>
              <w:rPr>
                <w:rFonts w:ascii="Aptos" w:eastAsia="Aptos" w:hAnsi="Aptos" w:cs="Times New Roman"/>
                <w:sz w:val="22"/>
                <w:szCs w:val="22"/>
              </w:rPr>
            </w:pPr>
            <w:r>
              <w:rPr>
                <w:rFonts w:ascii="Aptos" w:eastAsia="Aptos" w:hAnsi="Aptos" w:cs="Times New Roman"/>
                <w:sz w:val="22"/>
                <w:szCs w:val="22"/>
              </w:rPr>
              <w:t>Nieuwe status wat ingericht is, is toegevoegd obv mail Flory van 11-2-2026</w:t>
            </w:r>
          </w:p>
        </w:tc>
      </w:tr>
      <w:tr w:rsidR="006D447E" w:rsidRPr="00A97FF6" w14:paraId="1863AC30" w14:textId="77777777" w:rsidTr="00281AD1">
        <w:tc>
          <w:tcPr>
            <w:tcW w:w="2242" w:type="dxa"/>
          </w:tcPr>
          <w:p w14:paraId="1C29BFF6" w14:textId="60764C81" w:rsidR="006D447E" w:rsidRPr="00A97FF6" w:rsidRDefault="006D447E" w:rsidP="006D447E">
            <w:pPr>
              <w:rPr>
                <w:rFonts w:ascii="Aptos" w:eastAsia="Aptos" w:hAnsi="Aptos" w:cs="Times New Roman"/>
                <w:sz w:val="22"/>
                <w:szCs w:val="22"/>
              </w:rPr>
            </w:pPr>
            <w:r>
              <w:rPr>
                <w:rFonts w:ascii="Aptos" w:eastAsia="Aptos" w:hAnsi="Aptos" w:cs="Times New Roman"/>
                <w:sz w:val="22"/>
                <w:szCs w:val="22"/>
              </w:rPr>
              <w:t>Jitty</w:t>
            </w:r>
          </w:p>
        </w:tc>
        <w:tc>
          <w:tcPr>
            <w:tcW w:w="849" w:type="dxa"/>
          </w:tcPr>
          <w:p w14:paraId="08B5F2DF" w14:textId="35E8511B" w:rsidR="006D447E" w:rsidRPr="00A97FF6" w:rsidRDefault="006D447E" w:rsidP="006D447E">
            <w:pPr>
              <w:rPr>
                <w:rFonts w:ascii="Aptos" w:eastAsia="Aptos" w:hAnsi="Aptos" w:cs="Times New Roman"/>
                <w:sz w:val="22"/>
                <w:szCs w:val="22"/>
              </w:rPr>
            </w:pPr>
            <w:r>
              <w:rPr>
                <w:rFonts w:ascii="Aptos" w:eastAsia="Aptos" w:hAnsi="Aptos" w:cs="Times New Roman"/>
                <w:sz w:val="22"/>
                <w:szCs w:val="22"/>
              </w:rPr>
              <w:t>0.06</w:t>
            </w:r>
          </w:p>
        </w:tc>
        <w:tc>
          <w:tcPr>
            <w:tcW w:w="1489" w:type="dxa"/>
          </w:tcPr>
          <w:p w14:paraId="473318D2" w14:textId="46DFB2E7" w:rsidR="006D447E" w:rsidRPr="00A97FF6" w:rsidRDefault="006D447E" w:rsidP="006D447E">
            <w:pPr>
              <w:rPr>
                <w:rFonts w:ascii="Aptos" w:eastAsia="Aptos" w:hAnsi="Aptos" w:cs="Times New Roman"/>
                <w:sz w:val="22"/>
                <w:szCs w:val="22"/>
              </w:rPr>
            </w:pPr>
            <w:r>
              <w:rPr>
                <w:rFonts w:ascii="Aptos" w:eastAsia="Aptos" w:hAnsi="Aptos" w:cs="Times New Roman"/>
                <w:sz w:val="22"/>
                <w:szCs w:val="22"/>
              </w:rPr>
              <w:t>19-02-2026</w:t>
            </w:r>
          </w:p>
        </w:tc>
        <w:tc>
          <w:tcPr>
            <w:tcW w:w="4482" w:type="dxa"/>
          </w:tcPr>
          <w:p w14:paraId="0E4C18E4" w14:textId="6A68E422" w:rsidR="006D447E" w:rsidRPr="00A97FF6" w:rsidRDefault="00D25CA9" w:rsidP="006D447E">
            <w:pPr>
              <w:rPr>
                <w:rFonts w:ascii="Aptos" w:eastAsia="Aptos" w:hAnsi="Aptos" w:cs="Times New Roman"/>
                <w:sz w:val="22"/>
                <w:szCs w:val="22"/>
              </w:rPr>
            </w:pPr>
            <w:r>
              <w:rPr>
                <w:rFonts w:ascii="Aptos" w:eastAsia="Aptos" w:hAnsi="Aptos" w:cs="Times New Roman"/>
                <w:sz w:val="22"/>
                <w:szCs w:val="22"/>
              </w:rPr>
              <w:t>Mail van Flory van 11-2-2026 verder verwerkt</w:t>
            </w:r>
            <w:r>
              <w:rPr>
                <w:rFonts w:ascii="Aptos" w:eastAsia="Aptos" w:hAnsi="Aptos" w:cs="Times New Roman"/>
                <w:sz w:val="22"/>
                <w:szCs w:val="22"/>
              </w:rPr>
              <w:br/>
              <w:t>Specificatie per fonds toegevoegd</w:t>
            </w:r>
          </w:p>
        </w:tc>
      </w:tr>
      <w:tr w:rsidR="004C1FFE" w:rsidRPr="00A97FF6" w14:paraId="4983E32D" w14:textId="77777777" w:rsidTr="00281AD1">
        <w:tc>
          <w:tcPr>
            <w:tcW w:w="2242" w:type="dxa"/>
          </w:tcPr>
          <w:p w14:paraId="325389C0" w14:textId="4F8BF808" w:rsidR="004C1FFE" w:rsidRDefault="004C1FFE" w:rsidP="004C1FFE">
            <w:pPr>
              <w:rPr>
                <w:rFonts w:ascii="Aptos" w:eastAsia="Aptos" w:hAnsi="Aptos" w:cs="Times New Roman"/>
                <w:sz w:val="22"/>
                <w:szCs w:val="22"/>
              </w:rPr>
            </w:pPr>
            <w:r>
              <w:rPr>
                <w:rFonts w:ascii="Aptos" w:eastAsia="Aptos" w:hAnsi="Aptos" w:cs="Times New Roman"/>
                <w:sz w:val="22"/>
                <w:szCs w:val="22"/>
              </w:rPr>
              <w:t>Jitty</w:t>
            </w:r>
          </w:p>
        </w:tc>
        <w:tc>
          <w:tcPr>
            <w:tcW w:w="849" w:type="dxa"/>
          </w:tcPr>
          <w:p w14:paraId="49D84A37" w14:textId="1C046637" w:rsidR="004C1FFE" w:rsidRDefault="004C1FFE" w:rsidP="004C1FFE">
            <w:pPr>
              <w:rPr>
                <w:rFonts w:ascii="Aptos" w:eastAsia="Aptos" w:hAnsi="Aptos" w:cs="Times New Roman"/>
                <w:sz w:val="22"/>
                <w:szCs w:val="22"/>
              </w:rPr>
            </w:pPr>
            <w:r>
              <w:rPr>
                <w:rFonts w:ascii="Aptos" w:eastAsia="Aptos" w:hAnsi="Aptos" w:cs="Times New Roman"/>
                <w:sz w:val="22"/>
                <w:szCs w:val="22"/>
              </w:rPr>
              <w:t>0.07</w:t>
            </w:r>
          </w:p>
        </w:tc>
        <w:tc>
          <w:tcPr>
            <w:tcW w:w="1489" w:type="dxa"/>
          </w:tcPr>
          <w:p w14:paraId="09A3F40E" w14:textId="1A346232" w:rsidR="004C1FFE" w:rsidRDefault="00DC4BFC" w:rsidP="004C1FFE">
            <w:pPr>
              <w:rPr>
                <w:rFonts w:ascii="Aptos" w:eastAsia="Aptos" w:hAnsi="Aptos" w:cs="Times New Roman"/>
                <w:sz w:val="22"/>
                <w:szCs w:val="22"/>
              </w:rPr>
            </w:pPr>
            <w:r>
              <w:rPr>
                <w:rFonts w:ascii="Aptos" w:eastAsia="Aptos" w:hAnsi="Aptos" w:cs="Times New Roman"/>
                <w:sz w:val="22"/>
                <w:szCs w:val="22"/>
              </w:rPr>
              <w:t>09</w:t>
            </w:r>
            <w:r w:rsidR="004C1FFE">
              <w:rPr>
                <w:rFonts w:ascii="Aptos" w:eastAsia="Aptos" w:hAnsi="Aptos" w:cs="Times New Roman"/>
                <w:sz w:val="22"/>
                <w:szCs w:val="22"/>
              </w:rPr>
              <w:t>-0</w:t>
            </w:r>
            <w:r>
              <w:rPr>
                <w:rFonts w:ascii="Aptos" w:eastAsia="Aptos" w:hAnsi="Aptos" w:cs="Times New Roman"/>
                <w:sz w:val="22"/>
                <w:szCs w:val="22"/>
              </w:rPr>
              <w:t>4</w:t>
            </w:r>
            <w:r w:rsidR="004C1FFE">
              <w:rPr>
                <w:rFonts w:ascii="Aptos" w:eastAsia="Aptos" w:hAnsi="Aptos" w:cs="Times New Roman"/>
                <w:sz w:val="22"/>
                <w:szCs w:val="22"/>
              </w:rPr>
              <w:t>-2026</w:t>
            </w:r>
          </w:p>
        </w:tc>
        <w:tc>
          <w:tcPr>
            <w:tcW w:w="4482" w:type="dxa"/>
          </w:tcPr>
          <w:p w14:paraId="71D668EB" w14:textId="7CF969B0" w:rsidR="004C1FFE" w:rsidRDefault="00985E01" w:rsidP="004C1FFE">
            <w:pPr>
              <w:rPr>
                <w:rFonts w:ascii="Aptos" w:eastAsia="Aptos" w:hAnsi="Aptos" w:cs="Times New Roman"/>
                <w:sz w:val="22"/>
                <w:szCs w:val="22"/>
              </w:rPr>
            </w:pPr>
            <w:r>
              <w:rPr>
                <w:rFonts w:ascii="Aptos" w:eastAsia="Aptos" w:hAnsi="Aptos" w:cs="Times New Roman"/>
                <w:sz w:val="22"/>
                <w:szCs w:val="22"/>
              </w:rPr>
              <w:t>Aantal onderwerpen toegevoegd</w:t>
            </w:r>
          </w:p>
        </w:tc>
      </w:tr>
      <w:tr w:rsidR="00230AF7" w:rsidRPr="00A97FF6" w14:paraId="1D6E6F51" w14:textId="77777777" w:rsidTr="00281AD1">
        <w:trPr>
          <w:ins w:id="7" w:author="Jitty van der Kuur" w:date="2026-04-10T10:23:00Z"/>
        </w:trPr>
        <w:tc>
          <w:tcPr>
            <w:tcW w:w="2242" w:type="dxa"/>
          </w:tcPr>
          <w:p w14:paraId="1D9F92C8" w14:textId="75E045C6" w:rsidR="00230AF7" w:rsidRDefault="00230AF7" w:rsidP="004C1FFE">
            <w:pPr>
              <w:rPr>
                <w:ins w:id="8" w:author="Jitty van der Kuur" w:date="2026-04-10T10:23:00Z" w16du:dateUtc="2026-04-10T08:23:00Z"/>
                <w:rFonts w:ascii="Aptos" w:eastAsia="Aptos" w:hAnsi="Aptos" w:cs="Times New Roman"/>
                <w:sz w:val="22"/>
                <w:szCs w:val="22"/>
              </w:rPr>
            </w:pPr>
            <w:ins w:id="9" w:author="Jitty van der Kuur" w:date="2026-04-10T10:23:00Z" w16du:dateUtc="2026-04-10T08:23:00Z">
              <w:r>
                <w:rPr>
                  <w:rFonts w:ascii="Aptos" w:eastAsia="Aptos" w:hAnsi="Aptos" w:cs="Times New Roman"/>
                  <w:sz w:val="22"/>
                  <w:szCs w:val="22"/>
                </w:rPr>
                <w:t>Jitty</w:t>
              </w:r>
            </w:ins>
          </w:p>
        </w:tc>
        <w:tc>
          <w:tcPr>
            <w:tcW w:w="849" w:type="dxa"/>
          </w:tcPr>
          <w:p w14:paraId="0DCEB217" w14:textId="27FAFD21" w:rsidR="00230AF7" w:rsidRDefault="00230AF7" w:rsidP="004C1FFE">
            <w:pPr>
              <w:rPr>
                <w:ins w:id="10" w:author="Jitty van der Kuur" w:date="2026-04-10T10:23:00Z" w16du:dateUtc="2026-04-10T08:23:00Z"/>
                <w:rFonts w:ascii="Aptos" w:eastAsia="Aptos" w:hAnsi="Aptos" w:cs="Times New Roman"/>
                <w:sz w:val="22"/>
                <w:szCs w:val="22"/>
              </w:rPr>
            </w:pPr>
            <w:ins w:id="11" w:author="Jitty van der Kuur" w:date="2026-04-10T10:23:00Z" w16du:dateUtc="2026-04-10T08:23:00Z">
              <w:r>
                <w:rPr>
                  <w:rFonts w:ascii="Aptos" w:eastAsia="Aptos" w:hAnsi="Aptos" w:cs="Times New Roman"/>
                  <w:sz w:val="22"/>
                  <w:szCs w:val="22"/>
                </w:rPr>
                <w:t>0.08</w:t>
              </w:r>
            </w:ins>
          </w:p>
        </w:tc>
        <w:tc>
          <w:tcPr>
            <w:tcW w:w="1489" w:type="dxa"/>
          </w:tcPr>
          <w:p w14:paraId="4D92CF02" w14:textId="77777777" w:rsidR="00230AF7" w:rsidRDefault="00230AF7" w:rsidP="004C1FFE">
            <w:pPr>
              <w:rPr>
                <w:ins w:id="12" w:author="Jitty van der Kuur" w:date="2026-04-10T10:23:00Z" w16du:dateUtc="2026-04-10T08:23:00Z"/>
                <w:rFonts w:ascii="Aptos" w:eastAsia="Aptos" w:hAnsi="Aptos" w:cs="Times New Roman"/>
                <w:sz w:val="22"/>
                <w:szCs w:val="22"/>
              </w:rPr>
            </w:pPr>
          </w:p>
        </w:tc>
        <w:tc>
          <w:tcPr>
            <w:tcW w:w="4482" w:type="dxa"/>
          </w:tcPr>
          <w:p w14:paraId="141C517A" w14:textId="77777777" w:rsidR="00230AF7" w:rsidRDefault="00230AF7" w:rsidP="004C1FFE">
            <w:pPr>
              <w:rPr>
                <w:ins w:id="13" w:author="Jitty van der Kuur" w:date="2026-04-10T10:23:00Z" w16du:dateUtc="2026-04-10T08:23:00Z"/>
                <w:rFonts w:ascii="Aptos" w:eastAsia="Aptos" w:hAnsi="Aptos" w:cs="Times New Roman"/>
                <w:sz w:val="22"/>
                <w:szCs w:val="22"/>
              </w:rPr>
            </w:pPr>
          </w:p>
        </w:tc>
      </w:tr>
    </w:tbl>
    <w:p w14:paraId="42D15A3F" w14:textId="77777777" w:rsidR="002D5D9A" w:rsidRPr="00A97FF6" w:rsidRDefault="002D5D9A" w:rsidP="002D5D9A">
      <w:pPr>
        <w:rPr>
          <w:rFonts w:ascii="Aptos" w:eastAsia="Aptos" w:hAnsi="Aptos" w:cs="Times New Roman"/>
          <w:sz w:val="22"/>
          <w:szCs w:val="22"/>
        </w:rPr>
      </w:pPr>
    </w:p>
    <w:p w14:paraId="747FEE30" w14:textId="77777777" w:rsidR="002D5D9A" w:rsidRPr="00A97FF6" w:rsidRDefault="002D5D9A" w:rsidP="002D5D9A">
      <w:pPr>
        <w:keepNext/>
        <w:keepLines/>
        <w:spacing w:before="160" w:after="80" w:line="259" w:lineRule="auto"/>
        <w:jc w:val="both"/>
        <w:outlineLvl w:val="1"/>
        <w:rPr>
          <w:rFonts w:ascii="Aptos Display" w:eastAsia="Times New Roman" w:hAnsi="Aptos Display" w:cs="Times New Roman"/>
          <w:color w:val="0F4761"/>
          <w:sz w:val="32"/>
          <w:szCs w:val="32"/>
        </w:rPr>
      </w:pPr>
      <w:bookmarkStart w:id="14" w:name="_Toc169699715"/>
      <w:bookmarkStart w:id="15" w:name="_Toc169781560"/>
      <w:bookmarkStart w:id="16" w:name="_Toc170917623"/>
      <w:bookmarkStart w:id="17" w:name="_Toc222499686"/>
      <w:r w:rsidRPr="00A97FF6">
        <w:rPr>
          <w:rFonts w:ascii="Aptos Display" w:eastAsia="Times New Roman" w:hAnsi="Aptos Display" w:cs="Times New Roman"/>
          <w:color w:val="0F4761"/>
          <w:sz w:val="32"/>
          <w:szCs w:val="32"/>
        </w:rPr>
        <w:t>Verspreiding</w:t>
      </w:r>
      <w:bookmarkEnd w:id="14"/>
      <w:bookmarkEnd w:id="15"/>
      <w:bookmarkEnd w:id="16"/>
      <w:bookmarkEnd w:id="17"/>
    </w:p>
    <w:tbl>
      <w:tblPr>
        <w:tblStyle w:val="TableGrid"/>
        <w:tblW w:w="7639" w:type="dxa"/>
        <w:tblLook w:val="04A0" w:firstRow="1" w:lastRow="0" w:firstColumn="1" w:lastColumn="0" w:noHBand="0" w:noVBand="1"/>
      </w:tblPr>
      <w:tblGrid>
        <w:gridCol w:w="4106"/>
        <w:gridCol w:w="1363"/>
        <w:gridCol w:w="2170"/>
      </w:tblGrid>
      <w:tr w:rsidR="002D5D9A" w:rsidRPr="00A97FF6" w14:paraId="19E022EA" w14:textId="77777777" w:rsidTr="00281AD1">
        <w:tc>
          <w:tcPr>
            <w:tcW w:w="4106" w:type="dxa"/>
          </w:tcPr>
          <w:p w14:paraId="6AE19654"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Naam</w:t>
            </w:r>
          </w:p>
        </w:tc>
        <w:tc>
          <w:tcPr>
            <w:tcW w:w="1363" w:type="dxa"/>
          </w:tcPr>
          <w:p w14:paraId="6B510E1F"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Versie</w:t>
            </w:r>
          </w:p>
        </w:tc>
        <w:tc>
          <w:tcPr>
            <w:tcW w:w="2170" w:type="dxa"/>
          </w:tcPr>
          <w:p w14:paraId="1F97B3F9" w14:textId="77777777" w:rsidR="002D5D9A" w:rsidRPr="00A97FF6" w:rsidRDefault="002D5D9A" w:rsidP="00281AD1">
            <w:pPr>
              <w:rPr>
                <w:rFonts w:ascii="Aptos" w:eastAsia="Aptos" w:hAnsi="Aptos" w:cs="Times New Roman"/>
                <w:b/>
                <w:bCs/>
                <w:sz w:val="22"/>
                <w:szCs w:val="22"/>
              </w:rPr>
            </w:pPr>
            <w:r w:rsidRPr="00A97FF6">
              <w:rPr>
                <w:rFonts w:ascii="Aptos" w:eastAsia="Aptos" w:hAnsi="Aptos" w:cs="Times New Roman"/>
                <w:b/>
                <w:bCs/>
                <w:sz w:val="22"/>
                <w:szCs w:val="22"/>
              </w:rPr>
              <w:t>Status</w:t>
            </w:r>
          </w:p>
        </w:tc>
      </w:tr>
      <w:tr w:rsidR="002D5D9A" w:rsidRPr="00A97FF6" w14:paraId="6B109AE5" w14:textId="77777777" w:rsidTr="00281AD1">
        <w:tc>
          <w:tcPr>
            <w:tcW w:w="4106" w:type="dxa"/>
          </w:tcPr>
          <w:p w14:paraId="46A81B1D" w14:textId="442B64F7" w:rsidR="002D5D9A" w:rsidRPr="00313511" w:rsidRDefault="00D73AD2" w:rsidP="00281AD1">
            <w:pPr>
              <w:rPr>
                <w:rFonts w:ascii="Aptos" w:eastAsia="Aptos" w:hAnsi="Aptos" w:cs="Times New Roman"/>
                <w:sz w:val="22"/>
                <w:szCs w:val="22"/>
                <w:lang w:val="de-DE"/>
              </w:rPr>
            </w:pPr>
            <w:r w:rsidRPr="00313511">
              <w:rPr>
                <w:rFonts w:ascii="Aptos" w:eastAsia="Aptos" w:hAnsi="Aptos" w:cs="Times New Roman"/>
                <w:sz w:val="22"/>
                <w:szCs w:val="22"/>
                <w:lang w:val="de-DE"/>
              </w:rPr>
              <w:t xml:space="preserve">Roel, </w:t>
            </w:r>
            <w:r w:rsidR="00450672">
              <w:rPr>
                <w:rFonts w:ascii="Aptos" w:eastAsia="Aptos" w:hAnsi="Aptos" w:cs="Times New Roman"/>
                <w:sz w:val="22"/>
                <w:szCs w:val="22"/>
                <w:lang w:val="de-DE"/>
              </w:rPr>
              <w:t>Haiko</w:t>
            </w:r>
            <w:r w:rsidR="00B432C2" w:rsidRPr="00313511">
              <w:rPr>
                <w:rFonts w:ascii="Aptos" w:eastAsia="Aptos" w:hAnsi="Aptos" w:cs="Times New Roman"/>
                <w:sz w:val="22"/>
                <w:szCs w:val="22"/>
                <w:lang w:val="de-DE"/>
              </w:rPr>
              <w:t>, Flory</w:t>
            </w:r>
          </w:p>
        </w:tc>
        <w:tc>
          <w:tcPr>
            <w:tcW w:w="1363" w:type="dxa"/>
          </w:tcPr>
          <w:p w14:paraId="3A24F28A" w14:textId="19D0E449" w:rsidR="002D5D9A" w:rsidRPr="00313511" w:rsidRDefault="002D5D9A" w:rsidP="00281AD1">
            <w:pPr>
              <w:rPr>
                <w:rFonts w:ascii="Aptos" w:eastAsia="Aptos" w:hAnsi="Aptos" w:cs="Times New Roman"/>
                <w:sz w:val="22"/>
                <w:szCs w:val="22"/>
              </w:rPr>
            </w:pPr>
            <w:r w:rsidRPr="00313511">
              <w:rPr>
                <w:rFonts w:ascii="Aptos" w:eastAsia="Aptos" w:hAnsi="Aptos" w:cs="Times New Roman"/>
                <w:sz w:val="22"/>
                <w:szCs w:val="22"/>
              </w:rPr>
              <w:t>0.</w:t>
            </w:r>
            <w:r w:rsidR="00786DF9" w:rsidRPr="00313511">
              <w:rPr>
                <w:rFonts w:ascii="Aptos" w:eastAsia="Aptos" w:hAnsi="Aptos" w:cs="Times New Roman"/>
                <w:sz w:val="22"/>
                <w:szCs w:val="22"/>
              </w:rPr>
              <w:t>0</w:t>
            </w:r>
            <w:r w:rsidRPr="00313511">
              <w:rPr>
                <w:rFonts w:ascii="Aptos" w:eastAsia="Aptos" w:hAnsi="Aptos" w:cs="Times New Roman"/>
                <w:sz w:val="22"/>
                <w:szCs w:val="22"/>
              </w:rPr>
              <w:t>1</w:t>
            </w:r>
          </w:p>
        </w:tc>
        <w:tc>
          <w:tcPr>
            <w:tcW w:w="2170" w:type="dxa"/>
          </w:tcPr>
          <w:p w14:paraId="36796B27" w14:textId="77777777" w:rsidR="002D5D9A" w:rsidRPr="00A97FF6" w:rsidRDefault="002D5D9A" w:rsidP="00281AD1">
            <w:pPr>
              <w:rPr>
                <w:rFonts w:ascii="Aptos" w:eastAsia="Aptos" w:hAnsi="Aptos" w:cs="Times New Roman"/>
                <w:sz w:val="22"/>
                <w:szCs w:val="22"/>
              </w:rPr>
            </w:pPr>
            <w:r w:rsidRPr="00313511">
              <w:rPr>
                <w:rFonts w:ascii="Aptos" w:eastAsia="Aptos" w:hAnsi="Aptos" w:cs="Times New Roman"/>
                <w:sz w:val="22"/>
                <w:szCs w:val="22"/>
              </w:rPr>
              <w:t>Concept</w:t>
            </w:r>
          </w:p>
        </w:tc>
      </w:tr>
      <w:tr w:rsidR="001A5A57" w:rsidRPr="00A97FF6" w14:paraId="41F67761" w14:textId="77777777" w:rsidTr="00281AD1">
        <w:tc>
          <w:tcPr>
            <w:tcW w:w="4106" w:type="dxa"/>
          </w:tcPr>
          <w:p w14:paraId="3973A4E1" w14:textId="77777777" w:rsidR="001A5A57" w:rsidRPr="00313511" w:rsidRDefault="001A5A57" w:rsidP="00281AD1">
            <w:pPr>
              <w:rPr>
                <w:rFonts w:ascii="Aptos" w:eastAsia="Aptos" w:hAnsi="Aptos" w:cs="Times New Roman"/>
                <w:sz w:val="22"/>
                <w:szCs w:val="22"/>
                <w:lang w:val="de-DE"/>
              </w:rPr>
            </w:pPr>
            <w:r w:rsidRPr="00313511">
              <w:rPr>
                <w:rFonts w:ascii="Aptos" w:eastAsia="Aptos" w:hAnsi="Aptos" w:cs="Times New Roman"/>
                <w:sz w:val="22"/>
                <w:szCs w:val="22"/>
                <w:lang w:val="de-DE"/>
              </w:rPr>
              <w:t xml:space="preserve">Roel, </w:t>
            </w:r>
            <w:r>
              <w:rPr>
                <w:rFonts w:ascii="Aptos" w:eastAsia="Aptos" w:hAnsi="Aptos" w:cs="Times New Roman"/>
                <w:sz w:val="22"/>
                <w:szCs w:val="22"/>
                <w:lang w:val="de-DE"/>
              </w:rPr>
              <w:t>Haiko</w:t>
            </w:r>
            <w:r w:rsidRPr="00313511">
              <w:rPr>
                <w:rFonts w:ascii="Aptos" w:eastAsia="Aptos" w:hAnsi="Aptos" w:cs="Times New Roman"/>
                <w:sz w:val="22"/>
                <w:szCs w:val="22"/>
                <w:lang w:val="de-DE"/>
              </w:rPr>
              <w:t>, Flory</w:t>
            </w:r>
          </w:p>
        </w:tc>
        <w:tc>
          <w:tcPr>
            <w:tcW w:w="1363" w:type="dxa"/>
          </w:tcPr>
          <w:p w14:paraId="24891180" w14:textId="2694FAE8" w:rsidR="001A5A57" w:rsidRPr="00313511" w:rsidRDefault="001A5A57" w:rsidP="00281AD1">
            <w:pPr>
              <w:rPr>
                <w:rFonts w:ascii="Aptos" w:eastAsia="Aptos" w:hAnsi="Aptos" w:cs="Times New Roman"/>
                <w:sz w:val="22"/>
                <w:szCs w:val="22"/>
              </w:rPr>
            </w:pPr>
            <w:r w:rsidRPr="00313511">
              <w:rPr>
                <w:rFonts w:ascii="Aptos" w:eastAsia="Aptos" w:hAnsi="Aptos" w:cs="Times New Roman"/>
                <w:sz w:val="22"/>
                <w:szCs w:val="22"/>
              </w:rPr>
              <w:t>0.0</w:t>
            </w:r>
            <w:r>
              <w:rPr>
                <w:rFonts w:ascii="Aptos" w:eastAsia="Aptos" w:hAnsi="Aptos" w:cs="Times New Roman"/>
                <w:sz w:val="22"/>
                <w:szCs w:val="22"/>
              </w:rPr>
              <w:t>2</w:t>
            </w:r>
          </w:p>
        </w:tc>
        <w:tc>
          <w:tcPr>
            <w:tcW w:w="2170" w:type="dxa"/>
          </w:tcPr>
          <w:p w14:paraId="39711319" w14:textId="77777777" w:rsidR="001A5A57" w:rsidRPr="00A97FF6" w:rsidRDefault="001A5A57" w:rsidP="00281AD1">
            <w:pPr>
              <w:rPr>
                <w:rFonts w:ascii="Aptos" w:eastAsia="Aptos" w:hAnsi="Aptos" w:cs="Times New Roman"/>
                <w:sz w:val="22"/>
                <w:szCs w:val="22"/>
              </w:rPr>
            </w:pPr>
            <w:r w:rsidRPr="00313511">
              <w:rPr>
                <w:rFonts w:ascii="Aptos" w:eastAsia="Aptos" w:hAnsi="Aptos" w:cs="Times New Roman"/>
                <w:sz w:val="22"/>
                <w:szCs w:val="22"/>
              </w:rPr>
              <w:t>Concept</w:t>
            </w:r>
          </w:p>
        </w:tc>
      </w:tr>
      <w:tr w:rsidR="00B34E83" w:rsidRPr="00A97FF6" w14:paraId="4A876AF7" w14:textId="77777777" w:rsidTr="00281AD1">
        <w:tc>
          <w:tcPr>
            <w:tcW w:w="4106" w:type="dxa"/>
          </w:tcPr>
          <w:p w14:paraId="3633377E" w14:textId="3E23029D" w:rsidR="00B34E83" w:rsidRPr="00BA7D8A" w:rsidRDefault="00B34E83" w:rsidP="00281AD1">
            <w:pPr>
              <w:rPr>
                <w:rFonts w:ascii="Aptos" w:eastAsia="Aptos" w:hAnsi="Aptos" w:cs="Times New Roman"/>
                <w:sz w:val="22"/>
                <w:szCs w:val="22"/>
                <w:lang w:val="fr-FR"/>
              </w:rPr>
            </w:pPr>
            <w:r w:rsidRPr="00BA7D8A">
              <w:rPr>
                <w:rFonts w:ascii="Aptos" w:eastAsia="Aptos" w:hAnsi="Aptos" w:cs="Times New Roman"/>
                <w:sz w:val="22"/>
                <w:szCs w:val="22"/>
                <w:lang w:val="fr-FR"/>
              </w:rPr>
              <w:t>Roel, Haiko, Flory</w:t>
            </w:r>
            <w:r w:rsidR="00545600" w:rsidRPr="00BA7D8A">
              <w:rPr>
                <w:rFonts w:ascii="Aptos" w:eastAsia="Aptos" w:hAnsi="Aptos" w:cs="Times New Roman"/>
                <w:sz w:val="22"/>
                <w:szCs w:val="22"/>
                <w:lang w:val="fr-FR"/>
              </w:rPr>
              <w:br/>
              <w:t>Erna, Frans</w:t>
            </w:r>
            <w:r w:rsidR="00545600">
              <w:rPr>
                <w:rFonts w:ascii="Aptos" w:eastAsia="Aptos" w:hAnsi="Aptos" w:cs="Times New Roman"/>
                <w:sz w:val="22"/>
                <w:szCs w:val="22"/>
                <w:lang w:val="fr-FR"/>
              </w:rPr>
              <w:t>, Wim</w:t>
            </w:r>
          </w:p>
        </w:tc>
        <w:tc>
          <w:tcPr>
            <w:tcW w:w="1363" w:type="dxa"/>
          </w:tcPr>
          <w:p w14:paraId="65E4AA66" w14:textId="56C135BC" w:rsidR="00B34E83" w:rsidRPr="00313511" w:rsidRDefault="00B34E83" w:rsidP="00281AD1">
            <w:pPr>
              <w:rPr>
                <w:rFonts w:ascii="Aptos" w:eastAsia="Aptos" w:hAnsi="Aptos" w:cs="Times New Roman"/>
                <w:sz w:val="22"/>
                <w:szCs w:val="22"/>
              </w:rPr>
            </w:pPr>
            <w:r w:rsidRPr="00313511">
              <w:rPr>
                <w:rFonts w:ascii="Aptos" w:eastAsia="Aptos" w:hAnsi="Aptos" w:cs="Times New Roman"/>
                <w:sz w:val="22"/>
                <w:szCs w:val="22"/>
              </w:rPr>
              <w:t>0.0</w:t>
            </w:r>
            <w:r>
              <w:rPr>
                <w:rFonts w:ascii="Aptos" w:eastAsia="Aptos" w:hAnsi="Aptos" w:cs="Times New Roman"/>
                <w:sz w:val="22"/>
                <w:szCs w:val="22"/>
              </w:rPr>
              <w:t>3</w:t>
            </w:r>
          </w:p>
        </w:tc>
        <w:tc>
          <w:tcPr>
            <w:tcW w:w="2170" w:type="dxa"/>
          </w:tcPr>
          <w:p w14:paraId="1069EBCA" w14:textId="77777777" w:rsidR="00B34E83" w:rsidRPr="00A97FF6" w:rsidRDefault="00B34E83" w:rsidP="00281AD1">
            <w:pPr>
              <w:rPr>
                <w:rFonts w:ascii="Aptos" w:eastAsia="Aptos" w:hAnsi="Aptos" w:cs="Times New Roman"/>
                <w:sz w:val="22"/>
                <w:szCs w:val="22"/>
              </w:rPr>
            </w:pPr>
            <w:r w:rsidRPr="00313511">
              <w:rPr>
                <w:rFonts w:ascii="Aptos" w:eastAsia="Aptos" w:hAnsi="Aptos" w:cs="Times New Roman"/>
                <w:sz w:val="22"/>
                <w:szCs w:val="22"/>
              </w:rPr>
              <w:t>Concept</w:t>
            </w:r>
          </w:p>
        </w:tc>
      </w:tr>
      <w:tr w:rsidR="002D5D9A" w:rsidRPr="00A97FF6" w14:paraId="4BF13FB1" w14:textId="77777777" w:rsidTr="00281AD1">
        <w:tc>
          <w:tcPr>
            <w:tcW w:w="4106" w:type="dxa"/>
          </w:tcPr>
          <w:p w14:paraId="77133A53" w14:textId="3117D052" w:rsidR="002D5D9A" w:rsidRPr="00A97FF6" w:rsidRDefault="008A67C7" w:rsidP="00281AD1">
            <w:pPr>
              <w:rPr>
                <w:rFonts w:ascii="Aptos" w:eastAsia="Aptos" w:hAnsi="Aptos" w:cs="Times New Roman"/>
                <w:sz w:val="22"/>
                <w:szCs w:val="22"/>
              </w:rPr>
            </w:pPr>
            <w:r>
              <w:rPr>
                <w:rFonts w:ascii="Aptos" w:eastAsia="Aptos" w:hAnsi="Aptos" w:cs="Times New Roman"/>
                <w:sz w:val="22"/>
                <w:szCs w:val="22"/>
              </w:rPr>
              <w:t>Timo</w:t>
            </w:r>
          </w:p>
        </w:tc>
        <w:tc>
          <w:tcPr>
            <w:tcW w:w="1363" w:type="dxa"/>
          </w:tcPr>
          <w:p w14:paraId="37B17B2A" w14:textId="1683F967" w:rsidR="002D5D9A" w:rsidRPr="00A97FF6" w:rsidRDefault="008A67C7" w:rsidP="00281AD1">
            <w:pPr>
              <w:rPr>
                <w:rFonts w:ascii="Aptos" w:eastAsia="Aptos" w:hAnsi="Aptos" w:cs="Times New Roman"/>
                <w:sz w:val="22"/>
                <w:szCs w:val="22"/>
              </w:rPr>
            </w:pPr>
            <w:r>
              <w:rPr>
                <w:rFonts w:ascii="Aptos" w:eastAsia="Aptos" w:hAnsi="Aptos" w:cs="Times New Roman"/>
                <w:sz w:val="22"/>
                <w:szCs w:val="22"/>
              </w:rPr>
              <w:t>0.05</w:t>
            </w:r>
          </w:p>
        </w:tc>
        <w:tc>
          <w:tcPr>
            <w:tcW w:w="2170" w:type="dxa"/>
          </w:tcPr>
          <w:p w14:paraId="2ECEBB39" w14:textId="2C5EC276" w:rsidR="002D5D9A" w:rsidRPr="00A97FF6" w:rsidRDefault="00D25CA9" w:rsidP="00281AD1">
            <w:pPr>
              <w:rPr>
                <w:rFonts w:ascii="Aptos" w:eastAsia="Aptos" w:hAnsi="Aptos" w:cs="Times New Roman"/>
                <w:sz w:val="22"/>
                <w:szCs w:val="22"/>
              </w:rPr>
            </w:pPr>
            <w:r w:rsidRPr="00313511">
              <w:rPr>
                <w:rFonts w:ascii="Aptos" w:eastAsia="Aptos" w:hAnsi="Aptos" w:cs="Times New Roman"/>
                <w:sz w:val="22"/>
                <w:szCs w:val="22"/>
              </w:rPr>
              <w:t>Concept</w:t>
            </w:r>
          </w:p>
        </w:tc>
      </w:tr>
      <w:tr w:rsidR="002D5D9A" w:rsidRPr="00A97FF6" w14:paraId="33F7F2B7" w14:textId="77777777" w:rsidTr="00281AD1">
        <w:tc>
          <w:tcPr>
            <w:tcW w:w="4106" w:type="dxa"/>
          </w:tcPr>
          <w:p w14:paraId="012535CF" w14:textId="587DA57C" w:rsidR="002D5D9A" w:rsidRPr="00A97FF6" w:rsidRDefault="00D25CA9" w:rsidP="00281AD1">
            <w:pPr>
              <w:rPr>
                <w:rFonts w:ascii="Aptos" w:eastAsia="Aptos" w:hAnsi="Aptos" w:cs="Times New Roman"/>
                <w:sz w:val="22"/>
                <w:szCs w:val="22"/>
              </w:rPr>
            </w:pPr>
            <w:r>
              <w:rPr>
                <w:rFonts w:ascii="Aptos" w:eastAsia="Aptos" w:hAnsi="Aptos" w:cs="Times New Roman"/>
                <w:sz w:val="22"/>
                <w:szCs w:val="22"/>
              </w:rPr>
              <w:t>Timo, Flory</w:t>
            </w:r>
          </w:p>
        </w:tc>
        <w:tc>
          <w:tcPr>
            <w:tcW w:w="1363" w:type="dxa"/>
          </w:tcPr>
          <w:p w14:paraId="0B8DE4C6" w14:textId="39B53FFD" w:rsidR="002D5D9A" w:rsidRPr="00A97FF6" w:rsidRDefault="00D25CA9" w:rsidP="00281AD1">
            <w:pPr>
              <w:rPr>
                <w:rFonts w:ascii="Aptos" w:eastAsia="Aptos" w:hAnsi="Aptos" w:cs="Times New Roman"/>
                <w:sz w:val="22"/>
                <w:szCs w:val="22"/>
              </w:rPr>
            </w:pPr>
            <w:r>
              <w:rPr>
                <w:rFonts w:ascii="Aptos" w:eastAsia="Aptos" w:hAnsi="Aptos" w:cs="Times New Roman"/>
                <w:sz w:val="22"/>
                <w:szCs w:val="22"/>
              </w:rPr>
              <w:t>0.06</w:t>
            </w:r>
          </w:p>
        </w:tc>
        <w:tc>
          <w:tcPr>
            <w:tcW w:w="2170" w:type="dxa"/>
          </w:tcPr>
          <w:p w14:paraId="5D8E379A" w14:textId="4C7FFDEB" w:rsidR="002D5D9A" w:rsidRPr="00A97FF6" w:rsidRDefault="00D25CA9" w:rsidP="00281AD1">
            <w:pPr>
              <w:rPr>
                <w:rFonts w:ascii="Aptos" w:eastAsia="Aptos" w:hAnsi="Aptos" w:cs="Times New Roman"/>
                <w:sz w:val="22"/>
                <w:szCs w:val="22"/>
              </w:rPr>
            </w:pPr>
            <w:r w:rsidRPr="00313511">
              <w:rPr>
                <w:rFonts w:ascii="Aptos" w:eastAsia="Aptos" w:hAnsi="Aptos" w:cs="Times New Roman"/>
                <w:sz w:val="22"/>
                <w:szCs w:val="22"/>
              </w:rPr>
              <w:t>Concept</w:t>
            </w:r>
          </w:p>
        </w:tc>
      </w:tr>
      <w:tr w:rsidR="004C1FFE" w:rsidRPr="00A97FF6" w14:paraId="50EEB1BB" w14:textId="77777777" w:rsidTr="00281AD1">
        <w:tc>
          <w:tcPr>
            <w:tcW w:w="4106" w:type="dxa"/>
          </w:tcPr>
          <w:p w14:paraId="6A712245" w14:textId="5C6B4BA1" w:rsidR="004C1FFE" w:rsidRDefault="00DC4BFC" w:rsidP="00281AD1">
            <w:pPr>
              <w:rPr>
                <w:rFonts w:ascii="Aptos" w:eastAsia="Aptos" w:hAnsi="Aptos" w:cs="Times New Roman"/>
                <w:sz w:val="22"/>
                <w:szCs w:val="22"/>
              </w:rPr>
            </w:pPr>
            <w:r>
              <w:rPr>
                <w:rFonts w:ascii="Aptos" w:eastAsia="Aptos" w:hAnsi="Aptos" w:cs="Times New Roman"/>
                <w:sz w:val="22"/>
                <w:szCs w:val="22"/>
              </w:rPr>
              <w:t>Team Horizon</w:t>
            </w:r>
          </w:p>
        </w:tc>
        <w:tc>
          <w:tcPr>
            <w:tcW w:w="1363" w:type="dxa"/>
          </w:tcPr>
          <w:p w14:paraId="113CA895" w14:textId="0EFB6BDD" w:rsidR="004C1FFE" w:rsidRDefault="004C1FFE" w:rsidP="00281AD1">
            <w:pPr>
              <w:rPr>
                <w:rFonts w:ascii="Aptos" w:eastAsia="Aptos" w:hAnsi="Aptos" w:cs="Times New Roman"/>
                <w:sz w:val="22"/>
                <w:szCs w:val="22"/>
              </w:rPr>
            </w:pPr>
            <w:r>
              <w:rPr>
                <w:rFonts w:ascii="Aptos" w:eastAsia="Aptos" w:hAnsi="Aptos" w:cs="Times New Roman"/>
                <w:sz w:val="22"/>
                <w:szCs w:val="22"/>
              </w:rPr>
              <w:t>0.07</w:t>
            </w:r>
          </w:p>
        </w:tc>
        <w:tc>
          <w:tcPr>
            <w:tcW w:w="2170" w:type="dxa"/>
          </w:tcPr>
          <w:p w14:paraId="5F1C04BD" w14:textId="1E7633F4" w:rsidR="004C1FFE" w:rsidRPr="00313511" w:rsidRDefault="004C1FFE" w:rsidP="00281AD1">
            <w:pPr>
              <w:rPr>
                <w:rFonts w:ascii="Aptos" w:eastAsia="Aptos" w:hAnsi="Aptos" w:cs="Times New Roman"/>
                <w:sz w:val="22"/>
                <w:szCs w:val="22"/>
              </w:rPr>
            </w:pPr>
            <w:r>
              <w:rPr>
                <w:rFonts w:ascii="Aptos" w:eastAsia="Aptos" w:hAnsi="Aptos" w:cs="Times New Roman"/>
                <w:sz w:val="22"/>
                <w:szCs w:val="22"/>
              </w:rPr>
              <w:t>Concept</w:t>
            </w:r>
          </w:p>
        </w:tc>
      </w:tr>
    </w:tbl>
    <w:p w14:paraId="0DF441DC" w14:textId="77777777" w:rsidR="00667A77" w:rsidRDefault="00667A77">
      <w:pPr>
        <w:spacing w:line="259" w:lineRule="auto"/>
        <w:rPr>
          <w:rFonts w:asciiTheme="majorHAnsi" w:eastAsiaTheme="majorEastAsia" w:hAnsiTheme="majorHAnsi" w:cstheme="majorBidi"/>
          <w:color w:val="0F4761" w:themeColor="accent1" w:themeShade="BF"/>
          <w:sz w:val="40"/>
          <w:szCs w:val="40"/>
        </w:rPr>
      </w:pPr>
      <w:r>
        <w:br w:type="page"/>
      </w:r>
    </w:p>
    <w:p w14:paraId="7ECAE853" w14:textId="4A30482C" w:rsidR="00F5213E" w:rsidRPr="00127754" w:rsidRDefault="00F66C64" w:rsidP="006D447E">
      <w:pPr>
        <w:pStyle w:val="Heading1"/>
      </w:pPr>
      <w:bookmarkStart w:id="18" w:name="_Toc222499687"/>
      <w:r>
        <w:lastRenderedPageBreak/>
        <w:t>Inleiding</w:t>
      </w:r>
      <w:bookmarkEnd w:id="18"/>
      <w:r w:rsidR="00F5213E" w:rsidRPr="00127754">
        <w:t xml:space="preserve"> </w:t>
      </w:r>
    </w:p>
    <w:p w14:paraId="0A0AD16B" w14:textId="20F717AE" w:rsidR="003F0B5C" w:rsidRPr="003F0B5C" w:rsidRDefault="00FD3862" w:rsidP="00C33EC0">
      <w:pPr>
        <w:rPr>
          <w:sz w:val="22"/>
          <w:szCs w:val="22"/>
        </w:rPr>
      </w:pPr>
      <w:r>
        <w:rPr>
          <w:sz w:val="22"/>
          <w:szCs w:val="22"/>
        </w:rPr>
        <w:t>Onder</w:t>
      </w:r>
      <w:r w:rsidR="003F0B5C" w:rsidRPr="003F0B5C">
        <w:rPr>
          <w:sz w:val="22"/>
          <w:szCs w:val="22"/>
        </w:rPr>
        <w:t xml:space="preserve"> de Wet Toekomst Pensioenen kan gekozen worden uit de volgende regelingen:</w:t>
      </w:r>
    </w:p>
    <w:p w14:paraId="6290D9ED" w14:textId="5D8ADC11" w:rsidR="00B21C1D" w:rsidRPr="00362A67" w:rsidRDefault="00362A67" w:rsidP="00D2298E">
      <w:pPr>
        <w:pStyle w:val="ListParagraph"/>
        <w:numPr>
          <w:ilvl w:val="0"/>
          <w:numId w:val="2"/>
        </w:numPr>
        <w:rPr>
          <w:sz w:val="22"/>
          <w:szCs w:val="22"/>
        </w:rPr>
      </w:pPr>
      <w:r>
        <w:rPr>
          <w:sz w:val="22"/>
          <w:szCs w:val="22"/>
        </w:rPr>
        <w:t>s</w:t>
      </w:r>
      <w:r w:rsidR="009A42D9" w:rsidRPr="00362A67">
        <w:rPr>
          <w:sz w:val="22"/>
          <w:szCs w:val="22"/>
        </w:rPr>
        <w:t>olidaire premie</w:t>
      </w:r>
      <w:r w:rsidR="002F77F4" w:rsidRPr="00362A67">
        <w:rPr>
          <w:sz w:val="22"/>
          <w:szCs w:val="22"/>
        </w:rPr>
        <w:t>overeenkomst</w:t>
      </w:r>
      <w:r w:rsidR="00445C20">
        <w:rPr>
          <w:sz w:val="22"/>
          <w:szCs w:val="22"/>
        </w:rPr>
        <w:t>/premieregeling</w:t>
      </w:r>
    </w:p>
    <w:p w14:paraId="72434DFB" w14:textId="02B89384" w:rsidR="009A42D9" w:rsidRPr="00362A67" w:rsidRDefault="00362A67" w:rsidP="00D2298E">
      <w:pPr>
        <w:pStyle w:val="ListParagraph"/>
        <w:numPr>
          <w:ilvl w:val="0"/>
          <w:numId w:val="2"/>
        </w:numPr>
        <w:rPr>
          <w:sz w:val="22"/>
          <w:szCs w:val="22"/>
        </w:rPr>
      </w:pPr>
      <w:r>
        <w:rPr>
          <w:sz w:val="22"/>
          <w:szCs w:val="22"/>
        </w:rPr>
        <w:t>f</w:t>
      </w:r>
      <w:r w:rsidR="009A42D9" w:rsidRPr="00362A67">
        <w:rPr>
          <w:sz w:val="22"/>
          <w:szCs w:val="22"/>
        </w:rPr>
        <w:t>lexibele premie</w:t>
      </w:r>
      <w:r w:rsidR="002F77F4" w:rsidRPr="00362A67">
        <w:rPr>
          <w:sz w:val="22"/>
          <w:szCs w:val="22"/>
        </w:rPr>
        <w:t>overeenkomst</w:t>
      </w:r>
      <w:r w:rsidR="00445C20">
        <w:rPr>
          <w:sz w:val="22"/>
          <w:szCs w:val="22"/>
        </w:rPr>
        <w:t>/premieregeling</w:t>
      </w:r>
    </w:p>
    <w:p w14:paraId="5C70A363" w14:textId="1C3BAE41" w:rsidR="002F77F4" w:rsidRPr="00362A67" w:rsidRDefault="00362A67" w:rsidP="00D2298E">
      <w:pPr>
        <w:pStyle w:val="ListParagraph"/>
        <w:numPr>
          <w:ilvl w:val="0"/>
          <w:numId w:val="2"/>
        </w:numPr>
        <w:rPr>
          <w:sz w:val="22"/>
          <w:szCs w:val="22"/>
        </w:rPr>
      </w:pPr>
      <w:r w:rsidRPr="00362A67">
        <w:rPr>
          <w:sz w:val="22"/>
          <w:szCs w:val="22"/>
        </w:rPr>
        <w:t>premie-uitkeringsovereenkomst</w:t>
      </w:r>
      <w:r w:rsidR="00FB4658">
        <w:rPr>
          <w:sz w:val="22"/>
          <w:szCs w:val="22"/>
        </w:rPr>
        <w:t>uitkeringsregeling</w:t>
      </w:r>
    </w:p>
    <w:p w14:paraId="7A94C5A3" w14:textId="339D1686" w:rsidR="00362A67" w:rsidRDefault="00362A67" w:rsidP="00B21C1D">
      <w:pPr>
        <w:rPr>
          <w:sz w:val="22"/>
          <w:szCs w:val="22"/>
        </w:rPr>
      </w:pPr>
      <w:r>
        <w:rPr>
          <w:sz w:val="22"/>
          <w:szCs w:val="22"/>
        </w:rPr>
        <w:t xml:space="preserve">In dit document wordt </w:t>
      </w:r>
      <w:r w:rsidR="007B26A0" w:rsidRPr="6F4AF6EB">
        <w:rPr>
          <w:sz w:val="22"/>
          <w:szCs w:val="22"/>
        </w:rPr>
        <w:t>het</w:t>
      </w:r>
      <w:r w:rsidR="007B26A0">
        <w:rPr>
          <w:sz w:val="22"/>
          <w:szCs w:val="22"/>
        </w:rPr>
        <w:t xml:space="preserve"> standaard</w:t>
      </w:r>
      <w:r w:rsidR="007B26A0" w:rsidRPr="6F4AF6EB">
        <w:rPr>
          <w:sz w:val="22"/>
          <w:szCs w:val="22"/>
        </w:rPr>
        <w:t xml:space="preserve"> product voor </w:t>
      </w:r>
      <w:r>
        <w:rPr>
          <w:sz w:val="22"/>
          <w:szCs w:val="22"/>
        </w:rPr>
        <w:t xml:space="preserve">de flexibele premieovereenkomst </w:t>
      </w:r>
      <w:r w:rsidR="0040329D">
        <w:rPr>
          <w:sz w:val="22"/>
          <w:szCs w:val="22"/>
        </w:rPr>
        <w:t>c.q. premieregeling</w:t>
      </w:r>
      <w:r w:rsidR="0040329D" w:rsidRPr="6F4AF6EB">
        <w:rPr>
          <w:sz w:val="22"/>
          <w:szCs w:val="22"/>
        </w:rPr>
        <w:t xml:space="preserve"> </w:t>
      </w:r>
      <w:r w:rsidR="0040329D">
        <w:rPr>
          <w:sz w:val="22"/>
          <w:szCs w:val="22"/>
        </w:rPr>
        <w:t xml:space="preserve">van IG&amp;H </w:t>
      </w:r>
      <w:r w:rsidR="00AF3107">
        <w:rPr>
          <w:sz w:val="22"/>
          <w:szCs w:val="22"/>
        </w:rPr>
        <w:t xml:space="preserve">in hoofdlijnen </w:t>
      </w:r>
      <w:r>
        <w:rPr>
          <w:sz w:val="22"/>
          <w:szCs w:val="22"/>
        </w:rPr>
        <w:t>uitgewerkt.</w:t>
      </w:r>
      <w:r w:rsidR="00AF3107">
        <w:rPr>
          <w:sz w:val="22"/>
          <w:szCs w:val="22"/>
        </w:rPr>
        <w:t xml:space="preserve"> </w:t>
      </w:r>
    </w:p>
    <w:p w14:paraId="7A3372D6" w14:textId="5D70E539" w:rsidR="00AF3107" w:rsidRDefault="00AF3107" w:rsidP="00B21C1D">
      <w:pPr>
        <w:rPr>
          <w:sz w:val="22"/>
          <w:szCs w:val="22"/>
        </w:rPr>
      </w:pPr>
      <w:r>
        <w:rPr>
          <w:sz w:val="22"/>
          <w:szCs w:val="22"/>
        </w:rPr>
        <w:t xml:space="preserve">De realisatie </w:t>
      </w:r>
      <w:r w:rsidR="002E4E75">
        <w:rPr>
          <w:sz w:val="22"/>
          <w:szCs w:val="22"/>
        </w:rPr>
        <w:t xml:space="preserve">van de verschillende onderdelen in </w:t>
      </w:r>
      <w:del w:id="19" w:author="Jitty van der Kuur" w:date="2026-06-19T11:24:00Z" w16du:dateUtc="2026-06-19T09:24:00Z">
        <w:r w:rsidR="002E4E75">
          <w:rPr>
            <w:sz w:val="22"/>
            <w:szCs w:val="22"/>
          </w:rPr>
          <w:delText>AllVida</w:delText>
        </w:r>
      </w:del>
      <w:ins w:id="20" w:author="Jitty van der Kuur" w:date="2026-06-19T11:24:00Z" w16du:dateUtc="2026-06-19T09:24:00Z">
        <w:r w:rsidR="002E4E75">
          <w:rPr>
            <w:sz w:val="22"/>
            <w:szCs w:val="22"/>
          </w:rPr>
          <w:t xml:space="preserve"> </w:t>
        </w:r>
        <w:r w:rsidR="008465A9">
          <w:rPr>
            <w:sz w:val="22"/>
            <w:szCs w:val="22"/>
          </w:rPr>
          <w:t>Allvida</w:t>
        </w:r>
      </w:ins>
      <w:r w:rsidR="002E4E75">
        <w:rPr>
          <w:sz w:val="22"/>
          <w:szCs w:val="22"/>
        </w:rPr>
        <w:t xml:space="preserve"> zijn ook opgenomen, hierbij is het uitgangspunt vooralsnog Qwik en dus nog niet OutSystems.</w:t>
      </w:r>
    </w:p>
    <w:p w14:paraId="3B1DD409" w14:textId="35509589" w:rsidR="0094034B" w:rsidRPr="006D447E" w:rsidRDefault="00274DB9" w:rsidP="00B21C1D">
      <w:pPr>
        <w:rPr>
          <w:sz w:val="22"/>
          <w:szCs w:val="22"/>
          <w:highlight w:val="yellow"/>
        </w:rPr>
      </w:pPr>
      <w:r w:rsidRPr="006D447E">
        <w:rPr>
          <w:sz w:val="22"/>
          <w:szCs w:val="22"/>
          <w:highlight w:val="yellow"/>
        </w:rPr>
        <w:t xml:space="preserve">Sommige onderdelen zijn wel beschikbaar in </w:t>
      </w:r>
      <w:del w:id="21" w:author="Jitty van der Kuur" w:date="2026-06-19T11:24:00Z" w16du:dateUtc="2026-06-19T09:24:00Z">
        <w:r w:rsidRPr="006D447E">
          <w:rPr>
            <w:sz w:val="22"/>
            <w:szCs w:val="22"/>
            <w:highlight w:val="yellow"/>
          </w:rPr>
          <w:delText>AllVida</w:delText>
        </w:r>
      </w:del>
      <w:ins w:id="22" w:author="Jitty van der Kuur" w:date="2026-06-19T11:24:00Z" w16du:dateUtc="2026-06-19T09:24:00Z">
        <w:r w:rsidR="008465A9">
          <w:rPr>
            <w:sz w:val="22"/>
            <w:szCs w:val="22"/>
            <w:highlight w:val="yellow"/>
          </w:rPr>
          <w:t xml:space="preserve"> Allvida</w:t>
        </w:r>
      </w:ins>
      <w:r w:rsidRPr="006D447E">
        <w:rPr>
          <w:sz w:val="22"/>
          <w:szCs w:val="22"/>
          <w:highlight w:val="yellow"/>
        </w:rPr>
        <w:t xml:space="preserve">, maar zijn niet (volledig) getest, omdat </w:t>
      </w:r>
      <w:r w:rsidR="005119D4" w:rsidRPr="006D447E">
        <w:rPr>
          <w:sz w:val="22"/>
          <w:szCs w:val="22"/>
          <w:highlight w:val="yellow"/>
        </w:rPr>
        <w:t>d</w:t>
      </w:r>
      <w:r w:rsidR="005D10E8" w:rsidRPr="006D447E">
        <w:rPr>
          <w:sz w:val="22"/>
          <w:szCs w:val="22"/>
          <w:highlight w:val="yellow"/>
        </w:rPr>
        <w:t>eze</w:t>
      </w:r>
      <w:r w:rsidR="005119D4" w:rsidRPr="006D447E">
        <w:rPr>
          <w:sz w:val="22"/>
          <w:szCs w:val="22"/>
          <w:highlight w:val="yellow"/>
        </w:rPr>
        <w:t xml:space="preserve"> niet in scope wa</w:t>
      </w:r>
      <w:r w:rsidR="005D10E8" w:rsidRPr="006D447E">
        <w:rPr>
          <w:sz w:val="22"/>
          <w:szCs w:val="22"/>
          <w:highlight w:val="yellow"/>
        </w:rPr>
        <w:t>ren</w:t>
      </w:r>
      <w:r w:rsidR="005119D4" w:rsidRPr="006D447E">
        <w:rPr>
          <w:sz w:val="22"/>
          <w:szCs w:val="22"/>
          <w:highlight w:val="yellow"/>
        </w:rPr>
        <w:t xml:space="preserve"> vanwege de prioriteit die aan SPD en SPF zijn gegeven.</w:t>
      </w:r>
      <w:r w:rsidR="00AD1B3E" w:rsidRPr="006D447E">
        <w:rPr>
          <w:sz w:val="22"/>
          <w:szCs w:val="22"/>
          <w:highlight w:val="yellow"/>
        </w:rPr>
        <w:t xml:space="preserve"> Als in dit document gesteld wordt dat iets in </w:t>
      </w:r>
      <w:del w:id="23" w:author="Jitty van der Kuur" w:date="2026-06-19T11:24:00Z" w16du:dateUtc="2026-06-19T09:24:00Z">
        <w:r w:rsidR="00AD1B3E" w:rsidRPr="006D447E">
          <w:rPr>
            <w:sz w:val="22"/>
            <w:szCs w:val="22"/>
            <w:highlight w:val="yellow"/>
          </w:rPr>
          <w:delText>AllVida</w:delText>
        </w:r>
      </w:del>
      <w:ins w:id="24" w:author="Jitty van der Kuur" w:date="2026-06-19T11:24:00Z" w16du:dateUtc="2026-06-19T09:24:00Z">
        <w:r w:rsidR="00AD1B3E" w:rsidRPr="006D447E">
          <w:rPr>
            <w:sz w:val="22"/>
            <w:szCs w:val="22"/>
            <w:highlight w:val="yellow"/>
          </w:rPr>
          <w:t xml:space="preserve"> </w:t>
        </w:r>
        <w:r w:rsidR="008465A9">
          <w:rPr>
            <w:sz w:val="22"/>
            <w:szCs w:val="22"/>
            <w:highlight w:val="yellow"/>
          </w:rPr>
          <w:t>Allvida</w:t>
        </w:r>
      </w:ins>
      <w:r w:rsidR="00AD1B3E" w:rsidRPr="006D447E">
        <w:rPr>
          <w:sz w:val="22"/>
          <w:szCs w:val="22"/>
          <w:highlight w:val="yellow"/>
        </w:rPr>
        <w:t xml:space="preserve"> is ingericht, dan is dit incl. test.</w:t>
      </w:r>
    </w:p>
    <w:p w14:paraId="13F506B5" w14:textId="6F856E73" w:rsidR="00BA1413" w:rsidRPr="001D2342" w:rsidRDefault="00BA1413" w:rsidP="00B21C1D">
      <w:pPr>
        <w:rPr>
          <w:sz w:val="22"/>
          <w:szCs w:val="22"/>
        </w:rPr>
      </w:pPr>
      <w:r w:rsidRPr="001D2342">
        <w:rPr>
          <w:sz w:val="22"/>
          <w:szCs w:val="22"/>
        </w:rPr>
        <w:t>Voor SPD en SPF</w:t>
      </w:r>
      <w:r w:rsidR="00650EDE" w:rsidRPr="001D2342">
        <w:rPr>
          <w:sz w:val="22"/>
          <w:szCs w:val="22"/>
        </w:rPr>
        <w:t xml:space="preserve"> is de regeling ingericht in </w:t>
      </w:r>
      <w:del w:id="25" w:author="Jitty van der Kuur" w:date="2026-06-19T11:24:00Z" w16du:dateUtc="2026-06-19T09:24:00Z">
        <w:r w:rsidR="00650EDE" w:rsidRPr="001D2342">
          <w:rPr>
            <w:sz w:val="22"/>
            <w:szCs w:val="22"/>
          </w:rPr>
          <w:delText>AllVida</w:delText>
        </w:r>
      </w:del>
      <w:ins w:id="26" w:author="Jitty van der Kuur" w:date="2026-06-19T11:24:00Z" w16du:dateUtc="2026-06-19T09:24:00Z">
        <w:r w:rsidR="008465A9">
          <w:rPr>
            <w:sz w:val="22"/>
            <w:szCs w:val="22"/>
          </w:rPr>
          <w:t xml:space="preserve"> Allvida</w:t>
        </w:r>
      </w:ins>
      <w:r w:rsidR="00650EDE" w:rsidRPr="001D2342">
        <w:rPr>
          <w:sz w:val="22"/>
          <w:szCs w:val="22"/>
        </w:rPr>
        <w:t>, uitgezonderd:</w:t>
      </w:r>
    </w:p>
    <w:p w14:paraId="7E0BA477" w14:textId="23CCFC95" w:rsidR="00650EDE" w:rsidRPr="00AF7A09" w:rsidRDefault="00A438BD" w:rsidP="00AF7A09">
      <w:pPr>
        <w:pStyle w:val="ListParagraph"/>
        <w:numPr>
          <w:ilvl w:val="0"/>
          <w:numId w:val="2"/>
        </w:numPr>
        <w:spacing w:line="259" w:lineRule="auto"/>
        <w:rPr>
          <w:sz w:val="22"/>
          <w:szCs w:val="22"/>
        </w:rPr>
      </w:pPr>
      <w:r w:rsidRPr="00AF7A09">
        <w:rPr>
          <w:sz w:val="22"/>
          <w:szCs w:val="22"/>
        </w:rPr>
        <w:t>d</w:t>
      </w:r>
      <w:r w:rsidR="00FD56D2" w:rsidRPr="00AF7A09">
        <w:rPr>
          <w:sz w:val="22"/>
          <w:szCs w:val="22"/>
        </w:rPr>
        <w:t>e uitdeling van de risicodelingsreserve moet nog gebouwd worden</w:t>
      </w:r>
      <w:r w:rsidRPr="00AF7A09">
        <w:rPr>
          <w:sz w:val="22"/>
          <w:szCs w:val="22"/>
        </w:rPr>
        <w:t xml:space="preserve"> (zie hoofdstuk </w:t>
      </w:r>
      <w:r w:rsidRPr="00AF7A09">
        <w:rPr>
          <w:sz w:val="22"/>
          <w:szCs w:val="22"/>
        </w:rPr>
        <w:fldChar w:fldCharType="begin"/>
      </w:r>
      <w:r w:rsidRPr="00AF7A09">
        <w:rPr>
          <w:sz w:val="22"/>
          <w:szCs w:val="22"/>
        </w:rPr>
        <w:instrText xml:space="preserve"> REF _Ref182222029 \r \h  \* MERGEFORMAT </w:instrText>
      </w:r>
      <w:r w:rsidRPr="00AF7A09">
        <w:rPr>
          <w:sz w:val="22"/>
          <w:szCs w:val="22"/>
        </w:rPr>
      </w:r>
      <w:r w:rsidRPr="00AF7A09">
        <w:rPr>
          <w:sz w:val="22"/>
          <w:szCs w:val="22"/>
        </w:rPr>
        <w:fldChar w:fldCharType="separate"/>
      </w:r>
      <w:r w:rsidR="004E2834" w:rsidRPr="00AF7A09">
        <w:rPr>
          <w:sz w:val="22"/>
          <w:szCs w:val="22"/>
        </w:rPr>
        <w:t>11</w:t>
      </w:r>
      <w:r w:rsidRPr="00AF7A09">
        <w:rPr>
          <w:sz w:val="22"/>
          <w:szCs w:val="22"/>
        </w:rPr>
        <w:fldChar w:fldCharType="end"/>
      </w:r>
      <w:r w:rsidRPr="00AF7A09">
        <w:rPr>
          <w:sz w:val="22"/>
          <w:szCs w:val="22"/>
        </w:rPr>
        <w:t>)</w:t>
      </w:r>
      <w:r w:rsidR="006A59A8" w:rsidRPr="00AF7A09">
        <w:rPr>
          <w:sz w:val="22"/>
          <w:szCs w:val="22"/>
        </w:rPr>
        <w:t>,</w:t>
      </w:r>
      <w:r w:rsidR="006A59A8" w:rsidRPr="00AF7A09">
        <w:rPr>
          <w:sz w:val="22"/>
          <w:szCs w:val="22"/>
        </w:rPr>
        <w:br/>
        <w:t xml:space="preserve">is </w:t>
      </w:r>
      <w:r w:rsidR="007F6977" w:rsidRPr="00AF7A09">
        <w:rPr>
          <w:sz w:val="22"/>
          <w:szCs w:val="22"/>
        </w:rPr>
        <w:t xml:space="preserve">overigens </w:t>
      </w:r>
      <w:r w:rsidR="006A59A8" w:rsidRPr="00AF7A09">
        <w:rPr>
          <w:sz w:val="22"/>
          <w:szCs w:val="22"/>
        </w:rPr>
        <w:t xml:space="preserve">ook nog niet </w:t>
      </w:r>
      <w:r w:rsidR="00204326" w:rsidRPr="00AF7A09">
        <w:rPr>
          <w:sz w:val="22"/>
          <w:szCs w:val="22"/>
        </w:rPr>
        <w:t>op het transitiemoment nodig</w:t>
      </w:r>
      <w:r w:rsidR="00A272DF" w:rsidRPr="00AF7A09">
        <w:rPr>
          <w:sz w:val="22"/>
          <w:szCs w:val="22"/>
        </w:rPr>
        <w:br/>
      </w:r>
    </w:p>
    <w:p w14:paraId="33500DFB" w14:textId="63CEADE0" w:rsidR="00740229" w:rsidRDefault="00740229">
      <w:pPr>
        <w:spacing w:line="259" w:lineRule="auto"/>
        <w:rPr>
          <w:sz w:val="22"/>
          <w:szCs w:val="22"/>
        </w:rPr>
      </w:pPr>
      <w:r>
        <w:rPr>
          <w:sz w:val="22"/>
          <w:szCs w:val="22"/>
        </w:rPr>
        <w:br w:type="page"/>
      </w:r>
    </w:p>
    <w:p w14:paraId="53CB51C6" w14:textId="77777777" w:rsidR="00740229" w:rsidRDefault="00740229" w:rsidP="00740229">
      <w:pPr>
        <w:pStyle w:val="Heading1"/>
        <w:spacing w:line="259" w:lineRule="auto"/>
        <w:jc w:val="both"/>
        <w:rPr>
          <w:rFonts w:eastAsia="Times New Roman"/>
        </w:rPr>
      </w:pPr>
      <w:bookmarkStart w:id="27" w:name="_Toc194677474"/>
      <w:bookmarkStart w:id="28" w:name="_Toc222499688"/>
      <w:r w:rsidRPr="00A97FF6">
        <w:rPr>
          <w:rFonts w:eastAsia="Times New Roman"/>
        </w:rPr>
        <w:lastRenderedPageBreak/>
        <w:t>D</w:t>
      </w:r>
      <w:r>
        <w:rPr>
          <w:rFonts w:eastAsia="Times New Roman"/>
        </w:rPr>
        <w:t>eel I: Algemene kenmerken en regelingen</w:t>
      </w:r>
      <w:bookmarkEnd w:id="27"/>
      <w:bookmarkEnd w:id="28"/>
    </w:p>
    <w:p w14:paraId="1AF8C77C" w14:textId="77777777" w:rsidR="005B7C09" w:rsidRPr="006D447E" w:rsidRDefault="005B7C09" w:rsidP="006D447E"/>
    <w:p w14:paraId="21B851A2" w14:textId="77777777" w:rsidR="005B7C09" w:rsidRPr="00F16A22" w:rsidRDefault="005B7C09" w:rsidP="005B7C09">
      <w:pPr>
        <w:pStyle w:val="Heading1"/>
        <w:numPr>
          <w:ilvl w:val="0"/>
          <w:numId w:val="1"/>
        </w:numPr>
      </w:pPr>
      <w:bookmarkStart w:id="29" w:name="_Toc194677475"/>
      <w:bookmarkStart w:id="30" w:name="_Toc222499689"/>
      <w:r w:rsidRPr="00F16A22">
        <w:t>Productaanbod</w:t>
      </w:r>
      <w:bookmarkEnd w:id="29"/>
      <w:bookmarkEnd w:id="30"/>
    </w:p>
    <w:p w14:paraId="37206681" w14:textId="25E843F6" w:rsidR="005B7C09" w:rsidRDefault="005B7C09" w:rsidP="005B7C09">
      <w:pPr>
        <w:spacing w:line="259" w:lineRule="auto"/>
        <w:rPr>
          <w:sz w:val="22"/>
          <w:szCs w:val="22"/>
        </w:rPr>
      </w:pPr>
      <w:r w:rsidRPr="6F4AF6EB">
        <w:rPr>
          <w:sz w:val="22"/>
          <w:szCs w:val="22"/>
        </w:rPr>
        <w:t xml:space="preserve">Het </w:t>
      </w:r>
      <w:r w:rsidRPr="00132EB9">
        <w:rPr>
          <w:sz w:val="22"/>
          <w:szCs w:val="22"/>
        </w:rPr>
        <w:t>standaard</w:t>
      </w:r>
      <w:r w:rsidRPr="6F4AF6EB">
        <w:rPr>
          <w:sz w:val="22"/>
          <w:szCs w:val="22"/>
        </w:rPr>
        <w:t xml:space="preserve"> product van IG&amp;H kent een basis- en </w:t>
      </w:r>
      <w:r w:rsidR="00F705E2">
        <w:rPr>
          <w:sz w:val="22"/>
          <w:szCs w:val="22"/>
        </w:rPr>
        <w:t xml:space="preserve">evt. </w:t>
      </w:r>
      <w:r w:rsidRPr="6F4AF6EB">
        <w:rPr>
          <w:sz w:val="22"/>
          <w:szCs w:val="22"/>
        </w:rPr>
        <w:t>een bijspaar</w:t>
      </w:r>
      <w:r w:rsidR="00C95696">
        <w:rPr>
          <w:sz w:val="22"/>
          <w:szCs w:val="22"/>
        </w:rPr>
        <w:t>- en nettopensioen</w:t>
      </w:r>
      <w:r w:rsidRPr="6F4AF6EB">
        <w:rPr>
          <w:sz w:val="22"/>
          <w:szCs w:val="22"/>
        </w:rPr>
        <w:t xml:space="preserve">regeling. </w:t>
      </w:r>
    </w:p>
    <w:p w14:paraId="4B14A57C" w14:textId="1EF65B04" w:rsidR="00C95696" w:rsidRDefault="00C95696" w:rsidP="005B7C09">
      <w:pPr>
        <w:spacing w:line="259" w:lineRule="auto"/>
        <w:rPr>
          <w:sz w:val="22"/>
          <w:szCs w:val="22"/>
        </w:rPr>
      </w:pPr>
      <w:r>
        <w:rPr>
          <w:sz w:val="22"/>
          <w:szCs w:val="22"/>
        </w:rPr>
        <w:t>Onder voorwaarden is ook een excedentregeling onderdeel van het standaard product van IG&amp;H.</w:t>
      </w:r>
    </w:p>
    <w:p w14:paraId="7109349B" w14:textId="15F42F86" w:rsidR="005B7C09" w:rsidRDefault="00864B10" w:rsidP="005B7C09">
      <w:pPr>
        <w:spacing w:line="259" w:lineRule="auto"/>
        <w:rPr>
          <w:sz w:val="22"/>
          <w:szCs w:val="22"/>
        </w:rPr>
      </w:pPr>
      <w:r>
        <w:rPr>
          <w:sz w:val="22"/>
          <w:szCs w:val="22"/>
        </w:rPr>
        <w:t>Een</w:t>
      </w:r>
      <w:r w:rsidR="005B7C09" w:rsidRPr="6F4AF6EB">
        <w:rPr>
          <w:sz w:val="22"/>
          <w:szCs w:val="22"/>
        </w:rPr>
        <w:t xml:space="preserve"> voorportaalregeling kom</w:t>
      </w:r>
      <w:r>
        <w:rPr>
          <w:sz w:val="22"/>
          <w:szCs w:val="22"/>
        </w:rPr>
        <w:t>t</w:t>
      </w:r>
      <w:r w:rsidR="005B7C09" w:rsidRPr="6F4AF6EB">
        <w:rPr>
          <w:sz w:val="22"/>
          <w:szCs w:val="22"/>
        </w:rPr>
        <w:t xml:space="preserve"> niet voor in het standaard product.</w:t>
      </w:r>
    </w:p>
    <w:p w14:paraId="0AF15A9F" w14:textId="77777777" w:rsidR="009A42D9" w:rsidRDefault="009A42D9" w:rsidP="00B21C1D">
      <w:pPr>
        <w:rPr>
          <w:sz w:val="22"/>
          <w:szCs w:val="22"/>
        </w:rPr>
      </w:pPr>
    </w:p>
    <w:p w14:paraId="126AB431" w14:textId="4675740A" w:rsidR="002A6884" w:rsidRDefault="002A6884">
      <w:pPr>
        <w:spacing w:line="259" w:lineRule="auto"/>
        <w:rPr>
          <w:rFonts w:asciiTheme="majorHAnsi" w:eastAsiaTheme="majorEastAsia" w:hAnsiTheme="majorHAnsi" w:cstheme="majorBidi"/>
          <w:color w:val="0F4761" w:themeColor="accent1" w:themeShade="BF"/>
          <w:sz w:val="40"/>
          <w:szCs w:val="40"/>
        </w:rPr>
      </w:pPr>
    </w:p>
    <w:p w14:paraId="7643590E" w14:textId="77777777" w:rsidR="004F497F" w:rsidRPr="006D447E" w:rsidRDefault="004F497F" w:rsidP="004F497F">
      <w:pPr>
        <w:spacing w:line="259" w:lineRule="auto"/>
        <w:rPr>
          <w:sz w:val="22"/>
          <w:szCs w:val="22"/>
          <w:highlight w:val="yellow"/>
        </w:rPr>
      </w:pPr>
      <w:r w:rsidRPr="006D447E">
        <w:rPr>
          <w:sz w:val="22"/>
          <w:szCs w:val="22"/>
          <w:highlight w:val="yellow"/>
        </w:rPr>
        <w:t>De flexibele premieovereenkomst kan onderverdeeld worden in:</w:t>
      </w:r>
    </w:p>
    <w:p w14:paraId="51B47B30" w14:textId="16C6F8FC" w:rsidR="004F497F" w:rsidRPr="006D447E" w:rsidRDefault="004F497F" w:rsidP="00D2298E">
      <w:pPr>
        <w:pStyle w:val="ListParagraph"/>
        <w:numPr>
          <w:ilvl w:val="0"/>
          <w:numId w:val="4"/>
        </w:numPr>
        <w:spacing w:line="259" w:lineRule="auto"/>
        <w:rPr>
          <w:sz w:val="22"/>
          <w:szCs w:val="22"/>
          <w:highlight w:val="yellow"/>
        </w:rPr>
      </w:pPr>
      <w:r w:rsidRPr="006D447E">
        <w:rPr>
          <w:sz w:val="22"/>
          <w:szCs w:val="22"/>
          <w:highlight w:val="yellow"/>
        </w:rPr>
        <w:t>Basisregeling</w:t>
      </w:r>
    </w:p>
    <w:p w14:paraId="118A4424" w14:textId="366710FE" w:rsidR="004F497F" w:rsidRPr="006D447E" w:rsidRDefault="004F497F" w:rsidP="00D2298E">
      <w:pPr>
        <w:pStyle w:val="ListParagraph"/>
        <w:numPr>
          <w:ilvl w:val="0"/>
          <w:numId w:val="4"/>
        </w:numPr>
        <w:spacing w:line="259" w:lineRule="auto"/>
        <w:rPr>
          <w:sz w:val="22"/>
          <w:szCs w:val="22"/>
          <w:highlight w:val="yellow"/>
        </w:rPr>
      </w:pPr>
      <w:r w:rsidRPr="006D447E">
        <w:rPr>
          <w:sz w:val="22"/>
          <w:szCs w:val="22"/>
          <w:highlight w:val="yellow"/>
        </w:rPr>
        <w:t>Excedentregeling</w:t>
      </w:r>
    </w:p>
    <w:p w14:paraId="380254D1" w14:textId="77777777" w:rsidR="004F497F" w:rsidRPr="006D447E" w:rsidRDefault="004F497F" w:rsidP="00D2298E">
      <w:pPr>
        <w:pStyle w:val="ListParagraph"/>
        <w:numPr>
          <w:ilvl w:val="0"/>
          <w:numId w:val="4"/>
        </w:numPr>
        <w:spacing w:line="259" w:lineRule="auto"/>
        <w:rPr>
          <w:sz w:val="22"/>
          <w:szCs w:val="22"/>
          <w:highlight w:val="yellow"/>
        </w:rPr>
      </w:pPr>
      <w:r w:rsidRPr="006D447E">
        <w:rPr>
          <w:sz w:val="22"/>
          <w:szCs w:val="22"/>
          <w:highlight w:val="yellow"/>
        </w:rPr>
        <w:t>Netto regeling</w:t>
      </w:r>
    </w:p>
    <w:p w14:paraId="3F70070F" w14:textId="36FCBA7B" w:rsidR="00E73FAB" w:rsidRPr="006D447E" w:rsidRDefault="00E73FAB" w:rsidP="00E73FAB">
      <w:pPr>
        <w:spacing w:line="259" w:lineRule="auto"/>
        <w:rPr>
          <w:sz w:val="22"/>
          <w:szCs w:val="22"/>
          <w:highlight w:val="yellow"/>
        </w:rPr>
      </w:pPr>
      <w:r w:rsidRPr="006D447E">
        <w:rPr>
          <w:sz w:val="22"/>
          <w:szCs w:val="22"/>
          <w:highlight w:val="yellow"/>
        </w:rPr>
        <w:t>Een regeling kan ook een voorportaalregeling hebben. Tijdens de periode van de voorportaalregeling wordt het risico (overlijden en/of arbeidsongeschiktheid) gedekt. Onder de WTP komt dit niet vaak meer voor, omdat de minimale toetredingsleeftijd is verlaagd.</w:t>
      </w:r>
      <w:r w:rsidR="007F4B79" w:rsidRPr="006D447E">
        <w:rPr>
          <w:sz w:val="22"/>
          <w:szCs w:val="22"/>
          <w:highlight w:val="yellow"/>
        </w:rPr>
        <w:t xml:space="preserve"> </w:t>
      </w:r>
    </w:p>
    <w:p w14:paraId="5735E9B3" w14:textId="4D4F513C" w:rsidR="00645067" w:rsidRPr="006D447E" w:rsidRDefault="00F07C36" w:rsidP="00E73FAB">
      <w:pPr>
        <w:spacing w:line="259" w:lineRule="auto"/>
        <w:rPr>
          <w:sz w:val="22"/>
          <w:szCs w:val="22"/>
          <w:highlight w:val="yellow"/>
        </w:rPr>
      </w:pPr>
      <w:r w:rsidRPr="006D447E">
        <w:rPr>
          <w:sz w:val="22"/>
          <w:szCs w:val="22"/>
          <w:highlight w:val="yellow"/>
        </w:rPr>
        <w:t>Een pensioenregeling kan onder voorwaarden ook vrijwillig worden voortgezet</w:t>
      </w:r>
      <w:r w:rsidR="001965D6" w:rsidRPr="006D447E">
        <w:rPr>
          <w:sz w:val="22"/>
          <w:szCs w:val="22"/>
          <w:highlight w:val="yellow"/>
        </w:rPr>
        <w:t xml:space="preserve">, ook kan er bijgespaard worden </w:t>
      </w:r>
      <w:r w:rsidR="00903288" w:rsidRPr="006D447E">
        <w:rPr>
          <w:sz w:val="22"/>
          <w:szCs w:val="22"/>
          <w:highlight w:val="yellow"/>
        </w:rPr>
        <w:t>en kunnen er regelingen gelden voor verlof.</w:t>
      </w:r>
    </w:p>
    <w:p w14:paraId="68C49BCF" w14:textId="2D5EACC5" w:rsidR="004E3A9B" w:rsidRPr="006D447E" w:rsidRDefault="000B1FA6" w:rsidP="00E73FAB">
      <w:pPr>
        <w:spacing w:line="259" w:lineRule="auto"/>
        <w:rPr>
          <w:sz w:val="22"/>
          <w:szCs w:val="22"/>
          <w:highlight w:val="yellow"/>
        </w:rPr>
      </w:pPr>
      <w:r w:rsidRPr="006D447E">
        <w:rPr>
          <w:sz w:val="22"/>
          <w:szCs w:val="22"/>
          <w:highlight w:val="yellow"/>
        </w:rPr>
        <w:t xml:space="preserve">Voor specifieke groepen kunnen </w:t>
      </w:r>
      <w:r w:rsidR="00D85356" w:rsidRPr="006D447E">
        <w:rPr>
          <w:sz w:val="22"/>
          <w:szCs w:val="22"/>
          <w:highlight w:val="yellow"/>
        </w:rPr>
        <w:t>afwijkende regelingparameters gelden</w:t>
      </w:r>
      <w:r w:rsidR="00096828" w:rsidRPr="006D447E">
        <w:rPr>
          <w:sz w:val="22"/>
          <w:szCs w:val="22"/>
          <w:highlight w:val="yellow"/>
        </w:rPr>
        <w:t xml:space="preserve">. </w:t>
      </w:r>
    </w:p>
    <w:p w14:paraId="2E82409A" w14:textId="6CEB2F21" w:rsidR="007F4B79" w:rsidRPr="006D447E" w:rsidRDefault="007F4B79" w:rsidP="007F4B79">
      <w:pPr>
        <w:pStyle w:val="Heading4"/>
        <w:rPr>
          <w:highlight w:val="yellow"/>
        </w:rPr>
      </w:pPr>
      <w:del w:id="31" w:author="Jitty van der Kuur" w:date="2026-06-19T11:24:00Z" w16du:dateUtc="2026-06-19T09:24:00Z">
        <w:r w:rsidRPr="006D447E">
          <w:rPr>
            <w:highlight w:val="yellow"/>
          </w:rPr>
          <w:delText>AllVida</w:delText>
        </w:r>
      </w:del>
      <w:ins w:id="32" w:author="Jitty van der Kuur" w:date="2026-06-19T11:24:00Z" w16du:dateUtc="2026-06-19T09:24:00Z">
        <w:r w:rsidRPr="006D447E">
          <w:rPr>
            <w:highlight w:val="yellow"/>
          </w:rPr>
          <w:t xml:space="preserve"> </w:t>
        </w:r>
        <w:r w:rsidR="008465A9">
          <w:rPr>
            <w:highlight w:val="yellow"/>
          </w:rPr>
          <w:t>Allvida</w:t>
        </w:r>
      </w:ins>
      <w:r w:rsidRPr="006D447E">
        <w:rPr>
          <w:highlight w:val="yellow"/>
        </w:rPr>
        <w:t xml:space="preserve"> en standaard product</w:t>
      </w:r>
    </w:p>
    <w:p w14:paraId="24592146" w14:textId="157C00D9" w:rsidR="00F26145" w:rsidRPr="006D447E" w:rsidRDefault="0022172B" w:rsidP="005B442E">
      <w:pPr>
        <w:spacing w:line="259" w:lineRule="auto"/>
        <w:rPr>
          <w:sz w:val="22"/>
          <w:szCs w:val="22"/>
          <w:highlight w:val="yellow"/>
        </w:rPr>
      </w:pPr>
      <w:r w:rsidRPr="006D447E">
        <w:rPr>
          <w:sz w:val="22"/>
          <w:szCs w:val="22"/>
          <w:highlight w:val="yellow"/>
        </w:rPr>
        <w:t>Een minimum</w:t>
      </w:r>
      <w:r w:rsidR="00931F6C" w:rsidRPr="006D447E">
        <w:rPr>
          <w:sz w:val="22"/>
          <w:szCs w:val="22"/>
          <w:highlight w:val="yellow"/>
        </w:rPr>
        <w:t xml:space="preserve"> toetredingsleeftijd </w:t>
      </w:r>
      <w:r w:rsidRPr="006D447E">
        <w:rPr>
          <w:sz w:val="22"/>
          <w:szCs w:val="22"/>
          <w:highlight w:val="yellow"/>
        </w:rPr>
        <w:t xml:space="preserve">kan </w:t>
      </w:r>
      <w:r w:rsidR="00C31F58" w:rsidRPr="006D447E">
        <w:rPr>
          <w:sz w:val="22"/>
          <w:szCs w:val="22"/>
          <w:highlight w:val="yellow"/>
        </w:rPr>
        <w:t xml:space="preserve">wel of </w:t>
      </w:r>
      <w:r w:rsidR="00931F6C" w:rsidRPr="006D447E">
        <w:rPr>
          <w:sz w:val="22"/>
          <w:szCs w:val="22"/>
          <w:highlight w:val="yellow"/>
        </w:rPr>
        <w:t>niet van toepassing zijn (</w:t>
      </w:r>
      <w:r w:rsidR="00C31F58" w:rsidRPr="006D447E">
        <w:rPr>
          <w:sz w:val="22"/>
          <w:szCs w:val="22"/>
          <w:highlight w:val="yellow"/>
        </w:rPr>
        <w:t xml:space="preserve">niet van toepassing </w:t>
      </w:r>
      <w:r w:rsidR="00931F6C" w:rsidRPr="006D447E">
        <w:rPr>
          <w:sz w:val="22"/>
          <w:szCs w:val="22"/>
          <w:highlight w:val="yellow"/>
        </w:rPr>
        <w:t xml:space="preserve">is de standaard), </w:t>
      </w:r>
      <w:r w:rsidR="00C31F58" w:rsidRPr="006D447E">
        <w:rPr>
          <w:sz w:val="22"/>
          <w:szCs w:val="22"/>
          <w:highlight w:val="yellow"/>
        </w:rPr>
        <w:t xml:space="preserve">beiden zijn ingericht in </w:t>
      </w:r>
      <w:del w:id="33" w:author="Jitty van der Kuur" w:date="2026-06-19T11:24:00Z" w16du:dateUtc="2026-06-19T09:24:00Z">
        <w:r w:rsidR="00C31F58" w:rsidRPr="006D447E">
          <w:rPr>
            <w:sz w:val="22"/>
            <w:szCs w:val="22"/>
            <w:highlight w:val="yellow"/>
          </w:rPr>
          <w:delText>AllVida</w:delText>
        </w:r>
      </w:del>
      <w:ins w:id="34" w:author="Jitty van der Kuur" w:date="2026-06-19T11:24:00Z" w16du:dateUtc="2026-06-19T09:24:00Z">
        <w:r w:rsidR="008465A9">
          <w:rPr>
            <w:sz w:val="22"/>
            <w:szCs w:val="22"/>
            <w:highlight w:val="yellow"/>
          </w:rPr>
          <w:t xml:space="preserve"> Allvida</w:t>
        </w:r>
      </w:ins>
      <w:r w:rsidRPr="006D447E">
        <w:rPr>
          <w:sz w:val="22"/>
          <w:szCs w:val="22"/>
          <w:highlight w:val="yellow"/>
        </w:rPr>
        <w:t xml:space="preserve">. </w:t>
      </w:r>
    </w:p>
    <w:p w14:paraId="3786053D" w14:textId="5139420C" w:rsidR="007F4B79" w:rsidRPr="006D447E" w:rsidRDefault="007F4B79" w:rsidP="005B442E">
      <w:pPr>
        <w:spacing w:line="259" w:lineRule="auto"/>
        <w:rPr>
          <w:sz w:val="22"/>
          <w:szCs w:val="22"/>
          <w:highlight w:val="yellow"/>
        </w:rPr>
      </w:pPr>
      <w:r w:rsidRPr="006D447E">
        <w:rPr>
          <w:sz w:val="22"/>
          <w:szCs w:val="22"/>
          <w:highlight w:val="yellow"/>
        </w:rPr>
        <w:t xml:space="preserve">Een voorportaalregeling is niet ingericht in </w:t>
      </w:r>
      <w:del w:id="35" w:author="Jitty van der Kuur" w:date="2026-06-19T11:24:00Z" w16du:dateUtc="2026-06-19T09:24:00Z">
        <w:r w:rsidRPr="006D447E">
          <w:rPr>
            <w:sz w:val="22"/>
            <w:szCs w:val="22"/>
            <w:highlight w:val="yellow"/>
          </w:rPr>
          <w:delText>AllVida</w:delText>
        </w:r>
      </w:del>
      <w:ins w:id="36" w:author="Jitty van der Kuur" w:date="2026-06-19T11:24:00Z" w16du:dateUtc="2026-06-19T09:24:00Z">
        <w:r w:rsidRPr="006D447E">
          <w:rPr>
            <w:sz w:val="22"/>
            <w:szCs w:val="22"/>
            <w:highlight w:val="yellow"/>
          </w:rPr>
          <w:t xml:space="preserve"> </w:t>
        </w:r>
        <w:r w:rsidR="008465A9">
          <w:rPr>
            <w:sz w:val="22"/>
            <w:szCs w:val="22"/>
            <w:highlight w:val="yellow"/>
          </w:rPr>
          <w:t>Allvida</w:t>
        </w:r>
      </w:ins>
      <w:r w:rsidRPr="006D447E">
        <w:rPr>
          <w:sz w:val="22"/>
          <w:szCs w:val="22"/>
          <w:highlight w:val="yellow"/>
        </w:rPr>
        <w:t xml:space="preserve"> en dit </w:t>
      </w:r>
      <w:r w:rsidR="005B442E" w:rsidRPr="006D447E">
        <w:rPr>
          <w:sz w:val="22"/>
          <w:szCs w:val="22"/>
          <w:highlight w:val="yellow"/>
        </w:rPr>
        <w:t>valt</w:t>
      </w:r>
      <w:r w:rsidRPr="006D447E">
        <w:rPr>
          <w:sz w:val="22"/>
          <w:szCs w:val="22"/>
          <w:highlight w:val="yellow"/>
        </w:rPr>
        <w:t xml:space="preserve"> ook niet </w:t>
      </w:r>
      <w:r w:rsidR="005B442E" w:rsidRPr="006D447E">
        <w:rPr>
          <w:sz w:val="22"/>
          <w:szCs w:val="22"/>
          <w:highlight w:val="yellow"/>
        </w:rPr>
        <w:t>onder de</w:t>
      </w:r>
      <w:r w:rsidRPr="006D447E">
        <w:rPr>
          <w:sz w:val="22"/>
          <w:szCs w:val="22"/>
          <w:highlight w:val="yellow"/>
        </w:rPr>
        <w:t xml:space="preserve"> standaard</w:t>
      </w:r>
      <w:r w:rsidR="005B442E" w:rsidRPr="006D447E">
        <w:rPr>
          <w:sz w:val="22"/>
          <w:szCs w:val="22"/>
          <w:highlight w:val="yellow"/>
        </w:rPr>
        <w:t>.</w:t>
      </w:r>
    </w:p>
    <w:p w14:paraId="6F28810D" w14:textId="1CA7AF90" w:rsidR="002305AD" w:rsidRPr="006D447E" w:rsidRDefault="00F07C36" w:rsidP="005B442E">
      <w:pPr>
        <w:spacing w:line="259" w:lineRule="auto"/>
        <w:rPr>
          <w:sz w:val="22"/>
          <w:szCs w:val="22"/>
          <w:highlight w:val="yellow"/>
        </w:rPr>
      </w:pPr>
      <w:r w:rsidRPr="006D2CD8">
        <w:rPr>
          <w:sz w:val="22"/>
          <w:szCs w:val="22"/>
        </w:rPr>
        <w:t xml:space="preserve">In </w:t>
      </w:r>
      <w:del w:id="37" w:author="Jitty van der Kuur" w:date="2026-06-19T11:24:00Z" w16du:dateUtc="2026-06-19T09:24:00Z">
        <w:r w:rsidRPr="006D2CD8">
          <w:rPr>
            <w:sz w:val="22"/>
            <w:szCs w:val="22"/>
          </w:rPr>
          <w:delText>AllVida</w:delText>
        </w:r>
      </w:del>
      <w:ins w:id="38" w:author="Jitty van der Kuur" w:date="2026-06-19T11:24:00Z" w16du:dateUtc="2026-06-19T09:24:00Z">
        <w:r w:rsidR="008465A9">
          <w:rPr>
            <w:sz w:val="22"/>
            <w:szCs w:val="22"/>
          </w:rPr>
          <w:t xml:space="preserve"> Allvida</w:t>
        </w:r>
      </w:ins>
      <w:r w:rsidRPr="006D2CD8">
        <w:rPr>
          <w:sz w:val="22"/>
          <w:szCs w:val="22"/>
        </w:rPr>
        <w:t xml:space="preserve"> is vrijwillige voortzetting </w:t>
      </w:r>
      <w:r w:rsidR="00377ACA" w:rsidRPr="006D2CD8">
        <w:rPr>
          <w:sz w:val="22"/>
          <w:szCs w:val="22"/>
        </w:rPr>
        <w:t>voortzetting</w:t>
      </w:r>
      <w:r w:rsidR="00AC04CE" w:rsidRPr="006D2CD8">
        <w:rPr>
          <w:sz w:val="22"/>
          <w:szCs w:val="22"/>
        </w:rPr>
        <w:t xml:space="preserve"> </w:t>
      </w:r>
      <w:r w:rsidR="00573691" w:rsidRPr="006D2CD8">
        <w:rPr>
          <w:sz w:val="22"/>
          <w:szCs w:val="22"/>
        </w:rPr>
        <w:t xml:space="preserve">ingericht </w:t>
      </w:r>
      <w:r w:rsidR="00AC04CE" w:rsidRPr="006D2CD8">
        <w:rPr>
          <w:sz w:val="22"/>
          <w:szCs w:val="22"/>
        </w:rPr>
        <w:t>voor SPD en SPF, maar</w:t>
      </w:r>
      <w:r w:rsidR="00573691" w:rsidRPr="006D2CD8">
        <w:rPr>
          <w:sz w:val="22"/>
          <w:szCs w:val="22"/>
        </w:rPr>
        <w:t xml:space="preserve"> dit valt niet onder de standaard.</w:t>
      </w:r>
      <w:r w:rsidR="00807AEE" w:rsidRPr="006D2CD8">
        <w:rPr>
          <w:sz w:val="22"/>
          <w:szCs w:val="22"/>
        </w:rPr>
        <w:br/>
      </w:r>
      <w:r w:rsidR="002045E6" w:rsidRPr="006D447E">
        <w:rPr>
          <w:color w:val="FF0000"/>
          <w:sz w:val="22"/>
          <w:szCs w:val="22"/>
          <w:highlight w:val="yellow"/>
        </w:rPr>
        <w:t>Nog nagaan of dit nodig is voor SPD en SPF, het staat wel in de PDC, maar de analyse is niet verder uitgewerkt.</w:t>
      </w:r>
      <w:r w:rsidR="008F018A" w:rsidRPr="006D447E">
        <w:rPr>
          <w:color w:val="FF0000"/>
          <w:sz w:val="22"/>
          <w:szCs w:val="22"/>
          <w:highlight w:val="yellow"/>
        </w:rPr>
        <w:t xml:space="preserve"> </w:t>
      </w:r>
      <w:r w:rsidR="006743CD" w:rsidRPr="006D447E">
        <w:rPr>
          <w:color w:val="FF0000"/>
          <w:sz w:val="22"/>
          <w:szCs w:val="22"/>
          <w:highlight w:val="yellow"/>
        </w:rPr>
        <w:t>In principe gepland PI2025</w:t>
      </w:r>
      <w:r w:rsidR="00C24BBB" w:rsidRPr="006D447E">
        <w:rPr>
          <w:color w:val="FF0000"/>
          <w:sz w:val="22"/>
          <w:szCs w:val="22"/>
          <w:highlight w:val="yellow"/>
        </w:rPr>
        <w:t>.1</w:t>
      </w:r>
      <w:r w:rsidR="0077220F" w:rsidRPr="006D447E">
        <w:rPr>
          <w:color w:val="FF0000"/>
          <w:sz w:val="22"/>
          <w:szCs w:val="22"/>
          <w:highlight w:val="yellow"/>
        </w:rPr>
        <w:t>, indien dit genoeg prioriteit krijgt</w:t>
      </w:r>
      <w:r w:rsidR="006743CD" w:rsidRPr="006D447E">
        <w:rPr>
          <w:color w:val="FF0000"/>
          <w:sz w:val="22"/>
          <w:szCs w:val="22"/>
          <w:highlight w:val="yellow"/>
        </w:rPr>
        <w:t>.</w:t>
      </w:r>
    </w:p>
    <w:p w14:paraId="1EFA1A5E" w14:textId="6806DBAF" w:rsidR="007F4B79" w:rsidRPr="006D447E" w:rsidRDefault="00903288" w:rsidP="00E73FAB">
      <w:pPr>
        <w:spacing w:line="259" w:lineRule="auto"/>
        <w:rPr>
          <w:sz w:val="22"/>
          <w:szCs w:val="22"/>
          <w:highlight w:val="yellow"/>
        </w:rPr>
      </w:pPr>
      <w:r w:rsidRPr="006D447E">
        <w:rPr>
          <w:sz w:val="22"/>
          <w:szCs w:val="22"/>
          <w:highlight w:val="yellow"/>
        </w:rPr>
        <w:t xml:space="preserve">In </w:t>
      </w:r>
      <w:del w:id="39" w:author="Jitty van der Kuur" w:date="2026-06-19T11:24:00Z" w16du:dateUtc="2026-06-19T09:24:00Z">
        <w:r w:rsidRPr="006D447E">
          <w:rPr>
            <w:sz w:val="22"/>
            <w:szCs w:val="22"/>
            <w:highlight w:val="yellow"/>
          </w:rPr>
          <w:delText>AllVida</w:delText>
        </w:r>
      </w:del>
      <w:ins w:id="40" w:author="Jitty van der Kuur" w:date="2026-06-19T11:24:00Z" w16du:dateUtc="2026-06-19T09:24:00Z">
        <w:r w:rsidRPr="006D447E">
          <w:rPr>
            <w:sz w:val="22"/>
            <w:szCs w:val="22"/>
            <w:highlight w:val="yellow"/>
          </w:rPr>
          <w:t xml:space="preserve"> </w:t>
        </w:r>
        <w:r w:rsidR="008465A9">
          <w:rPr>
            <w:sz w:val="22"/>
            <w:szCs w:val="22"/>
            <w:highlight w:val="yellow"/>
          </w:rPr>
          <w:t>Allvida</w:t>
        </w:r>
      </w:ins>
      <w:r w:rsidRPr="006D447E">
        <w:rPr>
          <w:sz w:val="22"/>
          <w:szCs w:val="22"/>
          <w:highlight w:val="yellow"/>
        </w:rPr>
        <w:t xml:space="preserve"> is </w:t>
      </w:r>
      <w:r w:rsidR="008C70B7" w:rsidRPr="006D447E">
        <w:rPr>
          <w:sz w:val="22"/>
          <w:szCs w:val="22"/>
          <w:highlight w:val="yellow"/>
        </w:rPr>
        <w:t>bijsparen (aanvang, einde, wijziging)</w:t>
      </w:r>
      <w:r w:rsidR="00405A69" w:rsidRPr="006D447E">
        <w:rPr>
          <w:sz w:val="22"/>
          <w:szCs w:val="22"/>
          <w:highlight w:val="yellow"/>
        </w:rPr>
        <w:t xml:space="preserve"> en onbetaald verlof (aanvang, einde, wijziging) ingericht.</w:t>
      </w:r>
      <w:r w:rsidR="00886E96" w:rsidRPr="006D447E">
        <w:rPr>
          <w:sz w:val="22"/>
          <w:szCs w:val="22"/>
          <w:highlight w:val="yellow"/>
        </w:rPr>
        <w:t xml:space="preserve"> Voor bijsparen geldt </w:t>
      </w:r>
      <w:r w:rsidR="00801407" w:rsidRPr="006D447E">
        <w:rPr>
          <w:sz w:val="22"/>
          <w:szCs w:val="22"/>
          <w:highlight w:val="yellow"/>
        </w:rPr>
        <w:t xml:space="preserve">een percentage van de pensioengrondslag (is standaard), de </w:t>
      </w:r>
      <w:r w:rsidR="0053591B" w:rsidRPr="006D447E">
        <w:rPr>
          <w:sz w:val="22"/>
          <w:szCs w:val="22"/>
          <w:highlight w:val="yellow"/>
        </w:rPr>
        <w:t xml:space="preserve">maximale </w:t>
      </w:r>
      <w:r w:rsidR="00801407" w:rsidRPr="006D447E">
        <w:rPr>
          <w:sz w:val="22"/>
          <w:szCs w:val="22"/>
          <w:highlight w:val="yellow"/>
        </w:rPr>
        <w:t xml:space="preserve">fiscale ruimte wordt dus niet per </w:t>
      </w:r>
      <w:r w:rsidR="0053591B" w:rsidRPr="006D447E">
        <w:rPr>
          <w:sz w:val="22"/>
          <w:szCs w:val="22"/>
          <w:highlight w:val="yellow"/>
        </w:rPr>
        <w:t xml:space="preserve">individuele </w:t>
      </w:r>
      <w:r w:rsidR="00801407" w:rsidRPr="006D447E">
        <w:rPr>
          <w:sz w:val="22"/>
          <w:szCs w:val="22"/>
          <w:highlight w:val="yellow"/>
        </w:rPr>
        <w:t>deelnemer vastgesteld.</w:t>
      </w:r>
    </w:p>
    <w:p w14:paraId="3619647F" w14:textId="6A26C780" w:rsidR="00096828" w:rsidRDefault="00F27ED8" w:rsidP="00E73FAB">
      <w:pPr>
        <w:spacing w:line="259" w:lineRule="auto"/>
        <w:rPr>
          <w:sz w:val="22"/>
          <w:szCs w:val="22"/>
        </w:rPr>
      </w:pPr>
      <w:del w:id="41" w:author="Jitty van der Kuur" w:date="2026-06-19T11:24:00Z" w16du:dateUtc="2026-06-19T09:24:00Z">
        <w:r w:rsidRPr="006D447E">
          <w:rPr>
            <w:sz w:val="22"/>
            <w:szCs w:val="22"/>
            <w:highlight w:val="yellow"/>
          </w:rPr>
          <w:delText>AllVida</w:delText>
        </w:r>
      </w:del>
      <w:ins w:id="42" w:author="Jitty van der Kuur" w:date="2026-06-19T11:24:00Z" w16du:dateUtc="2026-06-19T09:24:00Z">
        <w:r w:rsidR="008465A9">
          <w:rPr>
            <w:sz w:val="22"/>
            <w:szCs w:val="22"/>
            <w:highlight w:val="yellow"/>
          </w:rPr>
          <w:t xml:space="preserve"> Allvida</w:t>
        </w:r>
      </w:ins>
      <w:r w:rsidRPr="006D447E">
        <w:rPr>
          <w:sz w:val="22"/>
          <w:szCs w:val="22"/>
          <w:highlight w:val="yellow"/>
        </w:rPr>
        <w:t xml:space="preserve"> is </w:t>
      </w:r>
      <w:r w:rsidR="004A5374" w:rsidRPr="006D447E">
        <w:rPr>
          <w:sz w:val="22"/>
          <w:szCs w:val="22"/>
          <w:highlight w:val="yellow"/>
        </w:rPr>
        <w:t xml:space="preserve">zo ingericht dat </w:t>
      </w:r>
      <w:r w:rsidRPr="006D447E">
        <w:rPr>
          <w:sz w:val="22"/>
          <w:szCs w:val="22"/>
          <w:highlight w:val="yellow"/>
        </w:rPr>
        <w:t>het mogelijk</w:t>
      </w:r>
      <w:r w:rsidR="004A5374" w:rsidRPr="006D447E">
        <w:rPr>
          <w:sz w:val="22"/>
          <w:szCs w:val="22"/>
          <w:highlight w:val="yellow"/>
        </w:rPr>
        <w:t xml:space="preserve"> is</w:t>
      </w:r>
      <w:r w:rsidRPr="006D447E">
        <w:rPr>
          <w:sz w:val="22"/>
          <w:szCs w:val="22"/>
          <w:highlight w:val="yellow"/>
        </w:rPr>
        <w:t xml:space="preserve"> om verschillende groepen </w:t>
      </w:r>
      <w:r w:rsidR="004A5374" w:rsidRPr="006D447E">
        <w:rPr>
          <w:sz w:val="22"/>
          <w:szCs w:val="22"/>
          <w:highlight w:val="yellow"/>
        </w:rPr>
        <w:t xml:space="preserve">met afwijkende regelingparameters </w:t>
      </w:r>
      <w:r w:rsidR="00174C1C" w:rsidRPr="006D447E">
        <w:rPr>
          <w:sz w:val="22"/>
          <w:szCs w:val="22"/>
          <w:highlight w:val="yellow"/>
        </w:rPr>
        <w:t xml:space="preserve">te ondersteunen, dit is echter niet </w:t>
      </w:r>
      <w:r w:rsidR="00F9798D" w:rsidRPr="006D447E">
        <w:rPr>
          <w:sz w:val="22"/>
          <w:szCs w:val="22"/>
          <w:highlight w:val="yellow"/>
        </w:rPr>
        <w:t>de standaard.</w:t>
      </w:r>
    </w:p>
    <w:p w14:paraId="3ABAFAB0" w14:textId="77777777" w:rsidR="007D5C0C" w:rsidRPr="00E73FAB" w:rsidRDefault="007D5C0C" w:rsidP="00E73FAB">
      <w:pPr>
        <w:spacing w:line="259" w:lineRule="auto"/>
        <w:rPr>
          <w:sz w:val="22"/>
          <w:szCs w:val="22"/>
        </w:rPr>
      </w:pPr>
    </w:p>
    <w:p w14:paraId="5B8431A5" w14:textId="005F161E" w:rsidR="00AE7E6B" w:rsidRDefault="00AE7E6B" w:rsidP="00D2298E">
      <w:pPr>
        <w:pStyle w:val="Heading2"/>
        <w:numPr>
          <w:ilvl w:val="1"/>
          <w:numId w:val="1"/>
        </w:numPr>
      </w:pPr>
      <w:bookmarkStart w:id="43" w:name="_Toc222499690"/>
      <w:r>
        <w:lastRenderedPageBreak/>
        <w:t>Basisregeling</w:t>
      </w:r>
      <w:bookmarkEnd w:id="43"/>
    </w:p>
    <w:p w14:paraId="64C6AEE4" w14:textId="5E93A344" w:rsidR="00AE7E6B" w:rsidRDefault="000C2292" w:rsidP="000C2292">
      <w:pPr>
        <w:spacing w:line="259" w:lineRule="auto"/>
        <w:rPr>
          <w:sz w:val="22"/>
          <w:szCs w:val="22"/>
        </w:rPr>
      </w:pPr>
      <w:r w:rsidRPr="000C2292">
        <w:rPr>
          <w:sz w:val="22"/>
          <w:szCs w:val="22"/>
        </w:rPr>
        <w:t>De basisregeling is een verplichte regeling</w:t>
      </w:r>
      <w:r w:rsidR="001B7F25">
        <w:rPr>
          <w:sz w:val="22"/>
          <w:szCs w:val="22"/>
        </w:rPr>
        <w:t xml:space="preserve"> met daarbij ook een verplichte dekking bij leven</w:t>
      </w:r>
      <w:r w:rsidR="00EA315E">
        <w:rPr>
          <w:sz w:val="22"/>
          <w:szCs w:val="22"/>
        </w:rPr>
        <w:t xml:space="preserve"> (lees opbouw van kapitaal)</w:t>
      </w:r>
      <w:r w:rsidRPr="000C2292">
        <w:rPr>
          <w:sz w:val="22"/>
          <w:szCs w:val="22"/>
        </w:rPr>
        <w:t xml:space="preserve">. </w:t>
      </w:r>
      <w:r w:rsidR="00DF4824">
        <w:rPr>
          <w:sz w:val="22"/>
          <w:szCs w:val="22"/>
        </w:rPr>
        <w:t xml:space="preserve">Binnen deze verplichte regeling </w:t>
      </w:r>
      <w:r w:rsidR="003D2A1B" w:rsidRPr="6F4AF6EB">
        <w:rPr>
          <w:sz w:val="22"/>
          <w:szCs w:val="22"/>
        </w:rPr>
        <w:t xml:space="preserve">wordt in het standaard product van IG&amp;H </w:t>
      </w:r>
      <w:r w:rsidR="00B04428" w:rsidRPr="006D447E">
        <w:rPr>
          <w:b/>
          <w:bCs/>
          <w:sz w:val="22"/>
          <w:szCs w:val="22"/>
        </w:rPr>
        <w:t>geen</w:t>
      </w:r>
      <w:r w:rsidR="00B04428">
        <w:rPr>
          <w:sz w:val="22"/>
          <w:szCs w:val="22"/>
        </w:rPr>
        <w:t xml:space="preserve"> onderscheid in</w:t>
      </w:r>
      <w:r w:rsidR="00DF4824">
        <w:rPr>
          <w:sz w:val="22"/>
          <w:szCs w:val="22"/>
        </w:rPr>
        <w:t xml:space="preserve"> subgroepen </w:t>
      </w:r>
      <w:r w:rsidR="00B04428">
        <w:rPr>
          <w:sz w:val="22"/>
          <w:szCs w:val="22"/>
        </w:rPr>
        <w:t>gemaakt</w:t>
      </w:r>
      <w:r w:rsidR="00DF4824">
        <w:rPr>
          <w:sz w:val="22"/>
          <w:szCs w:val="22"/>
        </w:rPr>
        <w:t>.</w:t>
      </w:r>
    </w:p>
    <w:p w14:paraId="6959E2BE" w14:textId="7455C373" w:rsidR="009A7BF2" w:rsidRDefault="00A80124" w:rsidP="000C2292">
      <w:pPr>
        <w:spacing w:line="259" w:lineRule="auto"/>
        <w:rPr>
          <w:sz w:val="22"/>
          <w:szCs w:val="22"/>
        </w:rPr>
      </w:pPr>
      <w:r>
        <w:rPr>
          <w:sz w:val="22"/>
          <w:szCs w:val="22"/>
        </w:rPr>
        <w:t>De soort dekkingen die binnen een basisregeling voor kunnen komen zijn:</w:t>
      </w:r>
    </w:p>
    <w:p w14:paraId="14FB91A6" w14:textId="77777777" w:rsidR="00BE1C1E" w:rsidRDefault="00BE1C1E" w:rsidP="00D2298E">
      <w:pPr>
        <w:pStyle w:val="ListParagraph"/>
        <w:numPr>
          <w:ilvl w:val="0"/>
          <w:numId w:val="5"/>
        </w:numPr>
        <w:spacing w:line="259" w:lineRule="auto"/>
        <w:rPr>
          <w:sz w:val="22"/>
          <w:szCs w:val="22"/>
        </w:rPr>
      </w:pPr>
      <w:r>
        <w:rPr>
          <w:sz w:val="22"/>
          <w:szCs w:val="22"/>
        </w:rPr>
        <w:t>Leven</w:t>
      </w:r>
    </w:p>
    <w:p w14:paraId="228D1BF0" w14:textId="6382336C" w:rsidR="00A80124" w:rsidRDefault="00A80124" w:rsidP="00D2298E">
      <w:pPr>
        <w:pStyle w:val="ListParagraph"/>
        <w:numPr>
          <w:ilvl w:val="0"/>
          <w:numId w:val="5"/>
        </w:numPr>
        <w:spacing w:line="259" w:lineRule="auto"/>
        <w:rPr>
          <w:sz w:val="22"/>
          <w:szCs w:val="22"/>
        </w:rPr>
      </w:pPr>
      <w:r>
        <w:rPr>
          <w:sz w:val="22"/>
          <w:szCs w:val="22"/>
        </w:rPr>
        <w:t>Overlijden</w:t>
      </w:r>
    </w:p>
    <w:p w14:paraId="577D3A16" w14:textId="20999C72" w:rsidR="00A80124" w:rsidRDefault="00A80124" w:rsidP="00D2298E">
      <w:pPr>
        <w:pStyle w:val="ListParagraph"/>
        <w:numPr>
          <w:ilvl w:val="0"/>
          <w:numId w:val="5"/>
        </w:numPr>
        <w:spacing w:line="259" w:lineRule="auto"/>
        <w:rPr>
          <w:sz w:val="22"/>
          <w:szCs w:val="22"/>
        </w:rPr>
      </w:pPr>
      <w:r>
        <w:rPr>
          <w:sz w:val="22"/>
          <w:szCs w:val="22"/>
        </w:rPr>
        <w:t>Arbeidsongeschiktheid</w:t>
      </w:r>
      <w:r w:rsidR="00CA1DA1">
        <w:rPr>
          <w:sz w:val="22"/>
          <w:szCs w:val="22"/>
        </w:rPr>
        <w:t xml:space="preserve"> (premievrijstelling)</w:t>
      </w:r>
    </w:p>
    <w:p w14:paraId="00A143ED" w14:textId="634E2D5C" w:rsidR="0099431B" w:rsidRPr="006D447E" w:rsidRDefault="00486DB2" w:rsidP="006D447E">
      <w:pPr>
        <w:spacing w:line="259" w:lineRule="auto"/>
        <w:rPr>
          <w:sz w:val="22"/>
          <w:szCs w:val="22"/>
        </w:rPr>
      </w:pPr>
      <w:r w:rsidRPr="6F4AF6EB">
        <w:rPr>
          <w:rFonts w:eastAsia="Times New Roman"/>
          <w:sz w:val="22"/>
          <w:szCs w:val="22"/>
        </w:rPr>
        <w:t>In de basisregeling van het standaard product van IG&amp;H geldt een vast premiepercentage, deze is niet afhankelijk van leeftijd. Een compensatieregeling kan overigens wel van toepassing zijn</w:t>
      </w:r>
      <w:r w:rsidRPr="37FAD9B9">
        <w:rPr>
          <w:rFonts w:eastAsia="Times New Roman"/>
          <w:sz w:val="22"/>
          <w:szCs w:val="22"/>
        </w:rPr>
        <w:t xml:space="preserve"> (zie hoofdstuk </w:t>
      </w:r>
      <w:r w:rsidRPr="006D447E">
        <w:rPr>
          <w:rFonts w:eastAsia="Times New Roman"/>
          <w:sz w:val="22"/>
          <w:szCs w:val="22"/>
          <w:highlight w:val="yellow"/>
        </w:rPr>
        <w:fldChar w:fldCharType="begin"/>
      </w:r>
      <w:r w:rsidRPr="006D447E">
        <w:rPr>
          <w:rFonts w:eastAsia="Times New Roman"/>
          <w:sz w:val="22"/>
          <w:szCs w:val="22"/>
          <w:highlight w:val="yellow"/>
        </w:rPr>
        <w:instrText xml:space="preserve"> REF _Ref192240791 \w \h </w:instrText>
      </w:r>
      <w:r>
        <w:rPr>
          <w:rFonts w:eastAsia="Times New Roman"/>
          <w:sz w:val="22"/>
          <w:szCs w:val="22"/>
          <w:highlight w:val="yellow"/>
        </w:rPr>
        <w:instrText xml:space="preserve"> \* MERGEFORMAT </w:instrText>
      </w:r>
      <w:r w:rsidRPr="006D447E">
        <w:rPr>
          <w:rFonts w:eastAsia="Times New Roman"/>
          <w:sz w:val="22"/>
          <w:szCs w:val="22"/>
          <w:highlight w:val="yellow"/>
        </w:rPr>
      </w:r>
      <w:r w:rsidRPr="006D447E">
        <w:rPr>
          <w:rFonts w:eastAsia="Times New Roman"/>
          <w:sz w:val="22"/>
          <w:szCs w:val="22"/>
          <w:highlight w:val="yellow"/>
        </w:rPr>
        <w:fldChar w:fldCharType="separate"/>
      </w:r>
      <w:r w:rsidRPr="006D447E">
        <w:rPr>
          <w:rFonts w:eastAsia="Times New Roman"/>
          <w:sz w:val="22"/>
          <w:szCs w:val="22"/>
          <w:highlight w:val="yellow"/>
        </w:rPr>
        <w:t>15</w:t>
      </w:r>
      <w:r w:rsidRPr="006D447E">
        <w:rPr>
          <w:rFonts w:eastAsia="Times New Roman"/>
          <w:sz w:val="22"/>
          <w:szCs w:val="22"/>
          <w:highlight w:val="yellow"/>
        </w:rPr>
        <w:fldChar w:fldCharType="end"/>
      </w:r>
      <w:r w:rsidRPr="1AF78701">
        <w:rPr>
          <w:rFonts w:eastAsia="Times New Roman"/>
          <w:sz w:val="22"/>
          <w:szCs w:val="22"/>
        </w:rPr>
        <w:t>).</w:t>
      </w:r>
    </w:p>
    <w:p w14:paraId="7FBD9EC0" w14:textId="6CC06E29" w:rsidR="004278D4" w:rsidRDefault="004278D4" w:rsidP="004278D4">
      <w:pPr>
        <w:pStyle w:val="Heading4"/>
      </w:pPr>
      <w:del w:id="44" w:author="Jitty van der Kuur" w:date="2026-06-19T11:24:00Z" w16du:dateUtc="2026-06-19T09:24:00Z">
        <w:r>
          <w:delText>AllVida</w:delText>
        </w:r>
      </w:del>
      <w:ins w:id="45" w:author="Jitty van der Kuur" w:date="2026-06-19T11:24:00Z" w16du:dateUtc="2026-06-19T09:24:00Z">
        <w:r>
          <w:t xml:space="preserve"> </w:t>
        </w:r>
        <w:r w:rsidR="008465A9">
          <w:t>Allvida</w:t>
        </w:r>
      </w:ins>
      <w:r>
        <w:t xml:space="preserve"> en standaard product</w:t>
      </w:r>
    </w:p>
    <w:p w14:paraId="1E7EB92F" w14:textId="2D4F13FB" w:rsidR="006F71B4" w:rsidRDefault="00A50044" w:rsidP="00A50044">
      <w:pPr>
        <w:spacing w:line="259" w:lineRule="auto"/>
        <w:rPr>
          <w:sz w:val="22"/>
          <w:szCs w:val="22"/>
        </w:rPr>
      </w:pPr>
      <w:r>
        <w:rPr>
          <w:sz w:val="22"/>
          <w:szCs w:val="22"/>
        </w:rPr>
        <w:t xml:space="preserve">De basisregeling is ingericht in </w:t>
      </w:r>
      <w:del w:id="46" w:author="Jitty van der Kuur" w:date="2026-06-19T11:24:00Z" w16du:dateUtc="2026-06-19T09:24:00Z">
        <w:r>
          <w:rPr>
            <w:sz w:val="22"/>
            <w:szCs w:val="22"/>
          </w:rPr>
          <w:delText>AllVida</w:delText>
        </w:r>
      </w:del>
      <w:ins w:id="47" w:author="Jitty van der Kuur" w:date="2026-06-19T11:24:00Z" w16du:dateUtc="2026-06-19T09:24:00Z">
        <w:r w:rsidR="008465A9">
          <w:rPr>
            <w:sz w:val="22"/>
            <w:szCs w:val="22"/>
          </w:rPr>
          <w:t xml:space="preserve"> Allvida</w:t>
        </w:r>
      </w:ins>
      <w:r>
        <w:rPr>
          <w:sz w:val="22"/>
          <w:szCs w:val="22"/>
        </w:rPr>
        <w:t xml:space="preserve">. </w:t>
      </w:r>
    </w:p>
    <w:p w14:paraId="28747F3A" w14:textId="4DBE4C0A" w:rsidR="00313511" w:rsidRDefault="00A50044">
      <w:pPr>
        <w:spacing w:line="259" w:lineRule="auto"/>
        <w:rPr>
          <w:rFonts w:asciiTheme="majorHAnsi" w:eastAsiaTheme="majorEastAsia" w:hAnsiTheme="majorHAnsi" w:cstheme="majorBidi"/>
          <w:color w:val="0F4761" w:themeColor="accent1" w:themeShade="BF"/>
          <w:sz w:val="32"/>
          <w:szCs w:val="32"/>
        </w:rPr>
      </w:pPr>
      <w:r>
        <w:rPr>
          <w:sz w:val="22"/>
          <w:szCs w:val="22"/>
        </w:rPr>
        <w:t>De subgroep</w:t>
      </w:r>
      <w:r w:rsidR="006743CD">
        <w:rPr>
          <w:sz w:val="22"/>
          <w:szCs w:val="22"/>
        </w:rPr>
        <w:t>en</w:t>
      </w:r>
      <w:r>
        <w:rPr>
          <w:sz w:val="22"/>
          <w:szCs w:val="22"/>
        </w:rPr>
        <w:t xml:space="preserve"> die voor SPD en SPF van belang zijn, zijn ook ingericht, maar dit valt niet onder het standaard product van </w:t>
      </w:r>
      <w:del w:id="48" w:author="Jitty van der Kuur" w:date="2026-06-19T11:24:00Z" w16du:dateUtc="2026-06-19T09:24:00Z">
        <w:r>
          <w:rPr>
            <w:sz w:val="22"/>
            <w:szCs w:val="22"/>
          </w:rPr>
          <w:delText>AllVida</w:delText>
        </w:r>
      </w:del>
      <w:ins w:id="49" w:author="Jitty van der Kuur" w:date="2026-06-19T11:24:00Z" w16du:dateUtc="2026-06-19T09:24:00Z">
        <w:r w:rsidR="008465A9">
          <w:rPr>
            <w:sz w:val="22"/>
            <w:szCs w:val="22"/>
          </w:rPr>
          <w:t xml:space="preserve"> Allvida</w:t>
        </w:r>
      </w:ins>
      <w:r>
        <w:rPr>
          <w:sz w:val="22"/>
          <w:szCs w:val="22"/>
        </w:rPr>
        <w:t>.</w:t>
      </w:r>
      <w:r w:rsidR="00313511">
        <w:br w:type="page"/>
      </w:r>
    </w:p>
    <w:p w14:paraId="24B747F9" w14:textId="30E6FC94" w:rsidR="00E37C24" w:rsidRDefault="00E37C24" w:rsidP="00D2298E">
      <w:pPr>
        <w:pStyle w:val="Heading2"/>
        <w:numPr>
          <w:ilvl w:val="1"/>
          <w:numId w:val="1"/>
        </w:numPr>
      </w:pPr>
      <w:bookmarkStart w:id="50" w:name="_Toc222499691"/>
      <w:r>
        <w:lastRenderedPageBreak/>
        <w:t>Excedentregeling</w:t>
      </w:r>
      <w:bookmarkEnd w:id="50"/>
    </w:p>
    <w:p w14:paraId="7C061FF7" w14:textId="4C7AD9F4" w:rsidR="00E37C24" w:rsidRDefault="00E37C24" w:rsidP="00E37C24">
      <w:pPr>
        <w:spacing w:line="259" w:lineRule="auto"/>
        <w:rPr>
          <w:sz w:val="22"/>
          <w:szCs w:val="22"/>
        </w:rPr>
      </w:pPr>
      <w:r>
        <w:rPr>
          <w:sz w:val="22"/>
          <w:szCs w:val="22"/>
        </w:rPr>
        <w:t>Als aanvulling op d</w:t>
      </w:r>
      <w:r w:rsidRPr="000C2292">
        <w:rPr>
          <w:sz w:val="22"/>
          <w:szCs w:val="22"/>
        </w:rPr>
        <w:t xml:space="preserve">e basisregeling </w:t>
      </w:r>
      <w:r>
        <w:rPr>
          <w:sz w:val="22"/>
          <w:szCs w:val="22"/>
        </w:rPr>
        <w:t>kan een excedent</w:t>
      </w:r>
      <w:r w:rsidRPr="000C2292">
        <w:rPr>
          <w:sz w:val="22"/>
          <w:szCs w:val="22"/>
        </w:rPr>
        <w:t>regeling</w:t>
      </w:r>
      <w:r>
        <w:rPr>
          <w:sz w:val="22"/>
          <w:szCs w:val="22"/>
        </w:rPr>
        <w:t xml:space="preserve"> afgesloten worden.</w:t>
      </w:r>
    </w:p>
    <w:p w14:paraId="4B062597" w14:textId="1877FCE4" w:rsidR="008C3556" w:rsidRDefault="00DA184A" w:rsidP="00E37C24">
      <w:pPr>
        <w:spacing w:line="259" w:lineRule="auto"/>
        <w:rPr>
          <w:sz w:val="22"/>
          <w:szCs w:val="22"/>
        </w:rPr>
      </w:pPr>
      <w:r>
        <w:rPr>
          <w:sz w:val="22"/>
          <w:szCs w:val="22"/>
        </w:rPr>
        <w:t xml:space="preserve">Binnen </w:t>
      </w:r>
      <w:del w:id="51" w:author="Jitty van der Kuur" w:date="2026-06-19T11:24:00Z" w16du:dateUtc="2026-06-19T09:24:00Z">
        <w:r>
          <w:rPr>
            <w:sz w:val="22"/>
            <w:szCs w:val="22"/>
          </w:rPr>
          <w:delText>AllVida</w:delText>
        </w:r>
      </w:del>
      <w:ins w:id="52" w:author="Jitty van der Kuur" w:date="2026-06-19T11:24:00Z" w16du:dateUtc="2026-06-19T09:24:00Z">
        <w:r w:rsidR="008465A9">
          <w:rPr>
            <w:sz w:val="22"/>
            <w:szCs w:val="22"/>
          </w:rPr>
          <w:t xml:space="preserve"> Allvida</w:t>
        </w:r>
      </w:ins>
      <w:r>
        <w:rPr>
          <w:sz w:val="22"/>
          <w:szCs w:val="22"/>
        </w:rPr>
        <w:t xml:space="preserve"> is de excedentregeling gekoppeld aan de basisregeling. </w:t>
      </w:r>
      <w:r w:rsidR="00E54F08">
        <w:rPr>
          <w:sz w:val="22"/>
          <w:szCs w:val="22"/>
        </w:rPr>
        <w:t>Dit betekent dat de excedentregeling als onderdeel van de basisregeling wordt gezien. Er kan een ander premiepercentage gelden en de pensioengrondslag wijkt ook af (</w:t>
      </w:r>
      <w:r w:rsidR="00720CCC">
        <w:rPr>
          <w:sz w:val="22"/>
          <w:szCs w:val="22"/>
        </w:rPr>
        <w:t>het maximaal pensioengevend inkomen in de basisregeling is het minimaal pensioengevend inkomen in de excedentregeling).</w:t>
      </w:r>
    </w:p>
    <w:p w14:paraId="29CEEA2C" w14:textId="5AABA9EB" w:rsidR="00DA1802" w:rsidRDefault="00DA1802" w:rsidP="00E37C24">
      <w:pPr>
        <w:spacing w:line="259" w:lineRule="auto"/>
        <w:rPr>
          <w:sz w:val="22"/>
          <w:szCs w:val="22"/>
        </w:rPr>
      </w:pPr>
      <w:r>
        <w:rPr>
          <w:sz w:val="22"/>
          <w:szCs w:val="22"/>
        </w:rPr>
        <w:t>Een afwijkende regeling en afwijkende pensioensoorten voor de excedentregeling behoren niet tot het standaard product van IG&amp;H.</w:t>
      </w:r>
      <w:r>
        <w:rPr>
          <w:sz w:val="22"/>
          <w:szCs w:val="22"/>
        </w:rPr>
        <w:br/>
      </w:r>
    </w:p>
    <w:p w14:paraId="67480A75" w14:textId="4E2D87D3" w:rsidR="00B73D8C" w:rsidRDefault="00B73D8C" w:rsidP="00B73D8C">
      <w:pPr>
        <w:pStyle w:val="Heading4"/>
      </w:pPr>
      <w:del w:id="53" w:author="Jitty van der Kuur" w:date="2026-06-19T11:24:00Z" w16du:dateUtc="2026-06-19T09:24:00Z">
        <w:r>
          <w:delText>AllVida</w:delText>
        </w:r>
      </w:del>
      <w:ins w:id="54" w:author="Jitty van der Kuur" w:date="2026-06-19T11:24:00Z" w16du:dateUtc="2026-06-19T09:24:00Z">
        <w:r>
          <w:t xml:space="preserve"> </w:t>
        </w:r>
        <w:r w:rsidR="008465A9">
          <w:t>Allvida</w:t>
        </w:r>
      </w:ins>
      <w:r>
        <w:t xml:space="preserve"> en standaard product</w:t>
      </w:r>
    </w:p>
    <w:p w14:paraId="5E6AC987" w14:textId="43C0910E" w:rsidR="006F71B4" w:rsidRDefault="006F71B4" w:rsidP="00E37C24">
      <w:pPr>
        <w:spacing w:line="259" w:lineRule="auto"/>
        <w:rPr>
          <w:sz w:val="22"/>
          <w:szCs w:val="22"/>
        </w:rPr>
      </w:pPr>
      <w:r>
        <w:rPr>
          <w:sz w:val="22"/>
          <w:szCs w:val="22"/>
        </w:rPr>
        <w:t xml:space="preserve">De excedentregeling is ingericht in </w:t>
      </w:r>
      <w:del w:id="55" w:author="Jitty van der Kuur" w:date="2026-06-19T11:24:00Z" w16du:dateUtc="2026-06-19T09:24:00Z">
        <w:r>
          <w:rPr>
            <w:sz w:val="22"/>
            <w:szCs w:val="22"/>
          </w:rPr>
          <w:delText>AllVida</w:delText>
        </w:r>
      </w:del>
      <w:ins w:id="56" w:author="Jitty van der Kuur" w:date="2026-06-19T11:24:00Z" w16du:dateUtc="2026-06-19T09:24:00Z">
        <w:r w:rsidR="00AE05C5">
          <w:rPr>
            <w:sz w:val="22"/>
            <w:szCs w:val="22"/>
          </w:rPr>
          <w:t xml:space="preserve"> </w:t>
        </w:r>
        <w:r w:rsidR="008465A9">
          <w:rPr>
            <w:sz w:val="22"/>
            <w:szCs w:val="22"/>
          </w:rPr>
          <w:t>Allvida</w:t>
        </w:r>
      </w:ins>
      <w:r w:rsidR="00AE05C5">
        <w:rPr>
          <w:sz w:val="22"/>
          <w:szCs w:val="22"/>
        </w:rPr>
        <w:t xml:space="preserve"> en wordt gebouwd voor AKZO, maar alleen als aparte premie, daarna is het onderdeel van de pot (units).</w:t>
      </w:r>
      <w:r>
        <w:rPr>
          <w:sz w:val="22"/>
          <w:szCs w:val="22"/>
        </w:rPr>
        <w:t xml:space="preserve"> </w:t>
      </w:r>
    </w:p>
    <w:p w14:paraId="2B13A2F0" w14:textId="3670C93A" w:rsidR="007C00D4" w:rsidRDefault="007C00D4" w:rsidP="00E37C24">
      <w:pPr>
        <w:spacing w:line="259" w:lineRule="auto"/>
        <w:rPr>
          <w:sz w:val="22"/>
          <w:szCs w:val="22"/>
        </w:rPr>
      </w:pPr>
      <w:r w:rsidRPr="00230AF7">
        <w:rPr>
          <w:sz w:val="22"/>
          <w:szCs w:val="22"/>
          <w:highlight w:val="yellow"/>
        </w:rPr>
        <w:t xml:space="preserve">Vrijwillige dekking, maar toch opt-out. Dit wordt wel in UPA doorgegeven, </w:t>
      </w:r>
      <w:r w:rsidR="00BB353E" w:rsidRPr="00230AF7">
        <w:rPr>
          <w:sz w:val="22"/>
          <w:szCs w:val="22"/>
          <w:highlight w:val="yellow"/>
        </w:rPr>
        <w:t xml:space="preserve">procestechnisch zou het zich </w:t>
      </w:r>
      <w:r w:rsidR="00BB353E" w:rsidRPr="00230AF7">
        <w:rPr>
          <w:sz w:val="22"/>
          <w:szCs w:val="22"/>
          <w:highlight w:val="yellow"/>
        </w:rPr>
        <w:br/>
        <w:t>Dan gedraagt het zich als een vrijwillige opt-in</w:t>
      </w:r>
      <w:r w:rsidR="00CA347C" w:rsidRPr="00230AF7">
        <w:rPr>
          <w:sz w:val="22"/>
          <w:szCs w:val="22"/>
          <w:highlight w:val="yellow"/>
        </w:rPr>
        <w:t>.</w:t>
      </w:r>
      <w:r w:rsidR="00CA347C">
        <w:rPr>
          <w:sz w:val="22"/>
          <w:szCs w:val="22"/>
        </w:rPr>
        <w:t xml:space="preserve"> </w:t>
      </w:r>
    </w:p>
    <w:p w14:paraId="0A52A8AE" w14:textId="13BBFC1D" w:rsidR="00A76CEF" w:rsidRDefault="00A76CEF" w:rsidP="00E37C24">
      <w:pPr>
        <w:spacing w:line="259" w:lineRule="auto"/>
        <w:rPr>
          <w:sz w:val="22"/>
          <w:szCs w:val="22"/>
        </w:rPr>
      </w:pPr>
      <w:r w:rsidRPr="00230AF7">
        <w:rPr>
          <w:sz w:val="22"/>
          <w:szCs w:val="22"/>
          <w:highlight w:val="yellow"/>
        </w:rPr>
        <w:t xml:space="preserve">APS: nominale aanspraak, </w:t>
      </w:r>
      <w:r w:rsidR="00AD389C" w:rsidRPr="00230AF7">
        <w:rPr>
          <w:sz w:val="22"/>
          <w:szCs w:val="22"/>
          <w:highlight w:val="yellow"/>
        </w:rPr>
        <w:t xml:space="preserve">met tijdelijk risico, restant </w:t>
      </w:r>
      <w:r w:rsidR="00C402C3" w:rsidRPr="00230AF7">
        <w:rPr>
          <w:sz w:val="22"/>
          <w:szCs w:val="22"/>
          <w:highlight w:val="yellow"/>
        </w:rPr>
        <w:t>van de voorziening gaat naar kapitaal</w:t>
      </w:r>
    </w:p>
    <w:p w14:paraId="76494589" w14:textId="77777777" w:rsidR="00C402C3" w:rsidRDefault="00C402C3" w:rsidP="00E37C24">
      <w:pPr>
        <w:spacing w:line="259" w:lineRule="auto"/>
        <w:rPr>
          <w:sz w:val="22"/>
          <w:szCs w:val="22"/>
        </w:rPr>
      </w:pPr>
    </w:p>
    <w:p w14:paraId="619050A6" w14:textId="77777777" w:rsidR="00D83282" w:rsidRDefault="00D83282" w:rsidP="00E37C24">
      <w:pPr>
        <w:spacing w:line="259" w:lineRule="auto"/>
        <w:rPr>
          <w:sz w:val="22"/>
          <w:szCs w:val="22"/>
        </w:rPr>
      </w:pPr>
    </w:p>
    <w:p w14:paraId="053FF1D1" w14:textId="77777777" w:rsidR="00D83282" w:rsidRDefault="00D83282" w:rsidP="00D83282">
      <w:pPr>
        <w:pStyle w:val="Heading2"/>
        <w:numPr>
          <w:ilvl w:val="1"/>
          <w:numId w:val="1"/>
        </w:numPr>
      </w:pPr>
      <w:bookmarkStart w:id="57" w:name="_Toc194677477"/>
      <w:bookmarkStart w:id="58" w:name="_Toc222499692"/>
      <w:r w:rsidRPr="6F4AF6EB">
        <w:t>Bijspaarregeling</w:t>
      </w:r>
      <w:bookmarkEnd w:id="57"/>
      <w:bookmarkEnd w:id="58"/>
    </w:p>
    <w:p w14:paraId="012CA13E" w14:textId="77777777" w:rsidR="00D83282" w:rsidRDefault="00D83282" w:rsidP="00D83282">
      <w:pPr>
        <w:spacing w:line="259" w:lineRule="auto"/>
        <w:rPr>
          <w:sz w:val="22"/>
          <w:szCs w:val="22"/>
        </w:rPr>
      </w:pPr>
      <w:r w:rsidRPr="6F4AF6EB">
        <w:rPr>
          <w:sz w:val="22"/>
          <w:szCs w:val="22"/>
        </w:rPr>
        <w:t>De bijspaarregeling is een vrijwillige regeling. Als het fonds deze regeling aanbiedt, kan de deelnemer ervoor kiezen om deel te nemen.</w:t>
      </w:r>
    </w:p>
    <w:p w14:paraId="2832717C" w14:textId="77777777" w:rsidR="00D83282" w:rsidRDefault="00D83282" w:rsidP="00D83282">
      <w:pPr>
        <w:spacing w:line="259" w:lineRule="auto"/>
        <w:rPr>
          <w:sz w:val="22"/>
          <w:szCs w:val="22"/>
        </w:rPr>
      </w:pPr>
      <w:r w:rsidRPr="6F4AF6EB">
        <w:rPr>
          <w:sz w:val="22"/>
          <w:szCs w:val="22"/>
        </w:rPr>
        <w:t>De keuze om deel te nemen aan de bijspaarregeling wordt in het lopende kalenderjaar gemaakt, er kan niet bijgespaard worden over achterliggende kalenderjaren.</w:t>
      </w:r>
    </w:p>
    <w:p w14:paraId="32387119" w14:textId="77777777" w:rsidR="00D83282" w:rsidRDefault="00D83282" w:rsidP="00D83282">
      <w:pPr>
        <w:spacing w:line="259" w:lineRule="auto"/>
        <w:rPr>
          <w:sz w:val="22"/>
          <w:szCs w:val="22"/>
        </w:rPr>
      </w:pPr>
      <w:r w:rsidRPr="6F4AF6EB">
        <w:rPr>
          <w:sz w:val="22"/>
          <w:szCs w:val="22"/>
        </w:rPr>
        <w:t>De bijspaarregeling volgt de basisregeling voor wat betreft:</w:t>
      </w:r>
    </w:p>
    <w:p w14:paraId="3A57A343" w14:textId="77777777" w:rsidR="00D83282" w:rsidRDefault="00D83282" w:rsidP="00D83282">
      <w:pPr>
        <w:pStyle w:val="ListParagraph"/>
        <w:numPr>
          <w:ilvl w:val="0"/>
          <w:numId w:val="6"/>
        </w:numPr>
        <w:spacing w:line="259" w:lineRule="auto"/>
        <w:rPr>
          <w:sz w:val="22"/>
          <w:szCs w:val="22"/>
        </w:rPr>
      </w:pPr>
      <w:r w:rsidRPr="6F4AF6EB">
        <w:rPr>
          <w:sz w:val="22"/>
          <w:szCs w:val="22"/>
        </w:rPr>
        <w:t>Kapitaal opbouw</w:t>
      </w:r>
      <w:r>
        <w:br/>
      </w:r>
      <w:r w:rsidRPr="6F4AF6EB">
        <w:rPr>
          <w:sz w:val="22"/>
          <w:szCs w:val="22"/>
        </w:rPr>
        <w:t xml:space="preserve">er geldt geen afzonderlijk kapitaal </w:t>
      </w:r>
      <w:r>
        <w:rPr>
          <w:sz w:val="22"/>
          <w:szCs w:val="22"/>
        </w:rPr>
        <w:t xml:space="preserve">en daardoor ook geen andere </w:t>
      </w:r>
      <w:r w:rsidRPr="006D447E">
        <w:rPr>
          <w:sz w:val="22"/>
          <w:szCs w:val="22"/>
          <w:highlight w:val="yellow"/>
        </w:rPr>
        <w:t>toedeelregels</w:t>
      </w:r>
      <w:r>
        <w:rPr>
          <w:sz w:val="22"/>
          <w:szCs w:val="22"/>
        </w:rPr>
        <w:t xml:space="preserve"> voor rendementen </w:t>
      </w:r>
      <w:r w:rsidRPr="6F4AF6EB">
        <w:rPr>
          <w:sz w:val="22"/>
          <w:szCs w:val="22"/>
        </w:rPr>
        <w:t>voor het bijspaargedeelte</w:t>
      </w:r>
    </w:p>
    <w:p w14:paraId="4F1F14FF" w14:textId="77777777" w:rsidR="00D83282" w:rsidRDefault="00D83282" w:rsidP="00D83282">
      <w:pPr>
        <w:pStyle w:val="ListParagraph"/>
        <w:numPr>
          <w:ilvl w:val="0"/>
          <w:numId w:val="6"/>
        </w:numPr>
        <w:spacing w:line="259" w:lineRule="auto"/>
        <w:rPr>
          <w:sz w:val="22"/>
          <w:szCs w:val="22"/>
        </w:rPr>
      </w:pPr>
      <w:r w:rsidRPr="6F4AF6EB">
        <w:rPr>
          <w:sz w:val="22"/>
          <w:szCs w:val="22"/>
        </w:rPr>
        <w:t>Beleggingen</w:t>
      </w:r>
      <w:r>
        <w:br/>
      </w:r>
      <w:r w:rsidRPr="6F4AF6EB">
        <w:rPr>
          <w:sz w:val="22"/>
          <w:szCs w:val="22"/>
        </w:rPr>
        <w:t>er wordt op dezelfde wijze belegd als in de basisregeling,</w:t>
      </w:r>
      <w:r>
        <w:br/>
      </w:r>
      <w:r w:rsidRPr="6F4AF6EB">
        <w:rPr>
          <w:sz w:val="22"/>
          <w:szCs w:val="22"/>
        </w:rPr>
        <w:t>als in de basisregeling actual payment geldt, dan geldt dit ook voor de bijspaarregeling</w:t>
      </w:r>
    </w:p>
    <w:p w14:paraId="76756016" w14:textId="77777777" w:rsidR="00D83282" w:rsidRDefault="00D83282" w:rsidP="00D83282">
      <w:pPr>
        <w:pStyle w:val="ListParagraph"/>
        <w:numPr>
          <w:ilvl w:val="0"/>
          <w:numId w:val="6"/>
        </w:numPr>
        <w:spacing w:line="259" w:lineRule="auto"/>
        <w:rPr>
          <w:sz w:val="22"/>
          <w:szCs w:val="22"/>
        </w:rPr>
      </w:pPr>
      <w:r w:rsidRPr="6F4AF6EB">
        <w:rPr>
          <w:sz w:val="22"/>
          <w:szCs w:val="22"/>
        </w:rPr>
        <w:t>Opslagen op premies</w:t>
      </w:r>
      <w:r>
        <w:br/>
      </w:r>
      <w:r w:rsidRPr="6F4AF6EB">
        <w:rPr>
          <w:sz w:val="22"/>
          <w:szCs w:val="22"/>
        </w:rPr>
        <w:t>dezelfde opslagen gelden voor de bijspaarpremie</w:t>
      </w:r>
    </w:p>
    <w:p w14:paraId="0FF429F3" w14:textId="5F2AFCE7" w:rsidR="00D83282" w:rsidRPr="00D72116" w:rsidRDefault="00D83282" w:rsidP="00D83282">
      <w:pPr>
        <w:pStyle w:val="ListParagraph"/>
        <w:numPr>
          <w:ilvl w:val="0"/>
          <w:numId w:val="6"/>
        </w:numPr>
        <w:spacing w:line="259" w:lineRule="auto"/>
        <w:rPr>
          <w:sz w:val="22"/>
          <w:szCs w:val="22"/>
        </w:rPr>
      </w:pPr>
      <w:r w:rsidRPr="6F4AF6EB">
        <w:rPr>
          <w:sz w:val="22"/>
          <w:szCs w:val="22"/>
        </w:rPr>
        <w:t xml:space="preserve">Regels voor </w:t>
      </w:r>
      <w:r w:rsidR="00BB1A10">
        <w:rPr>
          <w:sz w:val="22"/>
          <w:szCs w:val="22"/>
        </w:rPr>
        <w:t>risicodeling</w:t>
      </w:r>
      <w:r w:rsidRPr="6F4AF6EB">
        <w:rPr>
          <w:sz w:val="22"/>
          <w:szCs w:val="22"/>
        </w:rPr>
        <w:t>sreserve</w:t>
      </w:r>
      <w:r>
        <w:br/>
      </w:r>
      <w:r w:rsidRPr="6F4AF6EB">
        <w:rPr>
          <w:sz w:val="22"/>
          <w:szCs w:val="22"/>
        </w:rPr>
        <w:t xml:space="preserve">dezelfde </w:t>
      </w:r>
      <w:r>
        <w:rPr>
          <w:sz w:val="22"/>
          <w:szCs w:val="22"/>
        </w:rPr>
        <w:t>regels</w:t>
      </w:r>
      <w:r w:rsidRPr="6F4AF6EB">
        <w:rPr>
          <w:sz w:val="22"/>
          <w:szCs w:val="22"/>
        </w:rPr>
        <w:t xml:space="preserve"> gelden voor de bijspaarpremie</w:t>
      </w:r>
    </w:p>
    <w:p w14:paraId="24FA0FCB" w14:textId="77777777" w:rsidR="00D83282" w:rsidRPr="00B4774C" w:rsidRDefault="00D83282" w:rsidP="00D83282">
      <w:pPr>
        <w:pStyle w:val="ListParagraph"/>
        <w:numPr>
          <w:ilvl w:val="0"/>
          <w:numId w:val="6"/>
        </w:numPr>
        <w:spacing w:line="259" w:lineRule="auto"/>
        <w:rPr>
          <w:sz w:val="22"/>
          <w:szCs w:val="22"/>
        </w:rPr>
      </w:pPr>
      <w:r w:rsidRPr="6F4AF6EB">
        <w:rPr>
          <w:sz w:val="22"/>
          <w:szCs w:val="22"/>
        </w:rPr>
        <w:t>Premie-inning</w:t>
      </w:r>
      <w:r>
        <w:br/>
      </w:r>
      <w:r w:rsidRPr="6F4AF6EB">
        <w:rPr>
          <w:sz w:val="22"/>
          <w:szCs w:val="22"/>
        </w:rPr>
        <w:t xml:space="preserve">de premie-inning is conform die van de basisregeling </w:t>
      </w:r>
      <w:r>
        <w:br/>
      </w:r>
      <w:r w:rsidRPr="6F4AF6EB">
        <w:rPr>
          <w:sz w:val="22"/>
          <w:szCs w:val="22"/>
        </w:rPr>
        <w:t>(de werkgever kan de bijspaarpremie wel inhouden op het inkomen van de deelnemer, maar dit is geen onderdeel van de pensioenadministratie)</w:t>
      </w:r>
    </w:p>
    <w:p w14:paraId="283CA149" w14:textId="77777777" w:rsidR="00D83282" w:rsidRPr="003336B7" w:rsidRDefault="00D83282" w:rsidP="00D83282">
      <w:pPr>
        <w:pStyle w:val="ListParagraph"/>
        <w:numPr>
          <w:ilvl w:val="0"/>
          <w:numId w:val="6"/>
        </w:numPr>
        <w:spacing w:line="259" w:lineRule="auto"/>
        <w:rPr>
          <w:sz w:val="22"/>
          <w:szCs w:val="22"/>
        </w:rPr>
      </w:pPr>
      <w:r w:rsidRPr="6F4AF6EB">
        <w:rPr>
          <w:sz w:val="22"/>
          <w:szCs w:val="22"/>
        </w:rPr>
        <w:lastRenderedPageBreak/>
        <w:t>Pensioengrondslag</w:t>
      </w:r>
      <w:r>
        <w:br/>
      </w:r>
      <w:r w:rsidRPr="6F4AF6EB">
        <w:rPr>
          <w:sz w:val="22"/>
          <w:szCs w:val="22"/>
        </w:rPr>
        <w:t>de hoogte van de bijspaarpremie wordt uitgedrukt in een percentage van de pensioengrondslag in de basisregeling</w:t>
      </w:r>
    </w:p>
    <w:p w14:paraId="39042C63" w14:textId="77777777" w:rsidR="00D83282" w:rsidRDefault="00D83282" w:rsidP="00D83282">
      <w:pPr>
        <w:spacing w:line="259" w:lineRule="auto"/>
        <w:rPr>
          <w:sz w:val="22"/>
          <w:szCs w:val="22"/>
        </w:rPr>
      </w:pPr>
      <w:r w:rsidRPr="6F4AF6EB">
        <w:rPr>
          <w:sz w:val="22"/>
          <w:szCs w:val="22"/>
        </w:rPr>
        <w:t xml:space="preserve">De </w:t>
      </w:r>
      <w:r w:rsidRPr="00D5188C">
        <w:rPr>
          <w:sz w:val="22"/>
          <w:szCs w:val="22"/>
        </w:rPr>
        <w:t>dekking</w:t>
      </w:r>
      <w:r w:rsidRPr="6F4AF6EB">
        <w:rPr>
          <w:sz w:val="22"/>
          <w:szCs w:val="22"/>
        </w:rPr>
        <w:t xml:space="preserve"> van de bijspaarregeling is identiek aan die van de basisregeling, ook premievrijstelling vanwege arbeidsongeschiktheid is meeverzekerd als dit ook in de basisregeling het geval is. </w:t>
      </w:r>
    </w:p>
    <w:p w14:paraId="702794A6" w14:textId="77777777" w:rsidR="00D83282" w:rsidRDefault="00D83282" w:rsidP="00D83282">
      <w:pPr>
        <w:spacing w:line="259" w:lineRule="auto"/>
        <w:rPr>
          <w:sz w:val="22"/>
          <w:szCs w:val="22"/>
        </w:rPr>
      </w:pPr>
      <w:r w:rsidRPr="6F4AF6EB">
        <w:rPr>
          <w:sz w:val="22"/>
          <w:szCs w:val="22"/>
        </w:rPr>
        <w:t>De maximale bijspaarpremie is een percentage van de pensioengrondslag, een lager percentage van de pensioengrondslag is ook mogelijk.</w:t>
      </w:r>
    </w:p>
    <w:p w14:paraId="29AD55CA" w14:textId="4D899309" w:rsidR="00D516DB" w:rsidRDefault="00D516DB" w:rsidP="00D516DB">
      <w:pPr>
        <w:pStyle w:val="Heading4"/>
      </w:pPr>
      <w:del w:id="59" w:author="Jitty van der Kuur" w:date="2026-06-19T11:24:00Z" w16du:dateUtc="2026-06-19T09:24:00Z">
        <w:r>
          <w:delText>AllVida</w:delText>
        </w:r>
      </w:del>
      <w:ins w:id="60" w:author="Jitty van der Kuur" w:date="2026-06-19T11:24:00Z" w16du:dateUtc="2026-06-19T09:24:00Z">
        <w:r>
          <w:t xml:space="preserve"> </w:t>
        </w:r>
        <w:r w:rsidR="008465A9">
          <w:t>Allvida</w:t>
        </w:r>
      </w:ins>
      <w:r>
        <w:t xml:space="preserve"> en standaard product</w:t>
      </w:r>
    </w:p>
    <w:p w14:paraId="79C0ED09" w14:textId="31DAAF04" w:rsidR="00D516DB" w:rsidRDefault="00D516DB" w:rsidP="00D516DB">
      <w:pPr>
        <w:spacing w:line="259" w:lineRule="auto"/>
        <w:rPr>
          <w:sz w:val="22"/>
          <w:szCs w:val="22"/>
        </w:rPr>
      </w:pPr>
      <w:r>
        <w:rPr>
          <w:sz w:val="22"/>
          <w:szCs w:val="22"/>
        </w:rPr>
        <w:t xml:space="preserve">De bijspaarregeling is ingericht in </w:t>
      </w:r>
      <w:del w:id="61" w:author="Jitty van der Kuur" w:date="2026-06-19T11:24:00Z" w16du:dateUtc="2026-06-19T09:24:00Z">
        <w:r>
          <w:rPr>
            <w:sz w:val="22"/>
            <w:szCs w:val="22"/>
          </w:rPr>
          <w:delText>AllVida</w:delText>
        </w:r>
      </w:del>
      <w:ins w:id="62" w:author="Jitty van der Kuur" w:date="2026-06-19T11:24:00Z" w16du:dateUtc="2026-06-19T09:24:00Z">
        <w:r w:rsidR="008465A9">
          <w:rPr>
            <w:sz w:val="22"/>
            <w:szCs w:val="22"/>
          </w:rPr>
          <w:t xml:space="preserve"> Allvida</w:t>
        </w:r>
      </w:ins>
      <w:r>
        <w:rPr>
          <w:sz w:val="22"/>
          <w:szCs w:val="22"/>
        </w:rPr>
        <w:t>.</w:t>
      </w:r>
      <w:r w:rsidR="007E7911">
        <w:rPr>
          <w:sz w:val="22"/>
          <w:szCs w:val="22"/>
        </w:rPr>
        <w:t xml:space="preserve"> Deze is gekoppeld aan de basisregeling en het bij te sparen bedrag wordt doorgegeven via UPA.</w:t>
      </w:r>
    </w:p>
    <w:p w14:paraId="78F9D9E1" w14:textId="77777777" w:rsidR="00D516DB" w:rsidRDefault="00D516DB" w:rsidP="00D83282">
      <w:pPr>
        <w:spacing w:line="259" w:lineRule="auto"/>
        <w:rPr>
          <w:sz w:val="22"/>
          <w:szCs w:val="22"/>
        </w:rPr>
      </w:pPr>
    </w:p>
    <w:p w14:paraId="2297052E" w14:textId="77777777" w:rsidR="00D83282" w:rsidRDefault="00D83282" w:rsidP="00E37C24">
      <w:pPr>
        <w:spacing w:line="259" w:lineRule="auto"/>
        <w:rPr>
          <w:sz w:val="22"/>
          <w:szCs w:val="22"/>
        </w:rPr>
      </w:pPr>
    </w:p>
    <w:p w14:paraId="7EEB408B" w14:textId="38E16C9B" w:rsidR="00E3242A" w:rsidRDefault="00E3242A" w:rsidP="00D2298E">
      <w:pPr>
        <w:pStyle w:val="Heading2"/>
        <w:numPr>
          <w:ilvl w:val="1"/>
          <w:numId w:val="1"/>
        </w:numPr>
      </w:pPr>
      <w:bookmarkStart w:id="63" w:name="_Toc222499693"/>
      <w:r>
        <w:t>Netto</w:t>
      </w:r>
      <w:r w:rsidR="006F6652">
        <w:t>pensioenregeling</w:t>
      </w:r>
      <w:bookmarkEnd w:id="63"/>
    </w:p>
    <w:p w14:paraId="7BBBA302" w14:textId="784DF62B" w:rsidR="001E23A1" w:rsidRPr="001E23A1" w:rsidRDefault="001E23A1" w:rsidP="001E23A1">
      <w:pPr>
        <w:spacing w:line="259" w:lineRule="auto"/>
        <w:rPr>
          <w:sz w:val="22"/>
          <w:szCs w:val="22"/>
        </w:rPr>
      </w:pPr>
      <w:r w:rsidRPr="001E23A1">
        <w:rPr>
          <w:sz w:val="22"/>
          <w:szCs w:val="22"/>
        </w:rPr>
        <w:t xml:space="preserve">Als aanvulling op de </w:t>
      </w:r>
      <w:r>
        <w:rPr>
          <w:sz w:val="22"/>
          <w:szCs w:val="22"/>
        </w:rPr>
        <w:t xml:space="preserve">bruto </w:t>
      </w:r>
      <w:r w:rsidRPr="001E23A1">
        <w:rPr>
          <w:sz w:val="22"/>
          <w:szCs w:val="22"/>
        </w:rPr>
        <w:t xml:space="preserve">regeling kan een </w:t>
      </w:r>
      <w:r>
        <w:rPr>
          <w:sz w:val="22"/>
          <w:szCs w:val="22"/>
        </w:rPr>
        <w:t>nettopensioen</w:t>
      </w:r>
      <w:r w:rsidRPr="001E23A1">
        <w:rPr>
          <w:sz w:val="22"/>
          <w:szCs w:val="22"/>
        </w:rPr>
        <w:t>regeling afgesloten worden.</w:t>
      </w:r>
    </w:p>
    <w:p w14:paraId="15AB86D3" w14:textId="2D78F1C3" w:rsidR="001E23A1" w:rsidRDefault="001E23A1" w:rsidP="001E23A1">
      <w:pPr>
        <w:pStyle w:val="Heading4"/>
      </w:pPr>
      <w:del w:id="64" w:author="Jitty van der Kuur" w:date="2026-06-19T11:24:00Z" w16du:dateUtc="2026-06-19T09:24:00Z">
        <w:r>
          <w:delText>AllVida</w:delText>
        </w:r>
      </w:del>
      <w:ins w:id="65" w:author="Jitty van der Kuur" w:date="2026-06-19T11:24:00Z" w16du:dateUtc="2026-06-19T09:24:00Z">
        <w:r>
          <w:t xml:space="preserve"> </w:t>
        </w:r>
        <w:r w:rsidR="008465A9">
          <w:t>Allvida</w:t>
        </w:r>
      </w:ins>
      <w:r>
        <w:t xml:space="preserve"> en standaard product</w:t>
      </w:r>
    </w:p>
    <w:p w14:paraId="3EE24379" w14:textId="77777777" w:rsidR="009E0F17" w:rsidRDefault="009E0F17" w:rsidP="009E0F17">
      <w:pPr>
        <w:spacing w:line="259" w:lineRule="auto"/>
        <w:rPr>
          <w:sz w:val="22"/>
          <w:szCs w:val="22"/>
        </w:rPr>
      </w:pPr>
      <w:r>
        <w:rPr>
          <w:sz w:val="22"/>
          <w:szCs w:val="22"/>
        </w:rPr>
        <w:t>De nettopensioenregeling behoort tot het standaard product van IG&amp;H als dit in een afzonderlijke administratie is ondergebracht.</w:t>
      </w:r>
    </w:p>
    <w:p w14:paraId="5F6859FF" w14:textId="77777777" w:rsidR="00E3242A" w:rsidRDefault="00E3242A" w:rsidP="00E37C24">
      <w:pPr>
        <w:spacing w:line="259" w:lineRule="auto"/>
        <w:rPr>
          <w:sz w:val="22"/>
          <w:szCs w:val="22"/>
        </w:rPr>
      </w:pPr>
    </w:p>
    <w:p w14:paraId="31B6442D" w14:textId="035DB2D6" w:rsidR="004D5BDF" w:rsidRDefault="004D5BDF" w:rsidP="006D447E">
      <w:pPr>
        <w:pStyle w:val="Heading2"/>
        <w:numPr>
          <w:ilvl w:val="1"/>
          <w:numId w:val="1"/>
        </w:numPr>
      </w:pPr>
      <w:bookmarkStart w:id="66" w:name="_Toc222499694"/>
      <w:r>
        <w:t>Fondsen</w:t>
      </w:r>
      <w:bookmarkEnd w:id="66"/>
    </w:p>
    <w:p w14:paraId="66135AF5" w14:textId="77777777" w:rsidR="007F56D2" w:rsidRPr="007F56D2" w:rsidRDefault="007F56D2" w:rsidP="00230AF7"/>
    <w:tbl>
      <w:tblPr>
        <w:tblW w:w="7868" w:type="dxa"/>
        <w:tblCellMar>
          <w:left w:w="70" w:type="dxa"/>
          <w:right w:w="70" w:type="dxa"/>
        </w:tblCellMar>
        <w:tblLook w:val="04A0" w:firstRow="1" w:lastRow="0" w:firstColumn="1" w:lastColumn="0" w:noHBand="0" w:noVBand="1"/>
      </w:tblPr>
      <w:tblGrid>
        <w:gridCol w:w="1260"/>
        <w:gridCol w:w="640"/>
        <w:gridCol w:w="1008"/>
        <w:gridCol w:w="960"/>
        <w:gridCol w:w="1040"/>
        <w:gridCol w:w="960"/>
        <w:gridCol w:w="1040"/>
        <w:gridCol w:w="960"/>
      </w:tblGrid>
      <w:tr w:rsidR="007F56D2" w:rsidRPr="007F56D2" w14:paraId="0C436BC2" w14:textId="77777777" w:rsidTr="00696EC8">
        <w:trPr>
          <w:trHeight w:val="288"/>
        </w:trPr>
        <w:tc>
          <w:tcPr>
            <w:tcW w:w="1260" w:type="dxa"/>
            <w:tcBorders>
              <w:top w:val="nil"/>
              <w:left w:val="nil"/>
              <w:bottom w:val="nil"/>
              <w:right w:val="nil"/>
            </w:tcBorders>
            <w:noWrap/>
            <w:vAlign w:val="bottom"/>
            <w:hideMark/>
          </w:tcPr>
          <w:p w14:paraId="7171715C" w14:textId="77777777" w:rsidR="007F56D2" w:rsidRPr="007F56D2" w:rsidRDefault="007F56D2" w:rsidP="007F56D2">
            <w:pPr>
              <w:spacing w:after="0" w:line="240" w:lineRule="auto"/>
              <w:rPr>
                <w:rFonts w:ascii="Times New Roman" w:eastAsia="Times New Roman" w:hAnsi="Times New Roman" w:cs="Times New Roman"/>
                <w:kern w:val="0"/>
                <w:sz w:val="20"/>
                <w:szCs w:val="20"/>
                <w:lang w:eastAsia="nl-NL"/>
                <w14:ligatures w14:val="none"/>
              </w:rPr>
            </w:pPr>
          </w:p>
        </w:tc>
        <w:tc>
          <w:tcPr>
            <w:tcW w:w="6608" w:type="dxa"/>
            <w:gridSpan w:val="7"/>
            <w:tcBorders>
              <w:top w:val="single" w:sz="4" w:space="0" w:color="auto"/>
              <w:left w:val="single" w:sz="4" w:space="0" w:color="auto"/>
              <w:bottom w:val="single" w:sz="4" w:space="0" w:color="auto"/>
              <w:right w:val="single" w:sz="4" w:space="0" w:color="000000"/>
            </w:tcBorders>
            <w:noWrap/>
            <w:vAlign w:val="bottom"/>
            <w:hideMark/>
          </w:tcPr>
          <w:p w14:paraId="2816C2FF"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Regeling</w:t>
            </w:r>
          </w:p>
        </w:tc>
      </w:tr>
      <w:tr w:rsidR="007F56D2" w:rsidRPr="007F56D2" w14:paraId="4914EED5" w14:textId="77777777" w:rsidTr="00696EC8">
        <w:trPr>
          <w:trHeight w:val="324"/>
        </w:trPr>
        <w:tc>
          <w:tcPr>
            <w:tcW w:w="1260" w:type="dxa"/>
            <w:tcBorders>
              <w:top w:val="nil"/>
              <w:left w:val="nil"/>
              <w:bottom w:val="nil"/>
              <w:right w:val="nil"/>
            </w:tcBorders>
            <w:vAlign w:val="bottom"/>
            <w:hideMark/>
          </w:tcPr>
          <w:p w14:paraId="1189B105"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648" w:type="dxa"/>
            <w:gridSpan w:val="2"/>
            <w:tcBorders>
              <w:top w:val="single" w:sz="4" w:space="0" w:color="auto"/>
              <w:left w:val="single" w:sz="4" w:space="0" w:color="auto"/>
              <w:bottom w:val="single" w:sz="4" w:space="0" w:color="auto"/>
              <w:right w:val="single" w:sz="4" w:space="0" w:color="000000"/>
            </w:tcBorders>
            <w:vAlign w:val="bottom"/>
            <w:hideMark/>
          </w:tcPr>
          <w:p w14:paraId="6A58C17D"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Basis</w:t>
            </w:r>
          </w:p>
        </w:tc>
        <w:tc>
          <w:tcPr>
            <w:tcW w:w="2000" w:type="dxa"/>
            <w:gridSpan w:val="2"/>
            <w:tcBorders>
              <w:top w:val="single" w:sz="4" w:space="0" w:color="auto"/>
              <w:left w:val="nil"/>
              <w:bottom w:val="single" w:sz="4" w:space="0" w:color="auto"/>
              <w:right w:val="single" w:sz="4" w:space="0" w:color="000000"/>
            </w:tcBorders>
            <w:vAlign w:val="bottom"/>
            <w:hideMark/>
          </w:tcPr>
          <w:p w14:paraId="6A03CCD9"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Excedent</w:t>
            </w:r>
          </w:p>
        </w:tc>
        <w:tc>
          <w:tcPr>
            <w:tcW w:w="2000" w:type="dxa"/>
            <w:gridSpan w:val="2"/>
            <w:tcBorders>
              <w:top w:val="single" w:sz="4" w:space="0" w:color="auto"/>
              <w:left w:val="nil"/>
              <w:bottom w:val="single" w:sz="4" w:space="0" w:color="auto"/>
              <w:right w:val="single" w:sz="4" w:space="0" w:color="000000"/>
            </w:tcBorders>
            <w:vAlign w:val="bottom"/>
            <w:hideMark/>
          </w:tcPr>
          <w:p w14:paraId="2ED68503"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Bijsparen</w:t>
            </w:r>
          </w:p>
        </w:tc>
        <w:tc>
          <w:tcPr>
            <w:tcW w:w="960" w:type="dxa"/>
            <w:tcBorders>
              <w:top w:val="nil"/>
              <w:left w:val="nil"/>
              <w:bottom w:val="single" w:sz="4" w:space="0" w:color="auto"/>
              <w:right w:val="single" w:sz="4" w:space="0" w:color="auto"/>
            </w:tcBorders>
            <w:vAlign w:val="bottom"/>
            <w:hideMark/>
          </w:tcPr>
          <w:p w14:paraId="76B9984E" w14:textId="77777777" w:rsidR="007F56D2" w:rsidRPr="007F56D2" w:rsidRDefault="007F56D2" w:rsidP="007F56D2">
            <w:pPr>
              <w:spacing w:after="0" w:line="240" w:lineRule="auto"/>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Netto</w:t>
            </w:r>
          </w:p>
        </w:tc>
      </w:tr>
      <w:tr w:rsidR="007F56D2" w:rsidRPr="007F56D2" w14:paraId="434FCDCB" w14:textId="77777777" w:rsidTr="00696EC8">
        <w:trPr>
          <w:trHeight w:val="348"/>
        </w:trPr>
        <w:tc>
          <w:tcPr>
            <w:tcW w:w="1260" w:type="dxa"/>
            <w:tcBorders>
              <w:top w:val="nil"/>
              <w:left w:val="nil"/>
              <w:bottom w:val="nil"/>
              <w:right w:val="nil"/>
            </w:tcBorders>
            <w:vAlign w:val="bottom"/>
            <w:hideMark/>
          </w:tcPr>
          <w:p w14:paraId="431B3D04" w14:textId="77777777" w:rsidR="007F56D2" w:rsidRPr="007F56D2" w:rsidRDefault="007F56D2" w:rsidP="007F56D2">
            <w:pPr>
              <w:spacing w:after="0" w:line="240" w:lineRule="auto"/>
              <w:rPr>
                <w:rFonts w:ascii="Aptos Narrow" w:eastAsia="Times New Roman" w:hAnsi="Aptos Narrow" w:cs="Times New Roman"/>
                <w:b/>
                <w:bCs/>
                <w:color w:val="000000"/>
                <w:kern w:val="0"/>
                <w:sz w:val="22"/>
                <w:szCs w:val="22"/>
                <w:lang w:eastAsia="nl-NL"/>
                <w14:ligatures w14:val="none"/>
              </w:rPr>
            </w:pPr>
          </w:p>
        </w:tc>
        <w:tc>
          <w:tcPr>
            <w:tcW w:w="640" w:type="dxa"/>
            <w:tcBorders>
              <w:top w:val="nil"/>
              <w:left w:val="single" w:sz="4" w:space="0" w:color="auto"/>
              <w:bottom w:val="single" w:sz="4" w:space="0" w:color="auto"/>
              <w:right w:val="single" w:sz="4" w:space="0" w:color="auto"/>
            </w:tcBorders>
            <w:vAlign w:val="bottom"/>
            <w:hideMark/>
          </w:tcPr>
          <w:p w14:paraId="0700A1EA"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 </w:t>
            </w:r>
          </w:p>
        </w:tc>
        <w:tc>
          <w:tcPr>
            <w:tcW w:w="1008" w:type="dxa"/>
            <w:tcBorders>
              <w:top w:val="nil"/>
              <w:left w:val="nil"/>
              <w:bottom w:val="single" w:sz="4" w:space="0" w:color="auto"/>
              <w:right w:val="single" w:sz="4" w:space="0" w:color="auto"/>
            </w:tcBorders>
            <w:vAlign w:val="bottom"/>
            <w:hideMark/>
          </w:tcPr>
          <w:p w14:paraId="3E505138"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Subgroep</w:t>
            </w:r>
          </w:p>
        </w:tc>
        <w:tc>
          <w:tcPr>
            <w:tcW w:w="960" w:type="dxa"/>
            <w:tcBorders>
              <w:top w:val="nil"/>
              <w:left w:val="nil"/>
              <w:bottom w:val="single" w:sz="4" w:space="0" w:color="auto"/>
              <w:right w:val="single" w:sz="4" w:space="0" w:color="auto"/>
            </w:tcBorders>
            <w:vAlign w:val="bottom"/>
            <w:hideMark/>
          </w:tcPr>
          <w:p w14:paraId="2A48A890"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Basis</w:t>
            </w:r>
          </w:p>
        </w:tc>
        <w:tc>
          <w:tcPr>
            <w:tcW w:w="1040" w:type="dxa"/>
            <w:tcBorders>
              <w:top w:val="nil"/>
              <w:left w:val="nil"/>
              <w:bottom w:val="single" w:sz="4" w:space="0" w:color="auto"/>
              <w:right w:val="single" w:sz="4" w:space="0" w:color="auto"/>
            </w:tcBorders>
            <w:vAlign w:val="bottom"/>
            <w:hideMark/>
          </w:tcPr>
          <w:p w14:paraId="40776046"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Afwijkend</w:t>
            </w:r>
          </w:p>
        </w:tc>
        <w:tc>
          <w:tcPr>
            <w:tcW w:w="960" w:type="dxa"/>
            <w:tcBorders>
              <w:top w:val="nil"/>
              <w:left w:val="nil"/>
              <w:bottom w:val="single" w:sz="4" w:space="0" w:color="auto"/>
              <w:right w:val="single" w:sz="4" w:space="0" w:color="auto"/>
            </w:tcBorders>
            <w:vAlign w:val="bottom"/>
            <w:hideMark/>
          </w:tcPr>
          <w:p w14:paraId="3EB52D9A"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Basis</w:t>
            </w:r>
          </w:p>
        </w:tc>
        <w:tc>
          <w:tcPr>
            <w:tcW w:w="1040" w:type="dxa"/>
            <w:tcBorders>
              <w:top w:val="nil"/>
              <w:left w:val="nil"/>
              <w:bottom w:val="single" w:sz="4" w:space="0" w:color="auto"/>
              <w:right w:val="single" w:sz="4" w:space="0" w:color="auto"/>
            </w:tcBorders>
            <w:vAlign w:val="bottom"/>
            <w:hideMark/>
          </w:tcPr>
          <w:p w14:paraId="47A3546C"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Afwijkend</w:t>
            </w:r>
          </w:p>
        </w:tc>
        <w:tc>
          <w:tcPr>
            <w:tcW w:w="960" w:type="dxa"/>
            <w:tcBorders>
              <w:top w:val="nil"/>
              <w:left w:val="nil"/>
              <w:bottom w:val="single" w:sz="4" w:space="0" w:color="auto"/>
              <w:right w:val="single" w:sz="4" w:space="0" w:color="auto"/>
            </w:tcBorders>
            <w:vAlign w:val="bottom"/>
            <w:hideMark/>
          </w:tcPr>
          <w:p w14:paraId="5FEA8727" w14:textId="77777777" w:rsidR="007F56D2" w:rsidRPr="007F56D2" w:rsidRDefault="007F56D2" w:rsidP="007F56D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F56D2">
              <w:rPr>
                <w:rFonts w:ascii="Aptos Narrow" w:eastAsia="Times New Roman" w:hAnsi="Aptos Narrow" w:cs="Times New Roman"/>
                <w:b/>
                <w:bCs/>
                <w:color w:val="000000"/>
                <w:kern w:val="0"/>
                <w:sz w:val="22"/>
                <w:szCs w:val="22"/>
                <w:lang w:eastAsia="nl-NL"/>
                <w14:ligatures w14:val="none"/>
              </w:rPr>
              <w:t> </w:t>
            </w:r>
          </w:p>
        </w:tc>
      </w:tr>
      <w:tr w:rsidR="007F56D2" w:rsidRPr="007F56D2" w14:paraId="172FB939" w14:textId="77777777" w:rsidTr="00696EC8">
        <w:trPr>
          <w:trHeight w:val="324"/>
        </w:trPr>
        <w:tc>
          <w:tcPr>
            <w:tcW w:w="1260" w:type="dxa"/>
            <w:tcBorders>
              <w:top w:val="single" w:sz="4" w:space="0" w:color="auto"/>
              <w:left w:val="single" w:sz="4" w:space="0" w:color="auto"/>
              <w:bottom w:val="single" w:sz="4" w:space="0" w:color="auto"/>
              <w:right w:val="nil"/>
            </w:tcBorders>
            <w:noWrap/>
            <w:vAlign w:val="bottom"/>
            <w:hideMark/>
          </w:tcPr>
          <w:p w14:paraId="6796AA6D"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Standaard</w:t>
            </w:r>
          </w:p>
        </w:tc>
        <w:tc>
          <w:tcPr>
            <w:tcW w:w="640" w:type="dxa"/>
            <w:tcBorders>
              <w:top w:val="nil"/>
              <w:left w:val="single" w:sz="4" w:space="0" w:color="auto"/>
              <w:bottom w:val="single" w:sz="4" w:space="0" w:color="auto"/>
              <w:right w:val="single" w:sz="4" w:space="0" w:color="auto"/>
            </w:tcBorders>
            <w:noWrap/>
            <w:vAlign w:val="bottom"/>
            <w:hideMark/>
          </w:tcPr>
          <w:p w14:paraId="1A1514F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single" w:sz="4" w:space="0" w:color="auto"/>
              <w:right w:val="single" w:sz="4" w:space="0" w:color="auto"/>
            </w:tcBorders>
            <w:noWrap/>
            <w:vAlign w:val="bottom"/>
            <w:hideMark/>
          </w:tcPr>
          <w:p w14:paraId="35D1AA0F"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775DDF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0FD1F2E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0460400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7B859B5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FA5656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r>
      <w:tr w:rsidR="007F56D2" w:rsidRPr="007F56D2" w14:paraId="046AFBB6" w14:textId="77777777" w:rsidTr="00696EC8">
        <w:trPr>
          <w:trHeight w:val="288"/>
        </w:trPr>
        <w:tc>
          <w:tcPr>
            <w:tcW w:w="1260" w:type="dxa"/>
            <w:tcBorders>
              <w:top w:val="nil"/>
              <w:left w:val="single" w:sz="4" w:space="0" w:color="auto"/>
              <w:bottom w:val="nil"/>
              <w:right w:val="nil"/>
            </w:tcBorders>
            <w:noWrap/>
            <w:vAlign w:val="bottom"/>
            <w:hideMark/>
          </w:tcPr>
          <w:p w14:paraId="1CE177E8" w14:textId="1107A01B" w:rsidR="007F56D2" w:rsidRPr="007F56D2" w:rsidRDefault="001C2A84" w:rsidP="007F56D2">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640" w:type="dxa"/>
            <w:tcBorders>
              <w:top w:val="nil"/>
              <w:left w:val="single" w:sz="4" w:space="0" w:color="auto"/>
              <w:bottom w:val="nil"/>
              <w:right w:val="single" w:sz="4" w:space="0" w:color="auto"/>
            </w:tcBorders>
            <w:noWrap/>
            <w:vAlign w:val="bottom"/>
            <w:hideMark/>
          </w:tcPr>
          <w:p w14:paraId="10C1BB9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nil"/>
              <w:right w:val="single" w:sz="4" w:space="0" w:color="auto"/>
            </w:tcBorders>
            <w:noWrap/>
            <w:vAlign w:val="bottom"/>
            <w:hideMark/>
          </w:tcPr>
          <w:p w14:paraId="7346BEE3"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nil"/>
              <w:right w:val="single" w:sz="4" w:space="0" w:color="auto"/>
            </w:tcBorders>
            <w:noWrap/>
            <w:vAlign w:val="bottom"/>
            <w:hideMark/>
          </w:tcPr>
          <w:p w14:paraId="7C15F04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noWrap/>
            <w:vAlign w:val="bottom"/>
            <w:hideMark/>
          </w:tcPr>
          <w:p w14:paraId="70B04163"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34C97292"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nil"/>
              <w:right w:val="single" w:sz="4" w:space="0" w:color="auto"/>
            </w:tcBorders>
            <w:noWrap/>
            <w:vAlign w:val="bottom"/>
            <w:hideMark/>
          </w:tcPr>
          <w:p w14:paraId="2F3D0B6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53EB4961"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7EF28ABD" w14:textId="77777777" w:rsidTr="00696EC8">
        <w:trPr>
          <w:trHeight w:val="288"/>
        </w:trPr>
        <w:tc>
          <w:tcPr>
            <w:tcW w:w="1260" w:type="dxa"/>
            <w:tcBorders>
              <w:top w:val="nil"/>
              <w:left w:val="single" w:sz="4" w:space="0" w:color="auto"/>
              <w:bottom w:val="nil"/>
              <w:right w:val="nil"/>
            </w:tcBorders>
            <w:noWrap/>
            <w:vAlign w:val="bottom"/>
            <w:hideMark/>
          </w:tcPr>
          <w:p w14:paraId="1747370F"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SPD</w:t>
            </w:r>
          </w:p>
        </w:tc>
        <w:tc>
          <w:tcPr>
            <w:tcW w:w="640" w:type="dxa"/>
            <w:tcBorders>
              <w:top w:val="nil"/>
              <w:left w:val="single" w:sz="4" w:space="0" w:color="auto"/>
              <w:bottom w:val="nil"/>
              <w:right w:val="single" w:sz="4" w:space="0" w:color="auto"/>
            </w:tcBorders>
            <w:noWrap/>
            <w:vAlign w:val="bottom"/>
            <w:hideMark/>
          </w:tcPr>
          <w:p w14:paraId="2217E7EF"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nil"/>
              <w:right w:val="single" w:sz="4" w:space="0" w:color="auto"/>
            </w:tcBorders>
            <w:noWrap/>
            <w:vAlign w:val="bottom"/>
            <w:hideMark/>
          </w:tcPr>
          <w:p w14:paraId="0A29791F"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nil"/>
              <w:right w:val="single" w:sz="4" w:space="0" w:color="auto"/>
            </w:tcBorders>
            <w:noWrap/>
            <w:vAlign w:val="bottom"/>
            <w:hideMark/>
          </w:tcPr>
          <w:p w14:paraId="74183DB3"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noWrap/>
            <w:vAlign w:val="bottom"/>
            <w:hideMark/>
          </w:tcPr>
          <w:p w14:paraId="6103F902"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70749AA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nil"/>
              <w:right w:val="single" w:sz="4" w:space="0" w:color="auto"/>
            </w:tcBorders>
            <w:noWrap/>
            <w:vAlign w:val="bottom"/>
            <w:hideMark/>
          </w:tcPr>
          <w:p w14:paraId="445E5CE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731EC82E"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71AF2167" w14:textId="77777777" w:rsidTr="00696EC8">
        <w:trPr>
          <w:trHeight w:val="288"/>
        </w:trPr>
        <w:tc>
          <w:tcPr>
            <w:tcW w:w="1260" w:type="dxa"/>
            <w:tcBorders>
              <w:top w:val="nil"/>
              <w:left w:val="single" w:sz="4" w:space="0" w:color="auto"/>
              <w:bottom w:val="single" w:sz="4" w:space="0" w:color="auto"/>
              <w:right w:val="nil"/>
            </w:tcBorders>
            <w:noWrap/>
            <w:vAlign w:val="bottom"/>
            <w:hideMark/>
          </w:tcPr>
          <w:p w14:paraId="39C16295"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SPF</w:t>
            </w:r>
          </w:p>
        </w:tc>
        <w:tc>
          <w:tcPr>
            <w:tcW w:w="640" w:type="dxa"/>
            <w:tcBorders>
              <w:top w:val="nil"/>
              <w:left w:val="single" w:sz="4" w:space="0" w:color="auto"/>
              <w:bottom w:val="single" w:sz="4" w:space="0" w:color="auto"/>
              <w:right w:val="single" w:sz="4" w:space="0" w:color="auto"/>
            </w:tcBorders>
            <w:noWrap/>
            <w:vAlign w:val="bottom"/>
            <w:hideMark/>
          </w:tcPr>
          <w:p w14:paraId="4AEFB39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single" w:sz="4" w:space="0" w:color="auto"/>
              <w:right w:val="single" w:sz="4" w:space="0" w:color="auto"/>
            </w:tcBorders>
            <w:noWrap/>
            <w:vAlign w:val="bottom"/>
            <w:hideMark/>
          </w:tcPr>
          <w:p w14:paraId="68C969F1"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11F2245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1168AC4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77A683C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4A1B1F0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0D82E59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07675663" w14:textId="77777777" w:rsidTr="00696EC8">
        <w:trPr>
          <w:trHeight w:val="288"/>
        </w:trPr>
        <w:tc>
          <w:tcPr>
            <w:tcW w:w="1260" w:type="dxa"/>
            <w:tcBorders>
              <w:top w:val="nil"/>
              <w:left w:val="single" w:sz="4" w:space="0" w:color="auto"/>
              <w:bottom w:val="nil"/>
              <w:right w:val="nil"/>
            </w:tcBorders>
            <w:noWrap/>
            <w:vAlign w:val="bottom"/>
            <w:hideMark/>
          </w:tcPr>
          <w:p w14:paraId="66A1722A"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SSPF bruto</w:t>
            </w:r>
          </w:p>
        </w:tc>
        <w:tc>
          <w:tcPr>
            <w:tcW w:w="640" w:type="dxa"/>
            <w:tcBorders>
              <w:top w:val="nil"/>
              <w:left w:val="single" w:sz="4" w:space="0" w:color="auto"/>
              <w:bottom w:val="nil"/>
              <w:right w:val="single" w:sz="4" w:space="0" w:color="auto"/>
            </w:tcBorders>
            <w:noWrap/>
            <w:vAlign w:val="bottom"/>
            <w:hideMark/>
          </w:tcPr>
          <w:p w14:paraId="5AA597F0"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nil"/>
              <w:right w:val="single" w:sz="4" w:space="0" w:color="auto"/>
            </w:tcBorders>
            <w:noWrap/>
            <w:vAlign w:val="bottom"/>
            <w:hideMark/>
          </w:tcPr>
          <w:p w14:paraId="1DC2B47F"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nil"/>
              <w:right w:val="single" w:sz="4" w:space="0" w:color="auto"/>
            </w:tcBorders>
            <w:noWrap/>
            <w:vAlign w:val="bottom"/>
            <w:hideMark/>
          </w:tcPr>
          <w:p w14:paraId="51932B9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noWrap/>
            <w:vAlign w:val="bottom"/>
            <w:hideMark/>
          </w:tcPr>
          <w:p w14:paraId="15FC870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13D476A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nil"/>
              <w:right w:val="single" w:sz="4" w:space="0" w:color="auto"/>
            </w:tcBorders>
            <w:noWrap/>
            <w:vAlign w:val="bottom"/>
            <w:hideMark/>
          </w:tcPr>
          <w:p w14:paraId="58D8A21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09CFE3E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2767BEE6" w14:textId="77777777" w:rsidTr="00696EC8">
        <w:trPr>
          <w:trHeight w:val="288"/>
        </w:trPr>
        <w:tc>
          <w:tcPr>
            <w:tcW w:w="1260" w:type="dxa"/>
            <w:tcBorders>
              <w:top w:val="nil"/>
              <w:left w:val="single" w:sz="4" w:space="0" w:color="auto"/>
              <w:bottom w:val="nil"/>
              <w:right w:val="nil"/>
            </w:tcBorders>
            <w:noWrap/>
            <w:vAlign w:val="bottom"/>
            <w:hideMark/>
          </w:tcPr>
          <w:p w14:paraId="2269C74B"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SNPS bruto</w:t>
            </w:r>
          </w:p>
        </w:tc>
        <w:tc>
          <w:tcPr>
            <w:tcW w:w="640" w:type="dxa"/>
            <w:tcBorders>
              <w:top w:val="nil"/>
              <w:left w:val="single" w:sz="4" w:space="0" w:color="auto"/>
              <w:bottom w:val="nil"/>
              <w:right w:val="single" w:sz="4" w:space="0" w:color="auto"/>
            </w:tcBorders>
            <w:noWrap/>
            <w:vAlign w:val="bottom"/>
            <w:hideMark/>
          </w:tcPr>
          <w:p w14:paraId="4F0F4BF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nil"/>
              <w:right w:val="single" w:sz="4" w:space="0" w:color="auto"/>
            </w:tcBorders>
            <w:noWrap/>
            <w:vAlign w:val="bottom"/>
            <w:hideMark/>
          </w:tcPr>
          <w:p w14:paraId="18E2BDD1"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nil"/>
              <w:right w:val="single" w:sz="4" w:space="0" w:color="auto"/>
            </w:tcBorders>
            <w:noWrap/>
            <w:vAlign w:val="bottom"/>
            <w:hideMark/>
          </w:tcPr>
          <w:p w14:paraId="4D98C86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noWrap/>
            <w:vAlign w:val="bottom"/>
            <w:hideMark/>
          </w:tcPr>
          <w:p w14:paraId="794CEA3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16C20ECF"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nil"/>
              <w:right w:val="single" w:sz="4" w:space="0" w:color="auto"/>
            </w:tcBorders>
            <w:noWrap/>
            <w:vAlign w:val="bottom"/>
            <w:hideMark/>
          </w:tcPr>
          <w:p w14:paraId="2DBED1F9"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commentRangeStart w:id="67"/>
            <w:r w:rsidRPr="007F56D2">
              <w:rPr>
                <w:rFonts w:ascii="Aptos Narrow" w:eastAsia="Times New Roman" w:hAnsi="Aptos Narrow" w:cs="Times New Roman"/>
                <w:color w:val="000000"/>
                <w:kern w:val="0"/>
                <w:sz w:val="22"/>
                <w:szCs w:val="22"/>
                <w:lang w:eastAsia="nl-NL"/>
                <w14:ligatures w14:val="none"/>
              </w:rPr>
              <w:t>Nee</w:t>
            </w:r>
            <w:commentRangeEnd w:id="67"/>
            <w:r w:rsidR="004E5BC1" w:rsidRPr="007F56D2">
              <w:rPr>
                <w:rStyle w:val="CommentReference"/>
                <w:rFonts w:ascii="Aptos Narrow" w:eastAsia="Times New Roman" w:hAnsi="Aptos Narrow" w:cs="Times New Roman"/>
                <w:color w:val="000000"/>
                <w:kern w:val="0"/>
                <w:sz w:val="22"/>
                <w:szCs w:val="22"/>
                <w:lang w:eastAsia="nl-NL"/>
                <w14:ligatures w14:val="none"/>
              </w:rPr>
              <w:commentReference w:id="67"/>
            </w:r>
          </w:p>
        </w:tc>
        <w:tc>
          <w:tcPr>
            <w:tcW w:w="960" w:type="dxa"/>
            <w:tcBorders>
              <w:top w:val="nil"/>
              <w:left w:val="nil"/>
              <w:bottom w:val="nil"/>
              <w:right w:val="single" w:sz="4" w:space="0" w:color="auto"/>
            </w:tcBorders>
            <w:noWrap/>
            <w:vAlign w:val="bottom"/>
            <w:hideMark/>
          </w:tcPr>
          <w:p w14:paraId="0C8A0ED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5F201D34" w14:textId="77777777" w:rsidTr="00696EC8">
        <w:trPr>
          <w:trHeight w:val="288"/>
        </w:trPr>
        <w:tc>
          <w:tcPr>
            <w:tcW w:w="1260" w:type="dxa"/>
            <w:tcBorders>
              <w:top w:val="nil"/>
              <w:left w:val="single" w:sz="4" w:space="0" w:color="auto"/>
              <w:bottom w:val="nil"/>
              <w:right w:val="nil"/>
            </w:tcBorders>
            <w:noWrap/>
            <w:vAlign w:val="bottom"/>
            <w:hideMark/>
          </w:tcPr>
          <w:p w14:paraId="521335E6"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SNPS netto</w:t>
            </w:r>
          </w:p>
        </w:tc>
        <w:tc>
          <w:tcPr>
            <w:tcW w:w="640" w:type="dxa"/>
            <w:tcBorders>
              <w:top w:val="nil"/>
              <w:left w:val="single" w:sz="4" w:space="0" w:color="auto"/>
              <w:bottom w:val="nil"/>
              <w:right w:val="single" w:sz="4" w:space="0" w:color="auto"/>
            </w:tcBorders>
            <w:noWrap/>
            <w:vAlign w:val="bottom"/>
            <w:hideMark/>
          </w:tcPr>
          <w:p w14:paraId="4607A92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nil"/>
              <w:right w:val="single" w:sz="4" w:space="0" w:color="auto"/>
            </w:tcBorders>
            <w:noWrap/>
            <w:vAlign w:val="bottom"/>
            <w:hideMark/>
          </w:tcPr>
          <w:p w14:paraId="2EF1D70D"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nil"/>
              <w:right w:val="single" w:sz="4" w:space="0" w:color="auto"/>
            </w:tcBorders>
            <w:noWrap/>
            <w:vAlign w:val="bottom"/>
            <w:hideMark/>
          </w:tcPr>
          <w:p w14:paraId="0ED3CDF1"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noWrap/>
            <w:vAlign w:val="bottom"/>
            <w:hideMark/>
          </w:tcPr>
          <w:p w14:paraId="6E903D3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2E89365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nil"/>
              <w:right w:val="single" w:sz="4" w:space="0" w:color="auto"/>
            </w:tcBorders>
            <w:noWrap/>
            <w:vAlign w:val="bottom"/>
            <w:hideMark/>
          </w:tcPr>
          <w:p w14:paraId="60F61C24"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nil"/>
              <w:right w:val="single" w:sz="4" w:space="0" w:color="auto"/>
            </w:tcBorders>
            <w:noWrap/>
            <w:vAlign w:val="bottom"/>
            <w:hideMark/>
          </w:tcPr>
          <w:p w14:paraId="5CA272EF"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r>
      <w:tr w:rsidR="007F56D2" w:rsidRPr="007F56D2" w14:paraId="601D7A3C" w14:textId="77777777" w:rsidTr="00696EC8">
        <w:trPr>
          <w:trHeight w:val="288"/>
        </w:trPr>
        <w:tc>
          <w:tcPr>
            <w:tcW w:w="1260" w:type="dxa"/>
            <w:tcBorders>
              <w:top w:val="nil"/>
              <w:left w:val="single" w:sz="4" w:space="0" w:color="auto"/>
              <w:bottom w:val="single" w:sz="4" w:space="0" w:color="auto"/>
              <w:right w:val="nil"/>
            </w:tcBorders>
            <w:noWrap/>
            <w:vAlign w:val="bottom"/>
            <w:hideMark/>
          </w:tcPr>
          <w:p w14:paraId="6E0D40AF"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AKZO</w:t>
            </w:r>
          </w:p>
        </w:tc>
        <w:tc>
          <w:tcPr>
            <w:tcW w:w="640" w:type="dxa"/>
            <w:tcBorders>
              <w:top w:val="nil"/>
              <w:left w:val="single" w:sz="4" w:space="0" w:color="auto"/>
              <w:bottom w:val="single" w:sz="4" w:space="0" w:color="auto"/>
              <w:right w:val="single" w:sz="4" w:space="0" w:color="auto"/>
            </w:tcBorders>
            <w:noWrap/>
            <w:vAlign w:val="bottom"/>
            <w:hideMark/>
          </w:tcPr>
          <w:p w14:paraId="0D776FE4"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single" w:sz="4" w:space="0" w:color="auto"/>
              <w:right w:val="single" w:sz="4" w:space="0" w:color="auto"/>
            </w:tcBorders>
            <w:noWrap/>
            <w:vAlign w:val="bottom"/>
            <w:hideMark/>
          </w:tcPr>
          <w:p w14:paraId="3A0C2A1D"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7FB85B6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5E98239C"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0D9B0EBD"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10910DD4" w14:textId="2BD8E9BD" w:rsidR="007F56D2" w:rsidRPr="007F56D2" w:rsidRDefault="00B25281"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27CC351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7F56D2" w:rsidRPr="007F56D2" w14:paraId="193524B8" w14:textId="77777777" w:rsidTr="00696EC8">
        <w:trPr>
          <w:trHeight w:val="288"/>
        </w:trPr>
        <w:tc>
          <w:tcPr>
            <w:tcW w:w="1260" w:type="dxa"/>
            <w:tcBorders>
              <w:top w:val="nil"/>
              <w:left w:val="single" w:sz="4" w:space="0" w:color="auto"/>
              <w:bottom w:val="single" w:sz="4" w:space="0" w:color="auto"/>
              <w:right w:val="nil"/>
            </w:tcBorders>
            <w:noWrap/>
            <w:vAlign w:val="bottom"/>
            <w:hideMark/>
          </w:tcPr>
          <w:p w14:paraId="65E7498E"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SBZ</w:t>
            </w:r>
          </w:p>
        </w:tc>
        <w:tc>
          <w:tcPr>
            <w:tcW w:w="640" w:type="dxa"/>
            <w:tcBorders>
              <w:top w:val="nil"/>
              <w:left w:val="single" w:sz="4" w:space="0" w:color="auto"/>
              <w:bottom w:val="single" w:sz="4" w:space="0" w:color="auto"/>
              <w:right w:val="single" w:sz="4" w:space="0" w:color="auto"/>
            </w:tcBorders>
            <w:noWrap/>
            <w:vAlign w:val="bottom"/>
            <w:hideMark/>
          </w:tcPr>
          <w:p w14:paraId="74FDACC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08" w:type="dxa"/>
            <w:tcBorders>
              <w:top w:val="nil"/>
              <w:left w:val="nil"/>
              <w:bottom w:val="single" w:sz="4" w:space="0" w:color="auto"/>
              <w:right w:val="single" w:sz="4" w:space="0" w:color="auto"/>
            </w:tcBorders>
            <w:noWrap/>
            <w:vAlign w:val="bottom"/>
            <w:hideMark/>
          </w:tcPr>
          <w:p w14:paraId="42DACA4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5E8EDA3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295724D6"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0F2CF4F2"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4ABD9B2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66F67D63"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r>
      <w:tr w:rsidR="007F56D2" w:rsidRPr="007F56D2" w14:paraId="14B4DA9A" w14:textId="77777777" w:rsidTr="00696EC8">
        <w:trPr>
          <w:trHeight w:val="288"/>
        </w:trPr>
        <w:tc>
          <w:tcPr>
            <w:tcW w:w="1260" w:type="dxa"/>
            <w:tcBorders>
              <w:top w:val="nil"/>
              <w:left w:val="single" w:sz="4" w:space="0" w:color="auto"/>
              <w:bottom w:val="nil"/>
              <w:right w:val="nil"/>
            </w:tcBorders>
            <w:noWrap/>
            <w:vAlign w:val="bottom"/>
            <w:hideMark/>
          </w:tcPr>
          <w:p w14:paraId="26CE73F2"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640" w:type="dxa"/>
            <w:tcBorders>
              <w:top w:val="nil"/>
              <w:left w:val="single" w:sz="4" w:space="0" w:color="auto"/>
              <w:bottom w:val="nil"/>
              <w:right w:val="single" w:sz="4" w:space="0" w:color="auto"/>
            </w:tcBorders>
            <w:noWrap/>
            <w:vAlign w:val="bottom"/>
            <w:hideMark/>
          </w:tcPr>
          <w:p w14:paraId="5942E13B"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08" w:type="dxa"/>
            <w:tcBorders>
              <w:top w:val="nil"/>
              <w:left w:val="nil"/>
              <w:bottom w:val="nil"/>
              <w:right w:val="single" w:sz="4" w:space="0" w:color="auto"/>
            </w:tcBorders>
            <w:noWrap/>
            <w:vAlign w:val="bottom"/>
            <w:hideMark/>
          </w:tcPr>
          <w:p w14:paraId="75C777DC"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004E348D"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5342C1FD"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4318ECA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2E3C113F"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516E6F68"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 </w:t>
            </w:r>
          </w:p>
        </w:tc>
      </w:tr>
      <w:tr w:rsidR="007F56D2" w:rsidRPr="007F56D2" w14:paraId="26D91C9A" w14:textId="77777777" w:rsidTr="00696EC8">
        <w:trPr>
          <w:trHeight w:val="288"/>
        </w:trPr>
        <w:tc>
          <w:tcPr>
            <w:tcW w:w="1260" w:type="dxa"/>
            <w:tcBorders>
              <w:top w:val="nil"/>
              <w:left w:val="single" w:sz="4" w:space="0" w:color="auto"/>
              <w:bottom w:val="single" w:sz="4" w:space="0" w:color="auto"/>
              <w:right w:val="nil"/>
            </w:tcBorders>
            <w:noWrap/>
            <w:vAlign w:val="bottom"/>
            <w:hideMark/>
          </w:tcPr>
          <w:p w14:paraId="7932F60C" w14:textId="77777777" w:rsidR="007F56D2" w:rsidRPr="007F56D2" w:rsidRDefault="007F56D2" w:rsidP="007F56D2">
            <w:pPr>
              <w:spacing w:after="0" w:line="240" w:lineRule="auto"/>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SPOA</w:t>
            </w:r>
          </w:p>
        </w:tc>
        <w:tc>
          <w:tcPr>
            <w:tcW w:w="640" w:type="dxa"/>
            <w:tcBorders>
              <w:top w:val="nil"/>
              <w:left w:val="single" w:sz="4" w:space="0" w:color="auto"/>
              <w:bottom w:val="single" w:sz="4" w:space="0" w:color="auto"/>
              <w:right w:val="single" w:sz="4" w:space="0" w:color="auto"/>
            </w:tcBorders>
            <w:noWrap/>
            <w:vAlign w:val="bottom"/>
            <w:hideMark/>
          </w:tcPr>
          <w:p w14:paraId="33161BBA"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single" w:sz="4" w:space="0" w:color="auto"/>
              <w:right w:val="single" w:sz="4" w:space="0" w:color="auto"/>
            </w:tcBorders>
            <w:noWrap/>
            <w:vAlign w:val="bottom"/>
            <w:hideMark/>
          </w:tcPr>
          <w:p w14:paraId="723281AA" w14:textId="77777777" w:rsidR="007F56D2" w:rsidRPr="007F56D2" w:rsidRDefault="007F56D2" w:rsidP="007F56D2">
            <w:pPr>
              <w:spacing w:after="0" w:line="240" w:lineRule="auto"/>
              <w:jc w:val="center"/>
              <w:rPr>
                <w:rFonts w:ascii="Aptos Narrow" w:eastAsia="Times New Roman" w:hAnsi="Aptos Narrow" w:cs="Times New Roman"/>
                <w:color w:val="FF0000"/>
                <w:kern w:val="0"/>
                <w:sz w:val="22"/>
                <w:szCs w:val="22"/>
                <w:lang w:eastAsia="nl-NL"/>
                <w14:ligatures w14:val="none"/>
              </w:rPr>
            </w:pPr>
            <w:r w:rsidRPr="007F56D2">
              <w:rPr>
                <w:rFonts w:ascii="Aptos Narrow" w:eastAsia="Times New Roman" w:hAnsi="Aptos Narrow" w:cs="Times New Roman"/>
                <w:color w:val="FF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16A54175" w14:textId="52EAD0E8"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del w:id="68" w:author="Jitty van der Kuur" w:date="2026-05-26T14:47:00Z" w16du:dateUtc="2026-05-26T12:47:00Z">
              <w:r w:rsidRPr="00D44676" w:rsidDel="00D44676">
                <w:rPr>
                  <w:rFonts w:ascii="Aptos Narrow" w:eastAsia="Times New Roman" w:hAnsi="Aptos Narrow" w:cs="Times New Roman"/>
                  <w:kern w:val="0"/>
                  <w:sz w:val="22"/>
                  <w:szCs w:val="22"/>
                  <w:lang w:eastAsia="nl-NL"/>
                  <w14:ligatures w14:val="none"/>
                  <w:rPrChange w:id="69" w:author="Jitty van der Kuur" w:date="2026-05-26T14:47:00Z" w16du:dateUtc="2026-05-26T12:47:00Z">
                    <w:rPr>
                      <w:rFonts w:ascii="Aptos Narrow" w:eastAsia="Times New Roman" w:hAnsi="Aptos Narrow" w:cs="Times New Roman"/>
                      <w:color w:val="000000"/>
                      <w:kern w:val="0"/>
                      <w:sz w:val="22"/>
                      <w:szCs w:val="22"/>
                      <w:lang w:eastAsia="nl-NL"/>
                      <w14:ligatures w14:val="none"/>
                    </w:rPr>
                  </w:rPrChange>
                </w:rPr>
                <w:delText>Nee</w:delText>
              </w:r>
            </w:del>
            <w:ins w:id="70" w:author="Jitty van der Kuur" w:date="2026-05-26T14:47:00Z" w16du:dateUtc="2026-05-26T12:47:00Z">
              <w:r w:rsidR="00D44676" w:rsidRPr="00D44676">
                <w:rPr>
                  <w:rFonts w:ascii="Aptos Narrow" w:eastAsia="Times New Roman" w:hAnsi="Aptos Narrow" w:cs="Times New Roman"/>
                  <w:kern w:val="0"/>
                  <w:sz w:val="22"/>
                  <w:szCs w:val="22"/>
                  <w:lang w:eastAsia="nl-NL"/>
                  <w14:ligatures w14:val="none"/>
                  <w:rPrChange w:id="71" w:author="Jitty van der Kuur" w:date="2026-05-26T14:47:00Z" w16du:dateUtc="2026-05-26T12:47:00Z">
                    <w:rPr>
                      <w:rFonts w:ascii="Aptos Narrow" w:eastAsia="Times New Roman" w:hAnsi="Aptos Narrow" w:cs="Times New Roman"/>
                      <w:color w:val="EE0000"/>
                      <w:kern w:val="0"/>
                      <w:sz w:val="22"/>
                      <w:szCs w:val="22"/>
                      <w:lang w:eastAsia="nl-NL"/>
                      <w14:ligatures w14:val="none"/>
                    </w:rPr>
                  </w:rPrChange>
                </w:rPr>
                <w:t>Ja*</w:t>
              </w:r>
            </w:ins>
          </w:p>
        </w:tc>
        <w:tc>
          <w:tcPr>
            <w:tcW w:w="1040" w:type="dxa"/>
            <w:tcBorders>
              <w:top w:val="nil"/>
              <w:left w:val="nil"/>
              <w:bottom w:val="single" w:sz="4" w:space="0" w:color="auto"/>
              <w:right w:val="single" w:sz="4" w:space="0" w:color="auto"/>
            </w:tcBorders>
            <w:noWrap/>
            <w:vAlign w:val="bottom"/>
            <w:hideMark/>
          </w:tcPr>
          <w:p w14:paraId="5CCCF22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3D72BB67"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758C3435"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1EBBD4A2" w14:textId="77777777" w:rsidR="007F56D2" w:rsidRPr="007F56D2" w:rsidRDefault="007F56D2" w:rsidP="007F56D2">
            <w:pPr>
              <w:spacing w:after="0" w:line="240" w:lineRule="auto"/>
              <w:jc w:val="center"/>
              <w:rPr>
                <w:rFonts w:ascii="Aptos Narrow" w:eastAsia="Times New Roman" w:hAnsi="Aptos Narrow" w:cs="Times New Roman"/>
                <w:color w:val="000000"/>
                <w:kern w:val="0"/>
                <w:sz w:val="22"/>
                <w:szCs w:val="22"/>
                <w:lang w:eastAsia="nl-NL"/>
                <w14:ligatures w14:val="none"/>
              </w:rPr>
            </w:pPr>
            <w:r w:rsidRPr="007F56D2">
              <w:rPr>
                <w:rFonts w:ascii="Aptos Narrow" w:eastAsia="Times New Roman" w:hAnsi="Aptos Narrow" w:cs="Times New Roman"/>
                <w:color w:val="000000"/>
                <w:kern w:val="0"/>
                <w:sz w:val="22"/>
                <w:szCs w:val="22"/>
                <w:lang w:eastAsia="nl-NL"/>
                <w14:ligatures w14:val="none"/>
              </w:rPr>
              <w:t>Nee</w:t>
            </w:r>
          </w:p>
        </w:tc>
      </w:tr>
      <w:tr w:rsidR="00696EC8" w:rsidRPr="00696EC8" w14:paraId="6BAA4DBF" w14:textId="77777777" w:rsidTr="00696EC8">
        <w:trPr>
          <w:trHeight w:val="288"/>
        </w:trPr>
        <w:tc>
          <w:tcPr>
            <w:tcW w:w="1260" w:type="dxa"/>
            <w:tcBorders>
              <w:top w:val="nil"/>
              <w:left w:val="single" w:sz="4" w:space="0" w:color="auto"/>
              <w:bottom w:val="single" w:sz="4" w:space="0" w:color="auto"/>
              <w:right w:val="nil"/>
            </w:tcBorders>
            <w:noWrap/>
            <w:vAlign w:val="bottom"/>
            <w:hideMark/>
          </w:tcPr>
          <w:p w14:paraId="52D0465F" w14:textId="77777777" w:rsidR="00696EC8" w:rsidRPr="00696EC8" w:rsidRDefault="00696EC8" w:rsidP="00696EC8">
            <w:pPr>
              <w:spacing w:after="0" w:line="240" w:lineRule="auto"/>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SPV</w:t>
            </w:r>
          </w:p>
        </w:tc>
        <w:tc>
          <w:tcPr>
            <w:tcW w:w="640" w:type="dxa"/>
            <w:tcBorders>
              <w:top w:val="nil"/>
              <w:left w:val="single" w:sz="4" w:space="0" w:color="auto"/>
              <w:bottom w:val="single" w:sz="4" w:space="0" w:color="auto"/>
              <w:right w:val="single" w:sz="4" w:space="0" w:color="auto"/>
            </w:tcBorders>
            <w:noWrap/>
            <w:vAlign w:val="bottom"/>
            <w:hideMark/>
          </w:tcPr>
          <w:p w14:paraId="1B289297"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Ja</w:t>
            </w:r>
          </w:p>
        </w:tc>
        <w:tc>
          <w:tcPr>
            <w:tcW w:w="1008" w:type="dxa"/>
            <w:tcBorders>
              <w:top w:val="nil"/>
              <w:left w:val="nil"/>
              <w:bottom w:val="single" w:sz="4" w:space="0" w:color="auto"/>
              <w:right w:val="single" w:sz="4" w:space="0" w:color="auto"/>
            </w:tcBorders>
            <w:noWrap/>
            <w:vAlign w:val="bottom"/>
            <w:hideMark/>
          </w:tcPr>
          <w:p w14:paraId="7E8C69CB" w14:textId="77777777" w:rsidR="00696EC8" w:rsidRPr="00696EC8" w:rsidRDefault="00696EC8" w:rsidP="00696EC8">
            <w:pPr>
              <w:spacing w:after="0" w:line="240" w:lineRule="auto"/>
              <w:jc w:val="center"/>
              <w:rPr>
                <w:rFonts w:ascii="Aptos Narrow" w:eastAsia="Times New Roman" w:hAnsi="Aptos Narrow" w:cs="Times New Roman"/>
                <w:color w:val="FF0000"/>
                <w:kern w:val="0"/>
                <w:sz w:val="22"/>
                <w:szCs w:val="22"/>
                <w:lang w:eastAsia="nl-NL"/>
                <w14:ligatures w14:val="none"/>
              </w:rPr>
            </w:pPr>
            <w:r w:rsidRPr="00230AF7">
              <w:rPr>
                <w:rFonts w:ascii="Aptos Narrow" w:eastAsia="Times New Roman" w:hAnsi="Aptos Narrow" w:cs="Times New Roman"/>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6BC380C3"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462FA7F5"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2D4B4A3B"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3C6B8650"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040C6C7B" w14:textId="77777777" w:rsidR="00696EC8" w:rsidRPr="00696EC8" w:rsidRDefault="00696EC8" w:rsidP="00696EC8">
            <w:pPr>
              <w:spacing w:after="0" w:line="240" w:lineRule="auto"/>
              <w:jc w:val="center"/>
              <w:rPr>
                <w:rFonts w:ascii="Aptos Narrow" w:eastAsia="Times New Roman" w:hAnsi="Aptos Narrow" w:cs="Times New Roman"/>
                <w:color w:val="000000"/>
                <w:kern w:val="0"/>
                <w:sz w:val="22"/>
                <w:szCs w:val="22"/>
                <w:lang w:eastAsia="nl-NL"/>
                <w14:ligatures w14:val="none"/>
              </w:rPr>
            </w:pPr>
            <w:r w:rsidRPr="00696EC8">
              <w:rPr>
                <w:rFonts w:ascii="Aptos Narrow" w:eastAsia="Times New Roman" w:hAnsi="Aptos Narrow" w:cs="Times New Roman"/>
                <w:color w:val="000000"/>
                <w:kern w:val="0"/>
                <w:sz w:val="22"/>
                <w:szCs w:val="22"/>
                <w:lang w:eastAsia="nl-NL"/>
                <w14:ligatures w14:val="none"/>
              </w:rPr>
              <w:t>Nee</w:t>
            </w:r>
          </w:p>
        </w:tc>
      </w:tr>
    </w:tbl>
    <w:p w14:paraId="61ED89C3" w14:textId="77777777" w:rsidR="007F56D2" w:rsidRPr="00741AD6" w:rsidRDefault="007F56D2">
      <w:pPr>
        <w:spacing w:line="259" w:lineRule="auto"/>
        <w:rPr>
          <w:sz w:val="22"/>
          <w:szCs w:val="22"/>
          <w:rPrChange w:id="72" w:author="Jitty van der Kuur" w:date="2026-04-15T12:21:00Z" w16du:dateUtc="2026-04-15T10:21:00Z">
            <w:rPr/>
          </w:rPrChange>
        </w:rPr>
      </w:pPr>
    </w:p>
    <w:p w14:paraId="069392E1" w14:textId="474A1D44" w:rsidR="00ED608D" w:rsidRPr="00741AD6" w:rsidRDefault="00ED608D">
      <w:pPr>
        <w:spacing w:line="259" w:lineRule="auto"/>
        <w:rPr>
          <w:sz w:val="22"/>
          <w:szCs w:val="22"/>
          <w:rPrChange w:id="73" w:author="Jitty van der Kuur" w:date="2026-04-15T12:21:00Z" w16du:dateUtc="2026-04-15T10:21:00Z">
            <w:rPr/>
          </w:rPrChange>
        </w:rPr>
      </w:pPr>
      <w:bookmarkStart w:id="74" w:name="_Toc194677479"/>
      <w:r w:rsidRPr="00741AD6">
        <w:rPr>
          <w:sz w:val="22"/>
          <w:szCs w:val="22"/>
          <w:highlight w:val="cyan"/>
          <w:rPrChange w:id="75" w:author="Jitty van der Kuur" w:date="2026-04-15T12:21:00Z" w16du:dateUtc="2026-04-15T10:21:00Z">
            <w:rPr>
              <w:highlight w:val="cyan"/>
            </w:rPr>
          </w:rPrChange>
        </w:rPr>
        <w:lastRenderedPageBreak/>
        <w:t>Subgroep in de standaard opnemen als deze de basisregeling volgt en er slechts een beperkt aantal parameters afwijkend zijn (bijv. premie%, hoogte franchise)</w:t>
      </w:r>
      <w:r w:rsidR="003B74BA" w:rsidRPr="00741AD6">
        <w:rPr>
          <w:sz w:val="22"/>
          <w:szCs w:val="22"/>
          <w:rPrChange w:id="76" w:author="Jitty van der Kuur" w:date="2026-04-15T12:21:00Z" w16du:dateUtc="2026-04-15T10:21:00Z">
            <w:rPr/>
          </w:rPrChange>
        </w:rPr>
        <w:br/>
        <w:t>Slechts 1 subgroep</w:t>
      </w:r>
    </w:p>
    <w:p w14:paraId="59DD85D0" w14:textId="6D29A7CD" w:rsidR="00904527" w:rsidRPr="00741AD6" w:rsidRDefault="00FE0952">
      <w:pPr>
        <w:spacing w:line="259" w:lineRule="auto"/>
        <w:rPr>
          <w:sz w:val="22"/>
          <w:szCs w:val="22"/>
          <w:rPrChange w:id="77" w:author="Jitty van der Kuur" w:date="2026-04-15T12:21:00Z" w16du:dateUtc="2026-04-15T10:21:00Z">
            <w:rPr/>
          </w:rPrChange>
        </w:rPr>
      </w:pPr>
      <w:ins w:id="78" w:author="Jitty van der Kuur" w:date="2026-04-15T12:20:00Z" w16du:dateUtc="2026-04-15T10:20:00Z">
        <w:r w:rsidRPr="00741AD6">
          <w:rPr>
            <w:sz w:val="22"/>
            <w:szCs w:val="22"/>
            <w:highlight w:val="yellow"/>
            <w:rPrChange w:id="79" w:author="Jitty van der Kuur" w:date="2026-04-15T12:21:00Z" w16du:dateUtc="2026-04-15T10:21:00Z">
              <w:rPr/>
            </w:rPrChange>
          </w:rPr>
          <w:t xml:space="preserve">SPOA heeft een maximale PGI die door de deelnemer is te kiezen, is wellicht ook te zien </w:t>
        </w:r>
      </w:ins>
      <w:ins w:id="80" w:author="Jitty van der Kuur" w:date="2026-04-15T12:21:00Z" w16du:dateUtc="2026-04-15T10:21:00Z">
        <w:r w:rsidRPr="00741AD6">
          <w:rPr>
            <w:sz w:val="22"/>
            <w:szCs w:val="22"/>
            <w:highlight w:val="yellow"/>
            <w:rPrChange w:id="81" w:author="Jitty van der Kuur" w:date="2026-04-15T12:21:00Z" w16du:dateUtc="2026-04-15T10:21:00Z">
              <w:rPr/>
            </w:rPrChange>
          </w:rPr>
          <w:t>als een vrijwillige excedentregeling</w:t>
        </w:r>
      </w:ins>
    </w:p>
    <w:p w14:paraId="617E0EE0" w14:textId="7B1242A4" w:rsidR="009E0F17" w:rsidRDefault="009E0F17">
      <w:pPr>
        <w:spacing w:line="259" w:lineRule="auto"/>
        <w:rPr>
          <w:rFonts w:asciiTheme="majorHAnsi" w:eastAsiaTheme="majorEastAsia" w:hAnsiTheme="majorHAnsi" w:cstheme="majorBidi"/>
          <w:color w:val="0F4761" w:themeColor="accent1" w:themeShade="BF"/>
          <w:sz w:val="40"/>
          <w:szCs w:val="40"/>
        </w:rPr>
      </w:pPr>
      <w:r>
        <w:br w:type="page"/>
      </w:r>
    </w:p>
    <w:p w14:paraId="55FC79DC" w14:textId="5B22CF78" w:rsidR="00971CA9" w:rsidRPr="00F16A22" w:rsidRDefault="00971CA9" w:rsidP="00971CA9">
      <w:pPr>
        <w:pStyle w:val="Heading1"/>
        <w:numPr>
          <w:ilvl w:val="0"/>
          <w:numId w:val="1"/>
        </w:numPr>
      </w:pPr>
      <w:bookmarkStart w:id="82" w:name="_Toc222499695"/>
      <w:r w:rsidRPr="00F16A22">
        <w:lastRenderedPageBreak/>
        <w:t>Leeftijden en datum</w:t>
      </w:r>
      <w:bookmarkEnd w:id="74"/>
      <w:bookmarkEnd w:id="82"/>
    </w:p>
    <w:p w14:paraId="51DBD43F" w14:textId="77777777" w:rsidR="00971CA9" w:rsidRPr="001E2F56" w:rsidRDefault="00971CA9" w:rsidP="00971CA9">
      <w:pPr>
        <w:pStyle w:val="Heading4"/>
        <w:rPr>
          <w:sz w:val="22"/>
          <w:szCs w:val="22"/>
        </w:rPr>
      </w:pPr>
      <w:r w:rsidRPr="001E2F56">
        <w:rPr>
          <w:sz w:val="22"/>
          <w:szCs w:val="22"/>
        </w:rPr>
        <w:t>Minimum toetredingsleeftijd</w:t>
      </w:r>
    </w:p>
    <w:p w14:paraId="796A613B" w14:textId="77777777" w:rsidR="00971CA9" w:rsidRPr="00D12DBD" w:rsidRDefault="00971CA9" w:rsidP="00971CA9">
      <w:pPr>
        <w:spacing w:line="259" w:lineRule="auto"/>
        <w:rPr>
          <w:rFonts w:eastAsia="Times New Roman"/>
          <w:sz w:val="22"/>
          <w:szCs w:val="22"/>
        </w:rPr>
      </w:pPr>
      <w:r w:rsidRPr="00D12DBD">
        <w:rPr>
          <w:rFonts w:eastAsia="Times New Roman"/>
          <w:sz w:val="22"/>
          <w:szCs w:val="22"/>
        </w:rPr>
        <w:t>De minimum toetredingsleeftijd is een parameter in het pensioenaanbod van IG&amp;H. De leeftijd wordt in hele jaren nauwkeurig vastgelegd. Default is de minimum toetredingsleeftijd niet van toepassing (minimum toetredingsleeftijd = 0).</w:t>
      </w:r>
    </w:p>
    <w:p w14:paraId="0121074E" w14:textId="77777777" w:rsidR="00971CA9" w:rsidRDefault="00971CA9" w:rsidP="00971CA9">
      <w:pPr>
        <w:spacing w:line="259" w:lineRule="auto"/>
        <w:rPr>
          <w:rFonts w:eastAsia="Times New Roman"/>
          <w:sz w:val="22"/>
          <w:szCs w:val="22"/>
        </w:rPr>
      </w:pPr>
      <w:r w:rsidRPr="00D12DBD">
        <w:rPr>
          <w:rFonts w:eastAsia="Times New Roman"/>
          <w:sz w:val="22"/>
          <w:szCs w:val="22"/>
        </w:rPr>
        <w:t>Als er wel een minimum toetredingsleeftijd geldt, dan is het overlijdens- of arbeidsongeschiktheidsrisico tot het bereiken van de minimum toetredingsleeftijd niet gedekt (m.a.w. er is geen voorportaalregeling).</w:t>
      </w:r>
    </w:p>
    <w:p w14:paraId="6B21D9FB" w14:textId="77777777" w:rsidR="00971CA9" w:rsidRPr="001E2F56" w:rsidRDefault="00971CA9" w:rsidP="00971CA9">
      <w:pPr>
        <w:pStyle w:val="Heading4"/>
        <w:rPr>
          <w:sz w:val="22"/>
          <w:szCs w:val="22"/>
        </w:rPr>
      </w:pPr>
      <w:r w:rsidRPr="001E2F56">
        <w:rPr>
          <w:sz w:val="22"/>
          <w:szCs w:val="22"/>
        </w:rPr>
        <w:t>Maximum toetredingsleeftijd</w:t>
      </w:r>
    </w:p>
    <w:p w14:paraId="0CB45731" w14:textId="77777777" w:rsidR="00971CA9" w:rsidRDefault="00971CA9" w:rsidP="00971CA9">
      <w:pPr>
        <w:spacing w:line="259" w:lineRule="auto"/>
        <w:rPr>
          <w:rFonts w:eastAsia="Times New Roman"/>
          <w:sz w:val="22"/>
          <w:szCs w:val="22"/>
        </w:rPr>
      </w:pPr>
      <w:r w:rsidRPr="001D0109">
        <w:rPr>
          <w:rFonts w:eastAsia="Times New Roman"/>
          <w:sz w:val="22"/>
          <w:szCs w:val="22"/>
        </w:rPr>
        <w:t xml:space="preserve">De maximum toetredingsleeftijd is </w:t>
      </w:r>
      <w:r w:rsidRPr="005C0CA6">
        <w:rPr>
          <w:rFonts w:eastAsia="Times New Roman"/>
          <w:sz w:val="22"/>
          <w:szCs w:val="22"/>
        </w:rPr>
        <w:t xml:space="preserve">een parameter in het pensioenaanbod van IG&amp;H. </w:t>
      </w:r>
    </w:p>
    <w:p w14:paraId="7D81AC1E" w14:textId="77777777" w:rsidR="00971CA9" w:rsidRPr="001E2F56" w:rsidRDefault="00971CA9" w:rsidP="00971CA9">
      <w:pPr>
        <w:pStyle w:val="Heading4"/>
        <w:rPr>
          <w:sz w:val="22"/>
          <w:szCs w:val="22"/>
        </w:rPr>
      </w:pPr>
      <w:r w:rsidRPr="001E2F56">
        <w:rPr>
          <w:sz w:val="22"/>
          <w:szCs w:val="22"/>
        </w:rPr>
        <w:t>Pensioenleeftijd</w:t>
      </w:r>
    </w:p>
    <w:p w14:paraId="72B4F960" w14:textId="77777777" w:rsidR="00971CA9" w:rsidRPr="00D12DBD" w:rsidRDefault="00971CA9" w:rsidP="00971CA9">
      <w:pPr>
        <w:spacing w:line="259" w:lineRule="auto"/>
        <w:rPr>
          <w:rFonts w:eastAsia="Times New Roman"/>
          <w:sz w:val="22"/>
          <w:szCs w:val="22"/>
        </w:rPr>
      </w:pPr>
      <w:r w:rsidRPr="00D12DBD">
        <w:rPr>
          <w:rFonts w:eastAsia="Times New Roman"/>
          <w:sz w:val="22"/>
          <w:szCs w:val="22"/>
        </w:rPr>
        <w:t xml:space="preserve">De pensioenleeftijd is een parameter in het pensioenaanbod van IG&amp;H. </w:t>
      </w:r>
      <w:r>
        <w:rPr>
          <w:rFonts w:eastAsia="Times New Roman"/>
          <w:sz w:val="22"/>
          <w:szCs w:val="22"/>
        </w:rPr>
        <w:t>Hierbij wordt uitgegaan van een vaste leeftijd in hele jaren (dus niet de AOW-leeftijd).</w:t>
      </w:r>
    </w:p>
    <w:p w14:paraId="23CFC918" w14:textId="77777777" w:rsidR="00971CA9" w:rsidRPr="001E2F56" w:rsidRDefault="00971CA9" w:rsidP="00971CA9">
      <w:pPr>
        <w:pStyle w:val="Heading4"/>
        <w:rPr>
          <w:sz w:val="22"/>
          <w:szCs w:val="22"/>
        </w:rPr>
      </w:pPr>
      <w:r w:rsidRPr="001E2F56">
        <w:rPr>
          <w:sz w:val="22"/>
          <w:szCs w:val="22"/>
        </w:rPr>
        <w:t>Eindleeftijd wezenpensioen</w:t>
      </w:r>
    </w:p>
    <w:p w14:paraId="756262E0" w14:textId="77777777" w:rsidR="00971CA9" w:rsidRDefault="00971CA9" w:rsidP="00971CA9">
      <w:pPr>
        <w:spacing w:line="259" w:lineRule="auto"/>
        <w:rPr>
          <w:rFonts w:eastAsia="Times New Roman"/>
          <w:sz w:val="22"/>
          <w:szCs w:val="22"/>
        </w:rPr>
      </w:pPr>
      <w:r w:rsidRPr="00D12DBD">
        <w:rPr>
          <w:rFonts w:eastAsia="Times New Roman"/>
          <w:sz w:val="22"/>
          <w:szCs w:val="22"/>
        </w:rPr>
        <w:t xml:space="preserve">De </w:t>
      </w:r>
      <w:r>
        <w:rPr>
          <w:rFonts w:eastAsia="Times New Roman"/>
          <w:sz w:val="22"/>
          <w:szCs w:val="22"/>
        </w:rPr>
        <w:t>eind</w:t>
      </w:r>
      <w:r w:rsidRPr="00D12DBD">
        <w:rPr>
          <w:rFonts w:eastAsia="Times New Roman"/>
          <w:sz w:val="22"/>
          <w:szCs w:val="22"/>
        </w:rPr>
        <w:t xml:space="preserve">leeftijd </w:t>
      </w:r>
      <w:r>
        <w:rPr>
          <w:rFonts w:eastAsia="Times New Roman"/>
          <w:sz w:val="22"/>
          <w:szCs w:val="22"/>
        </w:rPr>
        <w:t>van het wezenpensioen is 25 jaar.</w:t>
      </w:r>
    </w:p>
    <w:p w14:paraId="5A781E50" w14:textId="77777777" w:rsidR="00971CA9" w:rsidRPr="001E2F56" w:rsidRDefault="00971CA9" w:rsidP="00971CA9">
      <w:pPr>
        <w:pStyle w:val="Heading4"/>
        <w:rPr>
          <w:sz w:val="22"/>
          <w:szCs w:val="22"/>
        </w:rPr>
      </w:pPr>
      <w:r w:rsidRPr="001E2F56">
        <w:rPr>
          <w:sz w:val="22"/>
          <w:szCs w:val="22"/>
        </w:rPr>
        <w:t>Ingangsdatum uitkering bij leven</w:t>
      </w:r>
    </w:p>
    <w:p w14:paraId="4D2FD57A" w14:textId="77777777" w:rsidR="00971CA9" w:rsidRDefault="00971CA9" w:rsidP="00971CA9">
      <w:pPr>
        <w:spacing w:line="259" w:lineRule="auto"/>
        <w:rPr>
          <w:rFonts w:eastAsia="Times New Roman"/>
          <w:sz w:val="22"/>
          <w:szCs w:val="22"/>
        </w:rPr>
      </w:pPr>
      <w:r w:rsidRPr="00D12DBD">
        <w:rPr>
          <w:rFonts w:eastAsia="Times New Roman"/>
          <w:sz w:val="22"/>
          <w:szCs w:val="22"/>
        </w:rPr>
        <w:t xml:space="preserve">De </w:t>
      </w:r>
      <w:r>
        <w:rPr>
          <w:rFonts w:eastAsia="Times New Roman"/>
          <w:sz w:val="22"/>
          <w:szCs w:val="22"/>
        </w:rPr>
        <w:t xml:space="preserve">ingangsdatum van de uitkering bij leven is een keuze van de klant. In de standaard van </w:t>
      </w:r>
      <w:r w:rsidRPr="00D12DBD">
        <w:rPr>
          <w:rFonts w:eastAsia="Times New Roman"/>
          <w:sz w:val="22"/>
          <w:szCs w:val="22"/>
        </w:rPr>
        <w:t>IG&amp;H</w:t>
      </w:r>
      <w:r>
        <w:rPr>
          <w:rFonts w:eastAsia="Times New Roman"/>
          <w:sz w:val="22"/>
          <w:szCs w:val="22"/>
        </w:rPr>
        <w:t xml:space="preserve"> zijn de volgende opties mogelijk:</w:t>
      </w:r>
    </w:p>
    <w:p w14:paraId="3F1D912C" w14:textId="77777777" w:rsidR="00971CA9" w:rsidRDefault="00971CA9" w:rsidP="00971CA9">
      <w:pPr>
        <w:pStyle w:val="ListParagraph"/>
        <w:numPr>
          <w:ilvl w:val="0"/>
          <w:numId w:val="8"/>
        </w:numPr>
        <w:spacing w:line="259" w:lineRule="auto"/>
        <w:rPr>
          <w:rFonts w:eastAsia="Times New Roman"/>
          <w:sz w:val="22"/>
          <w:szCs w:val="22"/>
        </w:rPr>
      </w:pPr>
      <w:r>
        <w:rPr>
          <w:rFonts w:eastAsia="Times New Roman"/>
          <w:sz w:val="22"/>
          <w:szCs w:val="22"/>
        </w:rPr>
        <w:t>1</w:t>
      </w:r>
      <w:r w:rsidRPr="0093193B">
        <w:rPr>
          <w:rFonts w:eastAsia="Times New Roman"/>
          <w:sz w:val="22"/>
          <w:szCs w:val="22"/>
          <w:vertAlign w:val="superscript"/>
        </w:rPr>
        <w:t>e</w:t>
      </w:r>
      <w:r>
        <w:rPr>
          <w:rFonts w:eastAsia="Times New Roman"/>
          <w:sz w:val="22"/>
          <w:szCs w:val="22"/>
        </w:rPr>
        <w:t xml:space="preserve"> dag van de maand van bereiken pensioenleeftijd</w:t>
      </w:r>
    </w:p>
    <w:p w14:paraId="6C571561" w14:textId="77777777" w:rsidR="00971CA9" w:rsidRDefault="00971CA9" w:rsidP="00971CA9">
      <w:pPr>
        <w:pStyle w:val="ListParagraph"/>
        <w:numPr>
          <w:ilvl w:val="0"/>
          <w:numId w:val="8"/>
        </w:numPr>
        <w:spacing w:line="259" w:lineRule="auto"/>
        <w:rPr>
          <w:rFonts w:eastAsia="Times New Roman"/>
          <w:sz w:val="22"/>
          <w:szCs w:val="22"/>
        </w:rPr>
      </w:pPr>
      <w:r>
        <w:rPr>
          <w:rFonts w:eastAsia="Times New Roman"/>
          <w:sz w:val="22"/>
          <w:szCs w:val="22"/>
        </w:rPr>
        <w:t>Werkelijke dag van bereiken pensioenleeftijd</w:t>
      </w:r>
    </w:p>
    <w:p w14:paraId="63DC269E" w14:textId="77777777" w:rsidR="00971CA9" w:rsidRPr="001E2F56" w:rsidRDefault="00971CA9" w:rsidP="00971CA9">
      <w:pPr>
        <w:pStyle w:val="Heading4"/>
        <w:rPr>
          <w:sz w:val="22"/>
          <w:szCs w:val="22"/>
        </w:rPr>
      </w:pPr>
      <w:r w:rsidRPr="001E2F56">
        <w:rPr>
          <w:sz w:val="22"/>
          <w:szCs w:val="22"/>
        </w:rPr>
        <w:t>Ingangsdatum uitkering bij overlijden</w:t>
      </w:r>
    </w:p>
    <w:p w14:paraId="0FC26952" w14:textId="77777777" w:rsidR="00971CA9" w:rsidRDefault="00971CA9" w:rsidP="00971CA9">
      <w:pPr>
        <w:spacing w:line="259" w:lineRule="auto"/>
        <w:rPr>
          <w:rFonts w:eastAsia="Times New Roman"/>
          <w:sz w:val="22"/>
          <w:szCs w:val="22"/>
        </w:rPr>
      </w:pPr>
      <w:r w:rsidRPr="6F4AF6EB">
        <w:rPr>
          <w:rFonts w:eastAsia="Times New Roman"/>
          <w:sz w:val="22"/>
          <w:szCs w:val="22"/>
        </w:rPr>
        <w:t>De ingangsdatum van de uitkering bij overlijden (partner-, wezenpensioen) is de eerste dag van de volgende maand na overlijden van de deelnemer.</w:t>
      </w:r>
    </w:p>
    <w:p w14:paraId="304F342D" w14:textId="77777777" w:rsidR="00971CA9" w:rsidRPr="001E2F56" w:rsidRDefault="00971CA9" w:rsidP="00971CA9">
      <w:pPr>
        <w:pStyle w:val="Heading4"/>
        <w:rPr>
          <w:sz w:val="22"/>
          <w:szCs w:val="22"/>
        </w:rPr>
      </w:pPr>
      <w:r w:rsidRPr="001E2F56">
        <w:rPr>
          <w:sz w:val="22"/>
          <w:szCs w:val="22"/>
        </w:rPr>
        <w:t xml:space="preserve">Einddatum uitkering </w:t>
      </w:r>
    </w:p>
    <w:p w14:paraId="69915D77" w14:textId="77777777" w:rsidR="00971CA9" w:rsidRDefault="00971CA9" w:rsidP="00971CA9">
      <w:pPr>
        <w:spacing w:line="259" w:lineRule="auto"/>
        <w:rPr>
          <w:rFonts w:eastAsia="Times New Roman"/>
          <w:sz w:val="22"/>
          <w:szCs w:val="22"/>
        </w:rPr>
      </w:pPr>
      <w:r w:rsidRPr="00D12DBD">
        <w:rPr>
          <w:rFonts w:eastAsia="Times New Roman"/>
          <w:sz w:val="22"/>
          <w:szCs w:val="22"/>
        </w:rPr>
        <w:t xml:space="preserve">De </w:t>
      </w:r>
      <w:r>
        <w:rPr>
          <w:rFonts w:eastAsia="Times New Roman"/>
          <w:sz w:val="22"/>
          <w:szCs w:val="22"/>
        </w:rPr>
        <w:t>einddatum van de uitkering is de laatste dag van de maand waarin de uitkeringsgerechtigde overlijdt, of de eerdere expiratiedatum als die van toepassing is.</w:t>
      </w:r>
    </w:p>
    <w:p w14:paraId="08BB8423" w14:textId="77777777" w:rsidR="00971CA9" w:rsidRPr="001E2F56" w:rsidRDefault="00971CA9" w:rsidP="00971CA9">
      <w:pPr>
        <w:pStyle w:val="Heading4"/>
        <w:rPr>
          <w:sz w:val="22"/>
          <w:szCs w:val="22"/>
        </w:rPr>
      </w:pPr>
      <w:r w:rsidRPr="001E2F56">
        <w:rPr>
          <w:sz w:val="22"/>
          <w:szCs w:val="22"/>
        </w:rPr>
        <w:t xml:space="preserve">Expiratiedatum uitkering </w:t>
      </w:r>
    </w:p>
    <w:p w14:paraId="1CC8E764" w14:textId="77777777" w:rsidR="00971CA9" w:rsidRDefault="00971CA9" w:rsidP="00971CA9">
      <w:pPr>
        <w:spacing w:line="259" w:lineRule="auto"/>
        <w:rPr>
          <w:rFonts w:eastAsia="Times New Roman"/>
          <w:sz w:val="22"/>
          <w:szCs w:val="22"/>
        </w:rPr>
      </w:pPr>
      <w:r w:rsidRPr="00D12DBD">
        <w:rPr>
          <w:rFonts w:eastAsia="Times New Roman"/>
          <w:sz w:val="22"/>
          <w:szCs w:val="22"/>
        </w:rPr>
        <w:t xml:space="preserve">De </w:t>
      </w:r>
      <w:r>
        <w:rPr>
          <w:rFonts w:eastAsia="Times New Roman"/>
          <w:sz w:val="22"/>
          <w:szCs w:val="22"/>
        </w:rPr>
        <w:t>expiratiedatum van de uitkering is de laatste dag van de maand waarin de eindleeftijd wordt bereikt door de uitkeringsgerechtigde. Bij wezenpensioen wordt de uitkering dus uiterlijk t/m de maand waarin de wees 25 jaar wordt uitgekeerd.</w:t>
      </w:r>
    </w:p>
    <w:p w14:paraId="6261B567" w14:textId="77777777" w:rsidR="00971CA9" w:rsidRPr="00D12DBD" w:rsidRDefault="00971CA9" w:rsidP="00971CA9">
      <w:pPr>
        <w:spacing w:line="259" w:lineRule="auto"/>
        <w:rPr>
          <w:rFonts w:eastAsia="Times New Roman"/>
          <w:sz w:val="22"/>
          <w:szCs w:val="22"/>
        </w:rPr>
      </w:pPr>
    </w:p>
    <w:p w14:paraId="59791499" w14:textId="13DFA05B" w:rsidR="00971CA9" w:rsidRDefault="00971CA9" w:rsidP="00971CA9">
      <w:pPr>
        <w:pStyle w:val="Heading2"/>
        <w:numPr>
          <w:ilvl w:val="1"/>
          <w:numId w:val="1"/>
        </w:numPr>
      </w:pPr>
      <w:bookmarkStart w:id="83" w:name="_Toc194677480"/>
      <w:bookmarkStart w:id="84" w:name="_Toc222499696"/>
      <w:del w:id="85" w:author="Jitty van der Kuur" w:date="2026-06-19T11:24:00Z" w16du:dateUtc="2026-06-19T09:24:00Z">
        <w:r w:rsidRPr="6F4AF6EB">
          <w:delText>AllVida</w:delText>
        </w:r>
      </w:del>
      <w:bookmarkEnd w:id="83"/>
      <w:bookmarkEnd w:id="84"/>
      <w:ins w:id="86" w:author="Jitty van der Kuur" w:date="2026-06-19T11:24:00Z" w16du:dateUtc="2026-06-19T09:24:00Z">
        <w:r w:rsidRPr="6F4AF6EB">
          <w:t xml:space="preserve"> </w:t>
        </w:r>
        <w:r w:rsidR="008465A9">
          <w:t>Allvida</w:t>
        </w:r>
      </w:ins>
      <w:r w:rsidRPr="6F4AF6EB">
        <w:t xml:space="preserve"> </w:t>
      </w:r>
    </w:p>
    <w:p w14:paraId="151805CE" w14:textId="051786B9" w:rsidR="00971CA9" w:rsidRDefault="00971CA9" w:rsidP="00971CA9">
      <w:pPr>
        <w:spacing w:line="259" w:lineRule="auto"/>
        <w:rPr>
          <w:sz w:val="22"/>
          <w:szCs w:val="22"/>
        </w:rPr>
      </w:pPr>
      <w:r w:rsidRPr="6F4AF6EB">
        <w:rPr>
          <w:sz w:val="22"/>
          <w:szCs w:val="22"/>
        </w:rPr>
        <w:t xml:space="preserve">De hiervoor genoemde leeftijden zijn ingericht in </w:t>
      </w:r>
      <w:del w:id="87" w:author="Jitty van der Kuur" w:date="2026-06-19T11:24:00Z" w16du:dateUtc="2026-06-19T09:24:00Z">
        <w:r w:rsidRPr="6F4AF6EB">
          <w:rPr>
            <w:sz w:val="22"/>
            <w:szCs w:val="22"/>
          </w:rPr>
          <w:delText>AllVida</w:delText>
        </w:r>
      </w:del>
      <w:ins w:id="88" w:author="Jitty van der Kuur" w:date="2026-06-19T11:24:00Z" w16du:dateUtc="2026-06-19T09:24:00Z">
        <w:r w:rsidR="008465A9">
          <w:rPr>
            <w:sz w:val="22"/>
            <w:szCs w:val="22"/>
          </w:rPr>
          <w:t xml:space="preserve"> Allvida</w:t>
        </w:r>
      </w:ins>
      <w:r w:rsidRPr="6F4AF6EB">
        <w:rPr>
          <w:sz w:val="22"/>
          <w:szCs w:val="22"/>
        </w:rPr>
        <w:t>.</w:t>
      </w:r>
      <w:r>
        <w:rPr>
          <w:sz w:val="22"/>
          <w:szCs w:val="22"/>
        </w:rPr>
        <w:t xml:space="preserve"> </w:t>
      </w:r>
    </w:p>
    <w:p w14:paraId="3FE4D71F" w14:textId="77777777" w:rsidR="00F5565B" w:rsidRDefault="00F5565B">
      <w:pPr>
        <w:spacing w:line="259" w:lineRule="auto"/>
        <w:rPr>
          <w:rFonts w:asciiTheme="majorHAnsi" w:eastAsiaTheme="majorEastAsia" w:hAnsiTheme="majorHAnsi" w:cstheme="majorBidi"/>
          <w:color w:val="0F4761" w:themeColor="accent1" w:themeShade="BF"/>
          <w:sz w:val="32"/>
          <w:szCs w:val="32"/>
        </w:rPr>
      </w:pPr>
      <w:r>
        <w:br w:type="page"/>
      </w:r>
    </w:p>
    <w:p w14:paraId="4B661341" w14:textId="56C432FC" w:rsidR="00892D0F" w:rsidRDefault="00892D0F" w:rsidP="006D447E">
      <w:pPr>
        <w:pStyle w:val="Heading2"/>
        <w:numPr>
          <w:ilvl w:val="1"/>
          <w:numId w:val="1"/>
        </w:numPr>
      </w:pPr>
      <w:bookmarkStart w:id="89" w:name="_Toc222499697"/>
      <w:r>
        <w:lastRenderedPageBreak/>
        <w:t>Fondsen</w:t>
      </w:r>
      <w:bookmarkEnd w:id="89"/>
    </w:p>
    <w:tbl>
      <w:tblPr>
        <w:tblW w:w="8360" w:type="dxa"/>
        <w:tblCellMar>
          <w:left w:w="70" w:type="dxa"/>
          <w:right w:w="70" w:type="dxa"/>
        </w:tblCellMar>
        <w:tblLook w:val="04A0" w:firstRow="1" w:lastRow="0" w:firstColumn="1" w:lastColumn="0" w:noHBand="0" w:noVBand="1"/>
        <w:tblPrChange w:id="90" w:author="Jitty van der Kuur" w:date="2026-05-26T14:52:00Z" w16du:dateUtc="2026-05-26T12:52:00Z">
          <w:tblPr>
            <w:tblW w:w="6980" w:type="dxa"/>
            <w:tblCellMar>
              <w:left w:w="70" w:type="dxa"/>
              <w:right w:w="70" w:type="dxa"/>
            </w:tblCellMar>
            <w:tblLook w:val="04A0" w:firstRow="1" w:lastRow="0" w:firstColumn="1" w:lastColumn="0" w:noHBand="0" w:noVBand="1"/>
          </w:tblPr>
        </w:tblPrChange>
      </w:tblPr>
      <w:tblGrid>
        <w:gridCol w:w="1260"/>
        <w:gridCol w:w="1500"/>
        <w:gridCol w:w="1068"/>
        <w:gridCol w:w="141"/>
        <w:gridCol w:w="1276"/>
        <w:gridCol w:w="1559"/>
        <w:gridCol w:w="1556"/>
        <w:tblGridChange w:id="91">
          <w:tblGrid>
            <w:gridCol w:w="1260"/>
            <w:gridCol w:w="1500"/>
            <w:gridCol w:w="1209"/>
            <w:gridCol w:w="291"/>
            <w:gridCol w:w="1380"/>
            <w:gridCol w:w="1380"/>
            <w:gridCol w:w="1340"/>
          </w:tblGrid>
        </w:tblGridChange>
      </w:tblGrid>
      <w:tr w:rsidR="00A97280" w:rsidRPr="00AF3A18" w:rsidDel="00F43740" w14:paraId="10BB5BE7" w14:textId="77777777" w:rsidTr="0007700C">
        <w:trPr>
          <w:gridAfter w:val="3"/>
          <w:wAfter w:w="4391" w:type="dxa"/>
          <w:trHeight w:val="576"/>
          <w:del w:id="92" w:author="Jitty van der Kuur" w:date="2026-05-22T12:30:00Z"/>
          <w:trPrChange w:id="93" w:author="Jitty van der Kuur" w:date="2026-05-26T14:52:00Z" w16du:dateUtc="2026-05-26T12:52:00Z">
            <w:trPr>
              <w:gridAfter w:val="3"/>
              <w:trHeight w:val="576"/>
            </w:trPr>
          </w:trPrChange>
        </w:trPr>
        <w:tc>
          <w:tcPr>
            <w:tcW w:w="1260" w:type="dxa"/>
            <w:tcBorders>
              <w:top w:val="nil"/>
              <w:left w:val="nil"/>
              <w:bottom w:val="nil"/>
              <w:right w:val="nil"/>
            </w:tcBorders>
            <w:vAlign w:val="bottom"/>
            <w:hideMark/>
            <w:tcPrChange w:id="94" w:author="Jitty van der Kuur" w:date="2026-05-26T14:52:00Z" w16du:dateUtc="2026-05-26T12:52:00Z">
              <w:tcPr>
                <w:tcW w:w="1260" w:type="dxa"/>
                <w:tcBorders>
                  <w:top w:val="nil"/>
                  <w:left w:val="nil"/>
                  <w:bottom w:val="nil"/>
                  <w:right w:val="nil"/>
                </w:tcBorders>
                <w:vAlign w:val="bottom"/>
                <w:hideMark/>
              </w:tcPr>
            </w:tcPrChange>
          </w:tcPr>
          <w:p w14:paraId="72CECAF2" w14:textId="7E4F94C4" w:rsidR="00A97280" w:rsidRPr="00AF3A18" w:rsidDel="00F43740" w:rsidRDefault="00A97280" w:rsidP="00AF3A18">
            <w:pPr>
              <w:spacing w:after="0" w:line="240" w:lineRule="auto"/>
              <w:rPr>
                <w:del w:id="95" w:author="Jitty van der Kuur" w:date="2026-05-22T12:30:00Z" w16du:dateUtc="2026-05-22T10:30:00Z"/>
                <w:rFonts w:ascii="Times New Roman" w:eastAsia="Times New Roman" w:hAnsi="Times New Roman" w:cs="Times New Roman"/>
                <w:kern w:val="0"/>
                <w:sz w:val="20"/>
                <w:szCs w:val="20"/>
                <w:lang w:eastAsia="nl-NL"/>
                <w14:ligatures w14:val="none"/>
              </w:rPr>
            </w:pPr>
          </w:p>
        </w:tc>
        <w:tc>
          <w:tcPr>
            <w:tcW w:w="2709" w:type="dxa"/>
            <w:gridSpan w:val="3"/>
            <w:tcBorders>
              <w:top w:val="single" w:sz="4" w:space="0" w:color="auto"/>
              <w:left w:val="single" w:sz="4" w:space="0" w:color="auto"/>
              <w:bottom w:val="single" w:sz="4" w:space="0" w:color="auto"/>
              <w:right w:val="single" w:sz="4" w:space="0" w:color="auto"/>
            </w:tcBorders>
            <w:vAlign w:val="bottom"/>
            <w:hideMark/>
            <w:tcPrChange w:id="96" w:author="Jitty van der Kuur" w:date="2026-05-26T14:52:00Z" w16du:dateUtc="2026-05-26T12:52:00Z">
              <w:tcPr>
                <w:tcW w:w="2709" w:type="dxa"/>
                <w:gridSpan w:val="2"/>
                <w:tcBorders>
                  <w:top w:val="single" w:sz="4" w:space="0" w:color="auto"/>
                  <w:left w:val="single" w:sz="4" w:space="0" w:color="auto"/>
                  <w:bottom w:val="single" w:sz="4" w:space="0" w:color="auto"/>
                  <w:right w:val="single" w:sz="4" w:space="0" w:color="auto"/>
                </w:tcBorders>
                <w:vAlign w:val="bottom"/>
                <w:hideMark/>
              </w:tcPr>
            </w:tcPrChange>
          </w:tcPr>
          <w:p w14:paraId="2D1FD2E9" w14:textId="51F672B2" w:rsidR="00A97280" w:rsidRPr="00AF3A18" w:rsidDel="00F43740" w:rsidRDefault="00A97280" w:rsidP="00AF3A18">
            <w:pPr>
              <w:spacing w:after="0" w:line="240" w:lineRule="auto"/>
              <w:jc w:val="center"/>
              <w:rPr>
                <w:del w:id="97" w:author="Jitty van der Kuur" w:date="2026-05-22T12:30:00Z" w16du:dateUtc="2026-05-22T10:30:00Z"/>
                <w:rFonts w:ascii="Aptos Narrow" w:eastAsia="Times New Roman" w:hAnsi="Aptos Narrow" w:cs="Times New Roman"/>
                <w:b/>
                <w:bCs/>
                <w:color w:val="000000"/>
                <w:kern w:val="0"/>
                <w:sz w:val="22"/>
                <w:szCs w:val="22"/>
                <w:lang w:eastAsia="nl-NL"/>
                <w14:ligatures w14:val="none"/>
              </w:rPr>
            </w:pPr>
            <w:del w:id="98" w:author="Jitty van der Kuur" w:date="2026-05-22T12:27:00Z" w16du:dateUtc="2026-05-22T10:27:00Z">
              <w:r w:rsidRPr="00AF3A18" w:rsidDel="00E1655F">
                <w:rPr>
                  <w:rFonts w:ascii="Aptos Narrow" w:eastAsia="Times New Roman" w:hAnsi="Aptos Narrow" w:cs="Times New Roman"/>
                  <w:b/>
                  <w:bCs/>
                  <w:color w:val="000000"/>
                  <w:kern w:val="0"/>
                  <w:sz w:val="22"/>
                  <w:szCs w:val="22"/>
                  <w:lang w:eastAsia="nl-NL"/>
                  <w14:ligatures w14:val="none"/>
                </w:rPr>
                <w:delText>Minimum toetredingslft</w:delText>
              </w:r>
            </w:del>
          </w:p>
        </w:tc>
      </w:tr>
      <w:tr w:rsidR="00A97280" w:rsidRPr="00AF3A18" w:rsidDel="00F43740" w14:paraId="7EC17166" w14:textId="77777777" w:rsidTr="0007700C">
        <w:trPr>
          <w:gridAfter w:val="3"/>
          <w:wAfter w:w="4391" w:type="dxa"/>
          <w:trHeight w:val="348"/>
          <w:del w:id="99" w:author="Jitty van der Kuur" w:date="2026-05-22T12:30:00Z"/>
          <w:trPrChange w:id="100" w:author="Jitty van der Kuur" w:date="2026-05-26T14:52:00Z" w16du:dateUtc="2026-05-26T12:52:00Z">
            <w:trPr>
              <w:gridAfter w:val="3"/>
              <w:trHeight w:val="348"/>
            </w:trPr>
          </w:trPrChange>
        </w:trPr>
        <w:tc>
          <w:tcPr>
            <w:tcW w:w="1260" w:type="dxa"/>
            <w:tcBorders>
              <w:top w:val="nil"/>
              <w:left w:val="nil"/>
              <w:bottom w:val="nil"/>
              <w:right w:val="nil"/>
            </w:tcBorders>
            <w:vAlign w:val="bottom"/>
            <w:hideMark/>
            <w:tcPrChange w:id="101" w:author="Jitty van der Kuur" w:date="2026-05-26T14:52:00Z" w16du:dateUtc="2026-05-26T12:52:00Z">
              <w:tcPr>
                <w:tcW w:w="1260" w:type="dxa"/>
                <w:tcBorders>
                  <w:top w:val="nil"/>
                  <w:left w:val="nil"/>
                  <w:bottom w:val="nil"/>
                  <w:right w:val="nil"/>
                </w:tcBorders>
                <w:vAlign w:val="bottom"/>
                <w:hideMark/>
              </w:tcPr>
            </w:tcPrChange>
          </w:tcPr>
          <w:p w14:paraId="63A481B7" w14:textId="77D4D4F9" w:rsidR="00A97280" w:rsidRPr="00AF3A18" w:rsidDel="00F43740" w:rsidRDefault="00A97280" w:rsidP="00AF3A18">
            <w:pPr>
              <w:spacing w:after="0" w:line="240" w:lineRule="auto"/>
              <w:jc w:val="center"/>
              <w:rPr>
                <w:del w:id="102" w:author="Jitty van der Kuur" w:date="2026-05-22T12:30:00Z" w16du:dateUtc="2026-05-22T10:30:00Z"/>
                <w:rFonts w:ascii="Aptos Narrow" w:eastAsia="Times New Roman" w:hAnsi="Aptos Narrow" w:cs="Times New Roman"/>
                <w:b/>
                <w:bCs/>
                <w:color w:val="000000"/>
                <w:kern w:val="0"/>
                <w:sz w:val="22"/>
                <w:szCs w:val="22"/>
                <w:lang w:eastAsia="nl-NL"/>
                <w14:ligatures w14:val="none"/>
              </w:rPr>
            </w:pPr>
          </w:p>
        </w:tc>
        <w:tc>
          <w:tcPr>
            <w:tcW w:w="1500" w:type="dxa"/>
            <w:tcBorders>
              <w:top w:val="nil"/>
              <w:left w:val="single" w:sz="4" w:space="0" w:color="auto"/>
              <w:bottom w:val="single" w:sz="4" w:space="0" w:color="auto"/>
              <w:right w:val="single" w:sz="4" w:space="0" w:color="auto"/>
            </w:tcBorders>
            <w:vAlign w:val="bottom"/>
            <w:hideMark/>
            <w:tcPrChange w:id="103" w:author="Jitty van der Kuur" w:date="2026-05-26T14:52:00Z" w16du:dateUtc="2026-05-26T12:52:00Z">
              <w:tcPr>
                <w:tcW w:w="1500" w:type="dxa"/>
                <w:tcBorders>
                  <w:top w:val="nil"/>
                  <w:left w:val="single" w:sz="4" w:space="0" w:color="auto"/>
                  <w:bottom w:val="single" w:sz="4" w:space="0" w:color="auto"/>
                  <w:right w:val="single" w:sz="4" w:space="0" w:color="auto"/>
                </w:tcBorders>
                <w:vAlign w:val="bottom"/>
                <w:hideMark/>
              </w:tcPr>
            </w:tcPrChange>
          </w:tcPr>
          <w:p w14:paraId="3911286A" w14:textId="6E85E498" w:rsidR="00A97280" w:rsidRPr="00AF3A18" w:rsidDel="00F43740" w:rsidRDefault="00A97280" w:rsidP="00AF3A18">
            <w:pPr>
              <w:spacing w:after="0" w:line="240" w:lineRule="auto"/>
              <w:jc w:val="center"/>
              <w:rPr>
                <w:del w:id="104" w:author="Jitty van der Kuur" w:date="2026-05-22T12:30:00Z" w16du:dateUtc="2026-05-22T10:30:00Z"/>
                <w:rFonts w:ascii="Aptos Narrow" w:eastAsia="Times New Roman" w:hAnsi="Aptos Narrow" w:cs="Times New Roman"/>
                <w:b/>
                <w:bCs/>
                <w:color w:val="000000"/>
                <w:kern w:val="0"/>
                <w:sz w:val="22"/>
                <w:szCs w:val="22"/>
                <w:lang w:eastAsia="nl-NL"/>
                <w14:ligatures w14:val="none"/>
              </w:rPr>
            </w:pPr>
            <w:del w:id="105" w:author="Jitty van der Kuur" w:date="2026-05-22T12:30:00Z" w16du:dateUtc="2026-05-22T10:30:00Z">
              <w:r w:rsidRPr="00AF3A18" w:rsidDel="00F43740">
                <w:rPr>
                  <w:rFonts w:ascii="Aptos Narrow" w:eastAsia="Times New Roman" w:hAnsi="Aptos Narrow" w:cs="Times New Roman"/>
                  <w:b/>
                  <w:bCs/>
                  <w:color w:val="000000"/>
                  <w:kern w:val="0"/>
                  <w:sz w:val="22"/>
                  <w:szCs w:val="22"/>
                  <w:lang w:eastAsia="nl-NL"/>
                  <w14:ligatures w14:val="none"/>
                </w:rPr>
                <w:delText xml:space="preserve">Vaste </w:delText>
              </w:r>
            </w:del>
            <w:del w:id="106" w:author="Jitty van der Kuur" w:date="2026-05-22T12:27:00Z" w16du:dateUtc="2026-05-22T10:27:00Z">
              <w:r w:rsidRPr="00AF3A18" w:rsidDel="000718A5">
                <w:rPr>
                  <w:rFonts w:ascii="Aptos Narrow" w:eastAsia="Times New Roman" w:hAnsi="Aptos Narrow" w:cs="Times New Roman"/>
                  <w:b/>
                  <w:bCs/>
                  <w:color w:val="000000"/>
                  <w:kern w:val="0"/>
                  <w:sz w:val="22"/>
                  <w:szCs w:val="22"/>
                  <w:lang w:eastAsia="nl-NL"/>
                  <w14:ligatures w14:val="none"/>
                </w:rPr>
                <w:delText>leeftijd</w:delText>
              </w:r>
            </w:del>
          </w:p>
        </w:tc>
        <w:tc>
          <w:tcPr>
            <w:tcW w:w="1209" w:type="dxa"/>
            <w:gridSpan w:val="2"/>
            <w:tcBorders>
              <w:top w:val="single" w:sz="4" w:space="0" w:color="auto"/>
              <w:left w:val="nil"/>
              <w:bottom w:val="single" w:sz="4" w:space="0" w:color="auto"/>
              <w:right w:val="single" w:sz="4" w:space="0" w:color="auto"/>
            </w:tcBorders>
            <w:tcPrChange w:id="107" w:author="Jitty van der Kuur" w:date="2026-05-26T14:52:00Z" w16du:dateUtc="2026-05-26T12:52:00Z">
              <w:tcPr>
                <w:tcW w:w="1209" w:type="dxa"/>
                <w:tcBorders>
                  <w:top w:val="single" w:sz="4" w:space="0" w:color="auto"/>
                  <w:left w:val="nil"/>
                  <w:bottom w:val="single" w:sz="4" w:space="0" w:color="auto"/>
                  <w:right w:val="single" w:sz="4" w:space="0" w:color="auto"/>
                </w:tcBorders>
              </w:tcPr>
            </w:tcPrChange>
          </w:tcPr>
          <w:p w14:paraId="700BADBC" w14:textId="000C7329" w:rsidR="00A97280" w:rsidRPr="00AF3A18" w:rsidDel="00F43740" w:rsidRDefault="00A97280" w:rsidP="00AF3A18">
            <w:pPr>
              <w:spacing w:after="0" w:line="240" w:lineRule="auto"/>
              <w:jc w:val="center"/>
              <w:rPr>
                <w:del w:id="108" w:author="Jitty van der Kuur" w:date="2026-05-22T12:30:00Z" w16du:dateUtc="2026-05-22T10:30:00Z"/>
                <w:rFonts w:ascii="Aptos Narrow" w:eastAsia="Times New Roman" w:hAnsi="Aptos Narrow" w:cs="Times New Roman"/>
                <w:b/>
                <w:bCs/>
                <w:color w:val="000000"/>
                <w:kern w:val="0"/>
                <w:sz w:val="22"/>
                <w:szCs w:val="22"/>
                <w:lang w:eastAsia="nl-NL"/>
                <w14:ligatures w14:val="none"/>
              </w:rPr>
            </w:pPr>
          </w:p>
        </w:tc>
      </w:tr>
      <w:tr w:rsidR="00A97280" w:rsidRPr="00AF3A18" w:rsidDel="00F43740" w14:paraId="5E285701" w14:textId="77777777" w:rsidTr="0007700C">
        <w:trPr>
          <w:gridAfter w:val="3"/>
          <w:wAfter w:w="4391" w:type="dxa"/>
          <w:trHeight w:val="324"/>
          <w:del w:id="109" w:author="Jitty van der Kuur" w:date="2026-05-22T12:30:00Z"/>
          <w:trPrChange w:id="110" w:author="Jitty van der Kuur" w:date="2026-05-26T14:52:00Z" w16du:dateUtc="2026-05-26T12:52:00Z">
            <w:trPr>
              <w:gridAfter w:val="3"/>
              <w:trHeight w:val="324"/>
            </w:trPr>
          </w:trPrChange>
        </w:trPr>
        <w:tc>
          <w:tcPr>
            <w:tcW w:w="1260" w:type="dxa"/>
            <w:tcBorders>
              <w:top w:val="single" w:sz="4" w:space="0" w:color="auto"/>
              <w:left w:val="single" w:sz="4" w:space="0" w:color="auto"/>
              <w:bottom w:val="single" w:sz="4" w:space="0" w:color="auto"/>
              <w:right w:val="nil"/>
            </w:tcBorders>
            <w:noWrap/>
            <w:vAlign w:val="bottom"/>
            <w:hideMark/>
            <w:tcPrChange w:id="111" w:author="Jitty van der Kuur" w:date="2026-05-26T14:52:00Z" w16du:dateUtc="2026-05-26T12:52:00Z">
              <w:tcPr>
                <w:tcW w:w="1260" w:type="dxa"/>
                <w:tcBorders>
                  <w:top w:val="single" w:sz="4" w:space="0" w:color="auto"/>
                  <w:left w:val="single" w:sz="4" w:space="0" w:color="auto"/>
                  <w:bottom w:val="single" w:sz="4" w:space="0" w:color="auto"/>
                  <w:right w:val="nil"/>
                </w:tcBorders>
                <w:noWrap/>
                <w:vAlign w:val="bottom"/>
                <w:hideMark/>
              </w:tcPr>
            </w:tcPrChange>
          </w:tcPr>
          <w:p w14:paraId="228157BD" w14:textId="00701BCA" w:rsidR="00A97280" w:rsidRPr="00AF3A18" w:rsidDel="00F43740" w:rsidRDefault="00A97280" w:rsidP="00AF3A18">
            <w:pPr>
              <w:spacing w:after="0" w:line="240" w:lineRule="auto"/>
              <w:rPr>
                <w:del w:id="11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1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Standaard</w:delText>
              </w:r>
            </w:del>
          </w:p>
        </w:tc>
        <w:tc>
          <w:tcPr>
            <w:tcW w:w="1500" w:type="dxa"/>
            <w:tcBorders>
              <w:top w:val="nil"/>
              <w:left w:val="single" w:sz="4" w:space="0" w:color="auto"/>
              <w:bottom w:val="single" w:sz="4" w:space="0" w:color="auto"/>
              <w:right w:val="single" w:sz="4" w:space="0" w:color="auto"/>
            </w:tcBorders>
            <w:noWrap/>
            <w:vAlign w:val="bottom"/>
            <w:hideMark/>
            <w:tcPrChange w:id="11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hideMark/>
              </w:tcPr>
            </w:tcPrChange>
          </w:tcPr>
          <w:p w14:paraId="570FA58E" w14:textId="67E6D0D9" w:rsidR="00A97280" w:rsidRPr="00AF3A18" w:rsidDel="00F43740" w:rsidRDefault="00A97280" w:rsidP="00AF3A18">
            <w:pPr>
              <w:spacing w:after="0" w:line="240" w:lineRule="auto"/>
              <w:jc w:val="center"/>
              <w:rPr>
                <w:del w:id="11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16" w:author="Jitty van der Kuur" w:date="2026-05-22T12:29:00Z" w16du:dateUtc="2026-05-22T10:29:00Z">
              <w:r w:rsidRPr="00AF3A18" w:rsidDel="00DE6CF8">
                <w:rPr>
                  <w:rFonts w:ascii="Aptos Narrow" w:eastAsia="Times New Roman" w:hAnsi="Aptos Narrow" w:cs="Times New Roman"/>
                  <w:color w:val="000000"/>
                  <w:kern w:val="0"/>
                  <w:sz w:val="22"/>
                  <w:szCs w:val="22"/>
                  <w:lang w:eastAsia="nl-NL"/>
                  <w14:ligatures w14:val="none"/>
                </w:rPr>
                <w:delText>Ja</w:delText>
              </w:r>
            </w:del>
          </w:p>
        </w:tc>
        <w:tc>
          <w:tcPr>
            <w:tcW w:w="1209" w:type="dxa"/>
            <w:gridSpan w:val="2"/>
            <w:tcBorders>
              <w:top w:val="nil"/>
              <w:left w:val="nil"/>
              <w:bottom w:val="single" w:sz="4" w:space="0" w:color="auto"/>
              <w:right w:val="single" w:sz="4" w:space="0" w:color="auto"/>
            </w:tcBorders>
            <w:tcPrChange w:id="117" w:author="Jitty van der Kuur" w:date="2026-05-26T14:52:00Z" w16du:dateUtc="2026-05-26T12:52:00Z">
              <w:tcPr>
                <w:tcW w:w="1209" w:type="dxa"/>
                <w:tcBorders>
                  <w:top w:val="nil"/>
                  <w:left w:val="nil"/>
                  <w:bottom w:val="single" w:sz="4" w:space="0" w:color="auto"/>
                  <w:right w:val="single" w:sz="4" w:space="0" w:color="auto"/>
                </w:tcBorders>
              </w:tcPr>
            </w:tcPrChange>
          </w:tcPr>
          <w:p w14:paraId="035D6B0F" w14:textId="65BA92F3" w:rsidR="00A97280" w:rsidRPr="00AF3A18" w:rsidDel="00F43740" w:rsidRDefault="00A97280" w:rsidP="00AF3A18">
            <w:pPr>
              <w:spacing w:after="0" w:line="240" w:lineRule="auto"/>
              <w:jc w:val="center"/>
              <w:rPr>
                <w:del w:id="11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4C9EB26E" w14:textId="77777777" w:rsidTr="0007700C">
        <w:trPr>
          <w:gridAfter w:val="3"/>
          <w:wAfter w:w="4391" w:type="dxa"/>
          <w:trHeight w:val="288"/>
          <w:del w:id="119" w:author="Jitty van der Kuur" w:date="2026-05-22T12:30:00Z"/>
          <w:trPrChange w:id="12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12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02DD940C" w14:textId="1352BD63" w:rsidR="00A97280" w:rsidRPr="00AF3A18" w:rsidDel="00F43740" w:rsidRDefault="00A97280" w:rsidP="00AF3A18">
            <w:pPr>
              <w:spacing w:after="0" w:line="240" w:lineRule="auto"/>
              <w:rPr>
                <w:del w:id="12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23" w:author="Jitty van der Kuur" w:date="2026-05-22T12:30:00Z" w16du:dateUtc="2026-05-22T10:30:00Z">
              <w:r w:rsidDel="00F43740">
                <w:rPr>
                  <w:rFonts w:ascii="Aptos Narrow" w:eastAsia="Times New Roman" w:hAnsi="Aptos Narrow" w:cs="Times New Roman"/>
                  <w:color w:val="000000"/>
                  <w:kern w:val="0"/>
                  <w:sz w:val="22"/>
                  <w:szCs w:val="22"/>
                  <w:lang w:eastAsia="nl-NL"/>
                  <w14:ligatures w14:val="none"/>
                </w:rPr>
                <w:delText>SPH&amp;P</w:delText>
              </w:r>
            </w:del>
          </w:p>
        </w:tc>
        <w:tc>
          <w:tcPr>
            <w:tcW w:w="1500" w:type="dxa"/>
            <w:tcBorders>
              <w:top w:val="nil"/>
              <w:left w:val="single" w:sz="4" w:space="0" w:color="auto"/>
              <w:bottom w:val="nil"/>
              <w:right w:val="single" w:sz="4" w:space="0" w:color="auto"/>
            </w:tcBorders>
            <w:noWrap/>
            <w:vAlign w:val="bottom"/>
            <w:hideMark/>
            <w:tcPrChange w:id="12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0985420A" w14:textId="4D5E9CF5" w:rsidR="00A97280" w:rsidRPr="00AF3A18" w:rsidDel="00F43740" w:rsidRDefault="00A97280" w:rsidP="00AF3A18">
            <w:pPr>
              <w:spacing w:after="0" w:line="240" w:lineRule="auto"/>
              <w:jc w:val="center"/>
              <w:rPr>
                <w:del w:id="12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2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Geen (15)</w:delText>
              </w:r>
            </w:del>
          </w:p>
        </w:tc>
        <w:tc>
          <w:tcPr>
            <w:tcW w:w="1209" w:type="dxa"/>
            <w:gridSpan w:val="2"/>
            <w:tcBorders>
              <w:top w:val="nil"/>
              <w:left w:val="nil"/>
              <w:bottom w:val="nil"/>
              <w:right w:val="single" w:sz="4" w:space="0" w:color="auto"/>
            </w:tcBorders>
            <w:tcPrChange w:id="127" w:author="Jitty van der Kuur" w:date="2026-05-26T14:52:00Z" w16du:dateUtc="2026-05-26T12:52:00Z">
              <w:tcPr>
                <w:tcW w:w="1209" w:type="dxa"/>
                <w:tcBorders>
                  <w:top w:val="nil"/>
                  <w:left w:val="nil"/>
                  <w:bottom w:val="nil"/>
                  <w:right w:val="single" w:sz="4" w:space="0" w:color="auto"/>
                </w:tcBorders>
              </w:tcPr>
            </w:tcPrChange>
          </w:tcPr>
          <w:p w14:paraId="7C273383" w14:textId="41B84203" w:rsidR="00A97280" w:rsidRPr="00AF3A18" w:rsidDel="00F43740" w:rsidRDefault="00A97280" w:rsidP="00AF3A18">
            <w:pPr>
              <w:spacing w:after="0" w:line="240" w:lineRule="auto"/>
              <w:jc w:val="center"/>
              <w:rPr>
                <w:del w:id="12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7F300378" w14:textId="77777777" w:rsidTr="0007700C">
        <w:trPr>
          <w:gridAfter w:val="3"/>
          <w:wAfter w:w="4391" w:type="dxa"/>
          <w:trHeight w:val="288"/>
          <w:del w:id="129" w:author="Jitty van der Kuur" w:date="2026-05-22T12:30:00Z"/>
          <w:trPrChange w:id="13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13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0BBEB4CD" w14:textId="58104EB0" w:rsidR="00A97280" w:rsidRPr="00AF3A18" w:rsidDel="00F43740" w:rsidRDefault="00A97280" w:rsidP="00AF3A18">
            <w:pPr>
              <w:spacing w:after="0" w:line="240" w:lineRule="auto"/>
              <w:rPr>
                <w:del w:id="13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3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SPD</w:delText>
              </w:r>
            </w:del>
          </w:p>
        </w:tc>
        <w:tc>
          <w:tcPr>
            <w:tcW w:w="1500" w:type="dxa"/>
            <w:tcBorders>
              <w:top w:val="nil"/>
              <w:left w:val="single" w:sz="4" w:space="0" w:color="auto"/>
              <w:bottom w:val="nil"/>
              <w:right w:val="single" w:sz="4" w:space="0" w:color="auto"/>
            </w:tcBorders>
            <w:noWrap/>
            <w:vAlign w:val="bottom"/>
            <w:hideMark/>
            <w:tcPrChange w:id="13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2E2AE0E2" w14:textId="2E06B727" w:rsidR="00A97280" w:rsidRPr="00AF3A18" w:rsidDel="00F43740" w:rsidRDefault="00A97280" w:rsidP="00AF3A18">
            <w:pPr>
              <w:spacing w:after="0" w:line="240" w:lineRule="auto"/>
              <w:jc w:val="center"/>
              <w:rPr>
                <w:del w:id="13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3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15</w:delText>
              </w:r>
            </w:del>
          </w:p>
        </w:tc>
        <w:tc>
          <w:tcPr>
            <w:tcW w:w="1209" w:type="dxa"/>
            <w:gridSpan w:val="2"/>
            <w:tcBorders>
              <w:top w:val="nil"/>
              <w:left w:val="nil"/>
              <w:bottom w:val="nil"/>
              <w:right w:val="single" w:sz="4" w:space="0" w:color="auto"/>
            </w:tcBorders>
            <w:tcPrChange w:id="137" w:author="Jitty van der Kuur" w:date="2026-05-26T14:52:00Z" w16du:dateUtc="2026-05-26T12:52:00Z">
              <w:tcPr>
                <w:tcW w:w="1209" w:type="dxa"/>
                <w:tcBorders>
                  <w:top w:val="nil"/>
                  <w:left w:val="nil"/>
                  <w:bottom w:val="nil"/>
                  <w:right w:val="single" w:sz="4" w:space="0" w:color="auto"/>
                </w:tcBorders>
              </w:tcPr>
            </w:tcPrChange>
          </w:tcPr>
          <w:p w14:paraId="311C4D3F" w14:textId="3AE8B5F0" w:rsidR="00A97280" w:rsidRPr="00AF3A18" w:rsidDel="00F43740" w:rsidRDefault="00A97280" w:rsidP="00AF3A18">
            <w:pPr>
              <w:spacing w:after="0" w:line="240" w:lineRule="auto"/>
              <w:jc w:val="center"/>
              <w:rPr>
                <w:del w:id="13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700206CE" w14:textId="77777777" w:rsidTr="0007700C">
        <w:trPr>
          <w:gridAfter w:val="3"/>
          <w:wAfter w:w="4391" w:type="dxa"/>
          <w:trHeight w:val="288"/>
          <w:del w:id="139" w:author="Jitty van der Kuur" w:date="2026-05-22T12:30:00Z"/>
          <w:trPrChange w:id="140" w:author="Jitty van der Kuur" w:date="2026-05-26T14:52:00Z" w16du:dateUtc="2026-05-26T12:52:00Z">
            <w:trPr>
              <w:gridAfter w:val="3"/>
              <w:trHeight w:val="288"/>
            </w:trPr>
          </w:trPrChange>
        </w:trPr>
        <w:tc>
          <w:tcPr>
            <w:tcW w:w="1260" w:type="dxa"/>
            <w:tcBorders>
              <w:top w:val="nil"/>
              <w:left w:val="single" w:sz="4" w:space="0" w:color="auto"/>
              <w:bottom w:val="single" w:sz="4" w:space="0" w:color="auto"/>
              <w:right w:val="nil"/>
            </w:tcBorders>
            <w:noWrap/>
            <w:vAlign w:val="bottom"/>
            <w:hideMark/>
            <w:tcPrChange w:id="141" w:author="Jitty van der Kuur" w:date="2026-05-26T14:52:00Z" w16du:dateUtc="2026-05-26T12:52:00Z">
              <w:tcPr>
                <w:tcW w:w="1260" w:type="dxa"/>
                <w:tcBorders>
                  <w:top w:val="nil"/>
                  <w:left w:val="single" w:sz="4" w:space="0" w:color="auto"/>
                  <w:bottom w:val="single" w:sz="4" w:space="0" w:color="auto"/>
                  <w:right w:val="nil"/>
                </w:tcBorders>
                <w:noWrap/>
                <w:vAlign w:val="bottom"/>
                <w:hideMark/>
              </w:tcPr>
            </w:tcPrChange>
          </w:tcPr>
          <w:p w14:paraId="24D0FAA1" w14:textId="21A9942A" w:rsidR="00A97280" w:rsidRPr="00AF3A18" w:rsidDel="00F43740" w:rsidRDefault="00A97280" w:rsidP="00AF3A18">
            <w:pPr>
              <w:spacing w:after="0" w:line="240" w:lineRule="auto"/>
              <w:rPr>
                <w:del w:id="14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4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SPF</w:delText>
              </w:r>
            </w:del>
          </w:p>
        </w:tc>
        <w:tc>
          <w:tcPr>
            <w:tcW w:w="1500" w:type="dxa"/>
            <w:tcBorders>
              <w:top w:val="nil"/>
              <w:left w:val="single" w:sz="4" w:space="0" w:color="auto"/>
              <w:bottom w:val="single" w:sz="4" w:space="0" w:color="auto"/>
              <w:right w:val="single" w:sz="4" w:space="0" w:color="auto"/>
            </w:tcBorders>
            <w:noWrap/>
            <w:vAlign w:val="bottom"/>
            <w:hideMark/>
            <w:tcPrChange w:id="14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hideMark/>
              </w:tcPr>
            </w:tcPrChange>
          </w:tcPr>
          <w:p w14:paraId="002BBD92" w14:textId="4F8E3392" w:rsidR="00A97280" w:rsidRPr="00AF3A18" w:rsidDel="00F43740" w:rsidRDefault="00A97280" w:rsidP="00AF3A18">
            <w:pPr>
              <w:spacing w:after="0" w:line="240" w:lineRule="auto"/>
              <w:jc w:val="center"/>
              <w:rPr>
                <w:del w:id="14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4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Geen</w:delText>
              </w:r>
            </w:del>
          </w:p>
        </w:tc>
        <w:tc>
          <w:tcPr>
            <w:tcW w:w="1209" w:type="dxa"/>
            <w:gridSpan w:val="2"/>
            <w:tcBorders>
              <w:top w:val="nil"/>
              <w:left w:val="nil"/>
              <w:bottom w:val="single" w:sz="4" w:space="0" w:color="auto"/>
              <w:right w:val="single" w:sz="4" w:space="0" w:color="auto"/>
            </w:tcBorders>
            <w:tcPrChange w:id="147" w:author="Jitty van der Kuur" w:date="2026-05-26T14:52:00Z" w16du:dateUtc="2026-05-26T12:52:00Z">
              <w:tcPr>
                <w:tcW w:w="1209" w:type="dxa"/>
                <w:tcBorders>
                  <w:top w:val="nil"/>
                  <w:left w:val="nil"/>
                  <w:bottom w:val="single" w:sz="4" w:space="0" w:color="auto"/>
                  <w:right w:val="single" w:sz="4" w:space="0" w:color="auto"/>
                </w:tcBorders>
              </w:tcPr>
            </w:tcPrChange>
          </w:tcPr>
          <w:p w14:paraId="71370ABF" w14:textId="1FA39BA2" w:rsidR="00A97280" w:rsidRPr="00AF3A18" w:rsidDel="00F43740" w:rsidRDefault="00A97280" w:rsidP="00AF3A18">
            <w:pPr>
              <w:spacing w:after="0" w:line="240" w:lineRule="auto"/>
              <w:jc w:val="center"/>
              <w:rPr>
                <w:del w:id="14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18CC028D" w14:textId="77777777" w:rsidTr="0007700C">
        <w:trPr>
          <w:gridAfter w:val="3"/>
          <w:wAfter w:w="4391" w:type="dxa"/>
          <w:trHeight w:val="288"/>
          <w:del w:id="149" w:author="Jitty van der Kuur" w:date="2026-05-22T12:30:00Z"/>
          <w:trPrChange w:id="15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15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602E16C0" w14:textId="7648C963" w:rsidR="00A97280" w:rsidRPr="00AF3A18" w:rsidDel="00F43740" w:rsidRDefault="00A97280" w:rsidP="00AF3A18">
            <w:pPr>
              <w:spacing w:after="0" w:line="240" w:lineRule="auto"/>
              <w:rPr>
                <w:del w:id="15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5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SSPF bruto</w:delText>
              </w:r>
            </w:del>
          </w:p>
        </w:tc>
        <w:tc>
          <w:tcPr>
            <w:tcW w:w="1500" w:type="dxa"/>
            <w:tcBorders>
              <w:top w:val="nil"/>
              <w:left w:val="single" w:sz="4" w:space="0" w:color="auto"/>
              <w:bottom w:val="nil"/>
              <w:right w:val="single" w:sz="4" w:space="0" w:color="auto"/>
            </w:tcBorders>
            <w:noWrap/>
            <w:vAlign w:val="bottom"/>
            <w:hideMark/>
            <w:tcPrChange w:id="15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632BBD35" w14:textId="26E0F088" w:rsidR="00A97280" w:rsidRPr="00AF3A18" w:rsidDel="00F43740" w:rsidRDefault="00A97280" w:rsidP="00AF3A18">
            <w:pPr>
              <w:spacing w:after="0" w:line="240" w:lineRule="auto"/>
              <w:jc w:val="center"/>
              <w:rPr>
                <w:del w:id="15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5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0</w:delText>
              </w:r>
            </w:del>
          </w:p>
        </w:tc>
        <w:tc>
          <w:tcPr>
            <w:tcW w:w="1209" w:type="dxa"/>
            <w:gridSpan w:val="2"/>
            <w:tcBorders>
              <w:top w:val="nil"/>
              <w:left w:val="nil"/>
              <w:bottom w:val="nil"/>
              <w:right w:val="single" w:sz="4" w:space="0" w:color="auto"/>
            </w:tcBorders>
            <w:tcPrChange w:id="157" w:author="Jitty van der Kuur" w:date="2026-05-26T14:52:00Z" w16du:dateUtc="2026-05-26T12:52:00Z">
              <w:tcPr>
                <w:tcW w:w="1209" w:type="dxa"/>
                <w:tcBorders>
                  <w:top w:val="nil"/>
                  <w:left w:val="nil"/>
                  <w:bottom w:val="nil"/>
                  <w:right w:val="single" w:sz="4" w:space="0" w:color="auto"/>
                </w:tcBorders>
              </w:tcPr>
            </w:tcPrChange>
          </w:tcPr>
          <w:p w14:paraId="53E0EC1F" w14:textId="0A7B1B4C" w:rsidR="00A97280" w:rsidRPr="00AF3A18" w:rsidDel="00F43740" w:rsidRDefault="00A97280" w:rsidP="00AF3A18">
            <w:pPr>
              <w:spacing w:after="0" w:line="240" w:lineRule="auto"/>
              <w:jc w:val="center"/>
              <w:rPr>
                <w:del w:id="15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658A9C7C" w14:textId="77777777" w:rsidTr="0007700C">
        <w:trPr>
          <w:gridAfter w:val="3"/>
          <w:wAfter w:w="4391" w:type="dxa"/>
          <w:trHeight w:val="288"/>
          <w:del w:id="159" w:author="Jitty van der Kuur" w:date="2026-05-22T12:30:00Z"/>
          <w:trPrChange w:id="16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16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36DABDB1" w14:textId="2BF3BD47" w:rsidR="00A97280" w:rsidRPr="00AF3A18" w:rsidDel="00F43740" w:rsidRDefault="00A97280" w:rsidP="00AF3A18">
            <w:pPr>
              <w:spacing w:after="0" w:line="240" w:lineRule="auto"/>
              <w:rPr>
                <w:del w:id="16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6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SNPS bruto</w:delText>
              </w:r>
            </w:del>
          </w:p>
        </w:tc>
        <w:tc>
          <w:tcPr>
            <w:tcW w:w="1500" w:type="dxa"/>
            <w:tcBorders>
              <w:top w:val="nil"/>
              <w:left w:val="single" w:sz="4" w:space="0" w:color="auto"/>
              <w:bottom w:val="nil"/>
              <w:right w:val="single" w:sz="4" w:space="0" w:color="auto"/>
            </w:tcBorders>
            <w:noWrap/>
            <w:vAlign w:val="bottom"/>
            <w:hideMark/>
            <w:tcPrChange w:id="16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00AC0852" w14:textId="6751E474" w:rsidR="00A97280" w:rsidRPr="00AF3A18" w:rsidDel="00F43740" w:rsidRDefault="00A97280" w:rsidP="00AF3A18">
            <w:pPr>
              <w:spacing w:after="0" w:line="240" w:lineRule="auto"/>
              <w:jc w:val="center"/>
              <w:rPr>
                <w:del w:id="16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6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15</w:delText>
              </w:r>
            </w:del>
          </w:p>
        </w:tc>
        <w:tc>
          <w:tcPr>
            <w:tcW w:w="1209" w:type="dxa"/>
            <w:gridSpan w:val="2"/>
            <w:tcBorders>
              <w:top w:val="nil"/>
              <w:left w:val="nil"/>
              <w:bottom w:val="nil"/>
              <w:right w:val="single" w:sz="4" w:space="0" w:color="auto"/>
            </w:tcBorders>
            <w:tcPrChange w:id="167" w:author="Jitty van der Kuur" w:date="2026-05-26T14:52:00Z" w16du:dateUtc="2026-05-26T12:52:00Z">
              <w:tcPr>
                <w:tcW w:w="1209" w:type="dxa"/>
                <w:tcBorders>
                  <w:top w:val="nil"/>
                  <w:left w:val="nil"/>
                  <w:bottom w:val="nil"/>
                  <w:right w:val="single" w:sz="4" w:space="0" w:color="auto"/>
                </w:tcBorders>
              </w:tcPr>
            </w:tcPrChange>
          </w:tcPr>
          <w:p w14:paraId="12AC5496" w14:textId="241C9003" w:rsidR="00A97280" w:rsidRPr="00AF3A18" w:rsidDel="00F43740" w:rsidRDefault="00A97280" w:rsidP="00AF3A18">
            <w:pPr>
              <w:spacing w:after="0" w:line="240" w:lineRule="auto"/>
              <w:jc w:val="center"/>
              <w:rPr>
                <w:del w:id="16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11A222E8" w14:textId="77777777" w:rsidTr="0007700C">
        <w:trPr>
          <w:gridAfter w:val="3"/>
          <w:wAfter w:w="4391" w:type="dxa"/>
          <w:trHeight w:val="288"/>
          <w:del w:id="169" w:author="Jitty van der Kuur" w:date="2026-05-22T12:30:00Z"/>
          <w:trPrChange w:id="17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17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33C3CC3E" w14:textId="4B9F281E" w:rsidR="00A97280" w:rsidRPr="00AF3A18" w:rsidDel="00F43740" w:rsidRDefault="00A97280" w:rsidP="00AF3A18">
            <w:pPr>
              <w:spacing w:after="0" w:line="240" w:lineRule="auto"/>
              <w:rPr>
                <w:del w:id="17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7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SNPS netto</w:delText>
              </w:r>
            </w:del>
          </w:p>
        </w:tc>
        <w:tc>
          <w:tcPr>
            <w:tcW w:w="1500" w:type="dxa"/>
            <w:tcBorders>
              <w:top w:val="nil"/>
              <w:left w:val="single" w:sz="4" w:space="0" w:color="auto"/>
              <w:bottom w:val="nil"/>
              <w:right w:val="single" w:sz="4" w:space="0" w:color="auto"/>
            </w:tcBorders>
            <w:noWrap/>
            <w:vAlign w:val="bottom"/>
            <w:hideMark/>
            <w:tcPrChange w:id="17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797F44A1" w14:textId="3D5D74D0" w:rsidR="00A97280" w:rsidRPr="00AF3A18" w:rsidDel="00F43740" w:rsidRDefault="00A97280" w:rsidP="00AF3A18">
            <w:pPr>
              <w:spacing w:after="0" w:line="240" w:lineRule="auto"/>
              <w:jc w:val="center"/>
              <w:rPr>
                <w:del w:id="17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7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15</w:delText>
              </w:r>
            </w:del>
          </w:p>
        </w:tc>
        <w:tc>
          <w:tcPr>
            <w:tcW w:w="1209" w:type="dxa"/>
            <w:gridSpan w:val="2"/>
            <w:tcBorders>
              <w:top w:val="nil"/>
              <w:left w:val="nil"/>
              <w:bottom w:val="nil"/>
              <w:right w:val="single" w:sz="4" w:space="0" w:color="auto"/>
            </w:tcBorders>
            <w:tcPrChange w:id="177" w:author="Jitty van der Kuur" w:date="2026-05-26T14:52:00Z" w16du:dateUtc="2026-05-26T12:52:00Z">
              <w:tcPr>
                <w:tcW w:w="1209" w:type="dxa"/>
                <w:tcBorders>
                  <w:top w:val="nil"/>
                  <w:left w:val="nil"/>
                  <w:bottom w:val="nil"/>
                  <w:right w:val="single" w:sz="4" w:space="0" w:color="auto"/>
                </w:tcBorders>
              </w:tcPr>
            </w:tcPrChange>
          </w:tcPr>
          <w:p w14:paraId="3A3A59E8" w14:textId="3C6BDFA0" w:rsidR="00A97280" w:rsidRPr="00AF3A18" w:rsidDel="00F43740" w:rsidRDefault="00A97280" w:rsidP="00AF3A18">
            <w:pPr>
              <w:spacing w:after="0" w:line="240" w:lineRule="auto"/>
              <w:jc w:val="center"/>
              <w:rPr>
                <w:del w:id="17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1421DA4D" w14:textId="77777777" w:rsidTr="0007700C">
        <w:trPr>
          <w:gridAfter w:val="3"/>
          <w:wAfter w:w="4391" w:type="dxa"/>
          <w:trHeight w:val="288"/>
          <w:del w:id="179" w:author="Jitty van der Kuur" w:date="2026-05-22T12:30:00Z"/>
          <w:trPrChange w:id="180" w:author="Jitty van der Kuur" w:date="2026-05-26T14:52:00Z" w16du:dateUtc="2026-05-26T12:52:00Z">
            <w:trPr>
              <w:gridAfter w:val="3"/>
              <w:trHeight w:val="288"/>
            </w:trPr>
          </w:trPrChange>
        </w:trPr>
        <w:tc>
          <w:tcPr>
            <w:tcW w:w="1260" w:type="dxa"/>
            <w:tcBorders>
              <w:top w:val="nil"/>
              <w:left w:val="single" w:sz="4" w:space="0" w:color="auto"/>
              <w:bottom w:val="single" w:sz="4" w:space="0" w:color="auto"/>
              <w:right w:val="nil"/>
            </w:tcBorders>
            <w:noWrap/>
            <w:vAlign w:val="bottom"/>
            <w:hideMark/>
            <w:tcPrChange w:id="181" w:author="Jitty van der Kuur" w:date="2026-05-26T14:52:00Z" w16du:dateUtc="2026-05-26T12:52:00Z">
              <w:tcPr>
                <w:tcW w:w="1260" w:type="dxa"/>
                <w:tcBorders>
                  <w:top w:val="nil"/>
                  <w:left w:val="single" w:sz="4" w:space="0" w:color="auto"/>
                  <w:bottom w:val="single" w:sz="4" w:space="0" w:color="auto"/>
                  <w:right w:val="nil"/>
                </w:tcBorders>
                <w:noWrap/>
                <w:vAlign w:val="bottom"/>
                <w:hideMark/>
              </w:tcPr>
            </w:tcPrChange>
          </w:tcPr>
          <w:p w14:paraId="5E53A38C" w14:textId="34BEA38F" w:rsidR="00A97280" w:rsidRPr="00AF3A18" w:rsidDel="00F43740" w:rsidRDefault="00A97280" w:rsidP="00AF3A18">
            <w:pPr>
              <w:spacing w:after="0" w:line="240" w:lineRule="auto"/>
              <w:rPr>
                <w:del w:id="18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8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AKZO</w:delText>
              </w:r>
            </w:del>
          </w:p>
        </w:tc>
        <w:tc>
          <w:tcPr>
            <w:tcW w:w="1500" w:type="dxa"/>
            <w:tcBorders>
              <w:top w:val="nil"/>
              <w:left w:val="single" w:sz="4" w:space="0" w:color="auto"/>
              <w:bottom w:val="single" w:sz="4" w:space="0" w:color="auto"/>
              <w:right w:val="single" w:sz="4" w:space="0" w:color="auto"/>
            </w:tcBorders>
            <w:noWrap/>
            <w:vAlign w:val="bottom"/>
            <w:hideMark/>
            <w:tcPrChange w:id="18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hideMark/>
              </w:tcPr>
            </w:tcPrChange>
          </w:tcPr>
          <w:p w14:paraId="49B60CF9" w14:textId="4FF4B6A9" w:rsidR="00A97280" w:rsidRPr="00AF3A18" w:rsidDel="00F43740" w:rsidRDefault="00A97280" w:rsidP="00AF3A18">
            <w:pPr>
              <w:spacing w:after="0" w:line="240" w:lineRule="auto"/>
              <w:jc w:val="center"/>
              <w:rPr>
                <w:del w:id="18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8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Geen</w:delText>
              </w:r>
            </w:del>
          </w:p>
        </w:tc>
        <w:tc>
          <w:tcPr>
            <w:tcW w:w="1209" w:type="dxa"/>
            <w:gridSpan w:val="2"/>
            <w:tcBorders>
              <w:top w:val="nil"/>
              <w:left w:val="nil"/>
              <w:bottom w:val="single" w:sz="4" w:space="0" w:color="auto"/>
              <w:right w:val="single" w:sz="4" w:space="0" w:color="auto"/>
            </w:tcBorders>
            <w:tcPrChange w:id="187" w:author="Jitty van der Kuur" w:date="2026-05-26T14:52:00Z" w16du:dateUtc="2026-05-26T12:52:00Z">
              <w:tcPr>
                <w:tcW w:w="1209" w:type="dxa"/>
                <w:tcBorders>
                  <w:top w:val="nil"/>
                  <w:left w:val="nil"/>
                  <w:bottom w:val="single" w:sz="4" w:space="0" w:color="auto"/>
                  <w:right w:val="single" w:sz="4" w:space="0" w:color="auto"/>
                </w:tcBorders>
              </w:tcPr>
            </w:tcPrChange>
          </w:tcPr>
          <w:p w14:paraId="763A8B34" w14:textId="5F9E7D65" w:rsidR="00A97280" w:rsidRPr="00AF3A18" w:rsidDel="00F43740" w:rsidRDefault="00A97280" w:rsidP="00AF3A18">
            <w:pPr>
              <w:spacing w:after="0" w:line="240" w:lineRule="auto"/>
              <w:jc w:val="center"/>
              <w:rPr>
                <w:del w:id="18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71C08267" w14:textId="77777777" w:rsidTr="0007700C">
        <w:trPr>
          <w:gridAfter w:val="3"/>
          <w:wAfter w:w="4391" w:type="dxa"/>
          <w:trHeight w:val="288"/>
          <w:del w:id="189" w:author="Jitty van der Kuur" w:date="2026-05-22T12:30:00Z"/>
          <w:trPrChange w:id="190" w:author="Jitty van der Kuur" w:date="2026-05-26T14:52:00Z" w16du:dateUtc="2026-05-26T12:52:00Z">
            <w:trPr>
              <w:gridAfter w:val="3"/>
              <w:trHeight w:val="288"/>
            </w:trPr>
          </w:trPrChange>
        </w:trPr>
        <w:tc>
          <w:tcPr>
            <w:tcW w:w="1260" w:type="dxa"/>
            <w:tcBorders>
              <w:top w:val="nil"/>
              <w:left w:val="single" w:sz="4" w:space="0" w:color="auto"/>
              <w:bottom w:val="single" w:sz="4" w:space="0" w:color="auto"/>
              <w:right w:val="nil"/>
            </w:tcBorders>
            <w:noWrap/>
            <w:vAlign w:val="bottom"/>
            <w:hideMark/>
            <w:tcPrChange w:id="191" w:author="Jitty van der Kuur" w:date="2026-05-26T14:52:00Z" w16du:dateUtc="2026-05-26T12:52:00Z">
              <w:tcPr>
                <w:tcW w:w="1260" w:type="dxa"/>
                <w:tcBorders>
                  <w:top w:val="nil"/>
                  <w:left w:val="single" w:sz="4" w:space="0" w:color="auto"/>
                  <w:bottom w:val="single" w:sz="4" w:space="0" w:color="auto"/>
                  <w:right w:val="nil"/>
                </w:tcBorders>
                <w:noWrap/>
                <w:vAlign w:val="bottom"/>
                <w:hideMark/>
              </w:tcPr>
            </w:tcPrChange>
          </w:tcPr>
          <w:p w14:paraId="15372E1C" w14:textId="66FD02FB" w:rsidR="00A97280" w:rsidRPr="00AF3A18" w:rsidDel="00F43740" w:rsidRDefault="00A97280" w:rsidP="00AF3A18">
            <w:pPr>
              <w:spacing w:after="0" w:line="240" w:lineRule="auto"/>
              <w:rPr>
                <w:del w:id="19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9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SBZ</w:delText>
              </w:r>
            </w:del>
          </w:p>
        </w:tc>
        <w:tc>
          <w:tcPr>
            <w:tcW w:w="1500" w:type="dxa"/>
            <w:tcBorders>
              <w:top w:val="nil"/>
              <w:left w:val="single" w:sz="4" w:space="0" w:color="auto"/>
              <w:bottom w:val="single" w:sz="4" w:space="0" w:color="auto"/>
              <w:right w:val="single" w:sz="4" w:space="0" w:color="auto"/>
            </w:tcBorders>
            <w:noWrap/>
            <w:vAlign w:val="bottom"/>
            <w:hideMark/>
            <w:tcPrChange w:id="19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hideMark/>
              </w:tcPr>
            </w:tcPrChange>
          </w:tcPr>
          <w:p w14:paraId="00F0AF22" w14:textId="23F60DC3" w:rsidR="00A97280" w:rsidRPr="00AF3A18" w:rsidDel="00F43740" w:rsidRDefault="00A97280" w:rsidP="00AF3A18">
            <w:pPr>
              <w:spacing w:after="0" w:line="240" w:lineRule="auto"/>
              <w:jc w:val="center"/>
              <w:rPr>
                <w:del w:id="19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19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 </w:delText>
              </w:r>
            </w:del>
          </w:p>
        </w:tc>
        <w:tc>
          <w:tcPr>
            <w:tcW w:w="1209" w:type="dxa"/>
            <w:gridSpan w:val="2"/>
            <w:tcBorders>
              <w:top w:val="nil"/>
              <w:left w:val="nil"/>
              <w:bottom w:val="single" w:sz="4" w:space="0" w:color="auto"/>
              <w:right w:val="single" w:sz="4" w:space="0" w:color="auto"/>
            </w:tcBorders>
            <w:tcPrChange w:id="197" w:author="Jitty van der Kuur" w:date="2026-05-26T14:52:00Z" w16du:dateUtc="2026-05-26T12:52:00Z">
              <w:tcPr>
                <w:tcW w:w="1209" w:type="dxa"/>
                <w:tcBorders>
                  <w:top w:val="nil"/>
                  <w:left w:val="nil"/>
                  <w:bottom w:val="single" w:sz="4" w:space="0" w:color="auto"/>
                  <w:right w:val="single" w:sz="4" w:space="0" w:color="auto"/>
                </w:tcBorders>
              </w:tcPr>
            </w:tcPrChange>
          </w:tcPr>
          <w:p w14:paraId="1F003ABA" w14:textId="317AAE02" w:rsidR="00A97280" w:rsidRPr="00AF3A18" w:rsidDel="00F43740" w:rsidRDefault="00A97280" w:rsidP="00AF3A18">
            <w:pPr>
              <w:spacing w:after="0" w:line="240" w:lineRule="auto"/>
              <w:jc w:val="center"/>
              <w:rPr>
                <w:del w:id="19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01579FBC" w14:textId="77777777" w:rsidTr="0007700C">
        <w:trPr>
          <w:gridAfter w:val="3"/>
          <w:wAfter w:w="4391" w:type="dxa"/>
          <w:trHeight w:val="288"/>
          <w:del w:id="199" w:author="Jitty van der Kuur" w:date="2026-05-22T12:30:00Z"/>
          <w:trPrChange w:id="200" w:author="Jitty van der Kuur" w:date="2026-05-26T14:52:00Z" w16du:dateUtc="2026-05-26T12:52:00Z">
            <w:trPr>
              <w:gridAfter w:val="3"/>
              <w:trHeight w:val="288"/>
            </w:trPr>
          </w:trPrChange>
        </w:trPr>
        <w:tc>
          <w:tcPr>
            <w:tcW w:w="1260" w:type="dxa"/>
            <w:tcBorders>
              <w:top w:val="nil"/>
              <w:left w:val="single" w:sz="4" w:space="0" w:color="auto"/>
              <w:bottom w:val="nil"/>
              <w:right w:val="nil"/>
            </w:tcBorders>
            <w:noWrap/>
            <w:vAlign w:val="bottom"/>
            <w:hideMark/>
            <w:tcPrChange w:id="201" w:author="Jitty van der Kuur" w:date="2026-05-26T14:52:00Z" w16du:dateUtc="2026-05-26T12:52:00Z">
              <w:tcPr>
                <w:tcW w:w="1260" w:type="dxa"/>
                <w:tcBorders>
                  <w:top w:val="nil"/>
                  <w:left w:val="single" w:sz="4" w:space="0" w:color="auto"/>
                  <w:bottom w:val="nil"/>
                  <w:right w:val="nil"/>
                </w:tcBorders>
                <w:noWrap/>
                <w:vAlign w:val="bottom"/>
                <w:hideMark/>
              </w:tcPr>
            </w:tcPrChange>
          </w:tcPr>
          <w:p w14:paraId="4837234F" w14:textId="669E1734" w:rsidR="00A97280" w:rsidRPr="00AF3A18" w:rsidDel="00F43740" w:rsidRDefault="00A97280" w:rsidP="00AF3A18">
            <w:pPr>
              <w:spacing w:after="0" w:line="240" w:lineRule="auto"/>
              <w:rPr>
                <w:del w:id="20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0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 </w:delText>
              </w:r>
            </w:del>
          </w:p>
        </w:tc>
        <w:tc>
          <w:tcPr>
            <w:tcW w:w="1500" w:type="dxa"/>
            <w:tcBorders>
              <w:top w:val="nil"/>
              <w:left w:val="single" w:sz="4" w:space="0" w:color="auto"/>
              <w:bottom w:val="nil"/>
              <w:right w:val="single" w:sz="4" w:space="0" w:color="auto"/>
            </w:tcBorders>
            <w:noWrap/>
            <w:vAlign w:val="bottom"/>
            <w:hideMark/>
            <w:tcPrChange w:id="204" w:author="Jitty van der Kuur" w:date="2026-05-26T14:52:00Z" w16du:dateUtc="2026-05-26T12:52:00Z">
              <w:tcPr>
                <w:tcW w:w="1500" w:type="dxa"/>
                <w:tcBorders>
                  <w:top w:val="nil"/>
                  <w:left w:val="single" w:sz="4" w:space="0" w:color="auto"/>
                  <w:bottom w:val="nil"/>
                  <w:right w:val="single" w:sz="4" w:space="0" w:color="auto"/>
                </w:tcBorders>
                <w:noWrap/>
                <w:vAlign w:val="bottom"/>
                <w:hideMark/>
              </w:tcPr>
            </w:tcPrChange>
          </w:tcPr>
          <w:p w14:paraId="0652679E" w14:textId="77433643" w:rsidR="00A97280" w:rsidRPr="00AF3A18" w:rsidDel="00F43740" w:rsidRDefault="00A97280" w:rsidP="00AF3A18">
            <w:pPr>
              <w:spacing w:after="0" w:line="240" w:lineRule="auto"/>
              <w:jc w:val="center"/>
              <w:rPr>
                <w:del w:id="20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0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 </w:delText>
              </w:r>
            </w:del>
          </w:p>
        </w:tc>
        <w:tc>
          <w:tcPr>
            <w:tcW w:w="1209" w:type="dxa"/>
            <w:gridSpan w:val="2"/>
            <w:tcBorders>
              <w:top w:val="nil"/>
              <w:left w:val="nil"/>
              <w:bottom w:val="nil"/>
              <w:right w:val="single" w:sz="4" w:space="0" w:color="auto"/>
            </w:tcBorders>
            <w:tcPrChange w:id="207" w:author="Jitty van der Kuur" w:date="2026-05-26T14:52:00Z" w16du:dateUtc="2026-05-26T12:52:00Z">
              <w:tcPr>
                <w:tcW w:w="1209" w:type="dxa"/>
                <w:tcBorders>
                  <w:top w:val="nil"/>
                  <w:left w:val="nil"/>
                  <w:bottom w:val="nil"/>
                  <w:right w:val="single" w:sz="4" w:space="0" w:color="auto"/>
                </w:tcBorders>
              </w:tcPr>
            </w:tcPrChange>
          </w:tcPr>
          <w:p w14:paraId="664DBAF4" w14:textId="6885A0F9" w:rsidR="00A97280" w:rsidRPr="00AF3A18" w:rsidDel="00F43740" w:rsidRDefault="00A97280" w:rsidP="00AF3A18">
            <w:pPr>
              <w:spacing w:after="0" w:line="240" w:lineRule="auto"/>
              <w:jc w:val="center"/>
              <w:rPr>
                <w:del w:id="20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19979B95" w14:textId="77777777" w:rsidTr="0007700C">
        <w:trPr>
          <w:gridAfter w:val="3"/>
          <w:wAfter w:w="4391" w:type="dxa"/>
          <w:trHeight w:val="288"/>
          <w:del w:id="209" w:author="Jitty van der Kuur" w:date="2026-05-22T12:30:00Z"/>
          <w:trPrChange w:id="210" w:author="Jitty van der Kuur" w:date="2026-05-26T14:52:00Z" w16du:dateUtc="2026-05-26T12:52:00Z">
            <w:trPr>
              <w:gridAfter w:val="3"/>
              <w:trHeight w:val="288"/>
            </w:trPr>
          </w:trPrChange>
        </w:trPr>
        <w:tc>
          <w:tcPr>
            <w:tcW w:w="1260" w:type="dxa"/>
            <w:tcBorders>
              <w:top w:val="nil"/>
              <w:left w:val="single" w:sz="4" w:space="0" w:color="auto"/>
              <w:bottom w:val="single" w:sz="4" w:space="0" w:color="auto"/>
              <w:right w:val="nil"/>
            </w:tcBorders>
            <w:noWrap/>
            <w:vAlign w:val="bottom"/>
            <w:hideMark/>
            <w:tcPrChange w:id="211" w:author="Jitty van der Kuur" w:date="2026-05-26T14:52:00Z" w16du:dateUtc="2026-05-26T12:52:00Z">
              <w:tcPr>
                <w:tcW w:w="1260" w:type="dxa"/>
                <w:tcBorders>
                  <w:top w:val="nil"/>
                  <w:left w:val="single" w:sz="4" w:space="0" w:color="auto"/>
                  <w:bottom w:val="single" w:sz="4" w:space="0" w:color="auto"/>
                  <w:right w:val="nil"/>
                </w:tcBorders>
                <w:noWrap/>
                <w:vAlign w:val="bottom"/>
                <w:hideMark/>
              </w:tcPr>
            </w:tcPrChange>
          </w:tcPr>
          <w:p w14:paraId="1E2433BC" w14:textId="0D642CE3" w:rsidR="00A97280" w:rsidRPr="00AF3A18" w:rsidDel="00F43740" w:rsidRDefault="00A97280" w:rsidP="00AF3A18">
            <w:pPr>
              <w:spacing w:after="0" w:line="240" w:lineRule="auto"/>
              <w:rPr>
                <w:del w:id="21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13"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SPOA</w:delText>
              </w:r>
            </w:del>
          </w:p>
        </w:tc>
        <w:tc>
          <w:tcPr>
            <w:tcW w:w="1500" w:type="dxa"/>
            <w:tcBorders>
              <w:top w:val="nil"/>
              <w:left w:val="single" w:sz="4" w:space="0" w:color="auto"/>
              <w:bottom w:val="single" w:sz="4" w:space="0" w:color="auto"/>
              <w:right w:val="single" w:sz="4" w:space="0" w:color="auto"/>
            </w:tcBorders>
            <w:noWrap/>
            <w:vAlign w:val="bottom"/>
            <w:hideMark/>
            <w:tcPrChange w:id="21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hideMark/>
              </w:tcPr>
            </w:tcPrChange>
          </w:tcPr>
          <w:p w14:paraId="6DE181AB" w14:textId="37AF4820" w:rsidR="00A97280" w:rsidRPr="00AF3A18" w:rsidDel="00F43740" w:rsidRDefault="00A97280" w:rsidP="00AF3A18">
            <w:pPr>
              <w:spacing w:after="0" w:line="240" w:lineRule="auto"/>
              <w:jc w:val="center"/>
              <w:rPr>
                <w:del w:id="21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16" w:author="Jitty van der Kuur" w:date="2026-05-22T12:30:00Z" w16du:dateUtc="2026-05-22T10:30:00Z">
              <w:r w:rsidRPr="00AF3A18" w:rsidDel="00F43740">
                <w:rPr>
                  <w:rFonts w:ascii="Aptos Narrow" w:eastAsia="Times New Roman" w:hAnsi="Aptos Narrow" w:cs="Times New Roman"/>
                  <w:color w:val="000000"/>
                  <w:kern w:val="0"/>
                  <w:sz w:val="22"/>
                  <w:szCs w:val="22"/>
                  <w:lang w:eastAsia="nl-NL"/>
                  <w14:ligatures w14:val="none"/>
                </w:rPr>
                <w:delText>Geen</w:delText>
              </w:r>
            </w:del>
          </w:p>
        </w:tc>
        <w:tc>
          <w:tcPr>
            <w:tcW w:w="1209" w:type="dxa"/>
            <w:gridSpan w:val="2"/>
            <w:tcBorders>
              <w:top w:val="nil"/>
              <w:left w:val="nil"/>
              <w:bottom w:val="single" w:sz="4" w:space="0" w:color="auto"/>
              <w:right w:val="single" w:sz="4" w:space="0" w:color="auto"/>
            </w:tcBorders>
            <w:tcPrChange w:id="217" w:author="Jitty van der Kuur" w:date="2026-05-26T14:52:00Z" w16du:dateUtc="2026-05-26T12:52:00Z">
              <w:tcPr>
                <w:tcW w:w="1209" w:type="dxa"/>
                <w:tcBorders>
                  <w:top w:val="nil"/>
                  <w:left w:val="nil"/>
                  <w:bottom w:val="single" w:sz="4" w:space="0" w:color="auto"/>
                  <w:right w:val="single" w:sz="4" w:space="0" w:color="auto"/>
                </w:tcBorders>
              </w:tcPr>
            </w:tcPrChange>
          </w:tcPr>
          <w:p w14:paraId="053C68F0" w14:textId="69682D68" w:rsidR="00A97280" w:rsidRPr="00AF3A18" w:rsidDel="00F43740" w:rsidRDefault="00A97280" w:rsidP="00AF3A18">
            <w:pPr>
              <w:spacing w:after="0" w:line="240" w:lineRule="auto"/>
              <w:jc w:val="center"/>
              <w:rPr>
                <w:del w:id="21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A97280" w:rsidRPr="00AF3A18" w:rsidDel="00F43740" w14:paraId="68386404" w14:textId="77777777" w:rsidTr="0007700C">
        <w:trPr>
          <w:gridAfter w:val="3"/>
          <w:wAfter w:w="4391" w:type="dxa"/>
          <w:trHeight w:val="288"/>
          <w:del w:id="219" w:author="Jitty van der Kuur" w:date="2026-05-22T12:30:00Z"/>
          <w:trPrChange w:id="220" w:author="Jitty van der Kuur" w:date="2026-05-26T14:52:00Z" w16du:dateUtc="2026-05-26T12:52:00Z">
            <w:trPr>
              <w:gridAfter w:val="3"/>
              <w:trHeight w:val="288"/>
            </w:trPr>
          </w:trPrChange>
        </w:trPr>
        <w:tc>
          <w:tcPr>
            <w:tcW w:w="1260" w:type="dxa"/>
            <w:tcBorders>
              <w:top w:val="nil"/>
              <w:left w:val="single" w:sz="4" w:space="0" w:color="auto"/>
              <w:bottom w:val="single" w:sz="4" w:space="0" w:color="auto"/>
              <w:right w:val="nil"/>
            </w:tcBorders>
            <w:noWrap/>
            <w:vAlign w:val="bottom"/>
            <w:tcPrChange w:id="221" w:author="Jitty van der Kuur" w:date="2026-05-26T14:52:00Z" w16du:dateUtc="2026-05-26T12:52:00Z">
              <w:tcPr>
                <w:tcW w:w="1260" w:type="dxa"/>
                <w:tcBorders>
                  <w:top w:val="nil"/>
                  <w:left w:val="single" w:sz="4" w:space="0" w:color="auto"/>
                  <w:bottom w:val="single" w:sz="4" w:space="0" w:color="auto"/>
                  <w:right w:val="nil"/>
                </w:tcBorders>
                <w:noWrap/>
                <w:vAlign w:val="bottom"/>
              </w:tcPr>
            </w:tcPrChange>
          </w:tcPr>
          <w:p w14:paraId="6BCE4B8A" w14:textId="44F261C2" w:rsidR="00A97280" w:rsidRPr="00AF3A18" w:rsidDel="00F43740" w:rsidRDefault="00A97280" w:rsidP="00AF3A18">
            <w:pPr>
              <w:spacing w:after="0" w:line="240" w:lineRule="auto"/>
              <w:rPr>
                <w:del w:id="222"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23" w:author="Jitty van der Kuur" w:date="2026-05-22T12:30:00Z" w16du:dateUtc="2026-05-22T10:30:00Z">
              <w:r w:rsidDel="00F43740">
                <w:rPr>
                  <w:rFonts w:ascii="Aptos Narrow" w:eastAsia="Times New Roman" w:hAnsi="Aptos Narrow" w:cs="Times New Roman"/>
                  <w:color w:val="000000"/>
                  <w:kern w:val="0"/>
                  <w:sz w:val="22"/>
                  <w:szCs w:val="22"/>
                  <w:lang w:eastAsia="nl-NL"/>
                  <w14:ligatures w14:val="none"/>
                </w:rPr>
                <w:delText>SPV</w:delText>
              </w:r>
            </w:del>
          </w:p>
        </w:tc>
        <w:tc>
          <w:tcPr>
            <w:tcW w:w="1500" w:type="dxa"/>
            <w:tcBorders>
              <w:top w:val="nil"/>
              <w:left w:val="single" w:sz="4" w:space="0" w:color="auto"/>
              <w:bottom w:val="single" w:sz="4" w:space="0" w:color="auto"/>
              <w:right w:val="single" w:sz="4" w:space="0" w:color="auto"/>
            </w:tcBorders>
            <w:noWrap/>
            <w:vAlign w:val="bottom"/>
            <w:tcPrChange w:id="224" w:author="Jitty van der Kuur" w:date="2026-05-26T14:52:00Z" w16du:dateUtc="2026-05-26T12:52:00Z">
              <w:tcPr>
                <w:tcW w:w="1500" w:type="dxa"/>
                <w:tcBorders>
                  <w:top w:val="nil"/>
                  <w:left w:val="single" w:sz="4" w:space="0" w:color="auto"/>
                  <w:bottom w:val="single" w:sz="4" w:space="0" w:color="auto"/>
                  <w:right w:val="single" w:sz="4" w:space="0" w:color="auto"/>
                </w:tcBorders>
                <w:noWrap/>
                <w:vAlign w:val="bottom"/>
              </w:tcPr>
            </w:tcPrChange>
          </w:tcPr>
          <w:p w14:paraId="6434E23E" w14:textId="2740C357" w:rsidR="00A97280" w:rsidRPr="00AF3A18" w:rsidDel="00F43740" w:rsidRDefault="00A97280" w:rsidP="00AF3A18">
            <w:pPr>
              <w:spacing w:after="0" w:line="240" w:lineRule="auto"/>
              <w:jc w:val="center"/>
              <w:rPr>
                <w:del w:id="225" w:author="Jitty van der Kuur" w:date="2026-05-22T12:30:00Z" w16du:dateUtc="2026-05-22T10:30:00Z"/>
                <w:rFonts w:ascii="Aptos Narrow" w:eastAsia="Times New Roman" w:hAnsi="Aptos Narrow" w:cs="Times New Roman"/>
                <w:color w:val="000000"/>
                <w:kern w:val="0"/>
                <w:sz w:val="22"/>
                <w:szCs w:val="22"/>
                <w:lang w:eastAsia="nl-NL"/>
                <w14:ligatures w14:val="none"/>
              </w:rPr>
            </w:pPr>
            <w:del w:id="226" w:author="Jitty van der Kuur" w:date="2026-05-22T12:30:00Z" w16du:dateUtc="2026-05-22T10:30:00Z">
              <w:r w:rsidDel="00F43740">
                <w:rPr>
                  <w:rFonts w:ascii="Aptos Narrow" w:eastAsia="Times New Roman" w:hAnsi="Aptos Narrow" w:cs="Times New Roman"/>
                  <w:color w:val="000000"/>
                  <w:kern w:val="0"/>
                  <w:sz w:val="22"/>
                  <w:szCs w:val="22"/>
                  <w:lang w:eastAsia="nl-NL"/>
                  <w14:ligatures w14:val="none"/>
                </w:rPr>
                <w:delText>Geen</w:delText>
              </w:r>
            </w:del>
          </w:p>
        </w:tc>
        <w:tc>
          <w:tcPr>
            <w:tcW w:w="1209" w:type="dxa"/>
            <w:gridSpan w:val="2"/>
            <w:tcBorders>
              <w:top w:val="nil"/>
              <w:left w:val="nil"/>
              <w:bottom w:val="single" w:sz="4" w:space="0" w:color="auto"/>
              <w:right w:val="single" w:sz="4" w:space="0" w:color="auto"/>
            </w:tcBorders>
            <w:tcPrChange w:id="227" w:author="Jitty van der Kuur" w:date="2026-05-26T14:52:00Z" w16du:dateUtc="2026-05-26T12:52:00Z">
              <w:tcPr>
                <w:tcW w:w="1209" w:type="dxa"/>
                <w:tcBorders>
                  <w:top w:val="nil"/>
                  <w:left w:val="nil"/>
                  <w:bottom w:val="single" w:sz="4" w:space="0" w:color="auto"/>
                  <w:right w:val="single" w:sz="4" w:space="0" w:color="auto"/>
                </w:tcBorders>
              </w:tcPr>
            </w:tcPrChange>
          </w:tcPr>
          <w:p w14:paraId="26F3497A" w14:textId="64C075DE" w:rsidR="00A97280" w:rsidDel="00F43740" w:rsidRDefault="00A97280" w:rsidP="00AF3A18">
            <w:pPr>
              <w:spacing w:after="0" w:line="240" w:lineRule="auto"/>
              <w:jc w:val="center"/>
              <w:rPr>
                <w:del w:id="228" w:author="Jitty van der Kuur" w:date="2026-05-22T12:30:00Z" w16du:dateUtc="2026-05-22T10:30:00Z"/>
                <w:rFonts w:ascii="Aptos Narrow" w:eastAsia="Times New Roman" w:hAnsi="Aptos Narrow" w:cs="Times New Roman"/>
                <w:color w:val="000000"/>
                <w:kern w:val="0"/>
                <w:sz w:val="22"/>
                <w:szCs w:val="22"/>
                <w:lang w:eastAsia="nl-NL"/>
                <w14:ligatures w14:val="none"/>
              </w:rPr>
            </w:pPr>
          </w:p>
        </w:tc>
      </w:tr>
      <w:tr w:rsidR="0007700C" w:rsidRPr="0007700C" w14:paraId="1D818630" w14:textId="77777777" w:rsidTr="00A61CBE">
        <w:tblPrEx>
          <w:tblPrExChange w:id="229" w:author="Jitty van der Kuur" w:date="2026-05-26T14:54:00Z" w16du:dateUtc="2026-05-26T12:54:00Z">
            <w:tblPrEx>
              <w:tblW w:w="8360" w:type="dxa"/>
            </w:tblPrEx>
          </w:tblPrExChange>
        </w:tblPrEx>
        <w:trPr>
          <w:trHeight w:val="324"/>
          <w:ins w:id="230" w:author="Jitty van der Kuur" w:date="2026-05-26T14:52:00Z"/>
          <w:trPrChange w:id="231" w:author="Jitty van der Kuur" w:date="2026-05-26T14:54:00Z" w16du:dateUtc="2026-05-26T12:54:00Z">
            <w:trPr>
              <w:trHeight w:val="324"/>
            </w:trPr>
          </w:trPrChange>
        </w:trPr>
        <w:tc>
          <w:tcPr>
            <w:tcW w:w="1260" w:type="dxa"/>
            <w:tcBorders>
              <w:top w:val="nil"/>
              <w:left w:val="nil"/>
              <w:bottom w:val="nil"/>
              <w:right w:val="nil"/>
            </w:tcBorders>
            <w:vAlign w:val="bottom"/>
            <w:hideMark/>
            <w:tcPrChange w:id="232" w:author="Jitty van der Kuur" w:date="2026-05-26T14:54:00Z" w16du:dateUtc="2026-05-26T12:54:00Z">
              <w:tcPr>
                <w:tcW w:w="1260" w:type="dxa"/>
                <w:tcBorders>
                  <w:top w:val="nil"/>
                  <w:left w:val="nil"/>
                  <w:bottom w:val="nil"/>
                  <w:right w:val="nil"/>
                </w:tcBorders>
                <w:vAlign w:val="bottom"/>
                <w:hideMark/>
              </w:tcPr>
            </w:tcPrChange>
          </w:tcPr>
          <w:p w14:paraId="59AD2798" w14:textId="77777777" w:rsidR="0007700C" w:rsidRPr="0007700C" w:rsidRDefault="0007700C" w:rsidP="0007700C">
            <w:pPr>
              <w:spacing w:after="0" w:line="240" w:lineRule="auto"/>
              <w:rPr>
                <w:ins w:id="233" w:author="Jitty van der Kuur" w:date="2026-05-26T14:52:00Z" w16du:dateUtc="2026-05-26T12:52:00Z"/>
                <w:rFonts w:ascii="Times New Roman" w:eastAsia="Times New Roman" w:hAnsi="Times New Roman" w:cs="Times New Roman"/>
                <w:kern w:val="0"/>
                <w:sz w:val="20"/>
                <w:szCs w:val="20"/>
                <w:lang w:eastAsia="nl-NL"/>
                <w14:ligatures w14:val="none"/>
              </w:rPr>
            </w:pPr>
          </w:p>
        </w:tc>
        <w:tc>
          <w:tcPr>
            <w:tcW w:w="2568" w:type="dxa"/>
            <w:gridSpan w:val="2"/>
            <w:tcBorders>
              <w:top w:val="single" w:sz="4" w:space="0" w:color="auto"/>
              <w:left w:val="single" w:sz="4" w:space="0" w:color="auto"/>
              <w:bottom w:val="single" w:sz="4" w:space="0" w:color="auto"/>
              <w:right w:val="single" w:sz="4" w:space="0" w:color="000000"/>
            </w:tcBorders>
            <w:vAlign w:val="bottom"/>
            <w:hideMark/>
            <w:tcPrChange w:id="234" w:author="Jitty van der Kuur" w:date="2026-05-26T14:54:00Z" w16du:dateUtc="2026-05-26T12:54:00Z">
              <w:tcPr>
                <w:tcW w:w="3000" w:type="dxa"/>
                <w:gridSpan w:val="3"/>
                <w:tcBorders>
                  <w:top w:val="single" w:sz="4" w:space="0" w:color="auto"/>
                  <w:left w:val="single" w:sz="4" w:space="0" w:color="auto"/>
                  <w:bottom w:val="single" w:sz="4" w:space="0" w:color="auto"/>
                  <w:right w:val="single" w:sz="4" w:space="0" w:color="000000"/>
                </w:tcBorders>
                <w:vAlign w:val="bottom"/>
                <w:hideMark/>
              </w:tcPr>
            </w:tcPrChange>
          </w:tcPr>
          <w:p w14:paraId="62D4CFCD" w14:textId="77777777" w:rsidR="0007700C" w:rsidRPr="0007700C" w:rsidRDefault="0007700C" w:rsidP="0007700C">
            <w:pPr>
              <w:spacing w:after="0" w:line="240" w:lineRule="auto"/>
              <w:jc w:val="center"/>
              <w:rPr>
                <w:ins w:id="235"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36"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Toetreding</w:t>
              </w:r>
            </w:ins>
          </w:p>
        </w:tc>
        <w:tc>
          <w:tcPr>
            <w:tcW w:w="4532" w:type="dxa"/>
            <w:gridSpan w:val="4"/>
            <w:tcBorders>
              <w:top w:val="single" w:sz="4" w:space="0" w:color="auto"/>
              <w:left w:val="nil"/>
              <w:bottom w:val="single" w:sz="4" w:space="0" w:color="auto"/>
              <w:right w:val="single" w:sz="4" w:space="0" w:color="000000"/>
            </w:tcBorders>
            <w:vAlign w:val="bottom"/>
            <w:hideMark/>
            <w:tcPrChange w:id="237" w:author="Jitty van der Kuur" w:date="2026-05-26T14:54:00Z" w16du:dateUtc="2026-05-26T12:54:00Z">
              <w:tcPr>
                <w:tcW w:w="4100" w:type="dxa"/>
                <w:gridSpan w:val="3"/>
                <w:tcBorders>
                  <w:top w:val="single" w:sz="4" w:space="0" w:color="auto"/>
                  <w:left w:val="nil"/>
                  <w:bottom w:val="single" w:sz="4" w:space="0" w:color="auto"/>
                  <w:right w:val="single" w:sz="4" w:space="0" w:color="000000"/>
                </w:tcBorders>
                <w:vAlign w:val="bottom"/>
                <w:hideMark/>
              </w:tcPr>
            </w:tcPrChange>
          </w:tcPr>
          <w:p w14:paraId="1934E6A8" w14:textId="77777777" w:rsidR="0007700C" w:rsidRPr="0007700C" w:rsidRDefault="0007700C" w:rsidP="0007700C">
            <w:pPr>
              <w:spacing w:after="0" w:line="240" w:lineRule="auto"/>
              <w:jc w:val="center"/>
              <w:rPr>
                <w:ins w:id="238"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39"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Pensioenleeftijd</w:t>
              </w:r>
            </w:ins>
          </w:p>
        </w:tc>
      </w:tr>
      <w:tr w:rsidR="0007700C" w:rsidRPr="0007700C" w14:paraId="7101CFC5" w14:textId="77777777" w:rsidTr="00A61CBE">
        <w:tblPrEx>
          <w:tblPrExChange w:id="240" w:author="Jitty van der Kuur" w:date="2026-05-26T14:54:00Z" w16du:dateUtc="2026-05-26T12:54:00Z">
            <w:tblPrEx>
              <w:tblW w:w="8360" w:type="dxa"/>
            </w:tblPrEx>
          </w:tblPrExChange>
        </w:tblPrEx>
        <w:trPr>
          <w:trHeight w:val="395"/>
          <w:ins w:id="241" w:author="Jitty van der Kuur" w:date="2026-05-26T14:52:00Z"/>
          <w:trPrChange w:id="242" w:author="Jitty van der Kuur" w:date="2026-05-26T14:54:00Z" w16du:dateUtc="2026-05-26T12:54:00Z">
            <w:trPr>
              <w:trHeight w:val="576"/>
            </w:trPr>
          </w:trPrChange>
        </w:trPr>
        <w:tc>
          <w:tcPr>
            <w:tcW w:w="1260" w:type="dxa"/>
            <w:tcBorders>
              <w:top w:val="nil"/>
              <w:left w:val="nil"/>
              <w:bottom w:val="nil"/>
              <w:right w:val="nil"/>
            </w:tcBorders>
            <w:vAlign w:val="bottom"/>
            <w:hideMark/>
            <w:tcPrChange w:id="243" w:author="Jitty van der Kuur" w:date="2026-05-26T14:54:00Z" w16du:dateUtc="2026-05-26T12:54:00Z">
              <w:tcPr>
                <w:tcW w:w="1260" w:type="dxa"/>
                <w:tcBorders>
                  <w:top w:val="nil"/>
                  <w:left w:val="nil"/>
                  <w:bottom w:val="nil"/>
                  <w:right w:val="nil"/>
                </w:tcBorders>
                <w:vAlign w:val="bottom"/>
                <w:hideMark/>
              </w:tcPr>
            </w:tcPrChange>
          </w:tcPr>
          <w:p w14:paraId="0D059A09" w14:textId="77777777" w:rsidR="0007700C" w:rsidRPr="0007700C" w:rsidRDefault="0007700C" w:rsidP="0007700C">
            <w:pPr>
              <w:spacing w:after="0" w:line="240" w:lineRule="auto"/>
              <w:jc w:val="center"/>
              <w:rPr>
                <w:ins w:id="244"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p>
        </w:tc>
        <w:tc>
          <w:tcPr>
            <w:tcW w:w="1500" w:type="dxa"/>
            <w:tcBorders>
              <w:top w:val="nil"/>
              <w:left w:val="single" w:sz="4" w:space="0" w:color="auto"/>
              <w:bottom w:val="single" w:sz="4" w:space="0" w:color="auto"/>
              <w:right w:val="single" w:sz="4" w:space="0" w:color="auto"/>
            </w:tcBorders>
            <w:vAlign w:val="bottom"/>
            <w:hideMark/>
            <w:tcPrChange w:id="245" w:author="Jitty van der Kuur" w:date="2026-05-26T14:54:00Z" w16du:dateUtc="2026-05-26T12:54:00Z">
              <w:tcPr>
                <w:tcW w:w="1500" w:type="dxa"/>
                <w:tcBorders>
                  <w:top w:val="nil"/>
                  <w:left w:val="single" w:sz="4" w:space="0" w:color="auto"/>
                  <w:bottom w:val="single" w:sz="4" w:space="0" w:color="auto"/>
                  <w:right w:val="single" w:sz="4" w:space="0" w:color="auto"/>
                </w:tcBorders>
                <w:vAlign w:val="bottom"/>
                <w:hideMark/>
              </w:tcPr>
            </w:tcPrChange>
          </w:tcPr>
          <w:p w14:paraId="2AF30065" w14:textId="3C59A365" w:rsidR="0007700C" w:rsidRPr="0007700C" w:rsidRDefault="0007700C" w:rsidP="0007700C">
            <w:pPr>
              <w:spacing w:after="0" w:line="240" w:lineRule="auto"/>
              <w:jc w:val="center"/>
              <w:rPr>
                <w:ins w:id="246"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47"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 xml:space="preserve">Vaste min. </w:t>
              </w:r>
            </w:ins>
            <w:ins w:id="248" w:author="Jitty van der Kuur" w:date="2026-05-26T14:53:00Z" w16du:dateUtc="2026-05-26T12:53:00Z">
              <w:r w:rsidR="00A61CBE">
                <w:rPr>
                  <w:rFonts w:ascii="Aptos Narrow" w:eastAsia="Times New Roman" w:hAnsi="Aptos Narrow" w:cs="Times New Roman"/>
                  <w:b/>
                  <w:bCs/>
                  <w:color w:val="000000"/>
                  <w:kern w:val="0"/>
                  <w:sz w:val="22"/>
                  <w:szCs w:val="22"/>
                  <w:lang w:eastAsia="nl-NL"/>
                  <w14:ligatures w14:val="none"/>
                </w:rPr>
                <w:t>l</w:t>
              </w:r>
            </w:ins>
            <w:ins w:id="249"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ft</w:t>
              </w:r>
            </w:ins>
          </w:p>
        </w:tc>
        <w:tc>
          <w:tcPr>
            <w:tcW w:w="1068" w:type="dxa"/>
            <w:tcBorders>
              <w:top w:val="nil"/>
              <w:left w:val="nil"/>
              <w:bottom w:val="single" w:sz="4" w:space="0" w:color="auto"/>
              <w:right w:val="single" w:sz="4" w:space="0" w:color="auto"/>
            </w:tcBorders>
            <w:vAlign w:val="bottom"/>
            <w:hideMark/>
            <w:tcPrChange w:id="250" w:author="Jitty van der Kuur" w:date="2026-05-26T14:54:00Z" w16du:dateUtc="2026-05-26T12:54:00Z">
              <w:tcPr>
                <w:tcW w:w="1500" w:type="dxa"/>
                <w:gridSpan w:val="2"/>
                <w:tcBorders>
                  <w:top w:val="nil"/>
                  <w:left w:val="nil"/>
                  <w:bottom w:val="single" w:sz="4" w:space="0" w:color="auto"/>
                  <w:right w:val="single" w:sz="4" w:space="0" w:color="auto"/>
                </w:tcBorders>
                <w:vAlign w:val="bottom"/>
                <w:hideMark/>
              </w:tcPr>
            </w:tcPrChange>
          </w:tcPr>
          <w:p w14:paraId="4762F437" w14:textId="77777777" w:rsidR="0007700C" w:rsidRPr="0007700C" w:rsidRDefault="0007700C" w:rsidP="0007700C">
            <w:pPr>
              <w:spacing w:after="0" w:line="240" w:lineRule="auto"/>
              <w:jc w:val="center"/>
              <w:rPr>
                <w:ins w:id="251"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52"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Afronding</w:t>
              </w:r>
            </w:ins>
          </w:p>
        </w:tc>
        <w:tc>
          <w:tcPr>
            <w:tcW w:w="1417" w:type="dxa"/>
            <w:gridSpan w:val="2"/>
            <w:tcBorders>
              <w:top w:val="nil"/>
              <w:left w:val="nil"/>
              <w:bottom w:val="single" w:sz="4" w:space="0" w:color="auto"/>
              <w:right w:val="single" w:sz="4" w:space="0" w:color="auto"/>
            </w:tcBorders>
            <w:vAlign w:val="bottom"/>
            <w:hideMark/>
            <w:tcPrChange w:id="253" w:author="Jitty van der Kuur" w:date="2026-05-26T14:54:00Z" w16du:dateUtc="2026-05-26T12:54:00Z">
              <w:tcPr>
                <w:tcW w:w="1380" w:type="dxa"/>
                <w:tcBorders>
                  <w:top w:val="nil"/>
                  <w:left w:val="nil"/>
                  <w:bottom w:val="single" w:sz="4" w:space="0" w:color="auto"/>
                  <w:right w:val="single" w:sz="4" w:space="0" w:color="auto"/>
                </w:tcBorders>
                <w:vAlign w:val="bottom"/>
                <w:hideMark/>
              </w:tcPr>
            </w:tcPrChange>
          </w:tcPr>
          <w:p w14:paraId="3A3FAD6F" w14:textId="77777777" w:rsidR="0007700C" w:rsidRPr="0007700C" w:rsidRDefault="0007700C" w:rsidP="0007700C">
            <w:pPr>
              <w:spacing w:after="0" w:line="240" w:lineRule="auto"/>
              <w:jc w:val="center"/>
              <w:rPr>
                <w:ins w:id="254"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55"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Vaste leeftijd</w:t>
              </w:r>
            </w:ins>
          </w:p>
        </w:tc>
        <w:tc>
          <w:tcPr>
            <w:tcW w:w="1559" w:type="dxa"/>
            <w:tcBorders>
              <w:top w:val="nil"/>
              <w:left w:val="nil"/>
              <w:bottom w:val="single" w:sz="4" w:space="0" w:color="auto"/>
              <w:right w:val="single" w:sz="4" w:space="0" w:color="auto"/>
            </w:tcBorders>
            <w:vAlign w:val="bottom"/>
            <w:hideMark/>
            <w:tcPrChange w:id="256" w:author="Jitty van der Kuur" w:date="2026-05-26T14:54:00Z" w16du:dateUtc="2026-05-26T12:54:00Z">
              <w:tcPr>
                <w:tcW w:w="1380" w:type="dxa"/>
                <w:tcBorders>
                  <w:top w:val="nil"/>
                  <w:left w:val="nil"/>
                  <w:bottom w:val="single" w:sz="4" w:space="0" w:color="auto"/>
                  <w:right w:val="single" w:sz="4" w:space="0" w:color="auto"/>
                </w:tcBorders>
                <w:vAlign w:val="bottom"/>
                <w:hideMark/>
              </w:tcPr>
            </w:tcPrChange>
          </w:tcPr>
          <w:p w14:paraId="37ED51CB" w14:textId="77777777" w:rsidR="0007700C" w:rsidRPr="0007700C" w:rsidRDefault="0007700C" w:rsidP="0007700C">
            <w:pPr>
              <w:spacing w:after="0" w:line="240" w:lineRule="auto"/>
              <w:jc w:val="center"/>
              <w:rPr>
                <w:ins w:id="257"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58"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Afronding</w:t>
              </w:r>
            </w:ins>
          </w:p>
        </w:tc>
        <w:tc>
          <w:tcPr>
            <w:tcW w:w="1556" w:type="dxa"/>
            <w:tcBorders>
              <w:top w:val="nil"/>
              <w:left w:val="nil"/>
              <w:bottom w:val="single" w:sz="4" w:space="0" w:color="auto"/>
              <w:right w:val="single" w:sz="4" w:space="0" w:color="auto"/>
            </w:tcBorders>
            <w:vAlign w:val="bottom"/>
            <w:hideMark/>
            <w:tcPrChange w:id="259" w:author="Jitty van der Kuur" w:date="2026-05-26T14:54:00Z" w16du:dateUtc="2026-05-26T12:54:00Z">
              <w:tcPr>
                <w:tcW w:w="1340" w:type="dxa"/>
                <w:tcBorders>
                  <w:top w:val="nil"/>
                  <w:left w:val="nil"/>
                  <w:bottom w:val="single" w:sz="4" w:space="0" w:color="auto"/>
                  <w:right w:val="single" w:sz="4" w:space="0" w:color="auto"/>
                </w:tcBorders>
                <w:vAlign w:val="bottom"/>
                <w:hideMark/>
              </w:tcPr>
            </w:tcPrChange>
          </w:tcPr>
          <w:p w14:paraId="2667A3C0" w14:textId="77777777" w:rsidR="0007700C" w:rsidRPr="0007700C" w:rsidRDefault="0007700C" w:rsidP="0007700C">
            <w:pPr>
              <w:spacing w:after="0" w:line="240" w:lineRule="auto"/>
              <w:jc w:val="center"/>
              <w:rPr>
                <w:ins w:id="260" w:author="Jitty van der Kuur" w:date="2026-05-26T14:52:00Z" w16du:dateUtc="2026-05-26T12:52:00Z"/>
                <w:rFonts w:ascii="Aptos Narrow" w:eastAsia="Times New Roman" w:hAnsi="Aptos Narrow" w:cs="Times New Roman"/>
                <w:b/>
                <w:bCs/>
                <w:color w:val="000000"/>
                <w:kern w:val="0"/>
                <w:sz w:val="22"/>
                <w:szCs w:val="22"/>
                <w:lang w:eastAsia="nl-NL"/>
                <w14:ligatures w14:val="none"/>
              </w:rPr>
            </w:pPr>
            <w:ins w:id="261" w:author="Jitty van der Kuur" w:date="2026-05-26T14:52:00Z" w16du:dateUtc="2026-05-26T12:52:00Z">
              <w:r w:rsidRPr="0007700C">
                <w:rPr>
                  <w:rFonts w:ascii="Aptos Narrow" w:eastAsia="Times New Roman" w:hAnsi="Aptos Narrow" w:cs="Times New Roman"/>
                  <w:b/>
                  <w:bCs/>
                  <w:color w:val="000000"/>
                  <w:kern w:val="0"/>
                  <w:sz w:val="22"/>
                  <w:szCs w:val="22"/>
                  <w:lang w:eastAsia="nl-NL"/>
                  <w14:ligatures w14:val="none"/>
                </w:rPr>
                <w:t>AOW-leeftijd</w:t>
              </w:r>
            </w:ins>
          </w:p>
        </w:tc>
      </w:tr>
      <w:tr w:rsidR="0007700C" w:rsidRPr="0007700C" w14:paraId="4B46E2F0" w14:textId="77777777" w:rsidTr="00A61CBE">
        <w:tblPrEx>
          <w:tblPrExChange w:id="262" w:author="Jitty van der Kuur" w:date="2026-05-26T14:54:00Z" w16du:dateUtc="2026-05-26T12:54:00Z">
            <w:tblPrEx>
              <w:tblW w:w="8360" w:type="dxa"/>
            </w:tblPrEx>
          </w:tblPrExChange>
        </w:tblPrEx>
        <w:trPr>
          <w:trHeight w:val="396"/>
          <w:ins w:id="263" w:author="Jitty van der Kuur" w:date="2026-05-26T14:52:00Z"/>
          <w:trPrChange w:id="264" w:author="Jitty van der Kuur" w:date="2026-05-26T14:54:00Z" w16du:dateUtc="2026-05-26T12:54:00Z">
            <w:trPr>
              <w:trHeight w:val="396"/>
            </w:trPr>
          </w:trPrChange>
        </w:trPr>
        <w:tc>
          <w:tcPr>
            <w:tcW w:w="1260" w:type="dxa"/>
            <w:tcBorders>
              <w:top w:val="single" w:sz="4" w:space="0" w:color="auto"/>
              <w:left w:val="single" w:sz="4" w:space="0" w:color="auto"/>
              <w:bottom w:val="single" w:sz="4" w:space="0" w:color="auto"/>
              <w:right w:val="nil"/>
            </w:tcBorders>
            <w:noWrap/>
            <w:vAlign w:val="bottom"/>
            <w:hideMark/>
            <w:tcPrChange w:id="265" w:author="Jitty van der Kuur" w:date="2026-05-26T14:54:00Z" w16du:dateUtc="2026-05-26T12:54:00Z">
              <w:tcPr>
                <w:tcW w:w="1260" w:type="dxa"/>
                <w:tcBorders>
                  <w:top w:val="single" w:sz="4" w:space="0" w:color="auto"/>
                  <w:left w:val="single" w:sz="4" w:space="0" w:color="auto"/>
                  <w:bottom w:val="single" w:sz="4" w:space="0" w:color="auto"/>
                  <w:right w:val="nil"/>
                </w:tcBorders>
                <w:noWrap/>
                <w:vAlign w:val="bottom"/>
                <w:hideMark/>
              </w:tcPr>
            </w:tcPrChange>
          </w:tcPr>
          <w:p w14:paraId="6D8C9C4B" w14:textId="77777777" w:rsidR="0007700C" w:rsidRPr="0007700C" w:rsidRDefault="0007700C" w:rsidP="0007700C">
            <w:pPr>
              <w:spacing w:after="0" w:line="240" w:lineRule="auto"/>
              <w:rPr>
                <w:ins w:id="26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6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Standaard</w:t>
              </w:r>
            </w:ins>
          </w:p>
        </w:tc>
        <w:tc>
          <w:tcPr>
            <w:tcW w:w="1500" w:type="dxa"/>
            <w:tcBorders>
              <w:top w:val="nil"/>
              <w:left w:val="single" w:sz="4" w:space="0" w:color="auto"/>
              <w:bottom w:val="single" w:sz="4" w:space="0" w:color="auto"/>
              <w:right w:val="single" w:sz="4" w:space="0" w:color="auto"/>
            </w:tcBorders>
            <w:noWrap/>
            <w:vAlign w:val="bottom"/>
            <w:hideMark/>
            <w:tcPrChange w:id="268"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4654E075" w14:textId="77777777" w:rsidR="0007700C" w:rsidRPr="0007700C" w:rsidRDefault="0007700C" w:rsidP="0007700C">
            <w:pPr>
              <w:spacing w:after="0" w:line="240" w:lineRule="auto"/>
              <w:jc w:val="center"/>
              <w:rPr>
                <w:ins w:id="26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7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068" w:type="dxa"/>
            <w:tcBorders>
              <w:top w:val="nil"/>
              <w:left w:val="nil"/>
              <w:bottom w:val="single" w:sz="4" w:space="0" w:color="auto"/>
              <w:right w:val="single" w:sz="4" w:space="0" w:color="auto"/>
            </w:tcBorders>
            <w:noWrap/>
            <w:vAlign w:val="bottom"/>
            <w:hideMark/>
            <w:tcPrChange w:id="271"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4133C20B" w14:textId="77777777" w:rsidR="0007700C" w:rsidRPr="0007700C" w:rsidRDefault="0007700C" w:rsidP="0007700C">
            <w:pPr>
              <w:spacing w:after="0" w:line="240" w:lineRule="auto"/>
              <w:jc w:val="center"/>
              <w:rPr>
                <w:ins w:id="27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73"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417" w:type="dxa"/>
            <w:gridSpan w:val="2"/>
            <w:tcBorders>
              <w:top w:val="nil"/>
              <w:left w:val="nil"/>
              <w:bottom w:val="nil"/>
              <w:right w:val="single" w:sz="4" w:space="0" w:color="auto"/>
            </w:tcBorders>
            <w:noWrap/>
            <w:vAlign w:val="bottom"/>
            <w:hideMark/>
            <w:tcPrChange w:id="274"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79A7FC28" w14:textId="77777777" w:rsidR="0007700C" w:rsidRPr="0007700C" w:rsidRDefault="0007700C" w:rsidP="0007700C">
            <w:pPr>
              <w:spacing w:after="0" w:line="240" w:lineRule="auto"/>
              <w:jc w:val="center"/>
              <w:rPr>
                <w:ins w:id="27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7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Ja</w:t>
              </w:r>
            </w:ins>
          </w:p>
        </w:tc>
        <w:tc>
          <w:tcPr>
            <w:tcW w:w="1559" w:type="dxa"/>
            <w:tcBorders>
              <w:top w:val="nil"/>
              <w:left w:val="nil"/>
              <w:bottom w:val="nil"/>
              <w:right w:val="single" w:sz="4" w:space="0" w:color="auto"/>
            </w:tcBorders>
            <w:noWrap/>
            <w:vAlign w:val="bottom"/>
            <w:hideMark/>
            <w:tcPrChange w:id="277"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3C817468" w14:textId="77777777" w:rsidR="0007700C" w:rsidRPr="0007700C" w:rsidRDefault="0007700C" w:rsidP="0007700C">
            <w:pPr>
              <w:spacing w:after="0" w:line="240" w:lineRule="auto"/>
              <w:jc w:val="center"/>
              <w:rPr>
                <w:ins w:id="27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7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56" w:type="dxa"/>
            <w:tcBorders>
              <w:top w:val="nil"/>
              <w:left w:val="nil"/>
              <w:bottom w:val="nil"/>
              <w:right w:val="single" w:sz="4" w:space="0" w:color="auto"/>
            </w:tcBorders>
            <w:noWrap/>
            <w:vAlign w:val="bottom"/>
            <w:hideMark/>
            <w:tcPrChange w:id="280"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4D5B8695" w14:textId="77777777" w:rsidR="0007700C" w:rsidRPr="0007700C" w:rsidRDefault="0007700C" w:rsidP="0007700C">
            <w:pPr>
              <w:spacing w:after="0" w:line="240" w:lineRule="auto"/>
              <w:jc w:val="center"/>
              <w:rPr>
                <w:ins w:id="28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8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6A954155" w14:textId="77777777" w:rsidTr="00A61CBE">
        <w:tblPrEx>
          <w:tblPrExChange w:id="283" w:author="Jitty van der Kuur" w:date="2026-05-26T14:54:00Z" w16du:dateUtc="2026-05-26T12:54:00Z">
            <w:tblPrEx>
              <w:tblW w:w="8360" w:type="dxa"/>
            </w:tblPrEx>
          </w:tblPrExChange>
        </w:tblPrEx>
        <w:trPr>
          <w:trHeight w:val="288"/>
          <w:ins w:id="284" w:author="Jitty van der Kuur" w:date="2026-05-26T14:52:00Z"/>
          <w:trPrChange w:id="285"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286"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797CDEBC" w14:textId="77777777" w:rsidR="0007700C" w:rsidRPr="0007700C" w:rsidRDefault="0007700C" w:rsidP="0007700C">
            <w:pPr>
              <w:spacing w:after="0" w:line="240" w:lineRule="auto"/>
              <w:rPr>
                <w:ins w:id="28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8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SPH&amp;P</w:t>
              </w:r>
            </w:ins>
          </w:p>
        </w:tc>
        <w:tc>
          <w:tcPr>
            <w:tcW w:w="1500" w:type="dxa"/>
            <w:tcBorders>
              <w:top w:val="nil"/>
              <w:left w:val="single" w:sz="4" w:space="0" w:color="auto"/>
              <w:bottom w:val="nil"/>
              <w:right w:val="single" w:sz="4" w:space="0" w:color="auto"/>
            </w:tcBorders>
            <w:noWrap/>
            <w:vAlign w:val="bottom"/>
            <w:hideMark/>
            <w:tcPrChange w:id="289"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4679D26D" w14:textId="77777777" w:rsidR="0007700C" w:rsidRPr="0007700C" w:rsidRDefault="0007700C" w:rsidP="0007700C">
            <w:pPr>
              <w:spacing w:after="0" w:line="240" w:lineRule="auto"/>
              <w:jc w:val="center"/>
              <w:rPr>
                <w:ins w:id="29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9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Geen (15)</w:t>
              </w:r>
            </w:ins>
          </w:p>
        </w:tc>
        <w:tc>
          <w:tcPr>
            <w:tcW w:w="1068" w:type="dxa"/>
            <w:tcBorders>
              <w:top w:val="nil"/>
              <w:left w:val="nil"/>
              <w:bottom w:val="nil"/>
              <w:right w:val="single" w:sz="4" w:space="0" w:color="auto"/>
            </w:tcBorders>
            <w:noWrap/>
            <w:vAlign w:val="bottom"/>
            <w:hideMark/>
            <w:tcPrChange w:id="292"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4A8A6A73" w14:textId="1793AEF6" w:rsidR="0007700C" w:rsidRPr="0007700C" w:rsidRDefault="0007700C" w:rsidP="0007700C">
            <w:pPr>
              <w:spacing w:after="0" w:line="240" w:lineRule="auto"/>
              <w:jc w:val="center"/>
              <w:rPr>
                <w:ins w:id="293" w:author="Jitty van der Kuur" w:date="2026-05-26T14:52:00Z" w16du:dateUtc="2026-05-26T12:52:00Z"/>
                <w:rFonts w:ascii="Aptos Narrow" w:eastAsia="Times New Roman" w:hAnsi="Aptos Narrow" w:cs="Times New Roman"/>
                <w:color w:val="000000"/>
                <w:kern w:val="0"/>
                <w:sz w:val="22"/>
                <w:szCs w:val="22"/>
                <w:lang w:eastAsia="nl-NL"/>
                <w14:ligatures w14:val="none"/>
              </w:rPr>
            </w:pPr>
          </w:p>
        </w:tc>
        <w:tc>
          <w:tcPr>
            <w:tcW w:w="1417" w:type="dxa"/>
            <w:gridSpan w:val="2"/>
            <w:tcBorders>
              <w:top w:val="single" w:sz="4" w:space="0" w:color="auto"/>
              <w:left w:val="nil"/>
              <w:bottom w:val="nil"/>
              <w:right w:val="single" w:sz="4" w:space="0" w:color="auto"/>
            </w:tcBorders>
            <w:noWrap/>
            <w:vAlign w:val="bottom"/>
            <w:hideMark/>
            <w:tcPrChange w:id="294" w:author="Jitty van der Kuur" w:date="2026-05-26T14:54:00Z" w16du:dateUtc="2026-05-26T12:54:00Z">
              <w:tcPr>
                <w:tcW w:w="1380" w:type="dxa"/>
                <w:tcBorders>
                  <w:top w:val="single" w:sz="4" w:space="0" w:color="auto"/>
                  <w:left w:val="nil"/>
                  <w:bottom w:val="nil"/>
                  <w:right w:val="single" w:sz="4" w:space="0" w:color="auto"/>
                </w:tcBorders>
                <w:noWrap/>
                <w:vAlign w:val="bottom"/>
                <w:hideMark/>
              </w:tcPr>
            </w:tcPrChange>
          </w:tcPr>
          <w:p w14:paraId="3B22A93A" w14:textId="77777777" w:rsidR="0007700C" w:rsidRPr="0007700C" w:rsidRDefault="0007700C" w:rsidP="0007700C">
            <w:pPr>
              <w:spacing w:after="0" w:line="240" w:lineRule="auto"/>
              <w:jc w:val="center"/>
              <w:rPr>
                <w:ins w:id="29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9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single" w:sz="4" w:space="0" w:color="auto"/>
              <w:left w:val="nil"/>
              <w:bottom w:val="nil"/>
              <w:right w:val="single" w:sz="4" w:space="0" w:color="auto"/>
            </w:tcBorders>
            <w:noWrap/>
            <w:vAlign w:val="bottom"/>
            <w:hideMark/>
            <w:tcPrChange w:id="297" w:author="Jitty van der Kuur" w:date="2026-05-26T14:54:00Z" w16du:dateUtc="2026-05-26T12:54:00Z">
              <w:tcPr>
                <w:tcW w:w="1380" w:type="dxa"/>
                <w:tcBorders>
                  <w:top w:val="single" w:sz="4" w:space="0" w:color="auto"/>
                  <w:left w:val="nil"/>
                  <w:bottom w:val="nil"/>
                  <w:right w:val="single" w:sz="4" w:space="0" w:color="auto"/>
                </w:tcBorders>
                <w:noWrap/>
                <w:vAlign w:val="bottom"/>
                <w:hideMark/>
              </w:tcPr>
            </w:tcPrChange>
          </w:tcPr>
          <w:p w14:paraId="3BC2DBAE" w14:textId="77777777" w:rsidR="0007700C" w:rsidRPr="0007700C" w:rsidRDefault="0007700C" w:rsidP="0007700C">
            <w:pPr>
              <w:spacing w:after="0" w:line="240" w:lineRule="auto"/>
              <w:jc w:val="center"/>
              <w:rPr>
                <w:ins w:id="29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29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waarin</w:t>
              </w:r>
            </w:ins>
          </w:p>
        </w:tc>
        <w:tc>
          <w:tcPr>
            <w:tcW w:w="1556" w:type="dxa"/>
            <w:tcBorders>
              <w:top w:val="single" w:sz="4" w:space="0" w:color="auto"/>
              <w:left w:val="nil"/>
              <w:bottom w:val="nil"/>
              <w:right w:val="single" w:sz="4" w:space="0" w:color="auto"/>
            </w:tcBorders>
            <w:noWrap/>
            <w:vAlign w:val="bottom"/>
            <w:hideMark/>
            <w:tcPrChange w:id="300" w:author="Jitty van der Kuur" w:date="2026-05-26T14:54:00Z" w16du:dateUtc="2026-05-26T12:54:00Z">
              <w:tcPr>
                <w:tcW w:w="1340" w:type="dxa"/>
                <w:tcBorders>
                  <w:top w:val="single" w:sz="4" w:space="0" w:color="auto"/>
                  <w:left w:val="nil"/>
                  <w:bottom w:val="nil"/>
                  <w:right w:val="single" w:sz="4" w:space="0" w:color="auto"/>
                </w:tcBorders>
                <w:noWrap/>
                <w:vAlign w:val="bottom"/>
                <w:hideMark/>
              </w:tcPr>
            </w:tcPrChange>
          </w:tcPr>
          <w:p w14:paraId="3D72723C" w14:textId="77777777" w:rsidR="0007700C" w:rsidRPr="0007700C" w:rsidRDefault="0007700C" w:rsidP="0007700C">
            <w:pPr>
              <w:spacing w:after="0" w:line="240" w:lineRule="auto"/>
              <w:jc w:val="center"/>
              <w:rPr>
                <w:ins w:id="30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0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6E52009A" w14:textId="77777777" w:rsidTr="00A61CBE">
        <w:tblPrEx>
          <w:tblPrExChange w:id="303" w:author="Jitty van der Kuur" w:date="2026-05-26T14:54:00Z" w16du:dateUtc="2026-05-26T12:54:00Z">
            <w:tblPrEx>
              <w:tblW w:w="8360" w:type="dxa"/>
            </w:tblPrEx>
          </w:tblPrExChange>
        </w:tblPrEx>
        <w:trPr>
          <w:trHeight w:val="288"/>
          <w:ins w:id="304" w:author="Jitty van der Kuur" w:date="2026-05-26T14:52:00Z"/>
          <w:trPrChange w:id="305"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306"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7AF85C67" w14:textId="77777777" w:rsidR="0007700C" w:rsidRPr="0007700C" w:rsidRDefault="0007700C" w:rsidP="0007700C">
            <w:pPr>
              <w:spacing w:after="0" w:line="240" w:lineRule="auto"/>
              <w:rPr>
                <w:ins w:id="30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0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SPD</w:t>
              </w:r>
            </w:ins>
          </w:p>
        </w:tc>
        <w:tc>
          <w:tcPr>
            <w:tcW w:w="1500" w:type="dxa"/>
            <w:tcBorders>
              <w:top w:val="nil"/>
              <w:left w:val="single" w:sz="4" w:space="0" w:color="auto"/>
              <w:bottom w:val="nil"/>
              <w:right w:val="single" w:sz="4" w:space="0" w:color="auto"/>
            </w:tcBorders>
            <w:noWrap/>
            <w:vAlign w:val="bottom"/>
            <w:hideMark/>
            <w:tcPrChange w:id="309"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24FDC54B" w14:textId="77777777" w:rsidR="0007700C" w:rsidRPr="0007700C" w:rsidRDefault="0007700C" w:rsidP="0007700C">
            <w:pPr>
              <w:spacing w:after="0" w:line="240" w:lineRule="auto"/>
              <w:jc w:val="center"/>
              <w:rPr>
                <w:ins w:id="31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1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15</w:t>
              </w:r>
            </w:ins>
          </w:p>
        </w:tc>
        <w:tc>
          <w:tcPr>
            <w:tcW w:w="1068" w:type="dxa"/>
            <w:tcBorders>
              <w:top w:val="nil"/>
              <w:left w:val="nil"/>
              <w:bottom w:val="nil"/>
              <w:right w:val="single" w:sz="4" w:space="0" w:color="auto"/>
            </w:tcBorders>
            <w:noWrap/>
            <w:vAlign w:val="bottom"/>
            <w:hideMark/>
            <w:tcPrChange w:id="312"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36869B0C" w14:textId="77777777" w:rsidR="0007700C" w:rsidRPr="0007700C" w:rsidRDefault="0007700C" w:rsidP="0007700C">
            <w:pPr>
              <w:spacing w:after="0" w:line="240" w:lineRule="auto"/>
              <w:jc w:val="center"/>
              <w:rPr>
                <w:ins w:id="31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1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nil"/>
              <w:right w:val="single" w:sz="4" w:space="0" w:color="auto"/>
            </w:tcBorders>
            <w:noWrap/>
            <w:vAlign w:val="bottom"/>
            <w:hideMark/>
            <w:tcPrChange w:id="315"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64F6FC2A" w14:textId="77777777" w:rsidR="0007700C" w:rsidRPr="0007700C" w:rsidRDefault="0007700C" w:rsidP="0007700C">
            <w:pPr>
              <w:spacing w:after="0" w:line="240" w:lineRule="auto"/>
              <w:jc w:val="center"/>
              <w:rPr>
                <w:ins w:id="31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1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65</w:t>
              </w:r>
            </w:ins>
          </w:p>
        </w:tc>
        <w:tc>
          <w:tcPr>
            <w:tcW w:w="1559" w:type="dxa"/>
            <w:tcBorders>
              <w:top w:val="nil"/>
              <w:left w:val="nil"/>
              <w:bottom w:val="nil"/>
              <w:right w:val="single" w:sz="4" w:space="0" w:color="auto"/>
            </w:tcBorders>
            <w:noWrap/>
            <w:vAlign w:val="bottom"/>
            <w:hideMark/>
            <w:tcPrChange w:id="318"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7234CB2B" w14:textId="77777777" w:rsidR="0007700C" w:rsidRPr="0007700C" w:rsidRDefault="0007700C" w:rsidP="0007700C">
            <w:pPr>
              <w:spacing w:after="0" w:line="240" w:lineRule="auto"/>
              <w:jc w:val="center"/>
              <w:rPr>
                <w:ins w:id="31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2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waarin</w:t>
              </w:r>
            </w:ins>
          </w:p>
        </w:tc>
        <w:tc>
          <w:tcPr>
            <w:tcW w:w="1556" w:type="dxa"/>
            <w:tcBorders>
              <w:top w:val="nil"/>
              <w:left w:val="nil"/>
              <w:bottom w:val="nil"/>
              <w:right w:val="single" w:sz="4" w:space="0" w:color="auto"/>
            </w:tcBorders>
            <w:noWrap/>
            <w:vAlign w:val="bottom"/>
            <w:hideMark/>
            <w:tcPrChange w:id="321"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6E6330BF" w14:textId="77777777" w:rsidR="0007700C" w:rsidRPr="0007700C" w:rsidRDefault="0007700C" w:rsidP="0007700C">
            <w:pPr>
              <w:spacing w:after="0" w:line="240" w:lineRule="auto"/>
              <w:jc w:val="center"/>
              <w:rPr>
                <w:ins w:id="32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23"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59CF98A3" w14:textId="77777777" w:rsidTr="00A61CBE">
        <w:tblPrEx>
          <w:tblPrExChange w:id="324" w:author="Jitty van der Kuur" w:date="2026-05-26T14:54:00Z" w16du:dateUtc="2026-05-26T12:54:00Z">
            <w:tblPrEx>
              <w:tblW w:w="8360" w:type="dxa"/>
            </w:tblPrEx>
          </w:tblPrExChange>
        </w:tblPrEx>
        <w:trPr>
          <w:trHeight w:val="288"/>
          <w:ins w:id="325" w:author="Jitty van der Kuur" w:date="2026-05-26T14:52:00Z"/>
          <w:trPrChange w:id="326" w:author="Jitty van der Kuur" w:date="2026-05-26T14:54:00Z" w16du:dateUtc="2026-05-26T12:54:00Z">
            <w:trPr>
              <w:trHeight w:val="288"/>
            </w:trPr>
          </w:trPrChange>
        </w:trPr>
        <w:tc>
          <w:tcPr>
            <w:tcW w:w="1260" w:type="dxa"/>
            <w:tcBorders>
              <w:top w:val="nil"/>
              <w:left w:val="single" w:sz="4" w:space="0" w:color="auto"/>
              <w:bottom w:val="single" w:sz="4" w:space="0" w:color="auto"/>
              <w:right w:val="nil"/>
            </w:tcBorders>
            <w:noWrap/>
            <w:vAlign w:val="bottom"/>
            <w:hideMark/>
            <w:tcPrChange w:id="327" w:author="Jitty van der Kuur" w:date="2026-05-26T14:54:00Z" w16du:dateUtc="2026-05-26T12:54:00Z">
              <w:tcPr>
                <w:tcW w:w="1260" w:type="dxa"/>
                <w:tcBorders>
                  <w:top w:val="nil"/>
                  <w:left w:val="single" w:sz="4" w:space="0" w:color="auto"/>
                  <w:bottom w:val="single" w:sz="4" w:space="0" w:color="auto"/>
                  <w:right w:val="nil"/>
                </w:tcBorders>
                <w:noWrap/>
                <w:vAlign w:val="bottom"/>
                <w:hideMark/>
              </w:tcPr>
            </w:tcPrChange>
          </w:tcPr>
          <w:p w14:paraId="5AEDFF77" w14:textId="77777777" w:rsidR="0007700C" w:rsidRPr="0007700C" w:rsidRDefault="0007700C" w:rsidP="0007700C">
            <w:pPr>
              <w:spacing w:after="0" w:line="240" w:lineRule="auto"/>
              <w:rPr>
                <w:ins w:id="32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2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SPF</w:t>
              </w:r>
            </w:ins>
          </w:p>
        </w:tc>
        <w:tc>
          <w:tcPr>
            <w:tcW w:w="1500" w:type="dxa"/>
            <w:tcBorders>
              <w:top w:val="nil"/>
              <w:left w:val="single" w:sz="4" w:space="0" w:color="auto"/>
              <w:bottom w:val="single" w:sz="4" w:space="0" w:color="auto"/>
              <w:right w:val="single" w:sz="4" w:space="0" w:color="auto"/>
            </w:tcBorders>
            <w:noWrap/>
            <w:vAlign w:val="bottom"/>
            <w:hideMark/>
            <w:tcPrChange w:id="330"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776E6B3E" w14:textId="77777777" w:rsidR="0007700C" w:rsidRPr="0007700C" w:rsidRDefault="0007700C" w:rsidP="0007700C">
            <w:pPr>
              <w:spacing w:after="0" w:line="240" w:lineRule="auto"/>
              <w:jc w:val="center"/>
              <w:rPr>
                <w:ins w:id="33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3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single" w:sz="4" w:space="0" w:color="auto"/>
              <w:right w:val="single" w:sz="4" w:space="0" w:color="auto"/>
            </w:tcBorders>
            <w:noWrap/>
            <w:vAlign w:val="bottom"/>
            <w:hideMark/>
            <w:tcPrChange w:id="333"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621522C1" w14:textId="77777777" w:rsidR="0007700C" w:rsidRPr="0007700C" w:rsidRDefault="0007700C" w:rsidP="0007700C">
            <w:pPr>
              <w:spacing w:after="0" w:line="240" w:lineRule="auto"/>
              <w:jc w:val="center"/>
              <w:rPr>
                <w:ins w:id="33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3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single" w:sz="4" w:space="0" w:color="auto"/>
              <w:right w:val="single" w:sz="4" w:space="0" w:color="auto"/>
            </w:tcBorders>
            <w:noWrap/>
            <w:vAlign w:val="bottom"/>
            <w:hideMark/>
            <w:tcPrChange w:id="336"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5FE3426B" w14:textId="77777777" w:rsidR="0007700C" w:rsidRPr="0007700C" w:rsidRDefault="0007700C" w:rsidP="0007700C">
            <w:pPr>
              <w:spacing w:after="0" w:line="240" w:lineRule="auto"/>
              <w:jc w:val="center"/>
              <w:rPr>
                <w:ins w:id="33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3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67</w:t>
              </w:r>
            </w:ins>
          </w:p>
        </w:tc>
        <w:tc>
          <w:tcPr>
            <w:tcW w:w="1559" w:type="dxa"/>
            <w:tcBorders>
              <w:top w:val="nil"/>
              <w:left w:val="nil"/>
              <w:bottom w:val="single" w:sz="4" w:space="0" w:color="auto"/>
              <w:right w:val="single" w:sz="4" w:space="0" w:color="auto"/>
            </w:tcBorders>
            <w:noWrap/>
            <w:vAlign w:val="bottom"/>
            <w:hideMark/>
            <w:tcPrChange w:id="339"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2C77E9D3" w14:textId="77777777" w:rsidR="0007700C" w:rsidRPr="0007700C" w:rsidRDefault="0007700C" w:rsidP="0007700C">
            <w:pPr>
              <w:spacing w:after="0" w:line="240" w:lineRule="auto"/>
              <w:jc w:val="center"/>
              <w:rPr>
                <w:ins w:id="34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4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waarin</w:t>
              </w:r>
            </w:ins>
          </w:p>
        </w:tc>
        <w:tc>
          <w:tcPr>
            <w:tcW w:w="1556" w:type="dxa"/>
            <w:tcBorders>
              <w:top w:val="nil"/>
              <w:left w:val="nil"/>
              <w:bottom w:val="single" w:sz="4" w:space="0" w:color="auto"/>
              <w:right w:val="single" w:sz="4" w:space="0" w:color="auto"/>
            </w:tcBorders>
            <w:noWrap/>
            <w:vAlign w:val="bottom"/>
            <w:hideMark/>
            <w:tcPrChange w:id="342" w:author="Jitty van der Kuur" w:date="2026-05-26T14:54:00Z" w16du:dateUtc="2026-05-26T12:54:00Z">
              <w:tcPr>
                <w:tcW w:w="1340" w:type="dxa"/>
                <w:tcBorders>
                  <w:top w:val="nil"/>
                  <w:left w:val="nil"/>
                  <w:bottom w:val="single" w:sz="4" w:space="0" w:color="auto"/>
                  <w:right w:val="single" w:sz="4" w:space="0" w:color="auto"/>
                </w:tcBorders>
                <w:noWrap/>
                <w:vAlign w:val="bottom"/>
                <w:hideMark/>
              </w:tcPr>
            </w:tcPrChange>
          </w:tcPr>
          <w:p w14:paraId="0F520D29" w14:textId="77777777" w:rsidR="0007700C" w:rsidRPr="0007700C" w:rsidRDefault="0007700C" w:rsidP="0007700C">
            <w:pPr>
              <w:spacing w:after="0" w:line="240" w:lineRule="auto"/>
              <w:jc w:val="center"/>
              <w:rPr>
                <w:ins w:id="34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4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1D43F0BE" w14:textId="77777777" w:rsidTr="00A61CBE">
        <w:tblPrEx>
          <w:tblPrExChange w:id="345" w:author="Jitty van der Kuur" w:date="2026-05-26T14:54:00Z" w16du:dateUtc="2026-05-26T12:54:00Z">
            <w:tblPrEx>
              <w:tblW w:w="8360" w:type="dxa"/>
            </w:tblPrEx>
          </w:tblPrExChange>
        </w:tblPrEx>
        <w:trPr>
          <w:trHeight w:val="288"/>
          <w:ins w:id="346" w:author="Jitty van der Kuur" w:date="2026-05-26T14:52:00Z"/>
          <w:trPrChange w:id="347"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348"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0C1F8EA4" w14:textId="77777777" w:rsidR="0007700C" w:rsidRPr="0007700C" w:rsidRDefault="0007700C" w:rsidP="0007700C">
            <w:pPr>
              <w:spacing w:after="0" w:line="240" w:lineRule="auto"/>
              <w:rPr>
                <w:ins w:id="34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5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SSPF bruto</w:t>
              </w:r>
            </w:ins>
          </w:p>
        </w:tc>
        <w:tc>
          <w:tcPr>
            <w:tcW w:w="1500" w:type="dxa"/>
            <w:tcBorders>
              <w:top w:val="nil"/>
              <w:left w:val="single" w:sz="4" w:space="0" w:color="auto"/>
              <w:bottom w:val="nil"/>
              <w:right w:val="single" w:sz="4" w:space="0" w:color="auto"/>
            </w:tcBorders>
            <w:noWrap/>
            <w:vAlign w:val="bottom"/>
            <w:hideMark/>
            <w:tcPrChange w:id="351"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31AFF2DC" w14:textId="77777777" w:rsidR="0007700C" w:rsidRPr="0007700C" w:rsidRDefault="0007700C" w:rsidP="0007700C">
            <w:pPr>
              <w:spacing w:after="0" w:line="240" w:lineRule="auto"/>
              <w:jc w:val="center"/>
              <w:rPr>
                <w:ins w:id="35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53"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0</w:t>
              </w:r>
            </w:ins>
          </w:p>
        </w:tc>
        <w:tc>
          <w:tcPr>
            <w:tcW w:w="1068" w:type="dxa"/>
            <w:tcBorders>
              <w:top w:val="nil"/>
              <w:left w:val="nil"/>
              <w:bottom w:val="nil"/>
              <w:right w:val="single" w:sz="4" w:space="0" w:color="auto"/>
            </w:tcBorders>
            <w:noWrap/>
            <w:vAlign w:val="bottom"/>
            <w:hideMark/>
            <w:tcPrChange w:id="354"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4604AE20" w14:textId="77777777" w:rsidR="0007700C" w:rsidRPr="0007700C" w:rsidRDefault="0007700C" w:rsidP="0007700C">
            <w:pPr>
              <w:spacing w:after="0" w:line="240" w:lineRule="auto"/>
              <w:jc w:val="center"/>
              <w:rPr>
                <w:ins w:id="35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5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nil"/>
              <w:right w:val="single" w:sz="4" w:space="0" w:color="auto"/>
            </w:tcBorders>
            <w:noWrap/>
            <w:vAlign w:val="bottom"/>
            <w:hideMark/>
            <w:tcPrChange w:id="357"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3C98D10D" w14:textId="77777777" w:rsidR="0007700C" w:rsidRPr="0007700C" w:rsidRDefault="0007700C" w:rsidP="0007700C">
            <w:pPr>
              <w:spacing w:after="0" w:line="240" w:lineRule="auto"/>
              <w:jc w:val="center"/>
              <w:rPr>
                <w:ins w:id="35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5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nil"/>
              <w:left w:val="nil"/>
              <w:bottom w:val="nil"/>
              <w:right w:val="single" w:sz="4" w:space="0" w:color="auto"/>
            </w:tcBorders>
            <w:noWrap/>
            <w:vAlign w:val="bottom"/>
            <w:hideMark/>
            <w:tcPrChange w:id="360"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4D98A7E1" w14:textId="395AFA83" w:rsidR="0007700C" w:rsidRPr="0007700C" w:rsidRDefault="0007700C" w:rsidP="0007700C">
            <w:pPr>
              <w:spacing w:after="0" w:line="240" w:lineRule="auto"/>
              <w:jc w:val="center"/>
              <w:rPr>
                <w:ins w:id="361" w:author="Jitty van der Kuur" w:date="2026-05-26T14:52:00Z" w16du:dateUtc="2026-05-26T12:52:00Z"/>
                <w:rFonts w:ascii="Aptos Narrow" w:eastAsia="Times New Roman" w:hAnsi="Aptos Narrow" w:cs="Times New Roman"/>
                <w:color w:val="000000"/>
                <w:kern w:val="0"/>
                <w:sz w:val="22"/>
                <w:szCs w:val="22"/>
                <w:lang w:eastAsia="nl-NL"/>
                <w14:ligatures w14:val="none"/>
              </w:rPr>
            </w:pPr>
          </w:p>
        </w:tc>
        <w:tc>
          <w:tcPr>
            <w:tcW w:w="1556" w:type="dxa"/>
            <w:tcBorders>
              <w:top w:val="nil"/>
              <w:left w:val="nil"/>
              <w:bottom w:val="nil"/>
              <w:right w:val="single" w:sz="4" w:space="0" w:color="auto"/>
            </w:tcBorders>
            <w:noWrap/>
            <w:vAlign w:val="bottom"/>
            <w:hideMark/>
            <w:tcPrChange w:id="362"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746D3981" w14:textId="77777777" w:rsidR="0007700C" w:rsidRPr="0007700C" w:rsidRDefault="0007700C" w:rsidP="0007700C">
            <w:pPr>
              <w:spacing w:after="0" w:line="240" w:lineRule="auto"/>
              <w:jc w:val="center"/>
              <w:rPr>
                <w:ins w:id="36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6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6182AFF2" w14:textId="77777777" w:rsidTr="00A61CBE">
        <w:tblPrEx>
          <w:tblPrExChange w:id="365" w:author="Jitty van der Kuur" w:date="2026-05-26T14:54:00Z" w16du:dateUtc="2026-05-26T12:54:00Z">
            <w:tblPrEx>
              <w:tblW w:w="8360" w:type="dxa"/>
            </w:tblPrEx>
          </w:tblPrExChange>
        </w:tblPrEx>
        <w:trPr>
          <w:trHeight w:val="288"/>
          <w:ins w:id="366" w:author="Jitty van der Kuur" w:date="2026-05-26T14:52:00Z"/>
          <w:trPrChange w:id="367"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368"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52776BA2" w14:textId="77777777" w:rsidR="0007700C" w:rsidRPr="0007700C" w:rsidRDefault="0007700C" w:rsidP="0007700C">
            <w:pPr>
              <w:spacing w:after="0" w:line="240" w:lineRule="auto"/>
              <w:rPr>
                <w:ins w:id="36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7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SNPS bruto</w:t>
              </w:r>
            </w:ins>
          </w:p>
        </w:tc>
        <w:tc>
          <w:tcPr>
            <w:tcW w:w="1500" w:type="dxa"/>
            <w:tcBorders>
              <w:top w:val="nil"/>
              <w:left w:val="single" w:sz="4" w:space="0" w:color="auto"/>
              <w:bottom w:val="nil"/>
              <w:right w:val="single" w:sz="4" w:space="0" w:color="auto"/>
            </w:tcBorders>
            <w:noWrap/>
            <w:vAlign w:val="bottom"/>
            <w:hideMark/>
            <w:tcPrChange w:id="371"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4A69120C" w14:textId="0BB81BE5" w:rsidR="0007700C" w:rsidRPr="0007700C" w:rsidRDefault="00B2674F" w:rsidP="0007700C">
            <w:pPr>
              <w:spacing w:after="0" w:line="240" w:lineRule="auto"/>
              <w:jc w:val="center"/>
              <w:rPr>
                <w:ins w:id="37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73" w:author="Jitty van der Kuur" w:date="2026-06-11T11:48:00Z" w16du:dateUtc="2026-06-11T09:48:00Z">
              <w:r>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nil"/>
              <w:right w:val="single" w:sz="4" w:space="0" w:color="auto"/>
            </w:tcBorders>
            <w:noWrap/>
            <w:vAlign w:val="bottom"/>
            <w:hideMark/>
            <w:tcPrChange w:id="374"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3BE63B4A" w14:textId="77777777" w:rsidR="0007700C" w:rsidRPr="0007700C" w:rsidRDefault="0007700C" w:rsidP="0007700C">
            <w:pPr>
              <w:spacing w:after="0" w:line="240" w:lineRule="auto"/>
              <w:jc w:val="center"/>
              <w:rPr>
                <w:ins w:id="37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7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nil"/>
              <w:right w:val="single" w:sz="4" w:space="0" w:color="auto"/>
            </w:tcBorders>
            <w:noWrap/>
            <w:vAlign w:val="bottom"/>
            <w:hideMark/>
            <w:tcPrChange w:id="377"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0A7D5310" w14:textId="77777777" w:rsidR="0007700C" w:rsidRPr="0007700C" w:rsidRDefault="0007700C" w:rsidP="0007700C">
            <w:pPr>
              <w:spacing w:after="0" w:line="240" w:lineRule="auto"/>
              <w:jc w:val="center"/>
              <w:rPr>
                <w:ins w:id="37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7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nil"/>
              <w:left w:val="nil"/>
              <w:bottom w:val="nil"/>
              <w:right w:val="single" w:sz="4" w:space="0" w:color="auto"/>
            </w:tcBorders>
            <w:noWrap/>
            <w:vAlign w:val="bottom"/>
            <w:hideMark/>
            <w:tcPrChange w:id="380"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04E843BD" w14:textId="77777777" w:rsidR="0007700C" w:rsidRPr="0007700C" w:rsidRDefault="0007700C" w:rsidP="0007700C">
            <w:pPr>
              <w:spacing w:after="0" w:line="240" w:lineRule="auto"/>
              <w:jc w:val="center"/>
              <w:rPr>
                <w:ins w:id="38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8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nadat</w:t>
              </w:r>
            </w:ins>
          </w:p>
        </w:tc>
        <w:tc>
          <w:tcPr>
            <w:tcW w:w="1556" w:type="dxa"/>
            <w:tcBorders>
              <w:top w:val="nil"/>
              <w:left w:val="nil"/>
              <w:bottom w:val="nil"/>
              <w:right w:val="single" w:sz="4" w:space="0" w:color="auto"/>
            </w:tcBorders>
            <w:noWrap/>
            <w:vAlign w:val="bottom"/>
            <w:hideMark/>
            <w:tcPrChange w:id="383"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5D7B629B" w14:textId="77777777" w:rsidR="0007700C" w:rsidRPr="0007700C" w:rsidRDefault="0007700C" w:rsidP="0007700C">
            <w:pPr>
              <w:spacing w:after="0" w:line="240" w:lineRule="auto"/>
              <w:jc w:val="center"/>
              <w:rPr>
                <w:ins w:id="38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8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667F3E0B" w14:textId="77777777" w:rsidTr="00A61CBE">
        <w:tblPrEx>
          <w:tblPrExChange w:id="386" w:author="Jitty van der Kuur" w:date="2026-05-26T14:54:00Z" w16du:dateUtc="2026-05-26T12:54:00Z">
            <w:tblPrEx>
              <w:tblW w:w="8360" w:type="dxa"/>
            </w:tblPrEx>
          </w:tblPrExChange>
        </w:tblPrEx>
        <w:trPr>
          <w:trHeight w:val="288"/>
          <w:ins w:id="387" w:author="Jitty van der Kuur" w:date="2026-05-26T14:52:00Z"/>
          <w:trPrChange w:id="388"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389"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6DA4B65F" w14:textId="77777777" w:rsidR="0007700C" w:rsidRPr="0007700C" w:rsidRDefault="0007700C" w:rsidP="0007700C">
            <w:pPr>
              <w:spacing w:after="0" w:line="240" w:lineRule="auto"/>
              <w:rPr>
                <w:ins w:id="39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9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SNPS netto</w:t>
              </w:r>
            </w:ins>
          </w:p>
        </w:tc>
        <w:tc>
          <w:tcPr>
            <w:tcW w:w="1500" w:type="dxa"/>
            <w:tcBorders>
              <w:top w:val="nil"/>
              <w:left w:val="single" w:sz="4" w:space="0" w:color="auto"/>
              <w:bottom w:val="nil"/>
              <w:right w:val="single" w:sz="4" w:space="0" w:color="auto"/>
            </w:tcBorders>
            <w:noWrap/>
            <w:vAlign w:val="bottom"/>
            <w:hideMark/>
            <w:tcPrChange w:id="392"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62F54415" w14:textId="477E59F4" w:rsidR="0007700C" w:rsidRPr="0007700C" w:rsidRDefault="00B85B52" w:rsidP="0007700C">
            <w:pPr>
              <w:spacing w:after="0" w:line="240" w:lineRule="auto"/>
              <w:jc w:val="center"/>
              <w:rPr>
                <w:ins w:id="39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94" w:author="Jitty van der Kuur" w:date="2026-06-11T11:48:00Z" w16du:dateUtc="2026-06-11T09:48:00Z">
              <w:r>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nil"/>
              <w:right w:val="single" w:sz="4" w:space="0" w:color="auto"/>
            </w:tcBorders>
            <w:noWrap/>
            <w:vAlign w:val="bottom"/>
            <w:hideMark/>
            <w:tcPrChange w:id="395"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7641D748" w14:textId="77777777" w:rsidR="0007700C" w:rsidRPr="0007700C" w:rsidRDefault="0007700C" w:rsidP="0007700C">
            <w:pPr>
              <w:spacing w:after="0" w:line="240" w:lineRule="auto"/>
              <w:jc w:val="center"/>
              <w:rPr>
                <w:ins w:id="39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39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nil"/>
              <w:right w:val="single" w:sz="4" w:space="0" w:color="auto"/>
            </w:tcBorders>
            <w:noWrap/>
            <w:vAlign w:val="bottom"/>
            <w:hideMark/>
            <w:tcPrChange w:id="398"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56ECD672" w14:textId="77777777" w:rsidR="0007700C" w:rsidRPr="0007700C" w:rsidRDefault="0007700C" w:rsidP="0007700C">
            <w:pPr>
              <w:spacing w:after="0" w:line="240" w:lineRule="auto"/>
              <w:jc w:val="center"/>
              <w:rPr>
                <w:ins w:id="39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0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nil"/>
              <w:left w:val="nil"/>
              <w:bottom w:val="nil"/>
              <w:right w:val="single" w:sz="4" w:space="0" w:color="auto"/>
            </w:tcBorders>
            <w:noWrap/>
            <w:vAlign w:val="bottom"/>
            <w:hideMark/>
            <w:tcPrChange w:id="401"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56EBC5D4" w14:textId="2CEBF0AF" w:rsidR="0007700C" w:rsidRPr="0007700C" w:rsidRDefault="0007700C" w:rsidP="0007700C">
            <w:pPr>
              <w:spacing w:after="0" w:line="240" w:lineRule="auto"/>
              <w:jc w:val="center"/>
              <w:rPr>
                <w:ins w:id="402" w:author="Jitty van der Kuur" w:date="2026-05-26T14:52:00Z" w16du:dateUtc="2026-05-26T12:52:00Z"/>
                <w:rFonts w:ascii="Aptos Narrow" w:eastAsia="Times New Roman" w:hAnsi="Aptos Narrow" w:cs="Times New Roman"/>
                <w:color w:val="000000"/>
                <w:kern w:val="0"/>
                <w:sz w:val="22"/>
                <w:szCs w:val="22"/>
                <w:lang w:eastAsia="nl-NL"/>
                <w14:ligatures w14:val="none"/>
              </w:rPr>
            </w:pPr>
          </w:p>
        </w:tc>
        <w:tc>
          <w:tcPr>
            <w:tcW w:w="1556" w:type="dxa"/>
            <w:tcBorders>
              <w:top w:val="nil"/>
              <w:left w:val="nil"/>
              <w:bottom w:val="nil"/>
              <w:right w:val="single" w:sz="4" w:space="0" w:color="auto"/>
            </w:tcBorders>
            <w:noWrap/>
            <w:vAlign w:val="bottom"/>
            <w:hideMark/>
            <w:tcPrChange w:id="403"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2E113DDE" w14:textId="77777777" w:rsidR="0007700C" w:rsidRPr="0007700C" w:rsidRDefault="0007700C" w:rsidP="0007700C">
            <w:pPr>
              <w:spacing w:after="0" w:line="240" w:lineRule="auto"/>
              <w:jc w:val="center"/>
              <w:rPr>
                <w:ins w:id="40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0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497FEB3D" w14:textId="77777777" w:rsidTr="00A61CBE">
        <w:tblPrEx>
          <w:tblPrExChange w:id="406" w:author="Jitty van der Kuur" w:date="2026-05-26T14:54:00Z" w16du:dateUtc="2026-05-26T12:54:00Z">
            <w:tblPrEx>
              <w:tblW w:w="8360" w:type="dxa"/>
            </w:tblPrEx>
          </w:tblPrExChange>
        </w:tblPrEx>
        <w:trPr>
          <w:trHeight w:val="288"/>
          <w:ins w:id="407" w:author="Jitty van der Kuur" w:date="2026-05-26T14:52:00Z"/>
          <w:trPrChange w:id="408" w:author="Jitty van der Kuur" w:date="2026-05-26T14:54:00Z" w16du:dateUtc="2026-05-26T12:54:00Z">
            <w:trPr>
              <w:trHeight w:val="288"/>
            </w:trPr>
          </w:trPrChange>
        </w:trPr>
        <w:tc>
          <w:tcPr>
            <w:tcW w:w="1260" w:type="dxa"/>
            <w:tcBorders>
              <w:top w:val="nil"/>
              <w:left w:val="single" w:sz="4" w:space="0" w:color="auto"/>
              <w:bottom w:val="single" w:sz="4" w:space="0" w:color="auto"/>
              <w:right w:val="nil"/>
            </w:tcBorders>
            <w:noWrap/>
            <w:vAlign w:val="bottom"/>
            <w:hideMark/>
            <w:tcPrChange w:id="409" w:author="Jitty van der Kuur" w:date="2026-05-26T14:54:00Z" w16du:dateUtc="2026-05-26T12:54:00Z">
              <w:tcPr>
                <w:tcW w:w="1260" w:type="dxa"/>
                <w:tcBorders>
                  <w:top w:val="nil"/>
                  <w:left w:val="single" w:sz="4" w:space="0" w:color="auto"/>
                  <w:bottom w:val="single" w:sz="4" w:space="0" w:color="auto"/>
                  <w:right w:val="nil"/>
                </w:tcBorders>
                <w:noWrap/>
                <w:vAlign w:val="bottom"/>
                <w:hideMark/>
              </w:tcPr>
            </w:tcPrChange>
          </w:tcPr>
          <w:p w14:paraId="3A7C2861" w14:textId="77777777" w:rsidR="0007700C" w:rsidRPr="0007700C" w:rsidRDefault="0007700C" w:rsidP="0007700C">
            <w:pPr>
              <w:spacing w:after="0" w:line="240" w:lineRule="auto"/>
              <w:rPr>
                <w:ins w:id="41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1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AKZO</w:t>
              </w:r>
            </w:ins>
          </w:p>
        </w:tc>
        <w:tc>
          <w:tcPr>
            <w:tcW w:w="1500" w:type="dxa"/>
            <w:tcBorders>
              <w:top w:val="nil"/>
              <w:left w:val="single" w:sz="4" w:space="0" w:color="auto"/>
              <w:bottom w:val="single" w:sz="4" w:space="0" w:color="auto"/>
              <w:right w:val="single" w:sz="4" w:space="0" w:color="auto"/>
            </w:tcBorders>
            <w:noWrap/>
            <w:vAlign w:val="bottom"/>
            <w:hideMark/>
            <w:tcPrChange w:id="412"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4825D8CB" w14:textId="77777777" w:rsidR="0007700C" w:rsidRPr="0007700C" w:rsidRDefault="0007700C" w:rsidP="0007700C">
            <w:pPr>
              <w:spacing w:after="0" w:line="240" w:lineRule="auto"/>
              <w:jc w:val="center"/>
              <w:rPr>
                <w:ins w:id="41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1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single" w:sz="4" w:space="0" w:color="auto"/>
              <w:right w:val="single" w:sz="4" w:space="0" w:color="auto"/>
            </w:tcBorders>
            <w:noWrap/>
            <w:vAlign w:val="bottom"/>
            <w:hideMark/>
            <w:tcPrChange w:id="415"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6EFACF7E" w14:textId="77777777" w:rsidR="0007700C" w:rsidRPr="0007700C" w:rsidRDefault="0007700C" w:rsidP="0007700C">
            <w:pPr>
              <w:spacing w:after="0" w:line="240" w:lineRule="auto"/>
              <w:jc w:val="center"/>
              <w:rPr>
                <w:ins w:id="41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1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single" w:sz="4" w:space="0" w:color="auto"/>
              <w:right w:val="single" w:sz="4" w:space="0" w:color="auto"/>
            </w:tcBorders>
            <w:noWrap/>
            <w:vAlign w:val="bottom"/>
            <w:hideMark/>
            <w:tcPrChange w:id="418"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26F6F642" w14:textId="77777777" w:rsidR="0007700C" w:rsidRPr="0007700C" w:rsidRDefault="0007700C" w:rsidP="0007700C">
            <w:pPr>
              <w:spacing w:after="0" w:line="240" w:lineRule="auto"/>
              <w:jc w:val="center"/>
              <w:rPr>
                <w:ins w:id="41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2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nil"/>
              <w:left w:val="nil"/>
              <w:bottom w:val="single" w:sz="4" w:space="0" w:color="auto"/>
              <w:right w:val="single" w:sz="4" w:space="0" w:color="auto"/>
            </w:tcBorders>
            <w:noWrap/>
            <w:vAlign w:val="bottom"/>
            <w:hideMark/>
            <w:tcPrChange w:id="421"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6B520197" w14:textId="20D899F2" w:rsidR="0007700C" w:rsidRPr="0007700C" w:rsidRDefault="0007700C" w:rsidP="0007700C">
            <w:pPr>
              <w:spacing w:after="0" w:line="240" w:lineRule="auto"/>
              <w:jc w:val="center"/>
              <w:rPr>
                <w:ins w:id="422" w:author="Jitty van der Kuur" w:date="2026-05-26T14:52:00Z" w16du:dateUtc="2026-05-26T12:52:00Z"/>
                <w:rFonts w:ascii="Aptos Narrow" w:eastAsia="Times New Roman" w:hAnsi="Aptos Narrow" w:cs="Times New Roman"/>
                <w:color w:val="000000"/>
                <w:kern w:val="0"/>
                <w:sz w:val="22"/>
                <w:szCs w:val="22"/>
                <w:lang w:eastAsia="nl-NL"/>
                <w14:ligatures w14:val="none"/>
              </w:rPr>
            </w:pPr>
          </w:p>
        </w:tc>
        <w:tc>
          <w:tcPr>
            <w:tcW w:w="1556" w:type="dxa"/>
            <w:tcBorders>
              <w:top w:val="nil"/>
              <w:left w:val="nil"/>
              <w:bottom w:val="single" w:sz="4" w:space="0" w:color="auto"/>
              <w:right w:val="single" w:sz="4" w:space="0" w:color="auto"/>
            </w:tcBorders>
            <w:noWrap/>
            <w:vAlign w:val="bottom"/>
            <w:hideMark/>
            <w:tcPrChange w:id="423" w:author="Jitty van der Kuur" w:date="2026-05-26T14:54:00Z" w16du:dateUtc="2026-05-26T12:54:00Z">
              <w:tcPr>
                <w:tcW w:w="1340" w:type="dxa"/>
                <w:tcBorders>
                  <w:top w:val="nil"/>
                  <w:left w:val="nil"/>
                  <w:bottom w:val="single" w:sz="4" w:space="0" w:color="auto"/>
                  <w:right w:val="single" w:sz="4" w:space="0" w:color="auto"/>
                </w:tcBorders>
                <w:noWrap/>
                <w:vAlign w:val="bottom"/>
                <w:hideMark/>
              </w:tcPr>
            </w:tcPrChange>
          </w:tcPr>
          <w:p w14:paraId="4413DFDD" w14:textId="77777777" w:rsidR="0007700C" w:rsidRPr="0007700C" w:rsidRDefault="0007700C" w:rsidP="0007700C">
            <w:pPr>
              <w:spacing w:after="0" w:line="240" w:lineRule="auto"/>
              <w:jc w:val="center"/>
              <w:rPr>
                <w:ins w:id="42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2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6A65EBA1" w14:textId="77777777" w:rsidTr="00A61CBE">
        <w:tblPrEx>
          <w:tblPrExChange w:id="426" w:author="Jitty van der Kuur" w:date="2026-05-26T14:54:00Z" w16du:dateUtc="2026-05-26T12:54:00Z">
            <w:tblPrEx>
              <w:tblW w:w="8360" w:type="dxa"/>
            </w:tblPrEx>
          </w:tblPrExChange>
        </w:tblPrEx>
        <w:trPr>
          <w:trHeight w:val="288"/>
          <w:ins w:id="427" w:author="Jitty van der Kuur" w:date="2026-05-26T14:52:00Z"/>
          <w:trPrChange w:id="428" w:author="Jitty van der Kuur" w:date="2026-05-26T14:54:00Z" w16du:dateUtc="2026-05-26T12:54:00Z">
            <w:trPr>
              <w:trHeight w:val="288"/>
            </w:trPr>
          </w:trPrChange>
        </w:trPr>
        <w:tc>
          <w:tcPr>
            <w:tcW w:w="1260" w:type="dxa"/>
            <w:tcBorders>
              <w:top w:val="nil"/>
              <w:left w:val="single" w:sz="4" w:space="0" w:color="auto"/>
              <w:bottom w:val="single" w:sz="4" w:space="0" w:color="auto"/>
              <w:right w:val="nil"/>
            </w:tcBorders>
            <w:noWrap/>
            <w:vAlign w:val="bottom"/>
            <w:hideMark/>
            <w:tcPrChange w:id="429" w:author="Jitty van der Kuur" w:date="2026-05-26T14:54:00Z" w16du:dateUtc="2026-05-26T12:54:00Z">
              <w:tcPr>
                <w:tcW w:w="1260" w:type="dxa"/>
                <w:tcBorders>
                  <w:top w:val="nil"/>
                  <w:left w:val="single" w:sz="4" w:space="0" w:color="auto"/>
                  <w:bottom w:val="single" w:sz="4" w:space="0" w:color="auto"/>
                  <w:right w:val="nil"/>
                </w:tcBorders>
                <w:noWrap/>
                <w:vAlign w:val="bottom"/>
                <w:hideMark/>
              </w:tcPr>
            </w:tcPrChange>
          </w:tcPr>
          <w:p w14:paraId="4B7067B7" w14:textId="77777777" w:rsidR="0007700C" w:rsidRPr="0007700C" w:rsidRDefault="0007700C" w:rsidP="0007700C">
            <w:pPr>
              <w:spacing w:after="0" w:line="240" w:lineRule="auto"/>
              <w:rPr>
                <w:ins w:id="43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3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SBZ</w:t>
              </w:r>
            </w:ins>
          </w:p>
        </w:tc>
        <w:tc>
          <w:tcPr>
            <w:tcW w:w="1500" w:type="dxa"/>
            <w:tcBorders>
              <w:top w:val="nil"/>
              <w:left w:val="single" w:sz="4" w:space="0" w:color="auto"/>
              <w:bottom w:val="single" w:sz="4" w:space="0" w:color="auto"/>
              <w:right w:val="single" w:sz="4" w:space="0" w:color="auto"/>
            </w:tcBorders>
            <w:noWrap/>
            <w:vAlign w:val="bottom"/>
            <w:hideMark/>
            <w:tcPrChange w:id="432"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3247A82E" w14:textId="77777777" w:rsidR="0007700C" w:rsidRPr="0007700C" w:rsidRDefault="0007700C" w:rsidP="0007700C">
            <w:pPr>
              <w:spacing w:after="0" w:line="240" w:lineRule="auto"/>
              <w:jc w:val="center"/>
              <w:rPr>
                <w:ins w:id="43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3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068" w:type="dxa"/>
            <w:tcBorders>
              <w:top w:val="nil"/>
              <w:left w:val="nil"/>
              <w:bottom w:val="single" w:sz="4" w:space="0" w:color="auto"/>
              <w:right w:val="single" w:sz="4" w:space="0" w:color="auto"/>
            </w:tcBorders>
            <w:noWrap/>
            <w:vAlign w:val="bottom"/>
            <w:hideMark/>
            <w:tcPrChange w:id="435"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020BB83E" w14:textId="77777777" w:rsidR="0007700C" w:rsidRPr="0007700C" w:rsidRDefault="0007700C" w:rsidP="0007700C">
            <w:pPr>
              <w:spacing w:after="0" w:line="240" w:lineRule="auto"/>
              <w:jc w:val="center"/>
              <w:rPr>
                <w:ins w:id="43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3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417" w:type="dxa"/>
            <w:gridSpan w:val="2"/>
            <w:tcBorders>
              <w:top w:val="nil"/>
              <w:left w:val="nil"/>
              <w:bottom w:val="single" w:sz="4" w:space="0" w:color="auto"/>
              <w:right w:val="single" w:sz="4" w:space="0" w:color="auto"/>
            </w:tcBorders>
            <w:noWrap/>
            <w:vAlign w:val="bottom"/>
            <w:hideMark/>
            <w:tcPrChange w:id="438"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16A7D999" w14:textId="77777777" w:rsidR="0007700C" w:rsidRPr="0007700C" w:rsidRDefault="0007700C" w:rsidP="0007700C">
            <w:pPr>
              <w:spacing w:after="0" w:line="240" w:lineRule="auto"/>
              <w:jc w:val="center"/>
              <w:rPr>
                <w:ins w:id="439"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40"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59" w:type="dxa"/>
            <w:tcBorders>
              <w:top w:val="nil"/>
              <w:left w:val="nil"/>
              <w:bottom w:val="single" w:sz="4" w:space="0" w:color="auto"/>
              <w:right w:val="single" w:sz="4" w:space="0" w:color="auto"/>
            </w:tcBorders>
            <w:noWrap/>
            <w:vAlign w:val="bottom"/>
            <w:hideMark/>
            <w:tcPrChange w:id="441"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40538978" w14:textId="77777777" w:rsidR="0007700C" w:rsidRPr="0007700C" w:rsidRDefault="0007700C" w:rsidP="0007700C">
            <w:pPr>
              <w:spacing w:after="0" w:line="240" w:lineRule="auto"/>
              <w:jc w:val="center"/>
              <w:rPr>
                <w:ins w:id="44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43"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56" w:type="dxa"/>
            <w:tcBorders>
              <w:top w:val="nil"/>
              <w:left w:val="nil"/>
              <w:bottom w:val="single" w:sz="4" w:space="0" w:color="auto"/>
              <w:right w:val="single" w:sz="4" w:space="0" w:color="auto"/>
            </w:tcBorders>
            <w:noWrap/>
            <w:vAlign w:val="bottom"/>
            <w:hideMark/>
            <w:tcPrChange w:id="444" w:author="Jitty van der Kuur" w:date="2026-05-26T14:54:00Z" w16du:dateUtc="2026-05-26T12:54:00Z">
              <w:tcPr>
                <w:tcW w:w="1340" w:type="dxa"/>
                <w:tcBorders>
                  <w:top w:val="nil"/>
                  <w:left w:val="nil"/>
                  <w:bottom w:val="single" w:sz="4" w:space="0" w:color="auto"/>
                  <w:right w:val="single" w:sz="4" w:space="0" w:color="auto"/>
                </w:tcBorders>
                <w:noWrap/>
                <w:vAlign w:val="bottom"/>
                <w:hideMark/>
              </w:tcPr>
            </w:tcPrChange>
          </w:tcPr>
          <w:p w14:paraId="5FCD84A1" w14:textId="77777777" w:rsidR="0007700C" w:rsidRPr="0007700C" w:rsidRDefault="0007700C" w:rsidP="0007700C">
            <w:pPr>
              <w:spacing w:after="0" w:line="240" w:lineRule="auto"/>
              <w:jc w:val="center"/>
              <w:rPr>
                <w:ins w:id="44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4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r>
      <w:tr w:rsidR="0007700C" w:rsidRPr="0007700C" w14:paraId="06EABEF6" w14:textId="77777777" w:rsidTr="00A61CBE">
        <w:tblPrEx>
          <w:tblPrExChange w:id="447" w:author="Jitty van der Kuur" w:date="2026-05-26T14:54:00Z" w16du:dateUtc="2026-05-26T12:54:00Z">
            <w:tblPrEx>
              <w:tblW w:w="8360" w:type="dxa"/>
            </w:tblPrEx>
          </w:tblPrExChange>
        </w:tblPrEx>
        <w:trPr>
          <w:trHeight w:val="288"/>
          <w:ins w:id="448" w:author="Jitty van der Kuur" w:date="2026-05-26T14:52:00Z"/>
          <w:trPrChange w:id="449" w:author="Jitty van der Kuur" w:date="2026-05-26T14:54:00Z" w16du:dateUtc="2026-05-26T12:54:00Z">
            <w:trPr>
              <w:trHeight w:val="288"/>
            </w:trPr>
          </w:trPrChange>
        </w:trPr>
        <w:tc>
          <w:tcPr>
            <w:tcW w:w="1260" w:type="dxa"/>
            <w:tcBorders>
              <w:top w:val="nil"/>
              <w:left w:val="single" w:sz="4" w:space="0" w:color="auto"/>
              <w:bottom w:val="nil"/>
              <w:right w:val="nil"/>
            </w:tcBorders>
            <w:noWrap/>
            <w:vAlign w:val="bottom"/>
            <w:hideMark/>
            <w:tcPrChange w:id="450" w:author="Jitty van der Kuur" w:date="2026-05-26T14:54:00Z" w16du:dateUtc="2026-05-26T12:54:00Z">
              <w:tcPr>
                <w:tcW w:w="1260" w:type="dxa"/>
                <w:tcBorders>
                  <w:top w:val="nil"/>
                  <w:left w:val="single" w:sz="4" w:space="0" w:color="auto"/>
                  <w:bottom w:val="nil"/>
                  <w:right w:val="nil"/>
                </w:tcBorders>
                <w:noWrap/>
                <w:vAlign w:val="bottom"/>
                <w:hideMark/>
              </w:tcPr>
            </w:tcPrChange>
          </w:tcPr>
          <w:p w14:paraId="630D62D7" w14:textId="77777777" w:rsidR="0007700C" w:rsidRPr="0007700C" w:rsidRDefault="0007700C" w:rsidP="0007700C">
            <w:pPr>
              <w:spacing w:after="0" w:line="240" w:lineRule="auto"/>
              <w:rPr>
                <w:ins w:id="45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5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00" w:type="dxa"/>
            <w:tcBorders>
              <w:top w:val="nil"/>
              <w:left w:val="single" w:sz="4" w:space="0" w:color="auto"/>
              <w:bottom w:val="nil"/>
              <w:right w:val="single" w:sz="4" w:space="0" w:color="auto"/>
            </w:tcBorders>
            <w:noWrap/>
            <w:vAlign w:val="bottom"/>
            <w:hideMark/>
            <w:tcPrChange w:id="453" w:author="Jitty van der Kuur" w:date="2026-05-26T14:54:00Z" w16du:dateUtc="2026-05-26T12:54:00Z">
              <w:tcPr>
                <w:tcW w:w="1500" w:type="dxa"/>
                <w:tcBorders>
                  <w:top w:val="nil"/>
                  <w:left w:val="single" w:sz="4" w:space="0" w:color="auto"/>
                  <w:bottom w:val="nil"/>
                  <w:right w:val="single" w:sz="4" w:space="0" w:color="auto"/>
                </w:tcBorders>
                <w:noWrap/>
                <w:vAlign w:val="bottom"/>
                <w:hideMark/>
              </w:tcPr>
            </w:tcPrChange>
          </w:tcPr>
          <w:p w14:paraId="1395CCC4" w14:textId="77777777" w:rsidR="0007700C" w:rsidRPr="0007700C" w:rsidRDefault="0007700C" w:rsidP="0007700C">
            <w:pPr>
              <w:spacing w:after="0" w:line="240" w:lineRule="auto"/>
              <w:jc w:val="center"/>
              <w:rPr>
                <w:ins w:id="45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5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068" w:type="dxa"/>
            <w:tcBorders>
              <w:top w:val="nil"/>
              <w:left w:val="nil"/>
              <w:bottom w:val="nil"/>
              <w:right w:val="single" w:sz="4" w:space="0" w:color="auto"/>
            </w:tcBorders>
            <w:noWrap/>
            <w:vAlign w:val="bottom"/>
            <w:hideMark/>
            <w:tcPrChange w:id="456" w:author="Jitty van der Kuur" w:date="2026-05-26T14:54:00Z" w16du:dateUtc="2026-05-26T12:54:00Z">
              <w:tcPr>
                <w:tcW w:w="1500" w:type="dxa"/>
                <w:gridSpan w:val="2"/>
                <w:tcBorders>
                  <w:top w:val="nil"/>
                  <w:left w:val="nil"/>
                  <w:bottom w:val="nil"/>
                  <w:right w:val="single" w:sz="4" w:space="0" w:color="auto"/>
                </w:tcBorders>
                <w:noWrap/>
                <w:vAlign w:val="bottom"/>
                <w:hideMark/>
              </w:tcPr>
            </w:tcPrChange>
          </w:tcPr>
          <w:p w14:paraId="74DD3BF0" w14:textId="77777777" w:rsidR="0007700C" w:rsidRPr="0007700C" w:rsidRDefault="0007700C" w:rsidP="0007700C">
            <w:pPr>
              <w:spacing w:after="0" w:line="240" w:lineRule="auto"/>
              <w:jc w:val="center"/>
              <w:rPr>
                <w:ins w:id="45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5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417" w:type="dxa"/>
            <w:gridSpan w:val="2"/>
            <w:tcBorders>
              <w:top w:val="nil"/>
              <w:left w:val="nil"/>
              <w:bottom w:val="nil"/>
              <w:right w:val="single" w:sz="4" w:space="0" w:color="auto"/>
            </w:tcBorders>
            <w:noWrap/>
            <w:vAlign w:val="bottom"/>
            <w:hideMark/>
            <w:tcPrChange w:id="459"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665163FD" w14:textId="77777777" w:rsidR="0007700C" w:rsidRPr="0007700C" w:rsidRDefault="0007700C" w:rsidP="0007700C">
            <w:pPr>
              <w:spacing w:after="0" w:line="240" w:lineRule="auto"/>
              <w:jc w:val="center"/>
              <w:rPr>
                <w:ins w:id="46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6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59" w:type="dxa"/>
            <w:tcBorders>
              <w:top w:val="nil"/>
              <w:left w:val="nil"/>
              <w:bottom w:val="nil"/>
              <w:right w:val="single" w:sz="4" w:space="0" w:color="auto"/>
            </w:tcBorders>
            <w:noWrap/>
            <w:vAlign w:val="bottom"/>
            <w:hideMark/>
            <w:tcPrChange w:id="462" w:author="Jitty van der Kuur" w:date="2026-05-26T14:54:00Z" w16du:dateUtc="2026-05-26T12:54:00Z">
              <w:tcPr>
                <w:tcW w:w="1380" w:type="dxa"/>
                <w:tcBorders>
                  <w:top w:val="nil"/>
                  <w:left w:val="nil"/>
                  <w:bottom w:val="nil"/>
                  <w:right w:val="single" w:sz="4" w:space="0" w:color="auto"/>
                </w:tcBorders>
                <w:noWrap/>
                <w:vAlign w:val="bottom"/>
                <w:hideMark/>
              </w:tcPr>
            </w:tcPrChange>
          </w:tcPr>
          <w:p w14:paraId="5B75E036" w14:textId="77777777" w:rsidR="0007700C" w:rsidRPr="0007700C" w:rsidRDefault="0007700C" w:rsidP="0007700C">
            <w:pPr>
              <w:spacing w:after="0" w:line="240" w:lineRule="auto"/>
              <w:jc w:val="center"/>
              <w:rPr>
                <w:ins w:id="463"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64"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c>
          <w:tcPr>
            <w:tcW w:w="1556" w:type="dxa"/>
            <w:tcBorders>
              <w:top w:val="nil"/>
              <w:left w:val="nil"/>
              <w:bottom w:val="nil"/>
              <w:right w:val="single" w:sz="4" w:space="0" w:color="auto"/>
            </w:tcBorders>
            <w:noWrap/>
            <w:vAlign w:val="bottom"/>
            <w:hideMark/>
            <w:tcPrChange w:id="465" w:author="Jitty van der Kuur" w:date="2026-05-26T14:54:00Z" w16du:dateUtc="2026-05-26T12:54:00Z">
              <w:tcPr>
                <w:tcW w:w="1340" w:type="dxa"/>
                <w:tcBorders>
                  <w:top w:val="nil"/>
                  <w:left w:val="nil"/>
                  <w:bottom w:val="nil"/>
                  <w:right w:val="single" w:sz="4" w:space="0" w:color="auto"/>
                </w:tcBorders>
                <w:noWrap/>
                <w:vAlign w:val="bottom"/>
                <w:hideMark/>
              </w:tcPr>
            </w:tcPrChange>
          </w:tcPr>
          <w:p w14:paraId="542768C2" w14:textId="77777777" w:rsidR="0007700C" w:rsidRPr="0007700C" w:rsidRDefault="0007700C" w:rsidP="0007700C">
            <w:pPr>
              <w:spacing w:after="0" w:line="240" w:lineRule="auto"/>
              <w:jc w:val="center"/>
              <w:rPr>
                <w:ins w:id="466"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67"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 </w:t>
              </w:r>
            </w:ins>
          </w:p>
        </w:tc>
      </w:tr>
      <w:tr w:rsidR="0007700C" w:rsidRPr="0007700C" w14:paraId="23A8B981" w14:textId="77777777" w:rsidTr="00A61CBE">
        <w:tblPrEx>
          <w:tblPrExChange w:id="468" w:author="Jitty van der Kuur" w:date="2026-05-26T14:54:00Z" w16du:dateUtc="2026-05-26T12:54:00Z">
            <w:tblPrEx>
              <w:tblW w:w="8360" w:type="dxa"/>
            </w:tblPrEx>
          </w:tblPrExChange>
        </w:tblPrEx>
        <w:trPr>
          <w:trHeight w:val="288"/>
          <w:ins w:id="469" w:author="Jitty van der Kuur" w:date="2026-05-26T14:52:00Z"/>
          <w:trPrChange w:id="470" w:author="Jitty van der Kuur" w:date="2026-05-26T14:54:00Z" w16du:dateUtc="2026-05-26T12:54:00Z">
            <w:trPr>
              <w:trHeight w:val="288"/>
            </w:trPr>
          </w:trPrChange>
        </w:trPr>
        <w:tc>
          <w:tcPr>
            <w:tcW w:w="1260" w:type="dxa"/>
            <w:tcBorders>
              <w:top w:val="nil"/>
              <w:left w:val="single" w:sz="4" w:space="0" w:color="auto"/>
              <w:bottom w:val="single" w:sz="4" w:space="0" w:color="auto"/>
              <w:right w:val="nil"/>
            </w:tcBorders>
            <w:noWrap/>
            <w:vAlign w:val="bottom"/>
            <w:hideMark/>
            <w:tcPrChange w:id="471" w:author="Jitty van der Kuur" w:date="2026-05-26T14:54:00Z" w16du:dateUtc="2026-05-26T12:54:00Z">
              <w:tcPr>
                <w:tcW w:w="1260" w:type="dxa"/>
                <w:tcBorders>
                  <w:top w:val="nil"/>
                  <w:left w:val="single" w:sz="4" w:space="0" w:color="auto"/>
                  <w:bottom w:val="single" w:sz="4" w:space="0" w:color="auto"/>
                  <w:right w:val="nil"/>
                </w:tcBorders>
                <w:noWrap/>
                <w:vAlign w:val="bottom"/>
                <w:hideMark/>
              </w:tcPr>
            </w:tcPrChange>
          </w:tcPr>
          <w:p w14:paraId="76AC86BB" w14:textId="77777777" w:rsidR="0007700C" w:rsidRPr="0007700C" w:rsidRDefault="0007700C" w:rsidP="0007700C">
            <w:pPr>
              <w:spacing w:after="0" w:line="240" w:lineRule="auto"/>
              <w:rPr>
                <w:ins w:id="472"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73"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SPOA</w:t>
              </w:r>
            </w:ins>
          </w:p>
        </w:tc>
        <w:tc>
          <w:tcPr>
            <w:tcW w:w="1500" w:type="dxa"/>
            <w:tcBorders>
              <w:top w:val="nil"/>
              <w:left w:val="single" w:sz="4" w:space="0" w:color="auto"/>
              <w:bottom w:val="single" w:sz="4" w:space="0" w:color="auto"/>
              <w:right w:val="single" w:sz="4" w:space="0" w:color="auto"/>
            </w:tcBorders>
            <w:noWrap/>
            <w:vAlign w:val="bottom"/>
            <w:hideMark/>
            <w:tcPrChange w:id="474"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53B9A9F2" w14:textId="77777777" w:rsidR="0007700C" w:rsidRPr="0007700C" w:rsidRDefault="0007700C" w:rsidP="0007700C">
            <w:pPr>
              <w:spacing w:after="0" w:line="240" w:lineRule="auto"/>
              <w:jc w:val="center"/>
              <w:rPr>
                <w:ins w:id="475"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7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single" w:sz="4" w:space="0" w:color="auto"/>
              <w:right w:val="single" w:sz="4" w:space="0" w:color="auto"/>
            </w:tcBorders>
            <w:noWrap/>
            <w:vAlign w:val="bottom"/>
            <w:hideMark/>
            <w:tcPrChange w:id="477"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14B9860E" w14:textId="77777777" w:rsidR="0007700C" w:rsidRPr="0007700C" w:rsidRDefault="0007700C" w:rsidP="0007700C">
            <w:pPr>
              <w:spacing w:after="0" w:line="240" w:lineRule="auto"/>
              <w:jc w:val="center"/>
              <w:rPr>
                <w:ins w:id="47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7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p>
        </w:tc>
        <w:tc>
          <w:tcPr>
            <w:tcW w:w="1417" w:type="dxa"/>
            <w:gridSpan w:val="2"/>
            <w:tcBorders>
              <w:top w:val="nil"/>
              <w:left w:val="nil"/>
              <w:bottom w:val="single" w:sz="4" w:space="0" w:color="auto"/>
              <w:right w:val="single" w:sz="4" w:space="0" w:color="auto"/>
            </w:tcBorders>
            <w:noWrap/>
            <w:vAlign w:val="bottom"/>
            <w:hideMark/>
            <w:tcPrChange w:id="480"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2C587219" w14:textId="77777777" w:rsidR="0007700C" w:rsidRPr="0007700C" w:rsidRDefault="0007700C" w:rsidP="0007700C">
            <w:pPr>
              <w:spacing w:after="0" w:line="240" w:lineRule="auto"/>
              <w:jc w:val="center"/>
              <w:rPr>
                <w:ins w:id="481"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8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68</w:t>
              </w:r>
            </w:ins>
          </w:p>
        </w:tc>
        <w:tc>
          <w:tcPr>
            <w:tcW w:w="1559" w:type="dxa"/>
            <w:tcBorders>
              <w:top w:val="nil"/>
              <w:left w:val="nil"/>
              <w:bottom w:val="single" w:sz="4" w:space="0" w:color="auto"/>
              <w:right w:val="single" w:sz="4" w:space="0" w:color="auto"/>
            </w:tcBorders>
            <w:noWrap/>
            <w:vAlign w:val="bottom"/>
            <w:hideMark/>
            <w:tcPrChange w:id="483"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581DE699" w14:textId="77777777" w:rsidR="0007700C" w:rsidRPr="0007700C" w:rsidRDefault="0007700C" w:rsidP="0007700C">
            <w:pPr>
              <w:spacing w:after="0" w:line="240" w:lineRule="auto"/>
              <w:jc w:val="center"/>
              <w:rPr>
                <w:ins w:id="484" w:author="Jitty van der Kuur" w:date="2026-05-26T14:52:00Z" w16du:dateUtc="2026-05-26T12:52:00Z"/>
                <w:rFonts w:ascii="Aptos Narrow" w:eastAsia="Times New Roman" w:hAnsi="Aptos Narrow" w:cs="Times New Roman"/>
                <w:color w:val="000000"/>
                <w:kern w:val="0"/>
                <w:sz w:val="22"/>
                <w:szCs w:val="22"/>
                <w:lang w:eastAsia="nl-NL"/>
                <w14:ligatures w14:val="none"/>
              </w:rPr>
            </w:pPr>
            <w:commentRangeStart w:id="485"/>
            <w:ins w:id="486"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waarin</w:t>
              </w:r>
            </w:ins>
            <w:commentRangeEnd w:id="485"/>
            <w:r w:rsidR="00A61CBE" w:rsidRPr="0007700C">
              <w:rPr>
                <w:rStyle w:val="CommentReference"/>
                <w:rFonts w:ascii="Aptos Narrow" w:eastAsia="Times New Roman" w:hAnsi="Aptos Narrow" w:cs="Times New Roman"/>
                <w:color w:val="000000"/>
                <w:kern w:val="0"/>
                <w:sz w:val="22"/>
                <w:szCs w:val="22"/>
                <w:lang w:eastAsia="nl-NL"/>
                <w14:ligatures w14:val="none"/>
              </w:rPr>
              <w:commentReference w:id="485"/>
            </w:r>
          </w:p>
        </w:tc>
        <w:tc>
          <w:tcPr>
            <w:tcW w:w="1556" w:type="dxa"/>
            <w:tcBorders>
              <w:top w:val="nil"/>
              <w:left w:val="nil"/>
              <w:bottom w:val="single" w:sz="4" w:space="0" w:color="auto"/>
              <w:right w:val="single" w:sz="4" w:space="0" w:color="auto"/>
            </w:tcBorders>
            <w:noWrap/>
            <w:vAlign w:val="bottom"/>
            <w:hideMark/>
            <w:tcPrChange w:id="487" w:author="Jitty van der Kuur" w:date="2026-05-26T14:54:00Z" w16du:dateUtc="2026-05-26T12:54:00Z">
              <w:tcPr>
                <w:tcW w:w="1340" w:type="dxa"/>
                <w:tcBorders>
                  <w:top w:val="nil"/>
                  <w:left w:val="nil"/>
                  <w:bottom w:val="single" w:sz="4" w:space="0" w:color="auto"/>
                  <w:right w:val="single" w:sz="4" w:space="0" w:color="auto"/>
                </w:tcBorders>
                <w:noWrap/>
                <w:vAlign w:val="bottom"/>
                <w:hideMark/>
              </w:tcPr>
            </w:tcPrChange>
          </w:tcPr>
          <w:p w14:paraId="0E245A4B" w14:textId="77777777" w:rsidR="0007700C" w:rsidRPr="0007700C" w:rsidRDefault="0007700C" w:rsidP="0007700C">
            <w:pPr>
              <w:spacing w:after="0" w:line="240" w:lineRule="auto"/>
              <w:jc w:val="center"/>
              <w:rPr>
                <w:ins w:id="488"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89"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r w:rsidR="0007700C" w:rsidRPr="0007700C" w14:paraId="5F606B8F" w14:textId="77777777" w:rsidTr="00A61CBE">
        <w:tblPrEx>
          <w:tblPrExChange w:id="490" w:author="Jitty van der Kuur" w:date="2026-05-26T14:54:00Z" w16du:dateUtc="2026-05-26T12:54:00Z">
            <w:tblPrEx>
              <w:tblW w:w="8360" w:type="dxa"/>
            </w:tblPrEx>
          </w:tblPrExChange>
        </w:tblPrEx>
        <w:trPr>
          <w:trHeight w:val="288"/>
          <w:ins w:id="491" w:author="Jitty van der Kuur" w:date="2026-05-26T14:52:00Z"/>
          <w:trPrChange w:id="492" w:author="Jitty van der Kuur" w:date="2026-05-26T14:54:00Z" w16du:dateUtc="2026-05-26T12:54:00Z">
            <w:trPr>
              <w:trHeight w:val="288"/>
            </w:trPr>
          </w:trPrChange>
        </w:trPr>
        <w:tc>
          <w:tcPr>
            <w:tcW w:w="1260" w:type="dxa"/>
            <w:tcBorders>
              <w:top w:val="nil"/>
              <w:left w:val="single" w:sz="4" w:space="0" w:color="auto"/>
              <w:bottom w:val="single" w:sz="4" w:space="0" w:color="auto"/>
              <w:right w:val="nil"/>
            </w:tcBorders>
            <w:noWrap/>
            <w:vAlign w:val="bottom"/>
            <w:hideMark/>
            <w:tcPrChange w:id="493" w:author="Jitty van der Kuur" w:date="2026-05-26T14:54:00Z" w16du:dateUtc="2026-05-26T12:54:00Z">
              <w:tcPr>
                <w:tcW w:w="1260" w:type="dxa"/>
                <w:tcBorders>
                  <w:top w:val="nil"/>
                  <w:left w:val="single" w:sz="4" w:space="0" w:color="auto"/>
                  <w:bottom w:val="single" w:sz="4" w:space="0" w:color="auto"/>
                  <w:right w:val="nil"/>
                </w:tcBorders>
                <w:noWrap/>
                <w:vAlign w:val="bottom"/>
                <w:hideMark/>
              </w:tcPr>
            </w:tcPrChange>
          </w:tcPr>
          <w:p w14:paraId="1AE13D91" w14:textId="77777777" w:rsidR="0007700C" w:rsidRPr="0007700C" w:rsidRDefault="0007700C" w:rsidP="0007700C">
            <w:pPr>
              <w:spacing w:after="0" w:line="240" w:lineRule="auto"/>
              <w:rPr>
                <w:ins w:id="49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9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SPV</w:t>
              </w:r>
            </w:ins>
          </w:p>
        </w:tc>
        <w:tc>
          <w:tcPr>
            <w:tcW w:w="1500" w:type="dxa"/>
            <w:tcBorders>
              <w:top w:val="nil"/>
              <w:left w:val="single" w:sz="4" w:space="0" w:color="auto"/>
              <w:bottom w:val="single" w:sz="4" w:space="0" w:color="auto"/>
              <w:right w:val="single" w:sz="4" w:space="0" w:color="auto"/>
            </w:tcBorders>
            <w:noWrap/>
            <w:vAlign w:val="bottom"/>
            <w:hideMark/>
            <w:tcPrChange w:id="496" w:author="Jitty van der Kuur" w:date="2026-05-26T14:54:00Z" w16du:dateUtc="2026-05-26T12:54:00Z">
              <w:tcPr>
                <w:tcW w:w="1500" w:type="dxa"/>
                <w:tcBorders>
                  <w:top w:val="nil"/>
                  <w:left w:val="single" w:sz="4" w:space="0" w:color="auto"/>
                  <w:bottom w:val="single" w:sz="4" w:space="0" w:color="auto"/>
                  <w:right w:val="single" w:sz="4" w:space="0" w:color="auto"/>
                </w:tcBorders>
                <w:noWrap/>
                <w:vAlign w:val="bottom"/>
                <w:hideMark/>
              </w:tcPr>
            </w:tcPrChange>
          </w:tcPr>
          <w:p w14:paraId="4E03A3E4" w14:textId="77777777" w:rsidR="0007700C" w:rsidRPr="0007700C" w:rsidRDefault="0007700C" w:rsidP="0007700C">
            <w:pPr>
              <w:spacing w:after="0" w:line="240" w:lineRule="auto"/>
              <w:jc w:val="center"/>
              <w:rPr>
                <w:ins w:id="49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49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Geen</w:t>
              </w:r>
            </w:ins>
          </w:p>
        </w:tc>
        <w:tc>
          <w:tcPr>
            <w:tcW w:w="1068" w:type="dxa"/>
            <w:tcBorders>
              <w:top w:val="nil"/>
              <w:left w:val="nil"/>
              <w:bottom w:val="single" w:sz="4" w:space="0" w:color="auto"/>
              <w:right w:val="single" w:sz="4" w:space="0" w:color="auto"/>
            </w:tcBorders>
            <w:noWrap/>
            <w:vAlign w:val="bottom"/>
            <w:hideMark/>
            <w:tcPrChange w:id="499" w:author="Jitty van der Kuur" w:date="2026-05-26T14:54:00Z" w16du:dateUtc="2026-05-26T12:54:00Z">
              <w:tcPr>
                <w:tcW w:w="1500" w:type="dxa"/>
                <w:gridSpan w:val="2"/>
                <w:tcBorders>
                  <w:top w:val="nil"/>
                  <w:left w:val="nil"/>
                  <w:bottom w:val="single" w:sz="4" w:space="0" w:color="auto"/>
                  <w:right w:val="single" w:sz="4" w:space="0" w:color="auto"/>
                </w:tcBorders>
                <w:noWrap/>
                <w:vAlign w:val="bottom"/>
                <w:hideMark/>
              </w:tcPr>
            </w:tcPrChange>
          </w:tcPr>
          <w:p w14:paraId="7CB32EDA" w14:textId="77777777" w:rsidR="0007700C" w:rsidRPr="0007700C" w:rsidRDefault="0007700C" w:rsidP="0007700C">
            <w:pPr>
              <w:spacing w:after="0" w:line="240" w:lineRule="auto"/>
              <w:jc w:val="center"/>
              <w:rPr>
                <w:ins w:id="500" w:author="Jitty van der Kuur" w:date="2026-05-26T14:52:00Z" w16du:dateUtc="2026-05-26T12:52:00Z"/>
                <w:rFonts w:ascii="Aptos Narrow" w:eastAsia="Times New Roman" w:hAnsi="Aptos Narrow" w:cs="Times New Roman"/>
                <w:color w:val="000000"/>
                <w:kern w:val="0"/>
                <w:sz w:val="22"/>
                <w:szCs w:val="22"/>
                <w:lang w:eastAsia="nl-NL"/>
                <w14:ligatures w14:val="none"/>
              </w:rPr>
            </w:pPr>
            <w:commentRangeStart w:id="501"/>
            <w:ins w:id="502"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Dag</w:t>
              </w:r>
            </w:ins>
            <w:commentRangeEnd w:id="501"/>
            <w:r w:rsidR="00A61CBE" w:rsidRPr="0007700C">
              <w:rPr>
                <w:rStyle w:val="CommentReference"/>
                <w:rFonts w:ascii="Aptos Narrow" w:eastAsia="Times New Roman" w:hAnsi="Aptos Narrow" w:cs="Times New Roman"/>
                <w:color w:val="000000"/>
                <w:kern w:val="0"/>
                <w:sz w:val="22"/>
                <w:szCs w:val="22"/>
                <w:lang w:eastAsia="nl-NL"/>
                <w14:ligatures w14:val="none"/>
              </w:rPr>
              <w:commentReference w:id="501"/>
            </w:r>
          </w:p>
        </w:tc>
        <w:tc>
          <w:tcPr>
            <w:tcW w:w="1417" w:type="dxa"/>
            <w:gridSpan w:val="2"/>
            <w:tcBorders>
              <w:top w:val="nil"/>
              <w:left w:val="nil"/>
              <w:bottom w:val="single" w:sz="4" w:space="0" w:color="auto"/>
              <w:right w:val="single" w:sz="4" w:space="0" w:color="auto"/>
            </w:tcBorders>
            <w:noWrap/>
            <w:vAlign w:val="bottom"/>
            <w:hideMark/>
            <w:tcPrChange w:id="503"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011956E9" w14:textId="77777777" w:rsidR="0007700C" w:rsidRPr="0007700C" w:rsidRDefault="0007700C" w:rsidP="0007700C">
            <w:pPr>
              <w:spacing w:after="0" w:line="240" w:lineRule="auto"/>
              <w:jc w:val="center"/>
              <w:rPr>
                <w:ins w:id="504"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505"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67</w:t>
              </w:r>
            </w:ins>
          </w:p>
        </w:tc>
        <w:tc>
          <w:tcPr>
            <w:tcW w:w="1559" w:type="dxa"/>
            <w:tcBorders>
              <w:top w:val="nil"/>
              <w:left w:val="nil"/>
              <w:bottom w:val="single" w:sz="4" w:space="0" w:color="auto"/>
              <w:right w:val="single" w:sz="4" w:space="0" w:color="auto"/>
            </w:tcBorders>
            <w:noWrap/>
            <w:vAlign w:val="bottom"/>
            <w:hideMark/>
            <w:tcPrChange w:id="506" w:author="Jitty van der Kuur" w:date="2026-05-26T14:54:00Z" w16du:dateUtc="2026-05-26T12:54:00Z">
              <w:tcPr>
                <w:tcW w:w="1380" w:type="dxa"/>
                <w:tcBorders>
                  <w:top w:val="nil"/>
                  <w:left w:val="nil"/>
                  <w:bottom w:val="single" w:sz="4" w:space="0" w:color="auto"/>
                  <w:right w:val="single" w:sz="4" w:space="0" w:color="auto"/>
                </w:tcBorders>
                <w:noWrap/>
                <w:vAlign w:val="bottom"/>
                <w:hideMark/>
              </w:tcPr>
            </w:tcPrChange>
          </w:tcPr>
          <w:p w14:paraId="4427E9E8" w14:textId="77777777" w:rsidR="0007700C" w:rsidRPr="0007700C" w:rsidRDefault="0007700C" w:rsidP="0007700C">
            <w:pPr>
              <w:spacing w:after="0" w:line="240" w:lineRule="auto"/>
              <w:jc w:val="center"/>
              <w:rPr>
                <w:ins w:id="507"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508"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1e mnd waarin</w:t>
              </w:r>
            </w:ins>
          </w:p>
        </w:tc>
        <w:tc>
          <w:tcPr>
            <w:tcW w:w="1556" w:type="dxa"/>
            <w:tcBorders>
              <w:top w:val="nil"/>
              <w:left w:val="nil"/>
              <w:bottom w:val="single" w:sz="4" w:space="0" w:color="auto"/>
              <w:right w:val="single" w:sz="4" w:space="0" w:color="auto"/>
            </w:tcBorders>
            <w:noWrap/>
            <w:vAlign w:val="bottom"/>
            <w:hideMark/>
            <w:tcPrChange w:id="509" w:author="Jitty van der Kuur" w:date="2026-05-26T14:54:00Z" w16du:dateUtc="2026-05-26T12:54:00Z">
              <w:tcPr>
                <w:tcW w:w="1340" w:type="dxa"/>
                <w:tcBorders>
                  <w:top w:val="nil"/>
                  <w:left w:val="nil"/>
                  <w:bottom w:val="single" w:sz="4" w:space="0" w:color="auto"/>
                  <w:right w:val="single" w:sz="4" w:space="0" w:color="auto"/>
                </w:tcBorders>
                <w:noWrap/>
                <w:vAlign w:val="bottom"/>
                <w:hideMark/>
              </w:tcPr>
            </w:tcPrChange>
          </w:tcPr>
          <w:p w14:paraId="4A454B23" w14:textId="77777777" w:rsidR="0007700C" w:rsidRPr="0007700C" w:rsidRDefault="0007700C" w:rsidP="0007700C">
            <w:pPr>
              <w:spacing w:after="0" w:line="240" w:lineRule="auto"/>
              <w:jc w:val="center"/>
              <w:rPr>
                <w:ins w:id="510" w:author="Jitty van der Kuur" w:date="2026-05-26T14:52:00Z" w16du:dateUtc="2026-05-26T12:52:00Z"/>
                <w:rFonts w:ascii="Aptos Narrow" w:eastAsia="Times New Roman" w:hAnsi="Aptos Narrow" w:cs="Times New Roman"/>
                <w:color w:val="000000"/>
                <w:kern w:val="0"/>
                <w:sz w:val="22"/>
                <w:szCs w:val="22"/>
                <w:lang w:eastAsia="nl-NL"/>
                <w14:ligatures w14:val="none"/>
              </w:rPr>
            </w:pPr>
            <w:ins w:id="511" w:author="Jitty van der Kuur" w:date="2026-05-26T14:52:00Z" w16du:dateUtc="2026-05-26T12:52:00Z">
              <w:r w:rsidRPr="0007700C">
                <w:rPr>
                  <w:rFonts w:ascii="Aptos Narrow" w:eastAsia="Times New Roman" w:hAnsi="Aptos Narrow" w:cs="Times New Roman"/>
                  <w:color w:val="000000"/>
                  <w:kern w:val="0"/>
                  <w:sz w:val="22"/>
                  <w:szCs w:val="22"/>
                  <w:lang w:eastAsia="nl-NL"/>
                  <w14:ligatures w14:val="none"/>
                </w:rPr>
                <w:t>Nee</w:t>
              </w:r>
            </w:ins>
          </w:p>
        </w:tc>
      </w:tr>
    </w:tbl>
    <w:p w14:paraId="609D5569" w14:textId="77777777" w:rsidR="001F2687" w:rsidRDefault="001F2687">
      <w:pPr>
        <w:spacing w:line="259" w:lineRule="auto"/>
        <w:rPr>
          <w:ins w:id="512" w:author="Jitty van der Kuur" w:date="2026-05-26T14:52:00Z" w16du:dateUtc="2026-05-26T12:52:00Z"/>
        </w:rPr>
      </w:pPr>
    </w:p>
    <w:p w14:paraId="7015045F" w14:textId="77777777" w:rsidR="002E3FCE" w:rsidRDefault="002E3FCE">
      <w:pPr>
        <w:spacing w:line="259" w:lineRule="auto"/>
      </w:pPr>
    </w:p>
    <w:p w14:paraId="50A83CE6" w14:textId="77777777" w:rsidR="006267FB" w:rsidRDefault="006267FB">
      <w:pPr>
        <w:spacing w:line="259" w:lineRule="auto"/>
      </w:pPr>
    </w:p>
    <w:tbl>
      <w:tblPr>
        <w:tblW w:w="8789" w:type="dxa"/>
        <w:tblCellMar>
          <w:left w:w="70" w:type="dxa"/>
          <w:right w:w="70" w:type="dxa"/>
        </w:tblCellMar>
        <w:tblLook w:val="04A0" w:firstRow="1" w:lastRow="0" w:firstColumn="1" w:lastColumn="0" w:noHBand="0" w:noVBand="1"/>
      </w:tblPr>
      <w:tblGrid>
        <w:gridCol w:w="1260"/>
        <w:gridCol w:w="2060"/>
        <w:gridCol w:w="2209"/>
        <w:gridCol w:w="1559"/>
        <w:gridCol w:w="1701"/>
      </w:tblGrid>
      <w:tr w:rsidR="00A3104E" w:rsidRPr="00A3104E" w14:paraId="0BF87CE5" w14:textId="77777777" w:rsidTr="00230AF7">
        <w:trPr>
          <w:trHeight w:val="324"/>
        </w:trPr>
        <w:tc>
          <w:tcPr>
            <w:tcW w:w="1260" w:type="dxa"/>
            <w:tcBorders>
              <w:top w:val="nil"/>
              <w:left w:val="nil"/>
              <w:bottom w:val="nil"/>
              <w:right w:val="nil"/>
            </w:tcBorders>
            <w:vAlign w:val="bottom"/>
            <w:hideMark/>
          </w:tcPr>
          <w:p w14:paraId="5F0D6523" w14:textId="77777777" w:rsidR="00A3104E" w:rsidRPr="00A3104E" w:rsidRDefault="00A3104E" w:rsidP="00A3104E">
            <w:pPr>
              <w:spacing w:after="0" w:line="240" w:lineRule="auto"/>
              <w:rPr>
                <w:rFonts w:ascii="Times New Roman" w:eastAsia="Times New Roman" w:hAnsi="Times New Roman" w:cs="Times New Roman"/>
                <w:kern w:val="0"/>
                <w:sz w:val="20"/>
                <w:szCs w:val="20"/>
                <w:lang w:eastAsia="nl-NL"/>
                <w14:ligatures w14:val="none"/>
              </w:rPr>
            </w:pPr>
          </w:p>
        </w:tc>
        <w:tc>
          <w:tcPr>
            <w:tcW w:w="4269" w:type="dxa"/>
            <w:gridSpan w:val="2"/>
            <w:tcBorders>
              <w:top w:val="single" w:sz="4" w:space="0" w:color="auto"/>
              <w:left w:val="single" w:sz="4" w:space="0" w:color="auto"/>
              <w:bottom w:val="single" w:sz="4" w:space="0" w:color="auto"/>
              <w:right w:val="single" w:sz="4" w:space="0" w:color="000000"/>
            </w:tcBorders>
            <w:vAlign w:val="bottom"/>
            <w:hideMark/>
          </w:tcPr>
          <w:p w14:paraId="1FEDDFCF" w14:textId="77777777"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Ingangsdatum</w:t>
            </w:r>
          </w:p>
        </w:tc>
        <w:tc>
          <w:tcPr>
            <w:tcW w:w="3260" w:type="dxa"/>
            <w:gridSpan w:val="2"/>
            <w:tcBorders>
              <w:top w:val="single" w:sz="4" w:space="0" w:color="auto"/>
              <w:left w:val="nil"/>
              <w:bottom w:val="single" w:sz="4" w:space="0" w:color="auto"/>
              <w:right w:val="single" w:sz="4" w:space="0" w:color="000000"/>
            </w:tcBorders>
            <w:vAlign w:val="bottom"/>
            <w:hideMark/>
          </w:tcPr>
          <w:p w14:paraId="03AFD7DA" w14:textId="77777777"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Einddatum</w:t>
            </w:r>
          </w:p>
        </w:tc>
      </w:tr>
      <w:tr w:rsidR="00A3104E" w:rsidRPr="00A3104E" w14:paraId="2CCAF0B0" w14:textId="77777777" w:rsidTr="00230AF7">
        <w:trPr>
          <w:trHeight w:val="348"/>
        </w:trPr>
        <w:tc>
          <w:tcPr>
            <w:tcW w:w="1260" w:type="dxa"/>
            <w:tcBorders>
              <w:top w:val="nil"/>
              <w:left w:val="nil"/>
              <w:bottom w:val="nil"/>
              <w:right w:val="nil"/>
            </w:tcBorders>
            <w:vAlign w:val="bottom"/>
            <w:hideMark/>
          </w:tcPr>
          <w:p w14:paraId="56DC2798" w14:textId="77777777"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2060" w:type="dxa"/>
            <w:tcBorders>
              <w:top w:val="nil"/>
              <w:left w:val="single" w:sz="4" w:space="0" w:color="auto"/>
              <w:bottom w:val="single" w:sz="4" w:space="0" w:color="auto"/>
              <w:right w:val="single" w:sz="4" w:space="0" w:color="auto"/>
            </w:tcBorders>
            <w:vAlign w:val="bottom"/>
            <w:hideMark/>
          </w:tcPr>
          <w:p w14:paraId="56E7DA38" w14:textId="182FE590"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Uitk</w:t>
            </w:r>
            <w:r w:rsidR="008F0C2D">
              <w:rPr>
                <w:rFonts w:ascii="Aptos Narrow" w:eastAsia="Times New Roman" w:hAnsi="Aptos Narrow" w:cs="Times New Roman"/>
                <w:b/>
                <w:bCs/>
                <w:color w:val="000000"/>
                <w:kern w:val="0"/>
                <w:sz w:val="22"/>
                <w:szCs w:val="22"/>
                <w:lang w:eastAsia="nl-NL"/>
                <w14:ligatures w14:val="none"/>
              </w:rPr>
              <w:t>ering</w:t>
            </w:r>
            <w:r w:rsidRPr="00A3104E">
              <w:rPr>
                <w:rFonts w:ascii="Aptos Narrow" w:eastAsia="Times New Roman" w:hAnsi="Aptos Narrow" w:cs="Times New Roman"/>
                <w:b/>
                <w:bCs/>
                <w:color w:val="000000"/>
                <w:kern w:val="0"/>
                <w:sz w:val="22"/>
                <w:szCs w:val="22"/>
                <w:lang w:eastAsia="nl-NL"/>
                <w14:ligatures w14:val="none"/>
              </w:rPr>
              <w:t xml:space="preserve"> bij leven</w:t>
            </w:r>
          </w:p>
        </w:tc>
        <w:tc>
          <w:tcPr>
            <w:tcW w:w="2209" w:type="dxa"/>
            <w:tcBorders>
              <w:top w:val="nil"/>
              <w:left w:val="nil"/>
              <w:bottom w:val="single" w:sz="4" w:space="0" w:color="auto"/>
              <w:right w:val="single" w:sz="4" w:space="0" w:color="auto"/>
            </w:tcBorders>
            <w:vAlign w:val="bottom"/>
            <w:hideMark/>
          </w:tcPr>
          <w:p w14:paraId="17AB74AE" w14:textId="122DD526"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Uitk</w:t>
            </w:r>
            <w:r w:rsidR="008F0C2D">
              <w:rPr>
                <w:rFonts w:ascii="Aptos Narrow" w:eastAsia="Times New Roman" w:hAnsi="Aptos Narrow" w:cs="Times New Roman"/>
                <w:b/>
                <w:bCs/>
                <w:color w:val="000000"/>
                <w:kern w:val="0"/>
                <w:sz w:val="22"/>
                <w:szCs w:val="22"/>
                <w:lang w:eastAsia="nl-NL"/>
                <w14:ligatures w14:val="none"/>
              </w:rPr>
              <w:t>ering</w:t>
            </w:r>
            <w:r w:rsidRPr="00A3104E">
              <w:rPr>
                <w:rFonts w:ascii="Aptos Narrow" w:eastAsia="Times New Roman" w:hAnsi="Aptos Narrow" w:cs="Times New Roman"/>
                <w:b/>
                <w:bCs/>
                <w:color w:val="000000"/>
                <w:kern w:val="0"/>
                <w:sz w:val="22"/>
                <w:szCs w:val="22"/>
                <w:lang w:eastAsia="nl-NL"/>
                <w14:ligatures w14:val="none"/>
              </w:rPr>
              <w:t xml:space="preserve"> bij </w:t>
            </w:r>
            <w:r w:rsidR="008F0C2D">
              <w:rPr>
                <w:rFonts w:ascii="Aptos Narrow" w:eastAsia="Times New Roman" w:hAnsi="Aptos Narrow" w:cs="Times New Roman"/>
                <w:b/>
                <w:bCs/>
                <w:color w:val="000000"/>
                <w:kern w:val="0"/>
                <w:sz w:val="22"/>
                <w:szCs w:val="22"/>
                <w:lang w:eastAsia="nl-NL"/>
                <w14:ligatures w14:val="none"/>
              </w:rPr>
              <w:t>overlijden</w:t>
            </w:r>
          </w:p>
        </w:tc>
        <w:tc>
          <w:tcPr>
            <w:tcW w:w="1559" w:type="dxa"/>
            <w:tcBorders>
              <w:top w:val="nil"/>
              <w:left w:val="nil"/>
              <w:bottom w:val="single" w:sz="4" w:space="0" w:color="auto"/>
              <w:right w:val="single" w:sz="4" w:space="0" w:color="auto"/>
            </w:tcBorders>
            <w:vAlign w:val="bottom"/>
            <w:hideMark/>
          </w:tcPr>
          <w:p w14:paraId="27A804FD" w14:textId="77777777"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Bij overlijden</w:t>
            </w:r>
          </w:p>
        </w:tc>
        <w:tc>
          <w:tcPr>
            <w:tcW w:w="1701" w:type="dxa"/>
            <w:tcBorders>
              <w:top w:val="nil"/>
              <w:left w:val="nil"/>
              <w:bottom w:val="single" w:sz="4" w:space="0" w:color="auto"/>
              <w:right w:val="single" w:sz="4" w:space="0" w:color="auto"/>
            </w:tcBorders>
            <w:vAlign w:val="bottom"/>
            <w:hideMark/>
          </w:tcPr>
          <w:p w14:paraId="73D42637" w14:textId="77777777" w:rsidR="00A3104E" w:rsidRPr="00A3104E" w:rsidRDefault="00A3104E" w:rsidP="00A3104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3104E">
              <w:rPr>
                <w:rFonts w:ascii="Aptos Narrow" w:eastAsia="Times New Roman" w:hAnsi="Aptos Narrow" w:cs="Times New Roman"/>
                <w:b/>
                <w:bCs/>
                <w:color w:val="000000"/>
                <w:kern w:val="0"/>
                <w:sz w:val="22"/>
                <w:szCs w:val="22"/>
                <w:lang w:eastAsia="nl-NL"/>
                <w14:ligatures w14:val="none"/>
              </w:rPr>
              <w:t>Bij expiratie</w:t>
            </w:r>
          </w:p>
        </w:tc>
      </w:tr>
      <w:tr w:rsidR="00A3104E" w:rsidRPr="00A3104E" w14:paraId="434E396C" w14:textId="77777777" w:rsidTr="00230AF7">
        <w:trPr>
          <w:trHeight w:val="576"/>
        </w:trPr>
        <w:tc>
          <w:tcPr>
            <w:tcW w:w="1260" w:type="dxa"/>
            <w:tcBorders>
              <w:top w:val="single" w:sz="4" w:space="0" w:color="auto"/>
              <w:left w:val="single" w:sz="4" w:space="0" w:color="auto"/>
              <w:bottom w:val="single" w:sz="4" w:space="0" w:color="auto"/>
              <w:right w:val="nil"/>
            </w:tcBorders>
            <w:noWrap/>
            <w:vAlign w:val="bottom"/>
            <w:hideMark/>
          </w:tcPr>
          <w:p w14:paraId="00804836"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Standaard</w:t>
            </w:r>
          </w:p>
        </w:tc>
        <w:tc>
          <w:tcPr>
            <w:tcW w:w="2060" w:type="dxa"/>
            <w:tcBorders>
              <w:top w:val="nil"/>
              <w:left w:val="single" w:sz="4" w:space="0" w:color="auto"/>
              <w:bottom w:val="single" w:sz="4" w:space="0" w:color="auto"/>
              <w:right w:val="single" w:sz="4" w:space="0" w:color="auto"/>
            </w:tcBorders>
            <w:vAlign w:val="bottom"/>
            <w:hideMark/>
          </w:tcPr>
          <w:p w14:paraId="545F02E7"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waarin</w:t>
            </w:r>
            <w:r w:rsidRPr="00A3104E">
              <w:rPr>
                <w:rFonts w:ascii="Aptos Narrow" w:eastAsia="Times New Roman" w:hAnsi="Aptos Narrow" w:cs="Times New Roman"/>
                <w:color w:val="000000"/>
                <w:kern w:val="0"/>
                <w:sz w:val="22"/>
                <w:szCs w:val="22"/>
                <w:lang w:eastAsia="nl-NL"/>
                <w14:ligatures w14:val="none"/>
              </w:rPr>
              <w:br/>
              <w:t>dagbasis</w:t>
            </w:r>
          </w:p>
        </w:tc>
        <w:tc>
          <w:tcPr>
            <w:tcW w:w="2209" w:type="dxa"/>
            <w:tcBorders>
              <w:top w:val="nil"/>
              <w:left w:val="nil"/>
              <w:bottom w:val="single" w:sz="4" w:space="0" w:color="auto"/>
              <w:right w:val="single" w:sz="4" w:space="0" w:color="auto"/>
            </w:tcBorders>
            <w:vAlign w:val="bottom"/>
            <w:hideMark/>
          </w:tcPr>
          <w:p w14:paraId="5BFF361A"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single" w:sz="4" w:space="0" w:color="auto"/>
              <w:right w:val="single" w:sz="4" w:space="0" w:color="auto"/>
            </w:tcBorders>
            <w:vAlign w:val="bottom"/>
            <w:hideMark/>
          </w:tcPr>
          <w:p w14:paraId="68CB751C"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single" w:sz="4" w:space="0" w:color="auto"/>
              <w:right w:val="single" w:sz="4" w:space="0" w:color="auto"/>
            </w:tcBorders>
            <w:vAlign w:val="bottom"/>
            <w:hideMark/>
          </w:tcPr>
          <w:p w14:paraId="6058A210"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A3104E" w:rsidRPr="00A3104E" w14:paraId="756C7B0B" w14:textId="77777777" w:rsidTr="00230AF7">
        <w:trPr>
          <w:trHeight w:val="288"/>
        </w:trPr>
        <w:tc>
          <w:tcPr>
            <w:tcW w:w="1260" w:type="dxa"/>
            <w:tcBorders>
              <w:top w:val="nil"/>
              <w:left w:val="single" w:sz="4" w:space="0" w:color="auto"/>
              <w:bottom w:val="nil"/>
              <w:right w:val="nil"/>
            </w:tcBorders>
            <w:noWrap/>
            <w:vAlign w:val="bottom"/>
            <w:hideMark/>
          </w:tcPr>
          <w:p w14:paraId="2AFDB682" w14:textId="49BD639A" w:rsidR="00A3104E" w:rsidRPr="00A3104E" w:rsidRDefault="001C2A84" w:rsidP="00A3104E">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2060" w:type="dxa"/>
            <w:tcBorders>
              <w:top w:val="nil"/>
              <w:left w:val="single" w:sz="4" w:space="0" w:color="auto"/>
              <w:bottom w:val="nil"/>
              <w:right w:val="single" w:sz="4" w:space="0" w:color="auto"/>
            </w:tcBorders>
            <w:noWrap/>
            <w:vAlign w:val="bottom"/>
            <w:hideMark/>
          </w:tcPr>
          <w:p w14:paraId="624F5DA2" w14:textId="52CDD2D6" w:rsidR="00A3104E" w:rsidRPr="00A3104E" w:rsidRDefault="00743341"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commentRangeStart w:id="513"/>
            <w:ins w:id="514" w:author="Jitty van der Kuur" w:date="2026-05-22T11:57:00Z" w16du:dateUtc="2026-05-22T09:57:00Z">
              <w:r w:rsidRPr="00A3104E">
                <w:rPr>
                  <w:rFonts w:ascii="Aptos Narrow" w:eastAsia="Times New Roman" w:hAnsi="Aptos Narrow" w:cs="Times New Roman"/>
                  <w:color w:val="000000"/>
                  <w:kern w:val="0"/>
                  <w:sz w:val="22"/>
                  <w:szCs w:val="22"/>
                  <w:lang w:eastAsia="nl-NL"/>
                  <w14:ligatures w14:val="none"/>
                </w:rPr>
                <w:t>1e dag waarin</w:t>
              </w:r>
            </w:ins>
            <w:commentRangeEnd w:id="513"/>
            <w:r w:rsidRPr="00A3104E">
              <w:rPr>
                <w:rStyle w:val="CommentReference"/>
                <w:rFonts w:ascii="Aptos Narrow" w:eastAsia="Times New Roman" w:hAnsi="Aptos Narrow" w:cs="Times New Roman"/>
                <w:color w:val="FF0000"/>
                <w:kern w:val="0"/>
                <w:sz w:val="22"/>
                <w:szCs w:val="22"/>
                <w:lang w:eastAsia="nl-NL"/>
                <w14:ligatures w14:val="none"/>
              </w:rPr>
              <w:commentReference w:id="513"/>
            </w:r>
            <w:del w:id="515" w:author="Jitty van der Kuur" w:date="2026-05-22T11:57:00Z" w16du:dateUtc="2026-05-22T09:57:00Z">
              <w:r w:rsidR="00A3104E" w:rsidRPr="00A3104E" w:rsidDel="00743341">
                <w:rPr>
                  <w:rFonts w:ascii="Aptos Narrow" w:eastAsia="Times New Roman" w:hAnsi="Aptos Narrow" w:cs="Times New Roman"/>
                  <w:color w:val="FF0000"/>
                  <w:kern w:val="0"/>
                  <w:sz w:val="22"/>
                  <w:szCs w:val="22"/>
                  <w:lang w:eastAsia="nl-NL"/>
                  <w14:ligatures w14:val="none"/>
                </w:rPr>
                <w:delText>1e dag volgende mnd</w:delText>
              </w:r>
            </w:del>
          </w:p>
        </w:tc>
        <w:tc>
          <w:tcPr>
            <w:tcW w:w="2209" w:type="dxa"/>
            <w:tcBorders>
              <w:top w:val="nil"/>
              <w:left w:val="nil"/>
              <w:bottom w:val="nil"/>
              <w:right w:val="single" w:sz="4" w:space="0" w:color="auto"/>
            </w:tcBorders>
            <w:noWrap/>
            <w:vAlign w:val="bottom"/>
            <w:hideMark/>
          </w:tcPr>
          <w:p w14:paraId="19C809D6"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nil"/>
              <w:right w:val="single" w:sz="4" w:space="0" w:color="auto"/>
            </w:tcBorders>
            <w:noWrap/>
            <w:vAlign w:val="bottom"/>
            <w:hideMark/>
          </w:tcPr>
          <w:p w14:paraId="2A2E257E"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nil"/>
              <w:right w:val="single" w:sz="4" w:space="0" w:color="auto"/>
            </w:tcBorders>
            <w:noWrap/>
            <w:vAlign w:val="bottom"/>
            <w:hideMark/>
          </w:tcPr>
          <w:p w14:paraId="476128F1"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A3104E" w:rsidRPr="00A3104E" w14:paraId="472D300D" w14:textId="77777777" w:rsidTr="00230AF7">
        <w:trPr>
          <w:trHeight w:val="288"/>
        </w:trPr>
        <w:tc>
          <w:tcPr>
            <w:tcW w:w="1260" w:type="dxa"/>
            <w:tcBorders>
              <w:top w:val="nil"/>
              <w:left w:val="single" w:sz="4" w:space="0" w:color="auto"/>
              <w:bottom w:val="nil"/>
              <w:right w:val="nil"/>
            </w:tcBorders>
            <w:noWrap/>
            <w:vAlign w:val="bottom"/>
            <w:hideMark/>
          </w:tcPr>
          <w:p w14:paraId="5DB93880"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SPD</w:t>
            </w:r>
          </w:p>
        </w:tc>
        <w:tc>
          <w:tcPr>
            <w:tcW w:w="2060" w:type="dxa"/>
            <w:tcBorders>
              <w:top w:val="nil"/>
              <w:left w:val="single" w:sz="4" w:space="0" w:color="auto"/>
              <w:bottom w:val="nil"/>
              <w:right w:val="single" w:sz="4" w:space="0" w:color="auto"/>
            </w:tcBorders>
            <w:noWrap/>
            <w:vAlign w:val="bottom"/>
            <w:hideMark/>
          </w:tcPr>
          <w:p w14:paraId="25B968BC"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waarin</w:t>
            </w:r>
          </w:p>
        </w:tc>
        <w:tc>
          <w:tcPr>
            <w:tcW w:w="2209" w:type="dxa"/>
            <w:tcBorders>
              <w:top w:val="nil"/>
              <w:left w:val="nil"/>
              <w:bottom w:val="nil"/>
              <w:right w:val="single" w:sz="4" w:space="0" w:color="auto"/>
            </w:tcBorders>
            <w:noWrap/>
            <w:vAlign w:val="bottom"/>
            <w:hideMark/>
          </w:tcPr>
          <w:p w14:paraId="54F3ACCB"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nil"/>
              <w:right w:val="single" w:sz="4" w:space="0" w:color="auto"/>
            </w:tcBorders>
            <w:noWrap/>
            <w:vAlign w:val="bottom"/>
            <w:hideMark/>
          </w:tcPr>
          <w:p w14:paraId="2338BFF0"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nil"/>
              <w:right w:val="single" w:sz="4" w:space="0" w:color="auto"/>
            </w:tcBorders>
            <w:noWrap/>
            <w:vAlign w:val="bottom"/>
            <w:hideMark/>
          </w:tcPr>
          <w:p w14:paraId="53282C02"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A3104E" w:rsidRPr="00A3104E" w14:paraId="573D5435"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2B994F12"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SPF</w:t>
            </w:r>
          </w:p>
        </w:tc>
        <w:tc>
          <w:tcPr>
            <w:tcW w:w="2060" w:type="dxa"/>
            <w:tcBorders>
              <w:top w:val="nil"/>
              <w:left w:val="single" w:sz="4" w:space="0" w:color="auto"/>
              <w:bottom w:val="single" w:sz="4" w:space="0" w:color="auto"/>
              <w:right w:val="single" w:sz="4" w:space="0" w:color="auto"/>
            </w:tcBorders>
            <w:noWrap/>
            <w:vAlign w:val="bottom"/>
            <w:hideMark/>
          </w:tcPr>
          <w:p w14:paraId="337B320B"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waarin</w:t>
            </w:r>
          </w:p>
        </w:tc>
        <w:tc>
          <w:tcPr>
            <w:tcW w:w="2209" w:type="dxa"/>
            <w:tcBorders>
              <w:top w:val="nil"/>
              <w:left w:val="nil"/>
              <w:bottom w:val="single" w:sz="4" w:space="0" w:color="auto"/>
              <w:right w:val="single" w:sz="4" w:space="0" w:color="auto"/>
            </w:tcBorders>
            <w:noWrap/>
            <w:vAlign w:val="bottom"/>
            <w:hideMark/>
          </w:tcPr>
          <w:p w14:paraId="183B94EF"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single" w:sz="4" w:space="0" w:color="auto"/>
              <w:right w:val="single" w:sz="4" w:space="0" w:color="auto"/>
            </w:tcBorders>
            <w:noWrap/>
            <w:vAlign w:val="bottom"/>
            <w:hideMark/>
          </w:tcPr>
          <w:p w14:paraId="40CD4C7F"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single" w:sz="4" w:space="0" w:color="auto"/>
              <w:right w:val="single" w:sz="4" w:space="0" w:color="auto"/>
            </w:tcBorders>
            <w:noWrap/>
            <w:vAlign w:val="bottom"/>
            <w:hideMark/>
          </w:tcPr>
          <w:p w14:paraId="1EFC7C68"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A3104E" w:rsidRPr="00A3104E" w14:paraId="0ACA4D50" w14:textId="77777777" w:rsidTr="00230AF7">
        <w:trPr>
          <w:trHeight w:val="288"/>
        </w:trPr>
        <w:tc>
          <w:tcPr>
            <w:tcW w:w="1260" w:type="dxa"/>
            <w:tcBorders>
              <w:top w:val="nil"/>
              <w:left w:val="single" w:sz="4" w:space="0" w:color="auto"/>
              <w:bottom w:val="nil"/>
              <w:right w:val="nil"/>
            </w:tcBorders>
            <w:noWrap/>
            <w:vAlign w:val="bottom"/>
            <w:hideMark/>
          </w:tcPr>
          <w:p w14:paraId="66D45875"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SSPF bruto</w:t>
            </w:r>
          </w:p>
        </w:tc>
        <w:tc>
          <w:tcPr>
            <w:tcW w:w="2060" w:type="dxa"/>
            <w:tcBorders>
              <w:top w:val="nil"/>
              <w:left w:val="single" w:sz="4" w:space="0" w:color="auto"/>
              <w:bottom w:val="nil"/>
              <w:right w:val="single" w:sz="4" w:space="0" w:color="auto"/>
            </w:tcBorders>
            <w:noWrap/>
            <w:vAlign w:val="bottom"/>
            <w:hideMark/>
          </w:tcPr>
          <w:p w14:paraId="7B526D39"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volgende mnd</w:t>
            </w:r>
          </w:p>
        </w:tc>
        <w:tc>
          <w:tcPr>
            <w:tcW w:w="2209" w:type="dxa"/>
            <w:tcBorders>
              <w:top w:val="nil"/>
              <w:left w:val="nil"/>
              <w:bottom w:val="nil"/>
              <w:right w:val="single" w:sz="4" w:space="0" w:color="auto"/>
            </w:tcBorders>
            <w:noWrap/>
            <w:vAlign w:val="bottom"/>
            <w:hideMark/>
          </w:tcPr>
          <w:p w14:paraId="2435130D"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nil"/>
              <w:right w:val="single" w:sz="4" w:space="0" w:color="auto"/>
            </w:tcBorders>
            <w:noWrap/>
            <w:vAlign w:val="bottom"/>
            <w:hideMark/>
          </w:tcPr>
          <w:p w14:paraId="2328B091"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nil"/>
              <w:right w:val="single" w:sz="4" w:space="0" w:color="auto"/>
            </w:tcBorders>
            <w:noWrap/>
            <w:vAlign w:val="bottom"/>
            <w:hideMark/>
          </w:tcPr>
          <w:p w14:paraId="6B0A7228"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waarin</w:t>
            </w:r>
          </w:p>
        </w:tc>
      </w:tr>
      <w:tr w:rsidR="00A3104E" w:rsidRPr="00A3104E" w14:paraId="39178D0E" w14:textId="77777777" w:rsidTr="00230AF7">
        <w:trPr>
          <w:trHeight w:val="288"/>
        </w:trPr>
        <w:tc>
          <w:tcPr>
            <w:tcW w:w="1260" w:type="dxa"/>
            <w:tcBorders>
              <w:top w:val="nil"/>
              <w:left w:val="single" w:sz="4" w:space="0" w:color="auto"/>
              <w:bottom w:val="nil"/>
              <w:right w:val="nil"/>
            </w:tcBorders>
            <w:noWrap/>
            <w:vAlign w:val="bottom"/>
            <w:hideMark/>
          </w:tcPr>
          <w:p w14:paraId="0E04B561"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SNPS bruto</w:t>
            </w:r>
          </w:p>
        </w:tc>
        <w:tc>
          <w:tcPr>
            <w:tcW w:w="2060" w:type="dxa"/>
            <w:tcBorders>
              <w:top w:val="nil"/>
              <w:left w:val="single" w:sz="4" w:space="0" w:color="auto"/>
              <w:bottom w:val="nil"/>
              <w:right w:val="single" w:sz="4" w:space="0" w:color="auto"/>
            </w:tcBorders>
            <w:noWrap/>
            <w:vAlign w:val="bottom"/>
            <w:hideMark/>
          </w:tcPr>
          <w:p w14:paraId="65AF105F"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volgende mnd</w:t>
            </w:r>
          </w:p>
        </w:tc>
        <w:tc>
          <w:tcPr>
            <w:tcW w:w="2209" w:type="dxa"/>
            <w:tcBorders>
              <w:top w:val="nil"/>
              <w:left w:val="nil"/>
              <w:bottom w:val="nil"/>
              <w:right w:val="single" w:sz="4" w:space="0" w:color="auto"/>
            </w:tcBorders>
            <w:noWrap/>
            <w:vAlign w:val="bottom"/>
            <w:hideMark/>
          </w:tcPr>
          <w:p w14:paraId="0813E6F4"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nil"/>
              <w:right w:val="single" w:sz="4" w:space="0" w:color="auto"/>
            </w:tcBorders>
            <w:noWrap/>
            <w:vAlign w:val="bottom"/>
            <w:hideMark/>
          </w:tcPr>
          <w:p w14:paraId="7E8FDB54"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nil"/>
              <w:right w:val="single" w:sz="4" w:space="0" w:color="auto"/>
            </w:tcBorders>
            <w:noWrap/>
            <w:vAlign w:val="bottom"/>
            <w:hideMark/>
          </w:tcPr>
          <w:p w14:paraId="6FDE2AA9"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waarin</w:t>
            </w:r>
          </w:p>
        </w:tc>
      </w:tr>
      <w:tr w:rsidR="00A3104E" w:rsidRPr="00A3104E" w14:paraId="0652A57D" w14:textId="77777777" w:rsidTr="00230AF7">
        <w:trPr>
          <w:trHeight w:val="288"/>
        </w:trPr>
        <w:tc>
          <w:tcPr>
            <w:tcW w:w="1260" w:type="dxa"/>
            <w:tcBorders>
              <w:top w:val="nil"/>
              <w:left w:val="single" w:sz="4" w:space="0" w:color="auto"/>
              <w:bottom w:val="nil"/>
              <w:right w:val="nil"/>
            </w:tcBorders>
            <w:noWrap/>
            <w:vAlign w:val="bottom"/>
            <w:hideMark/>
          </w:tcPr>
          <w:p w14:paraId="578B2F12"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SNPS netto</w:t>
            </w:r>
          </w:p>
        </w:tc>
        <w:tc>
          <w:tcPr>
            <w:tcW w:w="2060" w:type="dxa"/>
            <w:tcBorders>
              <w:top w:val="nil"/>
              <w:left w:val="single" w:sz="4" w:space="0" w:color="auto"/>
              <w:bottom w:val="nil"/>
              <w:right w:val="single" w:sz="4" w:space="0" w:color="auto"/>
            </w:tcBorders>
            <w:noWrap/>
            <w:vAlign w:val="bottom"/>
            <w:hideMark/>
          </w:tcPr>
          <w:p w14:paraId="1199AF57"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volgende mnd</w:t>
            </w:r>
          </w:p>
        </w:tc>
        <w:tc>
          <w:tcPr>
            <w:tcW w:w="2209" w:type="dxa"/>
            <w:tcBorders>
              <w:top w:val="nil"/>
              <w:left w:val="nil"/>
              <w:bottom w:val="nil"/>
              <w:right w:val="single" w:sz="4" w:space="0" w:color="auto"/>
            </w:tcBorders>
            <w:noWrap/>
            <w:vAlign w:val="bottom"/>
            <w:hideMark/>
          </w:tcPr>
          <w:p w14:paraId="4FE8625D"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nil"/>
              <w:right w:val="single" w:sz="4" w:space="0" w:color="auto"/>
            </w:tcBorders>
            <w:noWrap/>
            <w:vAlign w:val="bottom"/>
            <w:hideMark/>
          </w:tcPr>
          <w:p w14:paraId="211267BF"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nil"/>
              <w:right w:val="single" w:sz="4" w:space="0" w:color="auto"/>
            </w:tcBorders>
            <w:noWrap/>
            <w:vAlign w:val="bottom"/>
            <w:hideMark/>
          </w:tcPr>
          <w:p w14:paraId="5A22DBAF"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waarin</w:t>
            </w:r>
          </w:p>
        </w:tc>
      </w:tr>
      <w:tr w:rsidR="00A3104E" w:rsidRPr="00A3104E" w14:paraId="7D3FCAED"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2BA368E1"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AKZO</w:t>
            </w:r>
          </w:p>
        </w:tc>
        <w:tc>
          <w:tcPr>
            <w:tcW w:w="2060" w:type="dxa"/>
            <w:tcBorders>
              <w:top w:val="nil"/>
              <w:left w:val="single" w:sz="4" w:space="0" w:color="auto"/>
              <w:bottom w:val="single" w:sz="4" w:space="0" w:color="auto"/>
              <w:right w:val="single" w:sz="4" w:space="0" w:color="auto"/>
            </w:tcBorders>
            <w:noWrap/>
            <w:vAlign w:val="bottom"/>
            <w:hideMark/>
          </w:tcPr>
          <w:p w14:paraId="36FB499E" w14:textId="77777777" w:rsidR="00A3104E" w:rsidRPr="00A3104E" w:rsidRDefault="00A3104E" w:rsidP="00A3104E">
            <w:pPr>
              <w:spacing w:after="0" w:line="240" w:lineRule="auto"/>
              <w:jc w:val="center"/>
              <w:rPr>
                <w:rFonts w:ascii="Aptos Narrow" w:eastAsia="Times New Roman" w:hAnsi="Aptos Narrow" w:cs="Times New Roman"/>
                <w:color w:val="FF0000"/>
                <w:kern w:val="0"/>
                <w:sz w:val="22"/>
                <w:szCs w:val="22"/>
                <w:lang w:eastAsia="nl-NL"/>
                <w14:ligatures w14:val="none"/>
              </w:rPr>
            </w:pPr>
            <w:r w:rsidRPr="00A3104E">
              <w:rPr>
                <w:rFonts w:ascii="Aptos Narrow" w:eastAsia="Times New Roman" w:hAnsi="Aptos Narrow" w:cs="Times New Roman"/>
                <w:color w:val="FF0000"/>
                <w:kern w:val="0"/>
                <w:sz w:val="22"/>
                <w:szCs w:val="22"/>
                <w:lang w:eastAsia="nl-NL"/>
                <w14:ligatures w14:val="none"/>
              </w:rPr>
              <w:t>1e dag volgende mnd</w:t>
            </w:r>
          </w:p>
        </w:tc>
        <w:tc>
          <w:tcPr>
            <w:tcW w:w="2209" w:type="dxa"/>
            <w:tcBorders>
              <w:top w:val="nil"/>
              <w:left w:val="nil"/>
              <w:bottom w:val="single" w:sz="4" w:space="0" w:color="auto"/>
              <w:right w:val="single" w:sz="4" w:space="0" w:color="auto"/>
            </w:tcBorders>
            <w:noWrap/>
            <w:vAlign w:val="bottom"/>
            <w:hideMark/>
          </w:tcPr>
          <w:p w14:paraId="61440FFB"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single" w:sz="4" w:space="0" w:color="auto"/>
              <w:right w:val="single" w:sz="4" w:space="0" w:color="auto"/>
            </w:tcBorders>
            <w:noWrap/>
            <w:vAlign w:val="bottom"/>
            <w:hideMark/>
          </w:tcPr>
          <w:p w14:paraId="0B260B5F"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single" w:sz="4" w:space="0" w:color="auto"/>
              <w:right w:val="single" w:sz="4" w:space="0" w:color="auto"/>
            </w:tcBorders>
            <w:noWrap/>
            <w:vAlign w:val="bottom"/>
            <w:hideMark/>
          </w:tcPr>
          <w:p w14:paraId="4D8EE04D"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A3104E" w:rsidRPr="00A3104E" w14:paraId="648D2D78"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1358E7F4"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SBZ</w:t>
            </w:r>
          </w:p>
        </w:tc>
        <w:tc>
          <w:tcPr>
            <w:tcW w:w="2060" w:type="dxa"/>
            <w:tcBorders>
              <w:top w:val="nil"/>
              <w:left w:val="single" w:sz="4" w:space="0" w:color="auto"/>
              <w:bottom w:val="single" w:sz="4" w:space="0" w:color="auto"/>
              <w:right w:val="single" w:sz="4" w:space="0" w:color="auto"/>
            </w:tcBorders>
            <w:noWrap/>
            <w:vAlign w:val="bottom"/>
            <w:hideMark/>
          </w:tcPr>
          <w:p w14:paraId="54C726E0"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2209" w:type="dxa"/>
            <w:tcBorders>
              <w:top w:val="nil"/>
              <w:left w:val="nil"/>
              <w:bottom w:val="single" w:sz="4" w:space="0" w:color="auto"/>
              <w:right w:val="single" w:sz="4" w:space="0" w:color="auto"/>
            </w:tcBorders>
            <w:noWrap/>
            <w:vAlign w:val="bottom"/>
            <w:hideMark/>
          </w:tcPr>
          <w:p w14:paraId="772B31CB"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1559" w:type="dxa"/>
            <w:tcBorders>
              <w:top w:val="nil"/>
              <w:left w:val="nil"/>
              <w:bottom w:val="single" w:sz="4" w:space="0" w:color="auto"/>
              <w:right w:val="single" w:sz="4" w:space="0" w:color="auto"/>
            </w:tcBorders>
            <w:noWrap/>
            <w:vAlign w:val="bottom"/>
            <w:hideMark/>
          </w:tcPr>
          <w:p w14:paraId="4F223174"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1701" w:type="dxa"/>
            <w:tcBorders>
              <w:top w:val="nil"/>
              <w:left w:val="nil"/>
              <w:bottom w:val="single" w:sz="4" w:space="0" w:color="auto"/>
              <w:right w:val="single" w:sz="4" w:space="0" w:color="auto"/>
            </w:tcBorders>
            <w:noWrap/>
            <w:vAlign w:val="bottom"/>
            <w:hideMark/>
          </w:tcPr>
          <w:p w14:paraId="6DD020F4"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r>
      <w:tr w:rsidR="00A3104E" w:rsidRPr="00A3104E" w14:paraId="23AB0C34" w14:textId="77777777" w:rsidTr="00230AF7">
        <w:trPr>
          <w:trHeight w:val="288"/>
        </w:trPr>
        <w:tc>
          <w:tcPr>
            <w:tcW w:w="1260" w:type="dxa"/>
            <w:tcBorders>
              <w:top w:val="nil"/>
              <w:left w:val="single" w:sz="4" w:space="0" w:color="auto"/>
              <w:bottom w:val="nil"/>
              <w:right w:val="nil"/>
            </w:tcBorders>
            <w:noWrap/>
            <w:vAlign w:val="bottom"/>
            <w:hideMark/>
          </w:tcPr>
          <w:p w14:paraId="1716461D"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2060" w:type="dxa"/>
            <w:tcBorders>
              <w:top w:val="nil"/>
              <w:left w:val="single" w:sz="4" w:space="0" w:color="auto"/>
              <w:bottom w:val="nil"/>
              <w:right w:val="single" w:sz="4" w:space="0" w:color="auto"/>
            </w:tcBorders>
            <w:noWrap/>
            <w:vAlign w:val="bottom"/>
            <w:hideMark/>
          </w:tcPr>
          <w:p w14:paraId="4C8C8121"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2209" w:type="dxa"/>
            <w:tcBorders>
              <w:top w:val="nil"/>
              <w:left w:val="nil"/>
              <w:bottom w:val="nil"/>
              <w:right w:val="single" w:sz="4" w:space="0" w:color="auto"/>
            </w:tcBorders>
            <w:noWrap/>
            <w:vAlign w:val="bottom"/>
            <w:hideMark/>
          </w:tcPr>
          <w:p w14:paraId="4542AA7A"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1559" w:type="dxa"/>
            <w:tcBorders>
              <w:top w:val="nil"/>
              <w:left w:val="nil"/>
              <w:bottom w:val="nil"/>
              <w:right w:val="single" w:sz="4" w:space="0" w:color="auto"/>
            </w:tcBorders>
            <w:noWrap/>
            <w:vAlign w:val="bottom"/>
            <w:hideMark/>
          </w:tcPr>
          <w:p w14:paraId="2992DBD8"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c>
          <w:tcPr>
            <w:tcW w:w="1701" w:type="dxa"/>
            <w:tcBorders>
              <w:top w:val="nil"/>
              <w:left w:val="nil"/>
              <w:bottom w:val="nil"/>
              <w:right w:val="single" w:sz="4" w:space="0" w:color="auto"/>
            </w:tcBorders>
            <w:noWrap/>
            <w:vAlign w:val="bottom"/>
            <w:hideMark/>
          </w:tcPr>
          <w:p w14:paraId="0208B8ED"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 </w:t>
            </w:r>
          </w:p>
        </w:tc>
      </w:tr>
      <w:tr w:rsidR="00A3104E" w:rsidRPr="00A3104E" w14:paraId="3316CD23"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73FFF1E5" w14:textId="77777777" w:rsidR="00A3104E" w:rsidRPr="00A3104E" w:rsidRDefault="00A3104E" w:rsidP="00A3104E">
            <w:pPr>
              <w:spacing w:after="0" w:line="240" w:lineRule="auto"/>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SPOA</w:t>
            </w:r>
          </w:p>
        </w:tc>
        <w:tc>
          <w:tcPr>
            <w:tcW w:w="2060" w:type="dxa"/>
            <w:tcBorders>
              <w:top w:val="nil"/>
              <w:left w:val="single" w:sz="4" w:space="0" w:color="auto"/>
              <w:bottom w:val="single" w:sz="4" w:space="0" w:color="auto"/>
              <w:right w:val="single" w:sz="4" w:space="0" w:color="auto"/>
            </w:tcBorders>
            <w:noWrap/>
            <w:vAlign w:val="bottom"/>
            <w:hideMark/>
          </w:tcPr>
          <w:p w14:paraId="3CEFC837" w14:textId="09521F04" w:rsidR="00A3104E" w:rsidRPr="00A3104E" w:rsidRDefault="00ED119D"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commentRangeStart w:id="516"/>
            <w:ins w:id="517" w:author="Jitty van der Kuur" w:date="2026-05-26T14:55:00Z" w16du:dateUtc="2026-05-26T12:55:00Z">
              <w:r w:rsidRPr="00A3104E">
                <w:rPr>
                  <w:rFonts w:ascii="Aptos Narrow" w:eastAsia="Times New Roman" w:hAnsi="Aptos Narrow" w:cs="Times New Roman"/>
                  <w:color w:val="000000"/>
                  <w:kern w:val="0"/>
                  <w:sz w:val="22"/>
                  <w:szCs w:val="22"/>
                  <w:lang w:eastAsia="nl-NL"/>
                  <w14:ligatures w14:val="none"/>
                </w:rPr>
                <w:t>1e dag waarin</w:t>
              </w:r>
              <w:commentRangeEnd w:id="516"/>
              <w:r w:rsidRPr="00230AF7">
                <w:rPr>
                  <w:rStyle w:val="CommentReference"/>
                  <w:rFonts w:ascii="Aptos Narrow" w:eastAsia="Times New Roman" w:hAnsi="Aptos Narrow" w:cs="Times New Roman"/>
                  <w:color w:val="EE0000"/>
                  <w:kern w:val="0"/>
                  <w:sz w:val="22"/>
                  <w:szCs w:val="22"/>
                  <w:lang w:eastAsia="nl-NL"/>
                  <w14:ligatures w14:val="none"/>
                </w:rPr>
                <w:commentReference w:id="516"/>
              </w:r>
            </w:ins>
            <w:del w:id="518" w:author="Jitty van der Kuur" w:date="2026-05-26T14:55:00Z" w16du:dateUtc="2026-05-26T12:55:00Z">
              <w:r w:rsidR="00A3104E" w:rsidRPr="00230AF7" w:rsidDel="00ED119D">
                <w:rPr>
                  <w:rFonts w:ascii="Aptos Narrow" w:eastAsia="Times New Roman" w:hAnsi="Aptos Narrow" w:cs="Times New Roman"/>
                  <w:color w:val="EE0000"/>
                  <w:kern w:val="0"/>
                  <w:sz w:val="22"/>
                  <w:szCs w:val="22"/>
                  <w:lang w:eastAsia="nl-NL"/>
                  <w14:ligatures w14:val="none"/>
                </w:rPr>
                <w:delText>1e dag volgende mnd</w:delText>
              </w:r>
            </w:del>
          </w:p>
        </w:tc>
        <w:tc>
          <w:tcPr>
            <w:tcW w:w="2209" w:type="dxa"/>
            <w:tcBorders>
              <w:top w:val="nil"/>
              <w:left w:val="nil"/>
              <w:bottom w:val="single" w:sz="4" w:space="0" w:color="auto"/>
              <w:right w:val="single" w:sz="4" w:space="0" w:color="auto"/>
            </w:tcBorders>
            <w:noWrap/>
            <w:vAlign w:val="bottom"/>
            <w:hideMark/>
          </w:tcPr>
          <w:p w14:paraId="55E0C0B8"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single" w:sz="4" w:space="0" w:color="auto"/>
              <w:right w:val="single" w:sz="4" w:space="0" w:color="auto"/>
            </w:tcBorders>
            <w:noWrap/>
            <w:vAlign w:val="bottom"/>
            <w:hideMark/>
          </w:tcPr>
          <w:p w14:paraId="2A4E2B69"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single" w:sz="4" w:space="0" w:color="auto"/>
              <w:right w:val="single" w:sz="4" w:space="0" w:color="auto"/>
            </w:tcBorders>
            <w:noWrap/>
            <w:vAlign w:val="bottom"/>
            <w:hideMark/>
          </w:tcPr>
          <w:p w14:paraId="13E42973" w14:textId="77777777" w:rsidR="00A3104E" w:rsidRPr="00A3104E" w:rsidRDefault="00A3104E" w:rsidP="00A3104E">
            <w:pPr>
              <w:spacing w:after="0" w:line="240" w:lineRule="auto"/>
              <w:jc w:val="center"/>
              <w:rPr>
                <w:rFonts w:ascii="Aptos Narrow" w:eastAsia="Times New Roman" w:hAnsi="Aptos Narrow" w:cs="Times New Roman"/>
                <w:color w:val="000000"/>
                <w:kern w:val="0"/>
                <w:sz w:val="22"/>
                <w:szCs w:val="22"/>
                <w:lang w:eastAsia="nl-NL"/>
                <w14:ligatures w14:val="none"/>
              </w:rPr>
            </w:pPr>
            <w:r w:rsidRPr="00A3104E">
              <w:rPr>
                <w:rFonts w:ascii="Aptos Narrow" w:eastAsia="Times New Roman" w:hAnsi="Aptos Narrow" w:cs="Times New Roman"/>
                <w:color w:val="000000"/>
                <w:kern w:val="0"/>
                <w:sz w:val="22"/>
                <w:szCs w:val="22"/>
                <w:lang w:eastAsia="nl-NL"/>
                <w14:ligatures w14:val="none"/>
              </w:rPr>
              <w:t>laatste dag mnd</w:t>
            </w:r>
          </w:p>
        </w:tc>
      </w:tr>
      <w:tr w:rsidR="005775F2" w:rsidRPr="005775F2" w14:paraId="36C24005"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263AC399" w14:textId="77777777" w:rsidR="005775F2" w:rsidRPr="005775F2" w:rsidRDefault="005775F2" w:rsidP="005775F2">
            <w:pPr>
              <w:spacing w:after="0" w:line="240" w:lineRule="auto"/>
              <w:rPr>
                <w:rFonts w:ascii="Aptos Narrow" w:eastAsia="Times New Roman" w:hAnsi="Aptos Narrow" w:cs="Times New Roman"/>
                <w:color w:val="000000"/>
                <w:kern w:val="0"/>
                <w:sz w:val="22"/>
                <w:szCs w:val="22"/>
                <w:lang w:eastAsia="nl-NL"/>
                <w14:ligatures w14:val="none"/>
              </w:rPr>
            </w:pPr>
            <w:r w:rsidRPr="005775F2">
              <w:rPr>
                <w:rFonts w:ascii="Aptos Narrow" w:eastAsia="Times New Roman" w:hAnsi="Aptos Narrow" w:cs="Times New Roman"/>
                <w:color w:val="000000"/>
                <w:kern w:val="0"/>
                <w:sz w:val="22"/>
                <w:szCs w:val="22"/>
                <w:lang w:eastAsia="nl-NL"/>
                <w14:ligatures w14:val="none"/>
              </w:rPr>
              <w:t>SPV</w:t>
            </w:r>
          </w:p>
        </w:tc>
        <w:tc>
          <w:tcPr>
            <w:tcW w:w="2060" w:type="dxa"/>
            <w:tcBorders>
              <w:top w:val="nil"/>
              <w:left w:val="single" w:sz="4" w:space="0" w:color="auto"/>
              <w:bottom w:val="single" w:sz="4" w:space="0" w:color="auto"/>
              <w:right w:val="single" w:sz="4" w:space="0" w:color="auto"/>
            </w:tcBorders>
            <w:noWrap/>
            <w:vAlign w:val="bottom"/>
            <w:hideMark/>
          </w:tcPr>
          <w:p w14:paraId="376E8206" w14:textId="77777777" w:rsidR="005775F2" w:rsidRPr="005775F2" w:rsidRDefault="005775F2" w:rsidP="005775F2">
            <w:pPr>
              <w:spacing w:after="0" w:line="240" w:lineRule="auto"/>
              <w:jc w:val="center"/>
              <w:rPr>
                <w:rFonts w:ascii="Aptos Narrow" w:eastAsia="Times New Roman" w:hAnsi="Aptos Narrow" w:cs="Times New Roman"/>
                <w:color w:val="EE0000"/>
                <w:kern w:val="0"/>
                <w:sz w:val="22"/>
                <w:szCs w:val="22"/>
                <w:lang w:eastAsia="nl-NL"/>
                <w14:ligatures w14:val="none"/>
              </w:rPr>
            </w:pPr>
            <w:r w:rsidRPr="00230AF7">
              <w:rPr>
                <w:rFonts w:ascii="Aptos Narrow" w:eastAsia="Times New Roman" w:hAnsi="Aptos Narrow" w:cs="Times New Roman"/>
                <w:kern w:val="0"/>
                <w:sz w:val="22"/>
                <w:szCs w:val="22"/>
                <w:lang w:eastAsia="nl-NL"/>
                <w14:ligatures w14:val="none"/>
              </w:rPr>
              <w:t>1e dag waarin</w:t>
            </w:r>
          </w:p>
        </w:tc>
        <w:tc>
          <w:tcPr>
            <w:tcW w:w="2209" w:type="dxa"/>
            <w:tcBorders>
              <w:top w:val="nil"/>
              <w:left w:val="nil"/>
              <w:bottom w:val="single" w:sz="4" w:space="0" w:color="auto"/>
              <w:right w:val="single" w:sz="4" w:space="0" w:color="auto"/>
            </w:tcBorders>
            <w:noWrap/>
            <w:vAlign w:val="bottom"/>
            <w:hideMark/>
          </w:tcPr>
          <w:p w14:paraId="257EF7EC" w14:textId="77777777" w:rsidR="005775F2" w:rsidRPr="005775F2" w:rsidRDefault="005775F2" w:rsidP="005775F2">
            <w:pPr>
              <w:spacing w:after="0" w:line="240" w:lineRule="auto"/>
              <w:jc w:val="center"/>
              <w:rPr>
                <w:rFonts w:ascii="Aptos Narrow" w:eastAsia="Times New Roman" w:hAnsi="Aptos Narrow" w:cs="Times New Roman"/>
                <w:color w:val="000000"/>
                <w:kern w:val="0"/>
                <w:sz w:val="22"/>
                <w:szCs w:val="22"/>
                <w:lang w:eastAsia="nl-NL"/>
                <w14:ligatures w14:val="none"/>
              </w:rPr>
            </w:pPr>
            <w:r w:rsidRPr="005775F2">
              <w:rPr>
                <w:rFonts w:ascii="Aptos Narrow" w:eastAsia="Times New Roman" w:hAnsi="Aptos Narrow" w:cs="Times New Roman"/>
                <w:color w:val="000000"/>
                <w:kern w:val="0"/>
                <w:sz w:val="22"/>
                <w:szCs w:val="22"/>
                <w:lang w:eastAsia="nl-NL"/>
                <w14:ligatures w14:val="none"/>
              </w:rPr>
              <w:t>1e dag volgende mnd</w:t>
            </w:r>
          </w:p>
        </w:tc>
        <w:tc>
          <w:tcPr>
            <w:tcW w:w="1559" w:type="dxa"/>
            <w:tcBorders>
              <w:top w:val="nil"/>
              <w:left w:val="nil"/>
              <w:bottom w:val="single" w:sz="4" w:space="0" w:color="auto"/>
              <w:right w:val="single" w:sz="4" w:space="0" w:color="auto"/>
            </w:tcBorders>
            <w:noWrap/>
            <w:vAlign w:val="bottom"/>
            <w:hideMark/>
          </w:tcPr>
          <w:p w14:paraId="12F9E71D" w14:textId="77777777" w:rsidR="005775F2" w:rsidRPr="005775F2" w:rsidRDefault="005775F2" w:rsidP="005775F2">
            <w:pPr>
              <w:spacing w:after="0" w:line="240" w:lineRule="auto"/>
              <w:jc w:val="center"/>
              <w:rPr>
                <w:rFonts w:ascii="Aptos Narrow" w:eastAsia="Times New Roman" w:hAnsi="Aptos Narrow" w:cs="Times New Roman"/>
                <w:color w:val="000000"/>
                <w:kern w:val="0"/>
                <w:sz w:val="22"/>
                <w:szCs w:val="22"/>
                <w:lang w:eastAsia="nl-NL"/>
                <w14:ligatures w14:val="none"/>
              </w:rPr>
            </w:pPr>
            <w:r w:rsidRPr="005775F2">
              <w:rPr>
                <w:rFonts w:ascii="Aptos Narrow" w:eastAsia="Times New Roman" w:hAnsi="Aptos Narrow" w:cs="Times New Roman"/>
                <w:color w:val="000000"/>
                <w:kern w:val="0"/>
                <w:sz w:val="22"/>
                <w:szCs w:val="22"/>
                <w:lang w:eastAsia="nl-NL"/>
                <w14:ligatures w14:val="none"/>
              </w:rPr>
              <w:t>laatste dag mnd</w:t>
            </w:r>
          </w:p>
        </w:tc>
        <w:tc>
          <w:tcPr>
            <w:tcW w:w="1701" w:type="dxa"/>
            <w:tcBorders>
              <w:top w:val="nil"/>
              <w:left w:val="nil"/>
              <w:bottom w:val="single" w:sz="4" w:space="0" w:color="auto"/>
              <w:right w:val="single" w:sz="4" w:space="0" w:color="auto"/>
            </w:tcBorders>
            <w:noWrap/>
            <w:vAlign w:val="bottom"/>
            <w:hideMark/>
          </w:tcPr>
          <w:p w14:paraId="1823F6DD" w14:textId="471238E2" w:rsidR="005775F2" w:rsidRPr="005775F2" w:rsidRDefault="009256FD" w:rsidP="005775F2">
            <w:pPr>
              <w:spacing w:after="0" w:line="240" w:lineRule="auto"/>
              <w:jc w:val="center"/>
              <w:rPr>
                <w:rFonts w:ascii="Aptos Narrow" w:eastAsia="Times New Roman" w:hAnsi="Aptos Narrow" w:cs="Times New Roman"/>
                <w:color w:val="000000"/>
                <w:kern w:val="0"/>
                <w:sz w:val="22"/>
                <w:szCs w:val="22"/>
                <w:lang w:eastAsia="nl-NL"/>
                <w14:ligatures w14:val="none"/>
              </w:rPr>
            </w:pPr>
            <w:commentRangeStart w:id="519"/>
            <w:ins w:id="520" w:author="Jitty van der Kuur" w:date="2026-06-22T16:48:00Z" w16du:dateUtc="2026-06-22T14:48:00Z">
              <w:r w:rsidRPr="00A3104E">
                <w:rPr>
                  <w:rFonts w:ascii="Aptos Narrow" w:eastAsia="Times New Roman" w:hAnsi="Aptos Narrow" w:cs="Times New Roman"/>
                  <w:color w:val="000000"/>
                  <w:kern w:val="0"/>
                  <w:sz w:val="22"/>
                  <w:szCs w:val="22"/>
                  <w:lang w:eastAsia="nl-NL"/>
                  <w14:ligatures w14:val="none"/>
                </w:rPr>
                <w:t xml:space="preserve">laatste </w:t>
              </w:r>
            </w:ins>
            <w:commentRangeEnd w:id="519"/>
            <w:r w:rsidRPr="00A3104E">
              <w:rPr>
                <w:rStyle w:val="CommentReference"/>
                <w:rFonts w:ascii="Aptos Narrow" w:eastAsia="Times New Roman" w:hAnsi="Aptos Narrow" w:cs="Times New Roman"/>
                <w:color w:val="000000"/>
                <w:kern w:val="0"/>
                <w:sz w:val="22"/>
                <w:szCs w:val="22"/>
                <w:lang w:eastAsia="nl-NL"/>
                <w14:ligatures w14:val="none"/>
              </w:rPr>
              <w:commentReference w:id="519"/>
            </w:r>
            <w:ins w:id="521" w:author="Jitty van der Kuur" w:date="2026-06-22T16:48:00Z" w16du:dateUtc="2026-06-22T14:48:00Z">
              <w:r w:rsidRPr="00A3104E">
                <w:rPr>
                  <w:rFonts w:ascii="Aptos Narrow" w:eastAsia="Times New Roman" w:hAnsi="Aptos Narrow" w:cs="Times New Roman"/>
                  <w:color w:val="000000"/>
                  <w:kern w:val="0"/>
                  <w:sz w:val="22"/>
                  <w:szCs w:val="22"/>
                  <w:lang w:eastAsia="nl-NL"/>
                  <w14:ligatures w14:val="none"/>
                </w:rPr>
                <w:t>dag mnd</w:t>
              </w:r>
            </w:ins>
            <w:del w:id="522" w:author="Jitty van der Kuur" w:date="2026-06-22T16:48:00Z" w16du:dateUtc="2026-06-22T14:48:00Z">
              <w:r w:rsidR="005775F2" w:rsidRPr="005775F2" w:rsidDel="009256FD">
                <w:rPr>
                  <w:rFonts w:ascii="Aptos Narrow" w:eastAsia="Times New Roman" w:hAnsi="Aptos Narrow" w:cs="Times New Roman"/>
                  <w:color w:val="000000"/>
                  <w:kern w:val="0"/>
                  <w:sz w:val="22"/>
                  <w:szCs w:val="22"/>
                  <w:lang w:eastAsia="nl-NL"/>
                  <w14:ligatures w14:val="none"/>
                </w:rPr>
                <w:delText>1e dag waarin</w:delText>
              </w:r>
            </w:del>
          </w:p>
        </w:tc>
      </w:tr>
    </w:tbl>
    <w:p w14:paraId="432DE12A" w14:textId="77777777" w:rsidR="00A3104E" w:rsidRDefault="00A3104E">
      <w:pPr>
        <w:spacing w:line="259" w:lineRule="auto"/>
        <w:rPr>
          <w:ins w:id="523" w:author="Jitty van der Kuur" w:date="2026-05-28T12:34:00Z" w16du:dateUtc="2026-05-28T10:34:00Z"/>
        </w:rPr>
      </w:pPr>
    </w:p>
    <w:p w14:paraId="30BF88AF" w14:textId="3B98E274" w:rsidR="0094751D" w:rsidRPr="004E1415" w:rsidRDefault="00AB7303">
      <w:pPr>
        <w:spacing w:line="259" w:lineRule="auto"/>
        <w:rPr>
          <w:sz w:val="22"/>
          <w:szCs w:val="22"/>
          <w:rPrChange w:id="524" w:author="Jitty van der Kuur" w:date="2026-05-28T12:35:00Z" w16du:dateUtc="2026-05-28T10:35:00Z">
            <w:rPr/>
          </w:rPrChange>
        </w:rPr>
      </w:pPr>
      <w:ins w:id="525" w:author="Jitty van der Kuur" w:date="2026-05-28T12:34:00Z" w16du:dateUtc="2026-05-28T10:34:00Z">
        <w:r w:rsidRPr="004E1415">
          <w:rPr>
            <w:sz w:val="22"/>
            <w:szCs w:val="22"/>
            <w:rPrChange w:id="526" w:author="Jitty van der Kuur" w:date="2026-05-28T12:35:00Z" w16du:dateUtc="2026-05-28T10:35:00Z">
              <w:rPr/>
            </w:rPrChange>
          </w:rPr>
          <w:t xml:space="preserve">SPH&amp;P houdt vooralsnog voor het TPP een einddatum aan die </w:t>
        </w:r>
        <w:r w:rsidRPr="004E1415">
          <w:rPr>
            <w:color w:val="EE0000"/>
            <w:sz w:val="22"/>
            <w:szCs w:val="22"/>
            <w:rPrChange w:id="527" w:author="Jitty van der Kuur" w:date="2026-05-28T12:35:00Z" w16du:dateUtc="2026-05-28T10:35:00Z">
              <w:rPr/>
            </w:rPrChange>
          </w:rPr>
          <w:t xml:space="preserve">meebeweegt </w:t>
        </w:r>
        <w:r w:rsidRPr="004E1415">
          <w:rPr>
            <w:sz w:val="22"/>
            <w:szCs w:val="22"/>
            <w:rPrChange w:id="528" w:author="Jitty van der Kuur" w:date="2026-05-28T12:35:00Z" w16du:dateUtc="2026-05-28T10:35:00Z">
              <w:rPr/>
            </w:rPrChange>
          </w:rPr>
          <w:t>met de AOW</w:t>
        </w:r>
      </w:ins>
      <w:ins w:id="529" w:author="Jitty van der Kuur" w:date="2026-05-28T12:35:00Z" w16du:dateUtc="2026-05-28T10:35:00Z">
        <w:r w:rsidRPr="004E1415">
          <w:rPr>
            <w:sz w:val="22"/>
            <w:szCs w:val="22"/>
            <w:rPrChange w:id="530" w:author="Jitty van der Kuur" w:date="2026-05-28T12:35:00Z" w16du:dateUtc="2026-05-28T10:35:00Z">
              <w:rPr/>
            </w:rPrChange>
          </w:rPr>
          <w:t xml:space="preserve">-datum. </w:t>
        </w:r>
        <w:r w:rsidR="004E1415" w:rsidRPr="004E1415">
          <w:rPr>
            <w:sz w:val="22"/>
            <w:szCs w:val="22"/>
            <w:rPrChange w:id="531" w:author="Jitty van der Kuur" w:date="2026-05-28T12:35:00Z" w16du:dateUtc="2026-05-28T10:35:00Z">
              <w:rPr/>
            </w:rPrChange>
          </w:rPr>
          <w:t>Dit betekent een fondsspecifieke inrichting.</w:t>
        </w:r>
      </w:ins>
    </w:p>
    <w:p w14:paraId="1FBFBB4C" w14:textId="6911C313" w:rsidR="000B7902" w:rsidRDefault="004170AC">
      <w:pPr>
        <w:spacing w:line="259" w:lineRule="auto"/>
      </w:pPr>
      <w:r w:rsidRPr="00230AF7">
        <w:rPr>
          <w:highlight w:val="cyan"/>
        </w:rPr>
        <w:t>Uitk bij leven die start op 1</w:t>
      </w:r>
      <w:r w:rsidRPr="00230AF7">
        <w:rPr>
          <w:highlight w:val="cyan"/>
          <w:vertAlign w:val="superscript"/>
        </w:rPr>
        <w:t>e</w:t>
      </w:r>
      <w:r w:rsidRPr="00230AF7">
        <w:rPr>
          <w:highlight w:val="cyan"/>
        </w:rPr>
        <w:t xml:space="preserve"> dag volgende maand toevoegen aan standaard?</w:t>
      </w:r>
    </w:p>
    <w:p w14:paraId="56118B1C" w14:textId="77777777" w:rsidR="00C82B4A" w:rsidRDefault="00C82B4A">
      <w:pPr>
        <w:spacing w:line="259" w:lineRule="auto"/>
        <w:rPr>
          <w:rFonts w:asciiTheme="majorHAnsi" w:eastAsiaTheme="majorEastAsia" w:hAnsiTheme="majorHAnsi" w:cstheme="majorBidi"/>
          <w:color w:val="0F4761" w:themeColor="accent1" w:themeShade="BF"/>
          <w:sz w:val="40"/>
          <w:szCs w:val="40"/>
        </w:rPr>
      </w:pPr>
      <w:bookmarkStart w:id="532" w:name="_Toc194677481"/>
      <w:r>
        <w:br w:type="page"/>
      </w:r>
    </w:p>
    <w:p w14:paraId="6D539835" w14:textId="64B6DB8D" w:rsidR="005D0584" w:rsidRPr="00F16A22" w:rsidRDefault="005D0584" w:rsidP="005D0584">
      <w:pPr>
        <w:pStyle w:val="Heading1"/>
        <w:numPr>
          <w:ilvl w:val="0"/>
          <w:numId w:val="1"/>
        </w:numPr>
      </w:pPr>
      <w:bookmarkStart w:id="533" w:name="_Toc222499698"/>
      <w:r w:rsidRPr="00F16A22">
        <w:lastRenderedPageBreak/>
        <w:t>Algemene bepalingen</w:t>
      </w:r>
      <w:bookmarkEnd w:id="532"/>
      <w:bookmarkEnd w:id="533"/>
    </w:p>
    <w:p w14:paraId="3B030C16" w14:textId="77777777" w:rsidR="005D0584" w:rsidRDefault="005D0584" w:rsidP="005D0584">
      <w:pPr>
        <w:spacing w:line="259" w:lineRule="auto"/>
      </w:pPr>
    </w:p>
    <w:p w14:paraId="7EF371F1" w14:textId="77777777" w:rsidR="005D0584" w:rsidRDefault="005D0584" w:rsidP="005D0584">
      <w:pPr>
        <w:pStyle w:val="Heading2"/>
        <w:numPr>
          <w:ilvl w:val="1"/>
          <w:numId w:val="1"/>
        </w:numPr>
      </w:pPr>
      <w:bookmarkStart w:id="534" w:name="_Toc194677482"/>
      <w:bookmarkStart w:id="535" w:name="_Toc222499699"/>
      <w:r>
        <w:t>Uitkering-recht</w:t>
      </w:r>
      <w:bookmarkEnd w:id="534"/>
      <w:bookmarkEnd w:id="535"/>
    </w:p>
    <w:p w14:paraId="51BF8184" w14:textId="7771BB50" w:rsidR="005D0584" w:rsidRPr="00D8228E" w:rsidRDefault="005D0584" w:rsidP="005D0584">
      <w:pPr>
        <w:rPr>
          <w:sz w:val="22"/>
          <w:szCs w:val="22"/>
        </w:rPr>
      </w:pPr>
      <w:r w:rsidRPr="00D8228E">
        <w:rPr>
          <w:sz w:val="22"/>
          <w:szCs w:val="22"/>
        </w:rPr>
        <w:t>De jaaruitkering wordt gedeeld door 12 voor gelijke maandelijkse betalingen. De evt. vakantietoeslag is verwerkt in deze periodieke uitkering, er vindt dus niet eenmalig per jaar een aparte uitkering voor vakantietoeslag plaats.</w:t>
      </w:r>
    </w:p>
    <w:p w14:paraId="3AD87A4C" w14:textId="674ACC00" w:rsidR="005D0584" w:rsidRDefault="005D0584" w:rsidP="005D0584">
      <w:pPr>
        <w:pStyle w:val="Heading3"/>
        <w:numPr>
          <w:ilvl w:val="2"/>
          <w:numId w:val="1"/>
        </w:numPr>
      </w:pPr>
      <w:bookmarkStart w:id="536" w:name="_Toc194677483"/>
      <w:bookmarkStart w:id="537" w:name="_Toc222499700"/>
      <w:del w:id="538" w:author="Jitty van der Kuur" w:date="2026-06-19T11:24:00Z" w16du:dateUtc="2026-06-19T09:24:00Z">
        <w:r w:rsidRPr="6F4AF6EB">
          <w:delText>AllVida</w:delText>
        </w:r>
      </w:del>
      <w:bookmarkEnd w:id="536"/>
      <w:bookmarkEnd w:id="537"/>
      <w:ins w:id="539" w:author="Jitty van der Kuur" w:date="2026-06-19T11:24:00Z" w16du:dateUtc="2026-06-19T09:24:00Z">
        <w:r w:rsidRPr="6F4AF6EB">
          <w:t xml:space="preserve"> </w:t>
        </w:r>
        <w:r w:rsidR="008465A9">
          <w:t>Allvida</w:t>
        </w:r>
      </w:ins>
      <w:r w:rsidRPr="6F4AF6EB">
        <w:t xml:space="preserve"> </w:t>
      </w:r>
    </w:p>
    <w:p w14:paraId="1DD88B2E" w14:textId="01CA5E5E" w:rsidR="005D0584" w:rsidRDefault="005D0584" w:rsidP="005D0584">
      <w:pPr>
        <w:spacing w:line="259" w:lineRule="auto"/>
        <w:rPr>
          <w:sz w:val="22"/>
          <w:szCs w:val="22"/>
        </w:rPr>
      </w:pPr>
      <w:del w:id="540" w:author="Jitty van der Kuur" w:date="2026-06-19T11:24:00Z" w16du:dateUtc="2026-06-19T09:24:00Z">
        <w:r>
          <w:rPr>
            <w:sz w:val="22"/>
            <w:szCs w:val="22"/>
          </w:rPr>
          <w:delText>AllVida</w:delText>
        </w:r>
      </w:del>
      <w:ins w:id="541" w:author="Jitty van der Kuur" w:date="2026-06-19T11:24:00Z" w16du:dateUtc="2026-06-19T09:24:00Z">
        <w:r w:rsidRPr="00D5188C">
          <w:rPr>
            <w:sz w:val="22"/>
            <w:szCs w:val="22"/>
          </w:rPr>
          <w:t xml:space="preserve"> </w:t>
        </w:r>
        <w:r w:rsidR="008465A9">
          <w:rPr>
            <w:sz w:val="22"/>
            <w:szCs w:val="22"/>
          </w:rPr>
          <w:t>Allvida</w:t>
        </w:r>
      </w:ins>
      <w:r w:rsidRPr="00D5188C">
        <w:rPr>
          <w:sz w:val="22"/>
          <w:szCs w:val="22"/>
        </w:rPr>
        <w:t xml:space="preserve"> stelt </w:t>
      </w:r>
      <w:r w:rsidRPr="6F4AF6EB">
        <w:rPr>
          <w:sz w:val="22"/>
          <w:szCs w:val="22"/>
        </w:rPr>
        <w:t xml:space="preserve">de </w:t>
      </w:r>
      <w:r w:rsidRPr="00D5188C">
        <w:rPr>
          <w:sz w:val="22"/>
          <w:szCs w:val="22"/>
        </w:rPr>
        <w:t xml:space="preserve">jaaruitkering vast, </w:t>
      </w:r>
      <w:r w:rsidRPr="6F4AF6EB">
        <w:rPr>
          <w:sz w:val="22"/>
          <w:szCs w:val="22"/>
        </w:rPr>
        <w:t xml:space="preserve">de </w:t>
      </w:r>
      <w:r w:rsidRPr="00D5188C">
        <w:rPr>
          <w:sz w:val="22"/>
          <w:szCs w:val="22"/>
        </w:rPr>
        <w:t>excasso</w:t>
      </w:r>
      <w:r w:rsidRPr="6F4AF6EB">
        <w:rPr>
          <w:sz w:val="22"/>
          <w:szCs w:val="22"/>
        </w:rPr>
        <w:t xml:space="preserve">-administratie </w:t>
      </w:r>
      <w:r>
        <w:rPr>
          <w:sz w:val="22"/>
          <w:szCs w:val="22"/>
        </w:rPr>
        <w:t>verzorgt</w:t>
      </w:r>
      <w:r w:rsidRPr="00D5188C">
        <w:rPr>
          <w:sz w:val="22"/>
          <w:szCs w:val="22"/>
        </w:rPr>
        <w:t xml:space="preserve"> </w:t>
      </w:r>
      <w:r w:rsidRPr="6F4AF6EB">
        <w:rPr>
          <w:sz w:val="22"/>
          <w:szCs w:val="22"/>
        </w:rPr>
        <w:t xml:space="preserve">de </w:t>
      </w:r>
      <w:r w:rsidRPr="00D5188C">
        <w:rPr>
          <w:sz w:val="22"/>
          <w:szCs w:val="22"/>
        </w:rPr>
        <w:t>uitkering</w:t>
      </w:r>
      <w:r>
        <w:rPr>
          <w:sz w:val="22"/>
          <w:szCs w:val="22"/>
        </w:rPr>
        <w:t>.</w:t>
      </w:r>
    </w:p>
    <w:p w14:paraId="176027D3" w14:textId="77777777" w:rsidR="005D0584" w:rsidRDefault="005D0584" w:rsidP="005D0584">
      <w:pPr>
        <w:spacing w:line="259" w:lineRule="auto"/>
        <w:rPr>
          <w:sz w:val="22"/>
          <w:szCs w:val="22"/>
        </w:rPr>
      </w:pPr>
      <w:r>
        <w:rPr>
          <w:sz w:val="22"/>
          <w:szCs w:val="22"/>
        </w:rPr>
        <w:t xml:space="preserve">In de standaard van IG&amp;H bevat de uitkering </w:t>
      </w:r>
      <w:r w:rsidRPr="00D8228E">
        <w:rPr>
          <w:sz w:val="22"/>
          <w:szCs w:val="22"/>
        </w:rPr>
        <w:t>12 gelijke maandelijkse betalingen</w:t>
      </w:r>
      <w:r>
        <w:rPr>
          <w:sz w:val="22"/>
          <w:szCs w:val="22"/>
        </w:rPr>
        <w:t>.</w:t>
      </w:r>
    </w:p>
    <w:p w14:paraId="101EF5C5" w14:textId="77777777" w:rsidR="00421D43" w:rsidRPr="00D5188C" w:rsidRDefault="00421D43" w:rsidP="005D0584">
      <w:pPr>
        <w:spacing w:line="259" w:lineRule="auto"/>
        <w:rPr>
          <w:sz w:val="22"/>
          <w:szCs w:val="22"/>
        </w:rPr>
      </w:pPr>
    </w:p>
    <w:p w14:paraId="0BBFAFA7" w14:textId="77777777" w:rsidR="004A77A5" w:rsidRDefault="004A77A5" w:rsidP="006D447E">
      <w:pPr>
        <w:pStyle w:val="Heading2"/>
        <w:numPr>
          <w:ilvl w:val="1"/>
          <w:numId w:val="1"/>
        </w:numPr>
      </w:pPr>
      <w:bookmarkStart w:id="542" w:name="_Toc194677484"/>
      <w:bookmarkStart w:id="543" w:name="_Toc222499701"/>
      <w:r>
        <w:t>Afkoop en vrijval</w:t>
      </w:r>
      <w:bookmarkEnd w:id="542"/>
      <w:bookmarkEnd w:id="543"/>
    </w:p>
    <w:p w14:paraId="53C2583B" w14:textId="77777777" w:rsidR="004A77A5" w:rsidRDefault="004A77A5" w:rsidP="004A77A5">
      <w:pPr>
        <w:spacing w:line="259" w:lineRule="auto"/>
        <w:rPr>
          <w:sz w:val="22"/>
          <w:szCs w:val="22"/>
        </w:rPr>
      </w:pPr>
      <w:r>
        <w:rPr>
          <w:sz w:val="22"/>
          <w:szCs w:val="22"/>
        </w:rPr>
        <w:t>Voor de afkoop worden de wettelijke bepalingen gehanteerd.</w:t>
      </w:r>
    </w:p>
    <w:p w14:paraId="4AA344BE" w14:textId="77777777" w:rsidR="00421D43" w:rsidRDefault="00421D43" w:rsidP="00421D43">
      <w:pPr>
        <w:spacing w:line="259" w:lineRule="auto"/>
        <w:rPr>
          <w:sz w:val="22"/>
          <w:szCs w:val="22"/>
        </w:rPr>
      </w:pPr>
      <w:r w:rsidRPr="6F4AF6EB">
        <w:rPr>
          <w:i/>
          <w:iCs/>
          <w:sz w:val="22"/>
          <w:szCs w:val="22"/>
        </w:rPr>
        <w:t>Afkoop premievrijen</w:t>
      </w:r>
      <w:r>
        <w:br/>
      </w:r>
      <w:r w:rsidRPr="6F4AF6EB">
        <w:rPr>
          <w:sz w:val="22"/>
          <w:szCs w:val="22"/>
        </w:rPr>
        <w:t>De afkoopgrens voor het kapitaal wordt bepaald. Dit kan evt. ook bepaald worden door Qwik m.b.v. de volgende formule:</w:t>
      </w:r>
    </w:p>
    <w:p w14:paraId="7490FC98" w14:textId="77777777" w:rsidR="00421D43" w:rsidRPr="00F16FAA" w:rsidRDefault="00421D43" w:rsidP="00421D43">
      <w:pPr>
        <w:ind w:firstLine="432"/>
        <w:rPr>
          <w:sz w:val="22"/>
          <w:szCs w:val="22"/>
        </w:rPr>
      </w:pPr>
      <m:oMathPara>
        <m:oMath>
          <m:r>
            <w:rPr>
              <w:rFonts w:ascii="Cambria Math" w:hAnsi="Cambria Math"/>
              <w:sz w:val="22"/>
              <w:szCs w:val="22"/>
            </w:rPr>
            <m:t>AfkoopGrens÷MicroAfkoopGrens</m:t>
          </m:r>
          <m:r>
            <m:rPr>
              <m:sty m:val="p"/>
            </m:rPr>
            <w:rPr>
              <w:rFonts w:ascii="Cambria Math" w:hAnsi="Cambria Math"/>
              <w:sz w:val="22"/>
              <w:szCs w:val="22"/>
            </w:rPr>
            <m:t xml:space="preserve"> ×</m:t>
          </m:r>
          <m:r>
            <w:rPr>
              <w:rFonts w:ascii="Cambria Math" w:hAnsi="Cambria Math"/>
              <w:sz w:val="22"/>
              <w:szCs w:val="22"/>
            </w:rPr>
            <m:t>MicroAfkoopGrensKap(lft)</m:t>
          </m:r>
        </m:oMath>
      </m:oMathPara>
    </w:p>
    <w:p w14:paraId="79374FAC" w14:textId="77777777" w:rsidR="00421D43" w:rsidRDefault="00421D43" w:rsidP="00421D43">
      <w:pPr>
        <w:rPr>
          <w:sz w:val="22"/>
          <w:szCs w:val="22"/>
        </w:rPr>
      </w:pPr>
      <w:r>
        <w:rPr>
          <w:sz w:val="22"/>
          <w:szCs w:val="22"/>
        </w:rPr>
        <w:t xml:space="preserve">De </w:t>
      </w:r>
      <w:r w:rsidRPr="56EF0545">
        <w:rPr>
          <w:sz w:val="22"/>
          <w:szCs w:val="22"/>
        </w:rPr>
        <w:t>variabelen</w:t>
      </w:r>
      <w:r>
        <w:rPr>
          <w:sz w:val="22"/>
          <w:szCs w:val="22"/>
        </w:rPr>
        <w:t xml:space="preserve"> in de formule zijn opgenomen in de kerncijfers.</w:t>
      </w:r>
    </w:p>
    <w:p w14:paraId="59F86E72" w14:textId="77777777" w:rsidR="00421D43" w:rsidRDefault="00421D43" w:rsidP="00421D43">
      <w:pPr>
        <w:spacing w:line="259" w:lineRule="auto"/>
        <w:rPr>
          <w:sz w:val="22"/>
          <w:szCs w:val="22"/>
        </w:rPr>
      </w:pPr>
      <w:r w:rsidRPr="6F4AF6EB">
        <w:rPr>
          <w:i/>
          <w:iCs/>
          <w:sz w:val="22"/>
          <w:szCs w:val="22"/>
        </w:rPr>
        <w:t>Afkoop pensioentrekkenden/klein pensioen</w:t>
      </w:r>
      <w:r>
        <w:br/>
      </w:r>
      <w:r w:rsidRPr="6F4AF6EB">
        <w:rPr>
          <w:sz w:val="22"/>
          <w:szCs w:val="22"/>
        </w:rPr>
        <w:t>Vaak gaat het om klein pensioen (het pensioen valt onder de afkoopgrens), de deelnemer heeft hier binnen de grenzen van de wet een keuze in.</w:t>
      </w:r>
    </w:p>
    <w:p w14:paraId="2AB1FA16" w14:textId="77777777" w:rsidR="00421D43" w:rsidRDefault="00421D43" w:rsidP="00421D43">
      <w:pPr>
        <w:spacing w:line="259" w:lineRule="auto"/>
        <w:rPr>
          <w:sz w:val="22"/>
          <w:szCs w:val="22"/>
        </w:rPr>
      </w:pPr>
      <w:r w:rsidRPr="6F4AF6EB">
        <w:rPr>
          <w:sz w:val="22"/>
          <w:szCs w:val="22"/>
        </w:rPr>
        <w:t xml:space="preserve">Aandachtspunt: afkoopgrens en bepaling afkoopwaarde. In de standaard van IG&amp;H wordt de afkoopwaarde gelijk gesteld aan het </w:t>
      </w:r>
      <w:r>
        <w:rPr>
          <w:sz w:val="22"/>
          <w:szCs w:val="22"/>
        </w:rPr>
        <w:t>kapitaal bij leven (</w:t>
      </w:r>
      <w:r w:rsidRPr="6F4AF6EB">
        <w:rPr>
          <w:sz w:val="22"/>
          <w:szCs w:val="22"/>
        </w:rPr>
        <w:t>KBL</w:t>
      </w:r>
      <w:r>
        <w:rPr>
          <w:sz w:val="22"/>
          <w:szCs w:val="22"/>
        </w:rPr>
        <w:t>)</w:t>
      </w:r>
      <w:r w:rsidRPr="6F4AF6EB">
        <w:rPr>
          <w:sz w:val="22"/>
          <w:szCs w:val="22"/>
        </w:rPr>
        <w:t xml:space="preserve">, deze waarde kent de deelnemer nl. al. Als het KBL eerst omgerekend wordt naar een periodieke uitkering en vervolgens wordt daarmee de afkoopwaarde vastgesteld, zijn er zeer waarschijnlijk kleine afrondingsverschillen. </w:t>
      </w:r>
    </w:p>
    <w:p w14:paraId="08D3DC56" w14:textId="77777777" w:rsidR="00421D43" w:rsidRDefault="00421D43" w:rsidP="00421D43">
      <w:pPr>
        <w:rPr>
          <w:sz w:val="22"/>
          <w:szCs w:val="22"/>
        </w:rPr>
      </w:pPr>
      <w:r>
        <w:rPr>
          <w:i/>
          <w:iCs/>
          <w:sz w:val="22"/>
          <w:szCs w:val="22"/>
        </w:rPr>
        <w:t>V</w:t>
      </w:r>
      <w:r w:rsidRPr="00AD037F">
        <w:rPr>
          <w:i/>
          <w:iCs/>
          <w:sz w:val="22"/>
          <w:szCs w:val="22"/>
        </w:rPr>
        <w:t>rijval premievrij micropensioen</w:t>
      </w:r>
      <w:r>
        <w:rPr>
          <w:i/>
          <w:iCs/>
          <w:sz w:val="22"/>
          <w:szCs w:val="22"/>
        </w:rPr>
        <w:br/>
      </w:r>
      <w:r w:rsidRPr="00954A18">
        <w:rPr>
          <w:sz w:val="22"/>
          <w:szCs w:val="22"/>
        </w:rPr>
        <w:t xml:space="preserve">Het kapitaal onder </w:t>
      </w:r>
      <w:r w:rsidRPr="004A0E06">
        <w:rPr>
          <w:sz w:val="22"/>
          <w:szCs w:val="22"/>
        </w:rPr>
        <w:t>een bep</w:t>
      </w:r>
      <w:r w:rsidRPr="00954A18">
        <w:rPr>
          <w:sz w:val="22"/>
          <w:szCs w:val="22"/>
        </w:rPr>
        <w:t>aalde grens (instelbare wettelijke parameter), valt automatisch vrij.</w:t>
      </w:r>
      <w:r w:rsidRPr="00AD037F">
        <w:rPr>
          <w:sz w:val="22"/>
          <w:szCs w:val="22"/>
        </w:rPr>
        <w:t xml:space="preserve"> Bedragen worden niet uitgekeerd</w:t>
      </w:r>
      <w:r>
        <w:rPr>
          <w:sz w:val="22"/>
          <w:szCs w:val="22"/>
        </w:rPr>
        <w:t>,</w:t>
      </w:r>
      <w:r w:rsidRPr="00AD037F">
        <w:rPr>
          <w:sz w:val="22"/>
          <w:szCs w:val="22"/>
        </w:rPr>
        <w:t xml:space="preserve"> maar standaard uitgedeeld naar de andere deelnemers via het overrendement.</w:t>
      </w:r>
    </w:p>
    <w:p w14:paraId="76443DD4" w14:textId="77777777" w:rsidR="002949F6" w:rsidRDefault="002949F6">
      <w:pPr>
        <w:spacing w:line="259" w:lineRule="auto"/>
        <w:rPr>
          <w:rFonts w:eastAsiaTheme="majorEastAsia" w:cstheme="majorBidi"/>
          <w:color w:val="0F4761" w:themeColor="accent1" w:themeShade="BF"/>
          <w:sz w:val="28"/>
          <w:szCs w:val="28"/>
        </w:rPr>
      </w:pPr>
      <w:bookmarkStart w:id="544" w:name="_Toc194677485"/>
      <w:r>
        <w:br w:type="page"/>
      </w:r>
    </w:p>
    <w:p w14:paraId="53230071" w14:textId="4B92F2C5" w:rsidR="002949F6" w:rsidRDefault="002949F6" w:rsidP="002949F6">
      <w:pPr>
        <w:pStyle w:val="Heading3"/>
        <w:numPr>
          <w:ilvl w:val="2"/>
          <w:numId w:val="1"/>
        </w:numPr>
      </w:pPr>
      <w:del w:id="545" w:author="Jitty van der Kuur" w:date="2026-06-19T11:24:00Z" w16du:dateUtc="2026-06-19T09:24:00Z">
        <w:r w:rsidRPr="6F4AF6EB">
          <w:lastRenderedPageBreak/>
          <w:delText>AllVida</w:delText>
        </w:r>
      </w:del>
      <w:bookmarkEnd w:id="544"/>
      <w:ins w:id="546" w:author="Jitty van der Kuur" w:date="2026-06-19T11:24:00Z" w16du:dateUtc="2026-06-19T09:24:00Z">
        <w:r w:rsidRPr="6F4AF6EB">
          <w:t xml:space="preserve"> </w:t>
        </w:r>
        <w:r w:rsidR="008465A9">
          <w:t>Allvida</w:t>
        </w:r>
      </w:ins>
      <w:r w:rsidRPr="6F4AF6EB">
        <w:t xml:space="preserve"> </w:t>
      </w:r>
    </w:p>
    <w:p w14:paraId="00D4C1C7" w14:textId="77777777" w:rsidR="002949F6" w:rsidRDefault="002949F6" w:rsidP="002949F6">
      <w:pPr>
        <w:spacing w:line="259" w:lineRule="auto"/>
        <w:rPr>
          <w:sz w:val="22"/>
          <w:szCs w:val="22"/>
        </w:rPr>
      </w:pPr>
      <w:r w:rsidRPr="00FB11A5">
        <w:rPr>
          <w:sz w:val="22"/>
          <w:szCs w:val="22"/>
        </w:rPr>
        <w:t xml:space="preserve">De excasso administratie levert de </w:t>
      </w:r>
      <w:r w:rsidRPr="00E969AA">
        <w:rPr>
          <w:sz w:val="22"/>
          <w:szCs w:val="22"/>
        </w:rPr>
        <w:t>uitgekeerde bedragen aan</w:t>
      </w:r>
      <w:r w:rsidRPr="00FB11A5">
        <w:rPr>
          <w:sz w:val="22"/>
          <w:szCs w:val="22"/>
        </w:rPr>
        <w:t xml:space="preserve">. </w:t>
      </w:r>
      <w:r w:rsidRPr="6F4AF6EB">
        <w:rPr>
          <w:sz w:val="22"/>
          <w:szCs w:val="22"/>
        </w:rPr>
        <w:t>Hierin zijn echter ook afkoopbedragen opgenomen van niet-ingegane deelnemers</w:t>
      </w:r>
      <w:r>
        <w:rPr>
          <w:sz w:val="22"/>
          <w:szCs w:val="22"/>
        </w:rPr>
        <w:t>, de excasso administratie kan nl. geen onderscheid maken in ingegane en niet-ingegane deelnemers</w:t>
      </w:r>
      <w:r w:rsidRPr="6F4AF6EB">
        <w:rPr>
          <w:sz w:val="22"/>
          <w:szCs w:val="22"/>
        </w:rPr>
        <w:t>.</w:t>
      </w:r>
      <w:r>
        <w:rPr>
          <w:sz w:val="22"/>
          <w:szCs w:val="22"/>
        </w:rPr>
        <w:t xml:space="preserve"> De afkoopbedragen worden gezien als een uitkering op het CVP.</w:t>
      </w:r>
    </w:p>
    <w:p w14:paraId="7D1A90C8" w14:textId="77777777" w:rsidR="002949F6" w:rsidRDefault="002949F6" w:rsidP="002949F6">
      <w:pPr>
        <w:spacing w:line="259" w:lineRule="auto"/>
        <w:rPr>
          <w:sz w:val="22"/>
          <w:szCs w:val="22"/>
        </w:rPr>
      </w:pPr>
      <w:r>
        <w:rPr>
          <w:sz w:val="22"/>
          <w:szCs w:val="22"/>
        </w:rPr>
        <w:t>Om te voorkomen dat er onterecht een resultaat in CVP terecht komt, worden d</w:t>
      </w:r>
      <w:r w:rsidRPr="6F4AF6EB">
        <w:rPr>
          <w:sz w:val="22"/>
          <w:szCs w:val="22"/>
        </w:rPr>
        <w:t xml:space="preserve">e afkoopbedragen </w:t>
      </w:r>
      <w:r w:rsidRPr="00230AF7">
        <w:rPr>
          <w:sz w:val="22"/>
          <w:szCs w:val="22"/>
          <w:highlight w:val="yellow"/>
        </w:rPr>
        <w:t>bij premievrije deelnemers eerst vanuit PPV (</w:t>
      </w:r>
      <w:commentRangeStart w:id="547"/>
      <w:r w:rsidRPr="00230AF7">
        <w:rPr>
          <w:sz w:val="22"/>
          <w:szCs w:val="22"/>
          <w:highlight w:val="yellow"/>
        </w:rPr>
        <w:t>ALG</w:t>
      </w:r>
      <w:commentRangeEnd w:id="547"/>
      <w:r w:rsidRPr="00230AF7">
        <w:rPr>
          <w:rStyle w:val="CommentReference"/>
          <w:sz w:val="22"/>
          <w:szCs w:val="22"/>
          <w:highlight w:val="yellow"/>
        </w:rPr>
        <w:commentReference w:id="547"/>
      </w:r>
      <w:r w:rsidRPr="00230AF7">
        <w:rPr>
          <w:sz w:val="22"/>
          <w:szCs w:val="22"/>
          <w:highlight w:val="yellow"/>
        </w:rPr>
        <w:t>)</w:t>
      </w:r>
      <w:r w:rsidRPr="56EF0545">
        <w:rPr>
          <w:sz w:val="22"/>
          <w:szCs w:val="22"/>
        </w:rPr>
        <w:t xml:space="preserve">, </w:t>
      </w:r>
      <w:r>
        <w:rPr>
          <w:sz w:val="22"/>
          <w:szCs w:val="22"/>
        </w:rPr>
        <w:t>naar</w:t>
      </w:r>
      <w:r w:rsidRPr="6F4AF6EB">
        <w:rPr>
          <w:sz w:val="22"/>
          <w:szCs w:val="22"/>
        </w:rPr>
        <w:t xml:space="preserve"> CVP </w:t>
      </w:r>
      <w:r>
        <w:rPr>
          <w:sz w:val="22"/>
          <w:szCs w:val="22"/>
        </w:rPr>
        <w:t>gestort</w:t>
      </w:r>
      <w:r w:rsidRPr="6F4AF6EB">
        <w:rPr>
          <w:sz w:val="22"/>
          <w:szCs w:val="22"/>
        </w:rPr>
        <w:t>, zodat de gebeurtenis Afkoop bij alle deelnemers op dezelfde manier werkt.</w:t>
      </w:r>
    </w:p>
    <w:p w14:paraId="7F315046" w14:textId="77777777" w:rsidR="002949F6" w:rsidRDefault="002949F6" w:rsidP="002949F6">
      <w:pPr>
        <w:spacing w:line="259" w:lineRule="auto"/>
        <w:rPr>
          <w:sz w:val="22"/>
          <w:szCs w:val="22"/>
        </w:rPr>
      </w:pPr>
      <w:r>
        <w:rPr>
          <w:sz w:val="22"/>
          <w:szCs w:val="22"/>
        </w:rPr>
        <w:t>Elke wijziging van de CVP wordt doorgegeven aan de VB.</w:t>
      </w:r>
    </w:p>
    <w:p w14:paraId="21E19055" w14:textId="77777777" w:rsidR="002949F6" w:rsidRDefault="002949F6" w:rsidP="002949F6">
      <w:pPr>
        <w:spacing w:line="259" w:lineRule="auto"/>
        <w:rPr>
          <w:sz w:val="22"/>
          <w:szCs w:val="22"/>
        </w:rPr>
      </w:pPr>
      <w:r>
        <w:rPr>
          <w:sz w:val="22"/>
          <w:szCs w:val="22"/>
        </w:rPr>
        <w:t>De hoogte van de afkoopwaarde wordt vastgesteld m.b.v. de volgende formule:</w:t>
      </w:r>
    </w:p>
    <w:p w14:paraId="656ACCF1" w14:textId="77777777" w:rsidR="002949F6" w:rsidRPr="00F16FAA" w:rsidRDefault="002949F6" w:rsidP="002949F6">
      <w:pPr>
        <w:ind w:firstLine="432"/>
        <w:rPr>
          <w:sz w:val="22"/>
          <w:szCs w:val="22"/>
        </w:rPr>
      </w:pPr>
      <m:oMathPara>
        <m:oMath>
          <m:r>
            <w:rPr>
              <w:rFonts w:ascii="Cambria Math" w:hAnsi="Cambria Math"/>
              <w:sz w:val="22"/>
              <w:szCs w:val="22"/>
            </w:rPr>
            <m:t>AfkoopWaarde=Opgebouwd KBL</m:t>
          </m:r>
        </m:oMath>
      </m:oMathPara>
    </w:p>
    <w:p w14:paraId="4D451F01" w14:textId="77777777" w:rsidR="002949F6" w:rsidRDefault="002949F6" w:rsidP="002949F6">
      <w:pPr>
        <w:spacing w:line="259" w:lineRule="auto"/>
        <w:rPr>
          <w:sz w:val="22"/>
          <w:szCs w:val="22"/>
        </w:rPr>
      </w:pPr>
      <w:r>
        <w:rPr>
          <w:sz w:val="22"/>
          <w:szCs w:val="22"/>
        </w:rPr>
        <w:t>Er kan ook een staffel voor afkoop aangeleverd worden door de klant.</w:t>
      </w:r>
    </w:p>
    <w:p w14:paraId="6FC340F4" w14:textId="77777777" w:rsidR="002949F6" w:rsidRDefault="002949F6" w:rsidP="002949F6">
      <w:pPr>
        <w:spacing w:line="259" w:lineRule="auto"/>
        <w:rPr>
          <w:sz w:val="22"/>
          <w:szCs w:val="22"/>
        </w:rPr>
      </w:pPr>
      <w:r>
        <w:rPr>
          <w:sz w:val="22"/>
          <w:szCs w:val="22"/>
        </w:rPr>
        <w:t>De hoogte van de afkoopwaarde van een pensioenaanspraak bij ingang (bijv. wezenpensioen uit overgangsrecht) wordt vastgesteld m.b.v. de volgende formule:</w:t>
      </w:r>
    </w:p>
    <w:p w14:paraId="309FB772" w14:textId="77777777" w:rsidR="002949F6" w:rsidRPr="00F16FAA" w:rsidRDefault="002949F6" w:rsidP="002949F6">
      <w:pPr>
        <w:ind w:firstLine="432"/>
        <w:rPr>
          <w:sz w:val="22"/>
          <w:szCs w:val="22"/>
        </w:rPr>
      </w:pPr>
      <m:oMathPara>
        <m:oMath>
          <m:r>
            <w:rPr>
              <w:rFonts w:ascii="Cambria Math" w:hAnsi="Cambria Math"/>
              <w:sz w:val="22"/>
              <w:szCs w:val="22"/>
            </w:rPr>
            <m:t>AfkoopWaarde=Aanspraak ×afkoopfactor</m:t>
          </m:r>
        </m:oMath>
      </m:oMathPara>
    </w:p>
    <w:p w14:paraId="48EE696A" w14:textId="7A4D4BFB" w:rsidR="002949F6" w:rsidRDefault="002949F6" w:rsidP="002949F6">
      <w:pPr>
        <w:rPr>
          <w:sz w:val="22"/>
          <w:szCs w:val="22"/>
        </w:rPr>
      </w:pPr>
      <w:r w:rsidRPr="6F4AF6EB">
        <w:rPr>
          <w:sz w:val="22"/>
          <w:szCs w:val="22"/>
        </w:rPr>
        <w:t>De afkoop wordt via het excasso systeem uitgekeerd, het is dan een uitkering op het CVP.</w:t>
      </w:r>
    </w:p>
    <w:p w14:paraId="6971F662" w14:textId="77777777" w:rsidR="00421D43" w:rsidRDefault="00421D43" w:rsidP="004A77A5">
      <w:pPr>
        <w:spacing w:line="259" w:lineRule="auto"/>
        <w:rPr>
          <w:sz w:val="22"/>
          <w:szCs w:val="22"/>
        </w:rPr>
      </w:pPr>
    </w:p>
    <w:p w14:paraId="02904B44" w14:textId="77777777" w:rsidR="008A2EA1" w:rsidRDefault="008A2EA1" w:rsidP="008A2EA1">
      <w:pPr>
        <w:pStyle w:val="Heading2"/>
        <w:numPr>
          <w:ilvl w:val="1"/>
          <w:numId w:val="1"/>
        </w:numPr>
      </w:pPr>
      <w:bookmarkStart w:id="548" w:name="_Toc222499702"/>
      <w:r>
        <w:t>Waardeoverdracht</w:t>
      </w:r>
      <w:bookmarkEnd w:id="548"/>
    </w:p>
    <w:p w14:paraId="74A43336" w14:textId="77777777" w:rsidR="008A2EA1" w:rsidRDefault="008A2EA1" w:rsidP="008A2EA1">
      <w:pPr>
        <w:spacing w:line="259" w:lineRule="auto"/>
        <w:rPr>
          <w:sz w:val="22"/>
          <w:szCs w:val="22"/>
        </w:rPr>
      </w:pPr>
      <w:r>
        <w:rPr>
          <w:sz w:val="22"/>
          <w:szCs w:val="22"/>
        </w:rPr>
        <w:t>Voor waardeoverdracht klein pensioen gelden onder WTP dezelfde regels als voor ingang WTP.</w:t>
      </w:r>
    </w:p>
    <w:p w14:paraId="5A4D91B5" w14:textId="77777777" w:rsidR="008A2EA1" w:rsidRDefault="008A2EA1" w:rsidP="008A2EA1">
      <w:pPr>
        <w:spacing w:line="259" w:lineRule="auto"/>
        <w:rPr>
          <w:sz w:val="22"/>
          <w:szCs w:val="22"/>
        </w:rPr>
      </w:pPr>
      <w:r>
        <w:rPr>
          <w:sz w:val="22"/>
          <w:szCs w:val="22"/>
        </w:rPr>
        <w:t>Voor de overige waardeoverdrachten gelden bepalingen omtrent invaren. Waardeoverdracht is toegestaan als:</w:t>
      </w:r>
    </w:p>
    <w:p w14:paraId="6CDBBDAB" w14:textId="77777777" w:rsidR="008A2EA1" w:rsidRDefault="008A2EA1" w:rsidP="008A2EA1">
      <w:pPr>
        <w:pStyle w:val="ListParagraph"/>
        <w:numPr>
          <w:ilvl w:val="0"/>
          <w:numId w:val="8"/>
        </w:numPr>
        <w:spacing w:line="259" w:lineRule="auto"/>
        <w:rPr>
          <w:rFonts w:eastAsia="Times New Roman"/>
          <w:sz w:val="22"/>
          <w:szCs w:val="22"/>
        </w:rPr>
      </w:pPr>
      <w:r>
        <w:rPr>
          <w:rFonts w:eastAsia="Times New Roman"/>
          <w:sz w:val="22"/>
          <w:szCs w:val="22"/>
        </w:rPr>
        <w:t>Beide partijen zijn ingevaren, of</w:t>
      </w:r>
    </w:p>
    <w:p w14:paraId="45083F0F" w14:textId="77777777" w:rsidR="008A2EA1" w:rsidRDefault="008A2EA1" w:rsidP="008A2EA1">
      <w:pPr>
        <w:pStyle w:val="ListParagraph"/>
        <w:numPr>
          <w:ilvl w:val="0"/>
          <w:numId w:val="8"/>
        </w:numPr>
        <w:spacing w:line="259" w:lineRule="auto"/>
        <w:rPr>
          <w:rFonts w:eastAsia="Times New Roman"/>
          <w:sz w:val="22"/>
          <w:szCs w:val="22"/>
        </w:rPr>
      </w:pPr>
      <w:r>
        <w:rPr>
          <w:rFonts w:eastAsia="Times New Roman"/>
          <w:sz w:val="22"/>
          <w:szCs w:val="22"/>
        </w:rPr>
        <w:t>Beide partijen niet zijn ingevaren, of</w:t>
      </w:r>
    </w:p>
    <w:p w14:paraId="6867F8B1" w14:textId="77777777" w:rsidR="008A2EA1" w:rsidRDefault="008A2EA1" w:rsidP="008A2EA1">
      <w:pPr>
        <w:pStyle w:val="ListParagraph"/>
        <w:numPr>
          <w:ilvl w:val="0"/>
          <w:numId w:val="8"/>
        </w:numPr>
        <w:spacing w:line="259" w:lineRule="auto"/>
        <w:rPr>
          <w:rFonts w:eastAsia="Times New Roman"/>
          <w:sz w:val="22"/>
          <w:szCs w:val="22"/>
        </w:rPr>
      </w:pPr>
      <w:r>
        <w:rPr>
          <w:rFonts w:eastAsia="Times New Roman"/>
          <w:sz w:val="22"/>
          <w:szCs w:val="22"/>
        </w:rPr>
        <w:t>Het andere fonds niet de intentie heeft om in te varen</w:t>
      </w:r>
    </w:p>
    <w:p w14:paraId="7385C3EB" w14:textId="612BE4FF" w:rsidR="00FD2BDC" w:rsidRDefault="00FD2BDC" w:rsidP="00FD2BDC">
      <w:pPr>
        <w:spacing w:line="259" w:lineRule="auto"/>
        <w:rPr>
          <w:sz w:val="22"/>
          <w:szCs w:val="22"/>
        </w:rPr>
      </w:pPr>
      <w:r>
        <w:rPr>
          <w:sz w:val="22"/>
          <w:szCs w:val="22"/>
        </w:rPr>
        <w:t>Als nog niet aan de hiervoor genoemde eisen wordt voldaan, dan wordt de waardeoverdracht gepauzeerd/</w:t>
      </w:r>
      <w:r w:rsidRPr="008D2B61">
        <w:rPr>
          <w:sz w:val="22"/>
          <w:szCs w:val="22"/>
        </w:rPr>
        <w:t>opgeschort</w:t>
      </w:r>
      <w:r>
        <w:rPr>
          <w:sz w:val="22"/>
          <w:szCs w:val="22"/>
        </w:rPr>
        <w:t xml:space="preserve"> en weer opgestart als wel aan de eisen wordt voldaan. </w:t>
      </w:r>
    </w:p>
    <w:p w14:paraId="6DB9F6F8" w14:textId="77777777" w:rsidR="00FD2BDC" w:rsidRDefault="00FD2BDC" w:rsidP="00FD2BDC">
      <w:pPr>
        <w:spacing w:line="259" w:lineRule="auto"/>
        <w:rPr>
          <w:sz w:val="22"/>
          <w:szCs w:val="22"/>
        </w:rPr>
      </w:pPr>
      <w:r>
        <w:rPr>
          <w:sz w:val="22"/>
          <w:szCs w:val="22"/>
        </w:rPr>
        <w:t xml:space="preserve">De waarde van de inkomende waardeoverdracht wordt na ontvangst ervan toegevoegd aan de PPV. </w:t>
      </w:r>
      <w:r w:rsidRPr="00AB62ED">
        <w:rPr>
          <w:sz w:val="22"/>
          <w:szCs w:val="22"/>
          <w:highlight w:val="yellow"/>
        </w:rPr>
        <w:t>De waarde van een evt. inkomend overgangsrecht partnerpensioen wordt toegevoegd aan het PP bij overlijden voor en na pensionering.</w:t>
      </w:r>
    </w:p>
    <w:p w14:paraId="124477D1" w14:textId="77777777" w:rsidR="00FD2BDC" w:rsidRDefault="00FD2BDC" w:rsidP="00FD2BDC">
      <w:pPr>
        <w:spacing w:line="259" w:lineRule="auto"/>
        <w:rPr>
          <w:sz w:val="22"/>
          <w:szCs w:val="22"/>
        </w:rPr>
      </w:pPr>
      <w:r>
        <w:rPr>
          <w:sz w:val="22"/>
          <w:szCs w:val="22"/>
        </w:rPr>
        <w:t>De waarde van de uitgaande waardeoverdracht (dit is de hoogte van het PPV) wordt na ontvangst van de akkoordverklaring en betaalverzoek overgemaakt aan de nieuwe pensioenuitvoerder (PUO).</w:t>
      </w:r>
    </w:p>
    <w:p w14:paraId="67B539CE" w14:textId="2118EE55" w:rsidR="00FD2BDC" w:rsidRDefault="00FD2BDC" w:rsidP="00FD2BDC">
      <w:pPr>
        <w:spacing w:line="259" w:lineRule="auto"/>
        <w:rPr>
          <w:sz w:val="22"/>
          <w:szCs w:val="22"/>
        </w:rPr>
      </w:pPr>
      <w:r>
        <w:rPr>
          <w:sz w:val="22"/>
          <w:szCs w:val="22"/>
        </w:rPr>
        <w:t xml:space="preserve">De </w:t>
      </w:r>
      <w:r w:rsidR="00437D66">
        <w:rPr>
          <w:sz w:val="22"/>
          <w:szCs w:val="22"/>
        </w:rPr>
        <w:t>RDR</w:t>
      </w:r>
      <w:r>
        <w:rPr>
          <w:sz w:val="22"/>
          <w:szCs w:val="22"/>
        </w:rPr>
        <w:t xml:space="preserve">, MVEV en evt. andere voorzieningen zijn uitdrukkelijk </w:t>
      </w:r>
      <w:r w:rsidRPr="00AB62ED">
        <w:rPr>
          <w:b/>
          <w:bCs/>
          <w:sz w:val="22"/>
          <w:szCs w:val="22"/>
        </w:rPr>
        <w:t>geen</w:t>
      </w:r>
      <w:r>
        <w:rPr>
          <w:sz w:val="22"/>
          <w:szCs w:val="22"/>
        </w:rPr>
        <w:t xml:space="preserve"> onderdeel van de waardeoverdracht.</w:t>
      </w:r>
    </w:p>
    <w:p w14:paraId="2E778C79" w14:textId="77777777" w:rsidR="00FD2BDC" w:rsidRDefault="00FD2BDC" w:rsidP="00FD2BDC">
      <w:pPr>
        <w:spacing w:line="259" w:lineRule="auto"/>
        <w:rPr>
          <w:sz w:val="22"/>
          <w:szCs w:val="22"/>
        </w:rPr>
      </w:pPr>
      <w:r w:rsidRPr="00230AF7">
        <w:rPr>
          <w:sz w:val="22"/>
          <w:szCs w:val="22"/>
          <w:highlight w:val="yellow"/>
        </w:rPr>
        <w:t xml:space="preserve">In de maand van overdracht wordt geen rendement meer toegekend. De waarde van de inkomende waardeoverdracht telt vanaf de volgende maand mee voor het </w:t>
      </w:r>
      <w:commentRangeStart w:id="549"/>
      <w:r w:rsidRPr="00230AF7">
        <w:rPr>
          <w:sz w:val="22"/>
          <w:szCs w:val="22"/>
          <w:highlight w:val="yellow"/>
        </w:rPr>
        <w:t>rendement</w:t>
      </w:r>
      <w:commentRangeEnd w:id="549"/>
      <w:r w:rsidR="00437D66" w:rsidRPr="00230AF7">
        <w:rPr>
          <w:rStyle w:val="CommentReference"/>
          <w:sz w:val="22"/>
          <w:szCs w:val="22"/>
          <w:highlight w:val="yellow"/>
        </w:rPr>
        <w:commentReference w:id="549"/>
      </w:r>
      <w:r w:rsidRPr="00230AF7">
        <w:rPr>
          <w:sz w:val="22"/>
          <w:szCs w:val="22"/>
          <w:highlight w:val="yellow"/>
        </w:rPr>
        <w:t>.</w:t>
      </w:r>
    </w:p>
    <w:p w14:paraId="3B54C25E" w14:textId="77777777" w:rsidR="00FD2BDC" w:rsidRDefault="00FD2BDC" w:rsidP="00FD2BDC">
      <w:pPr>
        <w:spacing w:line="259" w:lineRule="auto"/>
        <w:rPr>
          <w:sz w:val="22"/>
          <w:szCs w:val="22"/>
        </w:rPr>
      </w:pPr>
      <w:r>
        <w:rPr>
          <w:sz w:val="22"/>
          <w:szCs w:val="22"/>
        </w:rPr>
        <w:lastRenderedPageBreak/>
        <w:t>Als de waardeoverdracht niet onder het wettelijk recht op waardeoverdracht valt, kan een pensioenfonds hier toch binnen de wettelijke grenzen aan meewerken. Een pensioenfonds is dit uiteraard niet verplicht en een pensioenfonds kan ook slechts meewerken onder bepaalde voorwaarden.</w:t>
      </w:r>
    </w:p>
    <w:p w14:paraId="71E0A145" w14:textId="77777777" w:rsidR="00FD2BDC" w:rsidRDefault="00FD2BDC">
      <w:pPr>
        <w:spacing w:line="259" w:lineRule="auto"/>
      </w:pPr>
    </w:p>
    <w:p w14:paraId="6F4C57F8" w14:textId="77777777" w:rsidR="00FD2BDC" w:rsidRDefault="00FD2BDC">
      <w:pPr>
        <w:spacing w:line="259" w:lineRule="auto"/>
      </w:pPr>
    </w:p>
    <w:p w14:paraId="04EA2B6F" w14:textId="77777777" w:rsidR="00E25773" w:rsidRDefault="00E25773" w:rsidP="006D2CD8">
      <w:pPr>
        <w:pStyle w:val="Heading2"/>
        <w:numPr>
          <w:ilvl w:val="1"/>
          <w:numId w:val="1"/>
        </w:numPr>
      </w:pPr>
      <w:bookmarkStart w:id="550" w:name="_Toc222499703"/>
      <w:r>
        <w:t>Fondsen</w:t>
      </w:r>
      <w:bookmarkEnd w:id="550"/>
    </w:p>
    <w:p w14:paraId="3C37C5E6" w14:textId="34E18350" w:rsidR="00A9664E" w:rsidRPr="006D2CD8" w:rsidRDefault="00C01741">
      <w:pPr>
        <w:spacing w:line="259" w:lineRule="auto"/>
        <w:rPr>
          <w:sz w:val="22"/>
          <w:szCs w:val="22"/>
        </w:rPr>
      </w:pPr>
      <w:r w:rsidRPr="006D2CD8">
        <w:rPr>
          <w:sz w:val="22"/>
          <w:szCs w:val="22"/>
        </w:rPr>
        <w:t>Voor alle fondsen geldt dat de uitkeringen maandelijks achteraf in 12 gelijke termijnen worden uitbetaald.</w:t>
      </w:r>
      <w:r w:rsidR="00EC4321">
        <w:rPr>
          <w:sz w:val="22"/>
          <w:szCs w:val="22"/>
        </w:rPr>
        <w:t xml:space="preserve"> </w:t>
      </w:r>
      <w:r w:rsidR="00EC4321" w:rsidRPr="00AB62ED">
        <w:rPr>
          <w:sz w:val="22"/>
          <w:szCs w:val="22"/>
        </w:rPr>
        <w:t xml:space="preserve">De evt. vakantietoeslag is </w:t>
      </w:r>
      <w:r w:rsidR="00EC4321">
        <w:rPr>
          <w:sz w:val="22"/>
          <w:szCs w:val="22"/>
        </w:rPr>
        <w:t xml:space="preserve">al </w:t>
      </w:r>
      <w:r w:rsidR="00EC4321" w:rsidRPr="00AB62ED">
        <w:rPr>
          <w:sz w:val="22"/>
          <w:szCs w:val="22"/>
        </w:rPr>
        <w:t>verwerkt in deze periodieke uitkering, er vindt dus niet eenmalig per jaar een aparte uitkering voor vakantietoeslag plaats.</w:t>
      </w:r>
    </w:p>
    <w:p w14:paraId="6E83A57D" w14:textId="60D2E29C" w:rsidR="00DB4EC6" w:rsidRPr="006D2CD8" w:rsidRDefault="00DB4EC6">
      <w:pPr>
        <w:spacing w:line="259" w:lineRule="auto"/>
        <w:rPr>
          <w:sz w:val="22"/>
          <w:szCs w:val="22"/>
        </w:rPr>
      </w:pPr>
      <w:r w:rsidRPr="006D2CD8">
        <w:rPr>
          <w:sz w:val="22"/>
          <w:szCs w:val="22"/>
        </w:rPr>
        <w:t xml:space="preserve">Voor alle fondsen geldt ook dat voor afkoop de wettelijke bepalingen </w:t>
      </w:r>
      <w:r w:rsidR="00EB6627">
        <w:rPr>
          <w:sz w:val="22"/>
          <w:szCs w:val="22"/>
        </w:rPr>
        <w:t>worden gevolgd</w:t>
      </w:r>
      <w:r w:rsidR="00E56186" w:rsidRPr="006D2CD8">
        <w:rPr>
          <w:sz w:val="22"/>
          <w:szCs w:val="22"/>
        </w:rPr>
        <w:t>, er zijn geen afwijkende grenzen.</w:t>
      </w:r>
    </w:p>
    <w:p w14:paraId="50755740" w14:textId="77777777" w:rsidR="00A9664E" w:rsidRDefault="00A9664E">
      <w:pPr>
        <w:spacing w:line="259" w:lineRule="auto"/>
      </w:pPr>
      <w:r>
        <w:br w:type="page"/>
      </w:r>
    </w:p>
    <w:p w14:paraId="0CECD277" w14:textId="77777777" w:rsidR="00A9664E" w:rsidRDefault="00A9664E" w:rsidP="00A9664E">
      <w:pPr>
        <w:pStyle w:val="Heading1"/>
        <w:spacing w:line="259" w:lineRule="auto"/>
        <w:jc w:val="both"/>
        <w:rPr>
          <w:rFonts w:eastAsia="Times New Roman"/>
        </w:rPr>
      </w:pPr>
      <w:bookmarkStart w:id="551" w:name="_Toc194677489"/>
      <w:bookmarkStart w:id="552" w:name="_Toc222499704"/>
      <w:r w:rsidRPr="00A97FF6">
        <w:rPr>
          <w:rFonts w:eastAsia="Times New Roman"/>
        </w:rPr>
        <w:lastRenderedPageBreak/>
        <w:t>D</w:t>
      </w:r>
      <w:r>
        <w:rPr>
          <w:rFonts w:eastAsia="Times New Roman"/>
        </w:rPr>
        <w:t>eel II: Niet ingegaan pensioen (opbouwfase)</w:t>
      </w:r>
      <w:bookmarkEnd w:id="551"/>
      <w:bookmarkEnd w:id="552"/>
    </w:p>
    <w:p w14:paraId="60826E27" w14:textId="77777777" w:rsidR="006A0A34" w:rsidRDefault="006A0A34" w:rsidP="006A0A34">
      <w:pPr>
        <w:spacing w:line="259" w:lineRule="auto"/>
        <w:rPr>
          <w:sz w:val="22"/>
          <w:szCs w:val="22"/>
        </w:rPr>
      </w:pPr>
      <w:r w:rsidRPr="00CA7D2A">
        <w:rPr>
          <w:sz w:val="22"/>
          <w:szCs w:val="22"/>
        </w:rPr>
        <w:t>De opbouwfase</w:t>
      </w:r>
      <w:r w:rsidRPr="6F4AF6EB">
        <w:rPr>
          <w:sz w:val="22"/>
          <w:szCs w:val="22"/>
        </w:rPr>
        <w:t xml:space="preserve"> start vanaf het moment dat de deelnemer deelneemt aan de regeling en eindigt wanneer het pensioen </w:t>
      </w:r>
      <w:r w:rsidRPr="00D5188C">
        <w:rPr>
          <w:sz w:val="22"/>
          <w:szCs w:val="22"/>
        </w:rPr>
        <w:t>ingaat</w:t>
      </w:r>
      <w:r w:rsidRPr="6F4AF6EB">
        <w:rPr>
          <w:sz w:val="22"/>
          <w:szCs w:val="22"/>
        </w:rPr>
        <w:t>.</w:t>
      </w:r>
    </w:p>
    <w:p w14:paraId="06C8C070" w14:textId="77777777" w:rsidR="006A0A34" w:rsidRDefault="006A0A34" w:rsidP="006A0A34">
      <w:pPr>
        <w:spacing w:line="259" w:lineRule="auto"/>
        <w:rPr>
          <w:sz w:val="22"/>
          <w:szCs w:val="22"/>
        </w:rPr>
      </w:pPr>
      <w:r>
        <w:rPr>
          <w:sz w:val="22"/>
          <w:szCs w:val="22"/>
        </w:rPr>
        <w:t>De opbouwfase kan onderverdeeld worden in:</w:t>
      </w:r>
    </w:p>
    <w:p w14:paraId="5E8B3C3D" w14:textId="77777777" w:rsidR="006A0A34" w:rsidRDefault="006A0A34" w:rsidP="006A0A34">
      <w:pPr>
        <w:pStyle w:val="ListParagraph"/>
        <w:numPr>
          <w:ilvl w:val="0"/>
          <w:numId w:val="14"/>
        </w:numPr>
        <w:spacing w:line="259" w:lineRule="auto"/>
        <w:rPr>
          <w:sz w:val="22"/>
          <w:szCs w:val="22"/>
        </w:rPr>
      </w:pPr>
      <w:r>
        <w:rPr>
          <w:sz w:val="22"/>
          <w:szCs w:val="22"/>
        </w:rPr>
        <w:t>Actieve fase (er wordt premie ingelegd of premie vrijgesteld)</w:t>
      </w:r>
    </w:p>
    <w:p w14:paraId="1E92C8CD" w14:textId="77777777" w:rsidR="006A0A34" w:rsidRPr="006C10D2" w:rsidRDefault="006A0A34" w:rsidP="006A0A34">
      <w:pPr>
        <w:pStyle w:val="ListParagraph"/>
        <w:numPr>
          <w:ilvl w:val="0"/>
          <w:numId w:val="14"/>
        </w:numPr>
        <w:spacing w:line="259" w:lineRule="auto"/>
        <w:rPr>
          <w:sz w:val="22"/>
          <w:szCs w:val="22"/>
        </w:rPr>
      </w:pPr>
      <w:r>
        <w:rPr>
          <w:sz w:val="22"/>
          <w:szCs w:val="22"/>
        </w:rPr>
        <w:t>Premievrije fase (er wordt geen premie ingelegd)</w:t>
      </w:r>
    </w:p>
    <w:p w14:paraId="002E35BF" w14:textId="77777777" w:rsidR="006A0A34" w:rsidRDefault="006A0A34" w:rsidP="006A0A34">
      <w:pPr>
        <w:spacing w:line="259" w:lineRule="auto"/>
        <w:rPr>
          <w:sz w:val="22"/>
          <w:szCs w:val="22"/>
        </w:rPr>
      </w:pPr>
      <w:r>
        <w:rPr>
          <w:sz w:val="22"/>
          <w:szCs w:val="22"/>
        </w:rPr>
        <w:t xml:space="preserve">Tijdens de actieve fase </w:t>
      </w:r>
      <w:r w:rsidRPr="00C2034D">
        <w:rPr>
          <w:sz w:val="22"/>
          <w:szCs w:val="22"/>
        </w:rPr>
        <w:t xml:space="preserve">wordt </w:t>
      </w:r>
      <w:r w:rsidRPr="00E969AA">
        <w:rPr>
          <w:sz w:val="22"/>
          <w:szCs w:val="22"/>
        </w:rPr>
        <w:t xml:space="preserve">het </w:t>
      </w:r>
      <w:r>
        <w:rPr>
          <w:sz w:val="22"/>
          <w:szCs w:val="22"/>
        </w:rPr>
        <w:t>vermogen en het risico nabestaandenpensioen gebaseerd op dienstverbandgegevens en een pensioengrondslag.</w:t>
      </w:r>
    </w:p>
    <w:p w14:paraId="07D088A1" w14:textId="77777777" w:rsidR="006A0A34" w:rsidRDefault="006A0A34" w:rsidP="006A0A34">
      <w:pPr>
        <w:spacing w:line="259" w:lineRule="auto"/>
        <w:rPr>
          <w:sz w:val="22"/>
          <w:szCs w:val="22"/>
        </w:rPr>
      </w:pPr>
      <w:r>
        <w:rPr>
          <w:sz w:val="22"/>
          <w:szCs w:val="22"/>
        </w:rPr>
        <w:t>De dekking wordt onderverdeeld in een dekking bij:</w:t>
      </w:r>
    </w:p>
    <w:p w14:paraId="66162A5B" w14:textId="154C6932" w:rsidR="006A0A34" w:rsidRDefault="009E749E" w:rsidP="006A0A34">
      <w:pPr>
        <w:pStyle w:val="ListParagraph"/>
        <w:numPr>
          <w:ilvl w:val="0"/>
          <w:numId w:val="14"/>
        </w:numPr>
        <w:spacing w:line="259" w:lineRule="auto"/>
        <w:rPr>
          <w:sz w:val="22"/>
          <w:szCs w:val="22"/>
        </w:rPr>
      </w:pPr>
      <w:r>
        <w:rPr>
          <w:sz w:val="22"/>
          <w:szCs w:val="22"/>
        </w:rPr>
        <w:t>L</w:t>
      </w:r>
      <w:r w:rsidR="006A0A34" w:rsidRPr="6F4AF6EB">
        <w:rPr>
          <w:sz w:val="22"/>
          <w:szCs w:val="22"/>
        </w:rPr>
        <w:t xml:space="preserve">even </w:t>
      </w:r>
    </w:p>
    <w:p w14:paraId="7B63D12B" w14:textId="2F6C5392" w:rsidR="006A0A34" w:rsidRDefault="009E749E" w:rsidP="006A0A34">
      <w:pPr>
        <w:pStyle w:val="ListParagraph"/>
        <w:numPr>
          <w:ilvl w:val="0"/>
          <w:numId w:val="14"/>
        </w:numPr>
        <w:spacing w:line="259" w:lineRule="auto"/>
        <w:rPr>
          <w:sz w:val="22"/>
          <w:szCs w:val="22"/>
        </w:rPr>
      </w:pPr>
      <w:r>
        <w:rPr>
          <w:sz w:val="22"/>
          <w:szCs w:val="22"/>
        </w:rPr>
        <w:t>O</w:t>
      </w:r>
      <w:r w:rsidR="006A0A34" w:rsidRPr="6F4AF6EB">
        <w:rPr>
          <w:sz w:val="22"/>
          <w:szCs w:val="22"/>
        </w:rPr>
        <w:t>verlijden</w:t>
      </w:r>
    </w:p>
    <w:p w14:paraId="3F5C53A9" w14:textId="69CEC88D" w:rsidR="006A0A34" w:rsidRPr="00F95332" w:rsidRDefault="009E749E" w:rsidP="006A0A34">
      <w:pPr>
        <w:pStyle w:val="ListParagraph"/>
        <w:numPr>
          <w:ilvl w:val="0"/>
          <w:numId w:val="14"/>
        </w:numPr>
        <w:spacing w:line="259" w:lineRule="auto"/>
        <w:rPr>
          <w:sz w:val="22"/>
          <w:szCs w:val="22"/>
        </w:rPr>
      </w:pPr>
      <w:r>
        <w:rPr>
          <w:sz w:val="22"/>
          <w:szCs w:val="22"/>
        </w:rPr>
        <w:t>A</w:t>
      </w:r>
      <w:r w:rsidR="006A0A34" w:rsidRPr="6F4AF6EB">
        <w:rPr>
          <w:sz w:val="22"/>
          <w:szCs w:val="22"/>
        </w:rPr>
        <w:t>rbeidsongeschiktheid</w:t>
      </w:r>
    </w:p>
    <w:p w14:paraId="16698DDC" w14:textId="479BDA42" w:rsidR="00B74242" w:rsidDel="00F648B6" w:rsidRDefault="00B74242">
      <w:pPr>
        <w:spacing w:line="259" w:lineRule="auto"/>
        <w:rPr>
          <w:del w:id="553" w:author="Jitty van der Kuur" w:date="2026-04-13T10:52:00Z" w16du:dateUtc="2026-04-13T08:52:00Z"/>
        </w:rPr>
      </w:pPr>
    </w:p>
    <w:p w14:paraId="2E589AE6" w14:textId="77777777" w:rsidR="00B74242" w:rsidRPr="00127754" w:rsidRDefault="00B74242" w:rsidP="006D2CD8">
      <w:pPr>
        <w:pStyle w:val="Heading1"/>
        <w:numPr>
          <w:ilvl w:val="0"/>
          <w:numId w:val="1"/>
        </w:numPr>
      </w:pPr>
      <w:bookmarkStart w:id="554" w:name="_Ref182220387"/>
      <w:bookmarkStart w:id="555" w:name="_Toc222499705"/>
      <w:r>
        <w:t>Dekking bij leven</w:t>
      </w:r>
      <w:bookmarkEnd w:id="554"/>
      <w:bookmarkEnd w:id="555"/>
    </w:p>
    <w:p w14:paraId="183B2FFD" w14:textId="248A1E3D" w:rsidR="00B74242" w:rsidRDefault="00B74242" w:rsidP="00B74242">
      <w:pPr>
        <w:spacing w:line="259" w:lineRule="auto"/>
        <w:rPr>
          <w:sz w:val="22"/>
          <w:szCs w:val="22"/>
        </w:rPr>
      </w:pPr>
      <w:r w:rsidRPr="005668EB">
        <w:rPr>
          <w:sz w:val="22"/>
          <w:szCs w:val="22"/>
        </w:rPr>
        <w:t>De</w:t>
      </w:r>
      <w:r>
        <w:rPr>
          <w:sz w:val="22"/>
          <w:szCs w:val="22"/>
        </w:rPr>
        <w:t xml:space="preserve"> dekking bij leven wordt vormgegeven door het vormen van een kapitaal</w:t>
      </w:r>
      <w:r w:rsidR="001223FB">
        <w:rPr>
          <w:sz w:val="22"/>
          <w:szCs w:val="22"/>
        </w:rPr>
        <w:t>, dit wordt het persoonlijk pensioenkapitaal</w:t>
      </w:r>
      <w:r w:rsidR="00B0293E">
        <w:rPr>
          <w:sz w:val="22"/>
          <w:szCs w:val="22"/>
        </w:rPr>
        <w:t xml:space="preserve"> (PPK)</w:t>
      </w:r>
      <w:r w:rsidR="001223FB">
        <w:rPr>
          <w:sz w:val="22"/>
          <w:szCs w:val="22"/>
        </w:rPr>
        <w:t xml:space="preserve"> genoemd</w:t>
      </w:r>
      <w:r>
        <w:rPr>
          <w:sz w:val="22"/>
          <w:szCs w:val="22"/>
        </w:rPr>
        <w:t>. Dit vermogen wordt in units bijgehouden.</w:t>
      </w:r>
    </w:p>
    <w:p w14:paraId="31ACCCDC" w14:textId="407EF66F" w:rsidR="00B74242" w:rsidRDefault="00B74242" w:rsidP="00B74242">
      <w:pPr>
        <w:spacing w:line="259" w:lineRule="auto"/>
        <w:rPr>
          <w:sz w:val="22"/>
          <w:szCs w:val="22"/>
        </w:rPr>
      </w:pPr>
      <w:r>
        <w:rPr>
          <w:sz w:val="22"/>
          <w:szCs w:val="22"/>
        </w:rPr>
        <w:t xml:space="preserve">Op de pensioendatum of een aantal jaren voor de pensioendatum (zie hoofdstuk </w:t>
      </w:r>
      <w:r w:rsidRPr="006D447E">
        <w:rPr>
          <w:sz w:val="22"/>
          <w:szCs w:val="22"/>
          <w:highlight w:val="yellow"/>
        </w:rPr>
        <w:fldChar w:fldCharType="begin"/>
      </w:r>
      <w:r w:rsidRPr="006D447E">
        <w:rPr>
          <w:sz w:val="22"/>
          <w:szCs w:val="22"/>
          <w:highlight w:val="yellow"/>
        </w:rPr>
        <w:instrText xml:space="preserve"> REF _Ref182906984 \r \h </w:instrText>
      </w:r>
      <w:r w:rsidR="006D2615">
        <w:rPr>
          <w:sz w:val="22"/>
          <w:szCs w:val="22"/>
          <w:highlight w:val="yellow"/>
        </w:rPr>
        <w:instrText xml:space="preserve"> \* MERGEFORMAT </w:instrText>
      </w:r>
      <w:r w:rsidRPr="006D447E">
        <w:rPr>
          <w:sz w:val="22"/>
          <w:szCs w:val="22"/>
          <w:highlight w:val="yellow"/>
        </w:rPr>
      </w:r>
      <w:r w:rsidRPr="006D447E">
        <w:rPr>
          <w:sz w:val="22"/>
          <w:szCs w:val="22"/>
          <w:highlight w:val="yellow"/>
        </w:rPr>
        <w:fldChar w:fldCharType="separate"/>
      </w:r>
      <w:r w:rsidRPr="006D447E">
        <w:rPr>
          <w:sz w:val="22"/>
          <w:szCs w:val="22"/>
          <w:highlight w:val="yellow"/>
        </w:rPr>
        <w:t>9</w:t>
      </w:r>
      <w:r w:rsidRPr="006D447E">
        <w:rPr>
          <w:sz w:val="22"/>
          <w:szCs w:val="22"/>
          <w:highlight w:val="yellow"/>
        </w:rPr>
        <w:fldChar w:fldCharType="end"/>
      </w:r>
      <w:r>
        <w:rPr>
          <w:sz w:val="22"/>
          <w:szCs w:val="22"/>
        </w:rPr>
        <w:t xml:space="preserve">) wordt dit </w:t>
      </w:r>
      <w:r w:rsidR="00D35EFC">
        <w:rPr>
          <w:sz w:val="22"/>
          <w:szCs w:val="22"/>
        </w:rPr>
        <w:t xml:space="preserve">kapitaal </w:t>
      </w:r>
      <w:r>
        <w:rPr>
          <w:sz w:val="22"/>
          <w:szCs w:val="22"/>
        </w:rPr>
        <w:t>omgezet in:</w:t>
      </w:r>
    </w:p>
    <w:p w14:paraId="4D3BE67E" w14:textId="77777777" w:rsidR="00B74242" w:rsidRDefault="00B74242" w:rsidP="00B74242">
      <w:pPr>
        <w:pStyle w:val="ListParagraph"/>
        <w:numPr>
          <w:ilvl w:val="0"/>
          <w:numId w:val="4"/>
        </w:numPr>
        <w:spacing w:line="259" w:lineRule="auto"/>
        <w:rPr>
          <w:sz w:val="22"/>
          <w:szCs w:val="22"/>
        </w:rPr>
      </w:pPr>
      <w:r>
        <w:rPr>
          <w:sz w:val="22"/>
          <w:szCs w:val="22"/>
        </w:rPr>
        <w:t>Ouderdomspensioen</w:t>
      </w:r>
    </w:p>
    <w:p w14:paraId="0E06500F" w14:textId="77777777" w:rsidR="00B74242" w:rsidRPr="00F530A0" w:rsidRDefault="00B74242" w:rsidP="00B74242">
      <w:pPr>
        <w:pStyle w:val="ListParagraph"/>
        <w:numPr>
          <w:ilvl w:val="0"/>
          <w:numId w:val="4"/>
        </w:numPr>
        <w:spacing w:line="259" w:lineRule="auto"/>
        <w:rPr>
          <w:sz w:val="22"/>
          <w:szCs w:val="22"/>
        </w:rPr>
      </w:pPr>
      <w:r w:rsidRPr="00F530A0">
        <w:rPr>
          <w:sz w:val="22"/>
          <w:szCs w:val="22"/>
        </w:rPr>
        <w:t>Ouderdoms- en Partnerpensioen</w:t>
      </w:r>
    </w:p>
    <w:p w14:paraId="233A1296" w14:textId="77777777" w:rsidR="00B74242" w:rsidRDefault="00B74242" w:rsidP="00B74242">
      <w:pPr>
        <w:spacing w:line="259" w:lineRule="auto"/>
        <w:rPr>
          <w:sz w:val="22"/>
          <w:szCs w:val="22"/>
        </w:rPr>
      </w:pPr>
      <w:r w:rsidRPr="00EA28EB">
        <w:rPr>
          <w:sz w:val="22"/>
          <w:szCs w:val="22"/>
        </w:rPr>
        <w:t>Als het fonds zowel een vastgesteld als een variabel pensioen aanbiedt, dan kan de deelnemer hieruit kiezen.</w:t>
      </w:r>
    </w:p>
    <w:p w14:paraId="05E7D4BF" w14:textId="77777777" w:rsidR="00B74242" w:rsidRDefault="00B74242" w:rsidP="00B74242">
      <w:pPr>
        <w:spacing w:line="259" w:lineRule="auto"/>
        <w:rPr>
          <w:sz w:val="22"/>
          <w:szCs w:val="22"/>
        </w:rPr>
      </w:pPr>
      <w:r>
        <w:rPr>
          <w:sz w:val="22"/>
          <w:szCs w:val="22"/>
        </w:rPr>
        <w:t>Als de deelnemer voor een variabel pensioen kiest, dan is de vervolgende keuze voor de deelnemer:</w:t>
      </w:r>
    </w:p>
    <w:p w14:paraId="29D9451B" w14:textId="77777777" w:rsidR="00B74242" w:rsidRDefault="00B74242" w:rsidP="00B74242">
      <w:pPr>
        <w:pStyle w:val="ListParagraph"/>
        <w:numPr>
          <w:ilvl w:val="0"/>
          <w:numId w:val="4"/>
        </w:numPr>
        <w:spacing w:line="259" w:lineRule="auto"/>
        <w:rPr>
          <w:sz w:val="22"/>
          <w:szCs w:val="22"/>
        </w:rPr>
      </w:pPr>
      <w:r>
        <w:rPr>
          <w:sz w:val="22"/>
          <w:szCs w:val="22"/>
        </w:rPr>
        <w:t>Gelijkblijvende uitkering</w:t>
      </w:r>
    </w:p>
    <w:p w14:paraId="0F3CEC9C" w14:textId="77777777" w:rsidR="00B74242" w:rsidRDefault="00B74242" w:rsidP="00B74242">
      <w:pPr>
        <w:pStyle w:val="ListParagraph"/>
        <w:numPr>
          <w:ilvl w:val="0"/>
          <w:numId w:val="4"/>
        </w:numPr>
        <w:spacing w:line="259" w:lineRule="auto"/>
        <w:rPr>
          <w:sz w:val="22"/>
          <w:szCs w:val="22"/>
        </w:rPr>
      </w:pPr>
      <w:r>
        <w:rPr>
          <w:sz w:val="22"/>
          <w:szCs w:val="22"/>
        </w:rPr>
        <w:t>Vaste stijgende uitkering</w:t>
      </w:r>
    </w:p>
    <w:p w14:paraId="2F4DE14F" w14:textId="77777777" w:rsidR="00B74242" w:rsidRDefault="00B74242" w:rsidP="00B74242">
      <w:pPr>
        <w:pStyle w:val="ListParagraph"/>
        <w:numPr>
          <w:ilvl w:val="0"/>
          <w:numId w:val="4"/>
        </w:numPr>
        <w:spacing w:line="259" w:lineRule="auto"/>
        <w:rPr>
          <w:sz w:val="22"/>
          <w:szCs w:val="22"/>
        </w:rPr>
      </w:pPr>
      <w:r>
        <w:rPr>
          <w:sz w:val="22"/>
          <w:szCs w:val="22"/>
        </w:rPr>
        <w:t>Vaste dalende uitkering</w:t>
      </w:r>
    </w:p>
    <w:p w14:paraId="7C221B6E" w14:textId="3CF0B21F" w:rsidR="00B0293E" w:rsidRPr="00230AF7" w:rsidRDefault="00B0293E" w:rsidP="00B0293E">
      <w:pPr>
        <w:spacing w:line="259" w:lineRule="auto"/>
        <w:rPr>
          <w:sz w:val="22"/>
          <w:szCs w:val="22"/>
        </w:rPr>
      </w:pPr>
      <w:r w:rsidRPr="00230AF7">
        <w:rPr>
          <w:sz w:val="22"/>
          <w:szCs w:val="22"/>
        </w:rPr>
        <w:t>Het PP</w:t>
      </w:r>
      <w:r w:rsidR="0058646F" w:rsidRPr="00230AF7">
        <w:rPr>
          <w:sz w:val="22"/>
          <w:szCs w:val="22"/>
        </w:rPr>
        <w:t>K</w:t>
      </w:r>
      <w:r w:rsidRPr="00230AF7">
        <w:rPr>
          <w:sz w:val="22"/>
          <w:szCs w:val="22"/>
        </w:rPr>
        <w:t xml:space="preserve"> wijzigt tot de ingangsdatum door o.a.:</w:t>
      </w:r>
    </w:p>
    <w:p w14:paraId="43833B34" w14:textId="1E2EA15F" w:rsidR="00B0293E" w:rsidRPr="00230AF7" w:rsidRDefault="00B0293E" w:rsidP="00B0293E">
      <w:pPr>
        <w:pStyle w:val="ListParagraph"/>
        <w:numPr>
          <w:ilvl w:val="0"/>
          <w:numId w:val="15"/>
        </w:numPr>
        <w:spacing w:line="259" w:lineRule="auto"/>
        <w:rPr>
          <w:sz w:val="22"/>
          <w:szCs w:val="22"/>
        </w:rPr>
      </w:pPr>
      <w:r w:rsidRPr="00230AF7">
        <w:rPr>
          <w:sz w:val="22"/>
          <w:szCs w:val="22"/>
        </w:rPr>
        <w:t xml:space="preserve">Toevoegen van </w:t>
      </w:r>
      <w:del w:id="556" w:author="Jitty van der Kuur" w:date="2026-04-13T10:49:00Z" w16du:dateUtc="2026-04-13T08:49:00Z">
        <w:r w:rsidRPr="00230AF7" w:rsidDel="00B33ED2">
          <w:rPr>
            <w:sz w:val="22"/>
            <w:szCs w:val="22"/>
          </w:rPr>
          <w:delText>een deel van de</w:delText>
        </w:r>
      </w:del>
      <w:ins w:id="557" w:author="Jitty van der Kuur" w:date="2026-04-13T10:49:00Z" w16du:dateUtc="2026-04-13T08:49:00Z">
        <w:r w:rsidR="00B33ED2">
          <w:rPr>
            <w:sz w:val="22"/>
            <w:szCs w:val="22"/>
          </w:rPr>
          <w:t>de ontvang</w:t>
        </w:r>
      </w:ins>
      <w:ins w:id="558" w:author="Jitty van der Kuur" w:date="2026-04-13T10:50:00Z" w16du:dateUtc="2026-04-13T08:50:00Z">
        <w:r w:rsidR="00B33ED2">
          <w:rPr>
            <w:sz w:val="22"/>
            <w:szCs w:val="22"/>
          </w:rPr>
          <w:t>en</w:t>
        </w:r>
      </w:ins>
      <w:r w:rsidRPr="00230AF7">
        <w:rPr>
          <w:sz w:val="22"/>
          <w:szCs w:val="22"/>
        </w:rPr>
        <w:t xml:space="preserve"> </w:t>
      </w:r>
      <w:ins w:id="559" w:author="Jitty van der Kuur" w:date="2026-04-13T10:49:00Z" w16du:dateUtc="2026-04-13T08:49:00Z">
        <w:r w:rsidR="00B05BDB">
          <w:rPr>
            <w:sz w:val="22"/>
            <w:szCs w:val="22"/>
          </w:rPr>
          <w:t>(bijspaar) pensioen</w:t>
        </w:r>
      </w:ins>
      <w:r w:rsidRPr="00230AF7">
        <w:rPr>
          <w:sz w:val="22"/>
          <w:szCs w:val="22"/>
        </w:rPr>
        <w:t>premie</w:t>
      </w:r>
    </w:p>
    <w:p w14:paraId="1C8317A1" w14:textId="5A98732A" w:rsidR="00B0293E" w:rsidRDefault="00B0293E" w:rsidP="00B0293E">
      <w:pPr>
        <w:pStyle w:val="ListParagraph"/>
        <w:numPr>
          <w:ilvl w:val="0"/>
          <w:numId w:val="15"/>
        </w:numPr>
        <w:spacing w:line="259" w:lineRule="auto"/>
        <w:rPr>
          <w:sz w:val="22"/>
          <w:szCs w:val="22"/>
          <w:highlight w:val="yellow"/>
        </w:rPr>
      </w:pPr>
      <w:r w:rsidRPr="006D447E">
        <w:rPr>
          <w:sz w:val="22"/>
          <w:szCs w:val="22"/>
          <w:highlight w:val="yellow"/>
        </w:rPr>
        <w:t xml:space="preserve">Toevoegen van </w:t>
      </w:r>
      <w:ins w:id="560" w:author="Jitty van der Kuur" w:date="2026-04-13T10:50:00Z" w16du:dateUtc="2026-04-13T08:50:00Z">
        <w:r w:rsidR="000F671E">
          <w:rPr>
            <w:sz w:val="22"/>
            <w:szCs w:val="22"/>
            <w:highlight w:val="yellow"/>
          </w:rPr>
          <w:t xml:space="preserve">het ontvangen </w:t>
        </w:r>
      </w:ins>
      <w:del w:id="561" w:author="Jitty van der Kuur" w:date="2026-04-13T10:50:00Z" w16du:dateUtc="2026-04-13T08:50:00Z">
        <w:r w:rsidRPr="006D447E" w:rsidDel="000F671E">
          <w:rPr>
            <w:sz w:val="22"/>
            <w:szCs w:val="22"/>
            <w:highlight w:val="yellow"/>
          </w:rPr>
          <w:delText xml:space="preserve">een deel van </w:delText>
        </w:r>
      </w:del>
      <w:del w:id="562" w:author="Jitty van der Kuur" w:date="2026-04-13T10:49:00Z" w16du:dateUtc="2026-04-13T08:49:00Z">
        <w:r w:rsidRPr="006D447E" w:rsidDel="00B33ED2">
          <w:rPr>
            <w:sz w:val="22"/>
            <w:szCs w:val="22"/>
            <w:highlight w:val="yellow"/>
          </w:rPr>
          <w:delText>de bijspaarpremie</w:delText>
        </w:r>
      </w:del>
      <w:ins w:id="563" w:author="Jitty van der Kuur" w:date="2026-04-13T10:49:00Z" w16du:dateUtc="2026-04-13T08:49:00Z">
        <w:r w:rsidR="00B33ED2">
          <w:rPr>
            <w:sz w:val="22"/>
            <w:szCs w:val="22"/>
            <w:highlight w:val="yellow"/>
          </w:rPr>
          <w:t>kapitaal</w:t>
        </w:r>
      </w:ins>
    </w:p>
    <w:p w14:paraId="64AA3426" w14:textId="48321A49" w:rsidR="00662791" w:rsidRPr="00230AF7" w:rsidRDefault="00662791" w:rsidP="00B0293E">
      <w:pPr>
        <w:pStyle w:val="ListParagraph"/>
        <w:numPr>
          <w:ilvl w:val="0"/>
          <w:numId w:val="15"/>
        </w:numPr>
        <w:spacing w:line="259" w:lineRule="auto"/>
        <w:rPr>
          <w:sz w:val="22"/>
          <w:szCs w:val="22"/>
        </w:rPr>
      </w:pPr>
      <w:r w:rsidRPr="00230AF7">
        <w:rPr>
          <w:sz w:val="22"/>
          <w:szCs w:val="22"/>
        </w:rPr>
        <w:t>Onttrekken van risicopremies in geval van vrijwillige voortzetting</w:t>
      </w:r>
    </w:p>
    <w:p w14:paraId="6C2E37E1" w14:textId="77777777" w:rsidR="00B0293E" w:rsidRPr="006D447E" w:rsidRDefault="00B0293E" w:rsidP="00B0293E">
      <w:pPr>
        <w:pStyle w:val="ListParagraph"/>
        <w:numPr>
          <w:ilvl w:val="0"/>
          <w:numId w:val="15"/>
        </w:numPr>
        <w:spacing w:line="259" w:lineRule="auto"/>
        <w:rPr>
          <w:sz w:val="22"/>
          <w:szCs w:val="22"/>
          <w:highlight w:val="yellow"/>
        </w:rPr>
      </w:pPr>
      <w:r w:rsidRPr="006D447E">
        <w:rPr>
          <w:sz w:val="22"/>
          <w:szCs w:val="22"/>
          <w:highlight w:val="yellow"/>
        </w:rPr>
        <w:t xml:space="preserve">Toevoegen of </w:t>
      </w:r>
      <w:commentRangeStart w:id="564"/>
      <w:r w:rsidRPr="006D447E">
        <w:rPr>
          <w:sz w:val="22"/>
          <w:szCs w:val="22"/>
          <w:highlight w:val="yellow"/>
        </w:rPr>
        <w:t>onttrekken van beschermingsrendement</w:t>
      </w:r>
      <w:commentRangeEnd w:id="564"/>
      <w:r w:rsidR="00690631" w:rsidRPr="006D447E">
        <w:rPr>
          <w:rStyle w:val="CommentReference"/>
          <w:sz w:val="22"/>
          <w:szCs w:val="22"/>
          <w:highlight w:val="yellow"/>
        </w:rPr>
        <w:commentReference w:id="564"/>
      </w:r>
    </w:p>
    <w:p w14:paraId="44229C03" w14:textId="77777777" w:rsidR="00B0293E" w:rsidRPr="006D447E" w:rsidRDefault="00B0293E" w:rsidP="00B0293E">
      <w:pPr>
        <w:pStyle w:val="ListParagraph"/>
        <w:numPr>
          <w:ilvl w:val="0"/>
          <w:numId w:val="15"/>
        </w:numPr>
        <w:spacing w:line="259" w:lineRule="auto"/>
        <w:rPr>
          <w:sz w:val="22"/>
          <w:szCs w:val="22"/>
          <w:highlight w:val="yellow"/>
        </w:rPr>
      </w:pPr>
      <w:r w:rsidRPr="00230AF7">
        <w:rPr>
          <w:sz w:val="22"/>
          <w:szCs w:val="22"/>
        </w:rPr>
        <w:t xml:space="preserve">Toevoegen of onttrekken van </w:t>
      </w:r>
      <w:r w:rsidRPr="006D447E">
        <w:rPr>
          <w:sz w:val="22"/>
          <w:szCs w:val="22"/>
          <w:highlight w:val="yellow"/>
        </w:rPr>
        <w:t xml:space="preserve">collectief </w:t>
      </w:r>
      <w:r w:rsidRPr="00230AF7">
        <w:rPr>
          <w:sz w:val="22"/>
          <w:szCs w:val="22"/>
        </w:rPr>
        <w:t>behaalde financiële resultaten</w:t>
      </w:r>
    </w:p>
    <w:p w14:paraId="7EC800DE" w14:textId="34678E2C" w:rsidR="00B0293E" w:rsidRDefault="00B0293E" w:rsidP="00B0293E">
      <w:pPr>
        <w:pStyle w:val="ListParagraph"/>
        <w:numPr>
          <w:ilvl w:val="0"/>
          <w:numId w:val="15"/>
        </w:numPr>
        <w:spacing w:line="259" w:lineRule="auto"/>
        <w:rPr>
          <w:ins w:id="565" w:author="Jitty van der Kuur" w:date="2026-04-13T10:51:00Z" w16du:dateUtc="2026-04-13T08:51:00Z"/>
          <w:sz w:val="22"/>
          <w:szCs w:val="22"/>
        </w:rPr>
      </w:pPr>
      <w:r w:rsidRPr="00230AF7">
        <w:rPr>
          <w:sz w:val="22"/>
          <w:szCs w:val="22"/>
        </w:rPr>
        <w:t>Onttrekken van kosten</w:t>
      </w:r>
      <w:r w:rsidR="008C4085" w:rsidRPr="00230AF7">
        <w:rPr>
          <w:sz w:val="22"/>
          <w:szCs w:val="22"/>
        </w:rPr>
        <w:t xml:space="preserve"> voor beleggingen</w:t>
      </w:r>
    </w:p>
    <w:p w14:paraId="059F09E2" w14:textId="73128518" w:rsidR="002623E5" w:rsidRDefault="002623E5" w:rsidP="00B0293E">
      <w:pPr>
        <w:pStyle w:val="ListParagraph"/>
        <w:numPr>
          <w:ilvl w:val="0"/>
          <w:numId w:val="15"/>
        </w:numPr>
        <w:spacing w:line="259" w:lineRule="auto"/>
        <w:rPr>
          <w:ins w:id="566" w:author="Jitty van der Kuur" w:date="2026-04-13T10:52:00Z" w16du:dateUtc="2026-04-13T08:52:00Z"/>
          <w:sz w:val="22"/>
          <w:szCs w:val="22"/>
        </w:rPr>
      </w:pPr>
      <w:ins w:id="567" w:author="Jitty van der Kuur" w:date="2026-04-13T10:51:00Z" w16du:dateUtc="2026-04-13T08:51:00Z">
        <w:r w:rsidRPr="00230AF7">
          <w:rPr>
            <w:sz w:val="22"/>
            <w:szCs w:val="22"/>
          </w:rPr>
          <w:t>Toevoegen of onttrekken van</w:t>
        </w:r>
        <w:r>
          <w:rPr>
            <w:sz w:val="22"/>
            <w:szCs w:val="22"/>
          </w:rPr>
          <w:t xml:space="preserve"> sterfteresultaat (is fondskeuze)</w:t>
        </w:r>
      </w:ins>
    </w:p>
    <w:p w14:paraId="241636F0" w14:textId="6CCC5DD4" w:rsidR="00F648B6" w:rsidRPr="00230AF7" w:rsidRDefault="00F648B6" w:rsidP="00B0293E">
      <w:pPr>
        <w:pStyle w:val="ListParagraph"/>
        <w:numPr>
          <w:ilvl w:val="0"/>
          <w:numId w:val="15"/>
        </w:numPr>
        <w:spacing w:line="259" w:lineRule="auto"/>
        <w:rPr>
          <w:sz w:val="22"/>
          <w:szCs w:val="22"/>
        </w:rPr>
      </w:pPr>
      <w:ins w:id="568" w:author="Jitty van der Kuur" w:date="2026-04-13T10:52:00Z" w16du:dateUtc="2026-04-13T08:52:00Z">
        <w:r>
          <w:rPr>
            <w:sz w:val="22"/>
            <w:szCs w:val="22"/>
          </w:rPr>
          <w:t xml:space="preserve">Onttrekken van bijdrage aan </w:t>
        </w:r>
        <w:r w:rsidRPr="009908FE">
          <w:rPr>
            <w:sz w:val="22"/>
            <w:szCs w:val="22"/>
            <w:highlight w:val="yellow"/>
            <w:rPrChange w:id="569" w:author="Jitty van der Kuur" w:date="2026-04-13T10:52:00Z" w16du:dateUtc="2026-04-13T08:52:00Z">
              <w:rPr>
                <w:sz w:val="22"/>
                <w:szCs w:val="22"/>
              </w:rPr>
            </w:rPrChange>
          </w:rPr>
          <w:t>CVP</w:t>
        </w:r>
      </w:ins>
    </w:p>
    <w:p w14:paraId="0706FEB3" w14:textId="77777777" w:rsidR="00EA4251" w:rsidRDefault="00B0293E" w:rsidP="00281AD1">
      <w:pPr>
        <w:pStyle w:val="ListParagraph"/>
        <w:numPr>
          <w:ilvl w:val="0"/>
          <w:numId w:val="15"/>
        </w:numPr>
        <w:spacing w:line="259" w:lineRule="auto"/>
        <w:rPr>
          <w:sz w:val="22"/>
          <w:szCs w:val="22"/>
        </w:rPr>
      </w:pPr>
      <w:r w:rsidRPr="006D447E">
        <w:rPr>
          <w:sz w:val="22"/>
          <w:szCs w:val="22"/>
          <w:highlight w:val="yellow"/>
        </w:rPr>
        <w:t>Keuzes die gemaakt worden (bijv. inkomende waardeoverdracht)</w:t>
      </w:r>
    </w:p>
    <w:p w14:paraId="5FAAE10B" w14:textId="4988252D" w:rsidR="00B0293E" w:rsidRPr="006D447E" w:rsidRDefault="00B0293E" w:rsidP="006D447E">
      <w:pPr>
        <w:pStyle w:val="ListParagraph"/>
        <w:numPr>
          <w:ilvl w:val="0"/>
          <w:numId w:val="15"/>
        </w:numPr>
        <w:spacing w:line="259" w:lineRule="auto"/>
        <w:rPr>
          <w:sz w:val="22"/>
          <w:szCs w:val="22"/>
          <w:highlight w:val="yellow"/>
        </w:rPr>
      </w:pPr>
      <w:r w:rsidRPr="006D447E">
        <w:rPr>
          <w:sz w:val="22"/>
          <w:szCs w:val="22"/>
          <w:highlight w:val="yellow"/>
        </w:rPr>
        <w:t>Gebeurtenissen die van invloed zijn (bijv. scheiding)</w:t>
      </w:r>
    </w:p>
    <w:p w14:paraId="413F27EF" w14:textId="77777777" w:rsidR="00B0293E" w:rsidRDefault="00B0293E" w:rsidP="00B74242">
      <w:pPr>
        <w:spacing w:line="259" w:lineRule="auto"/>
        <w:rPr>
          <w:sz w:val="22"/>
          <w:szCs w:val="22"/>
        </w:rPr>
      </w:pPr>
    </w:p>
    <w:p w14:paraId="4ED09E0E" w14:textId="77777777" w:rsidR="00ED2B71" w:rsidRDefault="00ED2B71" w:rsidP="006D2CD8">
      <w:pPr>
        <w:pStyle w:val="Heading2"/>
        <w:numPr>
          <w:ilvl w:val="1"/>
          <w:numId w:val="1"/>
        </w:numPr>
      </w:pPr>
      <w:bookmarkStart w:id="570" w:name="_Toc194677491"/>
      <w:bookmarkStart w:id="571" w:name="_Toc222499706"/>
      <w:r>
        <w:t>Kapitaal bij leven</w:t>
      </w:r>
      <w:bookmarkEnd w:id="570"/>
      <w:bookmarkEnd w:id="571"/>
      <w:r>
        <w:t xml:space="preserve"> </w:t>
      </w:r>
    </w:p>
    <w:p w14:paraId="344C6C42" w14:textId="69566C67" w:rsidR="00ED2B71" w:rsidRDefault="00ED2B71" w:rsidP="00ED2B71">
      <w:pPr>
        <w:spacing w:line="259" w:lineRule="auto"/>
        <w:rPr>
          <w:sz w:val="22"/>
          <w:szCs w:val="22"/>
        </w:rPr>
      </w:pPr>
      <w:r>
        <w:rPr>
          <w:sz w:val="22"/>
          <w:szCs w:val="22"/>
        </w:rPr>
        <w:t>Het totaal aan PPK in de opbouwfase vormt het kapitaal bij leven in de opbouwfase, dit is de standaard van IG&amp;H.</w:t>
      </w:r>
    </w:p>
    <w:p w14:paraId="72E1EC67" w14:textId="77777777" w:rsidR="00ED2B71" w:rsidRDefault="00ED2B71" w:rsidP="00ED2B71">
      <w:pPr>
        <w:spacing w:line="259" w:lineRule="auto"/>
        <w:rPr>
          <w:sz w:val="22"/>
          <w:szCs w:val="22"/>
        </w:rPr>
      </w:pPr>
      <w:r w:rsidRPr="006D447E">
        <w:rPr>
          <w:sz w:val="22"/>
          <w:szCs w:val="22"/>
          <w:highlight w:val="yellow"/>
        </w:rPr>
        <w:t>Er zijn fondsen die meerdere kapitalen aanhouden, bijv. een kapitaal bij leven en een kapitaal bij overlijden na de ingangsdatum. Bij einde relatie speelt dit een rol, bij pensioeningang ook, maar dat is op te heffen door uitruil.</w:t>
      </w:r>
      <w:r w:rsidRPr="56EF0545">
        <w:rPr>
          <w:sz w:val="22"/>
          <w:szCs w:val="22"/>
        </w:rPr>
        <w:t xml:space="preserve"> </w:t>
      </w:r>
    </w:p>
    <w:p w14:paraId="60370FBF" w14:textId="60C4A105" w:rsidR="00ED2B71" w:rsidRDefault="00ED2B71" w:rsidP="00ED2B71">
      <w:pPr>
        <w:spacing w:line="259" w:lineRule="auto"/>
        <w:rPr>
          <w:sz w:val="22"/>
          <w:szCs w:val="22"/>
        </w:rPr>
      </w:pPr>
      <w:r w:rsidRPr="56EF0545">
        <w:rPr>
          <w:sz w:val="22"/>
          <w:szCs w:val="22"/>
        </w:rPr>
        <w:t xml:space="preserve">In de standaard oplossing van IG&amp;H is er altijd sprake van </w:t>
      </w:r>
      <w:commentRangeStart w:id="572"/>
      <w:r w:rsidRPr="56EF0545">
        <w:rPr>
          <w:sz w:val="22"/>
          <w:szCs w:val="22"/>
        </w:rPr>
        <w:t>1 kapitaal</w:t>
      </w:r>
      <w:r>
        <w:rPr>
          <w:sz w:val="22"/>
          <w:szCs w:val="22"/>
        </w:rPr>
        <w:t xml:space="preserve"> </w:t>
      </w:r>
      <w:r w:rsidRPr="56EF0545">
        <w:rPr>
          <w:sz w:val="22"/>
          <w:szCs w:val="22"/>
        </w:rPr>
        <w:t>per deelnemer</w:t>
      </w:r>
      <w:commentRangeEnd w:id="572"/>
      <w:r w:rsidR="00C460BE" w:rsidRPr="56EF0545">
        <w:rPr>
          <w:rStyle w:val="CommentReference"/>
          <w:sz w:val="22"/>
          <w:szCs w:val="22"/>
        </w:rPr>
        <w:commentReference w:id="572"/>
      </w:r>
      <w:r w:rsidRPr="56EF0545">
        <w:rPr>
          <w:sz w:val="22"/>
          <w:szCs w:val="22"/>
        </w:rPr>
        <w:t>.</w:t>
      </w:r>
    </w:p>
    <w:p w14:paraId="4E68E617" w14:textId="77777777" w:rsidR="006612A0" w:rsidRDefault="006612A0" w:rsidP="00230AF7">
      <w:pPr>
        <w:pStyle w:val="Heading2"/>
        <w:numPr>
          <w:ilvl w:val="2"/>
          <w:numId w:val="1"/>
        </w:numPr>
      </w:pPr>
      <w:bookmarkStart w:id="573" w:name="_Toc194677492"/>
      <w:bookmarkStart w:id="574" w:name="_Toc222499707"/>
      <w:r>
        <w:t>Toevoegen van premie</w:t>
      </w:r>
      <w:bookmarkEnd w:id="573"/>
      <w:bookmarkEnd w:id="574"/>
      <w:r>
        <w:t xml:space="preserve"> </w:t>
      </w:r>
    </w:p>
    <w:p w14:paraId="294FDFD1" w14:textId="15FBCA48" w:rsidR="006612A0" w:rsidRDefault="006612A0" w:rsidP="006612A0">
      <w:pPr>
        <w:spacing w:line="259" w:lineRule="auto"/>
        <w:rPr>
          <w:sz w:val="22"/>
          <w:szCs w:val="22"/>
        </w:rPr>
      </w:pPr>
      <w:r w:rsidRPr="6F4AF6EB">
        <w:rPr>
          <w:sz w:val="22"/>
          <w:szCs w:val="22"/>
        </w:rPr>
        <w:t>Een deel van de premie die in rekening wordt gebracht is bestemd voor toevoeging aan het PP</w:t>
      </w:r>
      <w:r>
        <w:rPr>
          <w:sz w:val="22"/>
          <w:szCs w:val="22"/>
        </w:rPr>
        <w:t>K</w:t>
      </w:r>
      <w:r w:rsidRPr="6F4AF6EB">
        <w:rPr>
          <w:sz w:val="22"/>
          <w:szCs w:val="22"/>
        </w:rPr>
        <w:t xml:space="preserve">, dit geldt voor zowel de premie in de basisregeling als die in de evt. </w:t>
      </w:r>
      <w:r>
        <w:rPr>
          <w:sz w:val="22"/>
          <w:szCs w:val="22"/>
        </w:rPr>
        <w:t>b</w:t>
      </w:r>
      <w:r w:rsidRPr="56EF0545">
        <w:rPr>
          <w:sz w:val="22"/>
          <w:szCs w:val="22"/>
        </w:rPr>
        <w:t>ijspaar</w:t>
      </w:r>
      <w:r>
        <w:rPr>
          <w:sz w:val="22"/>
          <w:szCs w:val="22"/>
        </w:rPr>
        <w:t>- of excedent</w:t>
      </w:r>
      <w:r w:rsidRPr="56EF0545">
        <w:rPr>
          <w:sz w:val="22"/>
          <w:szCs w:val="22"/>
        </w:rPr>
        <w:t>regeling. De premie wordt in een vaste frequentie geïncasseerd en toegevoegd aan het PP</w:t>
      </w:r>
      <w:r>
        <w:rPr>
          <w:sz w:val="22"/>
          <w:szCs w:val="22"/>
        </w:rPr>
        <w:t>K</w:t>
      </w:r>
      <w:r w:rsidRPr="56EF0545">
        <w:rPr>
          <w:sz w:val="22"/>
          <w:szCs w:val="22"/>
        </w:rPr>
        <w:t xml:space="preserve">. De standaard gaat uit van een maandelijkse frequentie. </w:t>
      </w:r>
    </w:p>
    <w:p w14:paraId="784A1822" w14:textId="1E3478F2" w:rsidR="006612A0" w:rsidRDefault="006612A0" w:rsidP="006612A0">
      <w:pPr>
        <w:spacing w:line="259" w:lineRule="auto"/>
        <w:rPr>
          <w:sz w:val="22"/>
          <w:szCs w:val="22"/>
        </w:rPr>
      </w:pPr>
      <w:r w:rsidRPr="56EF0545">
        <w:rPr>
          <w:sz w:val="22"/>
          <w:szCs w:val="22"/>
        </w:rPr>
        <w:t xml:space="preserve">De premie kan </w:t>
      </w:r>
      <w:r w:rsidRPr="00354BA0">
        <w:rPr>
          <w:sz w:val="22"/>
          <w:szCs w:val="22"/>
        </w:rPr>
        <w:t>zowel</w:t>
      </w:r>
      <w:r w:rsidRPr="56EF0545">
        <w:rPr>
          <w:sz w:val="22"/>
          <w:szCs w:val="22"/>
        </w:rPr>
        <w:t xml:space="preserve"> op basis van actual payment alsook als assumed payment worden ge</w:t>
      </w:r>
      <w:r>
        <w:rPr>
          <w:sz w:val="22"/>
          <w:szCs w:val="22"/>
        </w:rPr>
        <w:t>ï</w:t>
      </w:r>
      <w:r w:rsidRPr="56EF0545">
        <w:rPr>
          <w:sz w:val="22"/>
          <w:szCs w:val="22"/>
        </w:rPr>
        <w:t>nvesteerd in het PP</w:t>
      </w:r>
      <w:r w:rsidR="00463E34">
        <w:rPr>
          <w:sz w:val="22"/>
          <w:szCs w:val="22"/>
        </w:rPr>
        <w:t>K</w:t>
      </w:r>
      <w:r w:rsidRPr="56EF0545">
        <w:rPr>
          <w:sz w:val="22"/>
          <w:szCs w:val="22"/>
        </w:rPr>
        <w:t>.</w:t>
      </w:r>
      <w:r>
        <w:rPr>
          <w:sz w:val="22"/>
          <w:szCs w:val="22"/>
        </w:rPr>
        <w:t xml:space="preserve"> Bij actual payment wordt de premie belegd binnen een afgesproken periode zodra de premie betaald is. Bij a</w:t>
      </w:r>
      <w:r w:rsidRPr="00D67733">
        <w:rPr>
          <w:sz w:val="22"/>
          <w:szCs w:val="22"/>
        </w:rPr>
        <w:t>ssumed payment</w:t>
      </w:r>
      <w:r>
        <w:rPr>
          <w:sz w:val="22"/>
          <w:szCs w:val="22"/>
        </w:rPr>
        <w:t xml:space="preserve"> wordt</w:t>
      </w:r>
      <w:r w:rsidRPr="00D67733">
        <w:rPr>
          <w:sz w:val="22"/>
          <w:szCs w:val="22"/>
        </w:rPr>
        <w:t xml:space="preserve"> de nota door Qwik op </w:t>
      </w:r>
      <w:r>
        <w:rPr>
          <w:sz w:val="22"/>
          <w:szCs w:val="22"/>
        </w:rPr>
        <w:t>“</w:t>
      </w:r>
      <w:r w:rsidRPr="00D67733">
        <w:rPr>
          <w:sz w:val="22"/>
          <w:szCs w:val="22"/>
        </w:rPr>
        <w:t>betaald</w:t>
      </w:r>
      <w:r>
        <w:rPr>
          <w:sz w:val="22"/>
          <w:szCs w:val="22"/>
        </w:rPr>
        <w:t>”</w:t>
      </w:r>
      <w:r w:rsidRPr="00D67733">
        <w:rPr>
          <w:sz w:val="22"/>
          <w:szCs w:val="22"/>
        </w:rPr>
        <w:t xml:space="preserve"> gezet, maar </w:t>
      </w:r>
      <w:r>
        <w:rPr>
          <w:sz w:val="22"/>
          <w:szCs w:val="22"/>
        </w:rPr>
        <w:t>terugwerkende kracht (twk) mutaties</w:t>
      </w:r>
      <w:r w:rsidRPr="00D67733">
        <w:rPr>
          <w:sz w:val="22"/>
          <w:szCs w:val="22"/>
        </w:rPr>
        <w:t xml:space="preserve"> he</w:t>
      </w:r>
      <w:r>
        <w:rPr>
          <w:sz w:val="22"/>
          <w:szCs w:val="22"/>
        </w:rPr>
        <w:t>bben</w:t>
      </w:r>
      <w:r w:rsidRPr="00D67733">
        <w:rPr>
          <w:sz w:val="22"/>
          <w:szCs w:val="22"/>
        </w:rPr>
        <w:t xml:space="preserve"> niet tot gevolg dat er nog premies over het verleden wordt belegd</w:t>
      </w:r>
      <w:r>
        <w:rPr>
          <w:sz w:val="22"/>
          <w:szCs w:val="22"/>
        </w:rPr>
        <w:t>.</w:t>
      </w:r>
    </w:p>
    <w:p w14:paraId="4D8CCDEE" w14:textId="77777777" w:rsidR="006612A0" w:rsidRDefault="006612A0" w:rsidP="006612A0">
      <w:pPr>
        <w:spacing w:line="259" w:lineRule="auto"/>
        <w:rPr>
          <w:sz w:val="22"/>
          <w:szCs w:val="22"/>
        </w:rPr>
      </w:pPr>
      <w:r>
        <w:rPr>
          <w:sz w:val="22"/>
          <w:szCs w:val="22"/>
        </w:rPr>
        <w:t>Vaak wordt de premie uitgedrukt in een percentage van de pensioengrondslag.</w:t>
      </w:r>
    </w:p>
    <w:p w14:paraId="24A0299B" w14:textId="77777777" w:rsidR="0080600B" w:rsidRDefault="0080600B" w:rsidP="00B74242">
      <w:pPr>
        <w:spacing w:line="259" w:lineRule="auto"/>
        <w:rPr>
          <w:sz w:val="22"/>
          <w:szCs w:val="22"/>
        </w:rPr>
      </w:pPr>
    </w:p>
    <w:p w14:paraId="1A2FAB8E" w14:textId="77777777" w:rsidR="0080600B" w:rsidRDefault="0080600B" w:rsidP="00B74242">
      <w:pPr>
        <w:spacing w:line="259" w:lineRule="auto"/>
        <w:rPr>
          <w:sz w:val="22"/>
          <w:szCs w:val="22"/>
        </w:rPr>
      </w:pPr>
    </w:p>
    <w:p w14:paraId="4B7866E4" w14:textId="77777777" w:rsidR="0080600B" w:rsidRDefault="0080600B" w:rsidP="00B74242">
      <w:pPr>
        <w:spacing w:line="259" w:lineRule="auto"/>
        <w:rPr>
          <w:sz w:val="22"/>
          <w:szCs w:val="22"/>
        </w:rPr>
      </w:pPr>
    </w:p>
    <w:p w14:paraId="6553AED2" w14:textId="77777777" w:rsidR="0080600B" w:rsidRDefault="0080600B" w:rsidP="00B74242">
      <w:pPr>
        <w:spacing w:line="259" w:lineRule="auto"/>
        <w:rPr>
          <w:sz w:val="22"/>
          <w:szCs w:val="22"/>
        </w:rPr>
      </w:pPr>
    </w:p>
    <w:p w14:paraId="6662FBCC" w14:textId="77777777" w:rsidR="0080600B" w:rsidRDefault="0080600B" w:rsidP="00B74242">
      <w:pPr>
        <w:spacing w:line="259" w:lineRule="auto"/>
        <w:rPr>
          <w:sz w:val="22"/>
          <w:szCs w:val="22"/>
        </w:rPr>
      </w:pPr>
    </w:p>
    <w:p w14:paraId="59C955DC" w14:textId="09002A4A" w:rsidR="00B74242" w:rsidRPr="006D447E" w:rsidRDefault="00B74242" w:rsidP="00B74242">
      <w:pPr>
        <w:spacing w:line="259" w:lineRule="auto"/>
        <w:rPr>
          <w:sz w:val="22"/>
          <w:szCs w:val="22"/>
          <w:highlight w:val="yellow"/>
        </w:rPr>
      </w:pPr>
      <w:r w:rsidRPr="006D447E">
        <w:rPr>
          <w:sz w:val="22"/>
          <w:szCs w:val="22"/>
          <w:highlight w:val="yellow"/>
        </w:rPr>
        <w:t>De premie voor de opbouw van kapitaal is gebaseerd op een beschikbare premie.</w:t>
      </w:r>
    </w:p>
    <w:p w14:paraId="1BEFC1AD" w14:textId="77777777" w:rsidR="00B74242" w:rsidRPr="006D447E" w:rsidRDefault="00B74242" w:rsidP="00B74242">
      <w:pPr>
        <w:spacing w:line="259" w:lineRule="auto"/>
        <w:rPr>
          <w:sz w:val="22"/>
          <w:szCs w:val="22"/>
          <w:highlight w:val="yellow"/>
        </w:rPr>
      </w:pPr>
      <w:r w:rsidRPr="006D447E">
        <w:rPr>
          <w:sz w:val="22"/>
          <w:szCs w:val="22"/>
          <w:highlight w:val="yellow"/>
        </w:rPr>
        <w:t>De premie is afhankelijk van de pensioengrondslag, deze wordt vastgesteld als het pensioengevend inkomen minus de franchise. Hierbij is het pensioengevend inkomen gemaximeerd op de fiscale grens van € 137.800,- of op een lager bedrag dat door het fonds gekozen wordt.</w:t>
      </w:r>
    </w:p>
    <w:p w14:paraId="57E5BAC6" w14:textId="77777777" w:rsidR="00B74242" w:rsidRPr="006D447E" w:rsidRDefault="00B74242" w:rsidP="00B74242">
      <w:pPr>
        <w:spacing w:line="259" w:lineRule="auto"/>
        <w:rPr>
          <w:sz w:val="22"/>
          <w:szCs w:val="22"/>
          <w:highlight w:val="yellow"/>
        </w:rPr>
      </w:pPr>
      <w:r w:rsidRPr="006D447E">
        <w:rPr>
          <w:sz w:val="22"/>
          <w:szCs w:val="22"/>
          <w:highlight w:val="yellow"/>
        </w:rPr>
        <w:t>Bij overlijden van de deelnemer wordt het vermogen:</w:t>
      </w:r>
    </w:p>
    <w:p w14:paraId="233B2F39" w14:textId="77777777" w:rsidR="00B74242" w:rsidRPr="006D447E" w:rsidRDefault="00B74242" w:rsidP="00B74242">
      <w:pPr>
        <w:pStyle w:val="ListParagraph"/>
        <w:numPr>
          <w:ilvl w:val="0"/>
          <w:numId w:val="4"/>
        </w:numPr>
        <w:spacing w:line="259" w:lineRule="auto"/>
        <w:rPr>
          <w:sz w:val="22"/>
          <w:szCs w:val="22"/>
          <w:highlight w:val="yellow"/>
        </w:rPr>
      </w:pPr>
      <w:r w:rsidRPr="006D447E">
        <w:rPr>
          <w:sz w:val="22"/>
          <w:szCs w:val="22"/>
          <w:highlight w:val="yellow"/>
        </w:rPr>
        <w:t>Beschouwd als sterfteresultaat voor het fonds</w:t>
      </w:r>
    </w:p>
    <w:p w14:paraId="308F69C3" w14:textId="77777777" w:rsidR="00B74242" w:rsidRPr="006D447E" w:rsidRDefault="00B74242" w:rsidP="00B74242">
      <w:pPr>
        <w:pStyle w:val="ListParagraph"/>
        <w:numPr>
          <w:ilvl w:val="0"/>
          <w:numId w:val="4"/>
        </w:numPr>
        <w:spacing w:line="259" w:lineRule="auto"/>
        <w:rPr>
          <w:sz w:val="22"/>
          <w:szCs w:val="22"/>
          <w:highlight w:val="yellow"/>
        </w:rPr>
      </w:pPr>
      <w:r w:rsidRPr="006D447E">
        <w:rPr>
          <w:sz w:val="22"/>
          <w:szCs w:val="22"/>
          <w:highlight w:val="yellow"/>
        </w:rPr>
        <w:t>Bestemd voor nabestaandenpensioen</w:t>
      </w:r>
    </w:p>
    <w:p w14:paraId="08D91F55" w14:textId="2B4BE64B" w:rsidR="00B74242" w:rsidRPr="006D447E" w:rsidRDefault="00B74242" w:rsidP="00B74242">
      <w:pPr>
        <w:pStyle w:val="Heading4"/>
        <w:rPr>
          <w:highlight w:val="yellow"/>
        </w:rPr>
      </w:pPr>
      <w:del w:id="575" w:author="Jitty van der Kuur" w:date="2026-06-19T11:24:00Z" w16du:dateUtc="2026-06-19T09:24:00Z">
        <w:r w:rsidRPr="006D447E">
          <w:rPr>
            <w:highlight w:val="yellow"/>
          </w:rPr>
          <w:delText>AllVida</w:delText>
        </w:r>
      </w:del>
      <w:ins w:id="576" w:author="Jitty van der Kuur" w:date="2026-06-19T11:24:00Z" w16du:dateUtc="2026-06-19T09:24:00Z">
        <w:r w:rsidRPr="006D447E">
          <w:rPr>
            <w:highlight w:val="yellow"/>
          </w:rPr>
          <w:t xml:space="preserve"> </w:t>
        </w:r>
        <w:r w:rsidR="008465A9">
          <w:rPr>
            <w:highlight w:val="yellow"/>
          </w:rPr>
          <w:t>Allvida</w:t>
        </w:r>
      </w:ins>
      <w:r w:rsidRPr="006D447E">
        <w:rPr>
          <w:highlight w:val="yellow"/>
        </w:rPr>
        <w:t xml:space="preserve"> en standaard product</w:t>
      </w:r>
    </w:p>
    <w:p w14:paraId="0C93A9EB" w14:textId="19CE8D69" w:rsidR="00B74242" w:rsidRPr="006D447E" w:rsidRDefault="00B74242" w:rsidP="00B74242">
      <w:pPr>
        <w:spacing w:line="259" w:lineRule="auto"/>
        <w:rPr>
          <w:sz w:val="22"/>
          <w:szCs w:val="22"/>
          <w:highlight w:val="yellow"/>
        </w:rPr>
      </w:pPr>
      <w:r w:rsidRPr="006D447E">
        <w:rPr>
          <w:sz w:val="22"/>
          <w:szCs w:val="22"/>
          <w:highlight w:val="yellow"/>
        </w:rPr>
        <w:t xml:space="preserve">In </w:t>
      </w:r>
      <w:del w:id="577" w:author="Jitty van der Kuur" w:date="2026-06-19T11:24:00Z" w16du:dateUtc="2026-06-19T09:24:00Z">
        <w:r w:rsidRPr="006D447E">
          <w:rPr>
            <w:sz w:val="22"/>
            <w:szCs w:val="22"/>
            <w:highlight w:val="yellow"/>
          </w:rPr>
          <w:delText>AllVida</w:delText>
        </w:r>
      </w:del>
      <w:ins w:id="578" w:author="Jitty van der Kuur" w:date="2026-06-19T11:24:00Z" w16du:dateUtc="2026-06-19T09:24:00Z">
        <w:r w:rsidR="008465A9">
          <w:rPr>
            <w:sz w:val="22"/>
            <w:szCs w:val="22"/>
            <w:highlight w:val="yellow"/>
          </w:rPr>
          <w:t xml:space="preserve"> Allvida</w:t>
        </w:r>
      </w:ins>
      <w:r w:rsidRPr="006D447E">
        <w:rPr>
          <w:sz w:val="22"/>
          <w:szCs w:val="22"/>
          <w:highlight w:val="yellow"/>
        </w:rPr>
        <w:t xml:space="preserve"> is het variabel pensioen ingericht, het vastgestelde pensioen is n.v.t. voor SPD en SPF. Mocht een deelnemer toch een vastgesteld pensioen willen, dan kan de deelnemer shoppen.</w:t>
      </w:r>
    </w:p>
    <w:p w14:paraId="17EA4C07" w14:textId="2413B788" w:rsidR="00B74242" w:rsidRPr="006D447E" w:rsidRDefault="00B74242" w:rsidP="00B74242">
      <w:pPr>
        <w:spacing w:line="259" w:lineRule="auto"/>
        <w:rPr>
          <w:sz w:val="22"/>
          <w:szCs w:val="22"/>
          <w:highlight w:val="yellow"/>
        </w:rPr>
      </w:pPr>
      <w:r w:rsidRPr="006D447E">
        <w:rPr>
          <w:sz w:val="22"/>
          <w:szCs w:val="22"/>
          <w:highlight w:val="yellow"/>
        </w:rPr>
        <w:t xml:space="preserve">In </w:t>
      </w:r>
      <w:del w:id="579" w:author="Jitty van der Kuur" w:date="2026-06-19T11:24:00Z" w16du:dateUtc="2026-06-19T09:24:00Z">
        <w:r w:rsidRPr="006D447E">
          <w:rPr>
            <w:sz w:val="22"/>
            <w:szCs w:val="22"/>
            <w:highlight w:val="yellow"/>
          </w:rPr>
          <w:delText>AllVida</w:delText>
        </w:r>
      </w:del>
      <w:ins w:id="580" w:author="Jitty van der Kuur" w:date="2026-06-19T11:24:00Z" w16du:dateUtc="2026-06-19T09:24:00Z">
        <w:r w:rsidR="008465A9">
          <w:rPr>
            <w:sz w:val="22"/>
            <w:szCs w:val="22"/>
            <w:highlight w:val="yellow"/>
          </w:rPr>
          <w:t xml:space="preserve"> Allvida</w:t>
        </w:r>
      </w:ins>
      <w:r w:rsidRPr="006D447E">
        <w:rPr>
          <w:sz w:val="22"/>
          <w:szCs w:val="22"/>
          <w:highlight w:val="yellow"/>
        </w:rPr>
        <w:t xml:space="preserve"> is een gelijkblijvende en een vaste jaarlijkse daling van de variabele uitkering ingericht voor hoofdverzekerden, een vaste jaarlijkse stijging is n.v.t. voor SPD en SPF.</w:t>
      </w:r>
    </w:p>
    <w:p w14:paraId="1273701A" w14:textId="2374B3B3" w:rsidR="00B74242" w:rsidRPr="006D447E" w:rsidRDefault="00B74242" w:rsidP="00B74242">
      <w:pPr>
        <w:spacing w:line="259" w:lineRule="auto"/>
        <w:rPr>
          <w:sz w:val="22"/>
          <w:szCs w:val="22"/>
          <w:highlight w:val="yellow"/>
        </w:rPr>
      </w:pPr>
      <w:r w:rsidRPr="006D447E">
        <w:rPr>
          <w:sz w:val="22"/>
          <w:szCs w:val="22"/>
          <w:highlight w:val="yellow"/>
        </w:rPr>
        <w:lastRenderedPageBreak/>
        <w:t xml:space="preserve">In </w:t>
      </w:r>
      <w:del w:id="581" w:author="Jitty van der Kuur" w:date="2026-06-19T11:24:00Z" w16du:dateUtc="2026-06-19T09:24:00Z">
        <w:r w:rsidRPr="006D447E">
          <w:rPr>
            <w:sz w:val="22"/>
            <w:szCs w:val="22"/>
            <w:highlight w:val="yellow"/>
          </w:rPr>
          <w:delText>AllVida</w:delText>
        </w:r>
      </w:del>
      <w:ins w:id="582" w:author="Jitty van der Kuur" w:date="2026-06-19T11:24:00Z" w16du:dateUtc="2026-06-19T09:24:00Z">
        <w:r w:rsidRPr="006D447E">
          <w:rPr>
            <w:sz w:val="22"/>
            <w:szCs w:val="22"/>
            <w:highlight w:val="yellow"/>
          </w:rPr>
          <w:t xml:space="preserve"> </w:t>
        </w:r>
        <w:r w:rsidR="008465A9">
          <w:rPr>
            <w:sz w:val="22"/>
            <w:szCs w:val="22"/>
            <w:highlight w:val="yellow"/>
          </w:rPr>
          <w:t>Allvida</w:t>
        </w:r>
      </w:ins>
      <w:r w:rsidRPr="006D447E">
        <w:rPr>
          <w:sz w:val="22"/>
          <w:szCs w:val="22"/>
          <w:highlight w:val="yellow"/>
        </w:rPr>
        <w:t xml:space="preserve"> wordt uitgegaan van een ingangsdatum van de uitkering op de 1</w:t>
      </w:r>
      <w:r w:rsidRPr="006D447E">
        <w:rPr>
          <w:sz w:val="22"/>
          <w:szCs w:val="22"/>
          <w:highlight w:val="yellow"/>
          <w:vertAlign w:val="superscript"/>
        </w:rPr>
        <w:t>e</w:t>
      </w:r>
      <w:r w:rsidRPr="006D447E">
        <w:rPr>
          <w:sz w:val="22"/>
          <w:szCs w:val="22"/>
          <w:highlight w:val="yellow"/>
        </w:rPr>
        <w:t xml:space="preserve"> dag van de maand. Andere afrondingen zijn ook mogelijk, zoals dag van de verjaardag (geen afronding) bij ADP en 1</w:t>
      </w:r>
      <w:r w:rsidRPr="006D447E">
        <w:rPr>
          <w:sz w:val="22"/>
          <w:szCs w:val="22"/>
          <w:highlight w:val="yellow"/>
          <w:vertAlign w:val="superscript"/>
        </w:rPr>
        <w:t>e</w:t>
      </w:r>
      <w:r w:rsidRPr="006D447E">
        <w:rPr>
          <w:sz w:val="22"/>
          <w:szCs w:val="22"/>
          <w:highlight w:val="yellow"/>
        </w:rPr>
        <w:t xml:space="preserve"> dag van de volgende maand, maar deze zijn nog niet allemaal getest (ook niet nodig voor SPD en SPF).</w:t>
      </w:r>
    </w:p>
    <w:p w14:paraId="71A05AD4" w14:textId="4F1EA4F4" w:rsidR="00B74242" w:rsidRPr="006D447E" w:rsidRDefault="00B74242" w:rsidP="00B74242">
      <w:pPr>
        <w:spacing w:line="259" w:lineRule="auto"/>
        <w:rPr>
          <w:sz w:val="22"/>
          <w:szCs w:val="22"/>
          <w:highlight w:val="yellow"/>
        </w:rPr>
      </w:pPr>
      <w:r w:rsidRPr="006D447E">
        <w:rPr>
          <w:sz w:val="22"/>
          <w:szCs w:val="22"/>
          <w:highlight w:val="yellow"/>
        </w:rPr>
        <w:t xml:space="preserve">In </w:t>
      </w:r>
      <w:del w:id="583" w:author="Jitty van der Kuur" w:date="2026-06-19T11:24:00Z" w16du:dateUtc="2026-06-19T09:24:00Z">
        <w:r w:rsidRPr="006D447E">
          <w:rPr>
            <w:sz w:val="22"/>
            <w:szCs w:val="22"/>
            <w:highlight w:val="yellow"/>
          </w:rPr>
          <w:delText>AllVida</w:delText>
        </w:r>
      </w:del>
      <w:ins w:id="584" w:author="Jitty van der Kuur" w:date="2026-06-19T11:24:00Z" w16du:dateUtc="2026-06-19T09:24:00Z">
        <w:r w:rsidRPr="006D447E">
          <w:rPr>
            <w:sz w:val="22"/>
            <w:szCs w:val="22"/>
            <w:highlight w:val="yellow"/>
          </w:rPr>
          <w:t xml:space="preserve"> </w:t>
        </w:r>
        <w:r w:rsidR="008465A9">
          <w:rPr>
            <w:sz w:val="22"/>
            <w:szCs w:val="22"/>
            <w:highlight w:val="yellow"/>
          </w:rPr>
          <w:t>Allvida</w:t>
        </w:r>
      </w:ins>
      <w:r w:rsidRPr="006D447E">
        <w:rPr>
          <w:sz w:val="22"/>
          <w:szCs w:val="22"/>
          <w:highlight w:val="yellow"/>
        </w:rPr>
        <w:t xml:space="preserve"> wordt uitgegaan van een uitkering tot en met de maand van overlijden van de deelnemer.</w:t>
      </w:r>
    </w:p>
    <w:p w14:paraId="1CC3668A" w14:textId="77777777" w:rsidR="006D7A07" w:rsidRDefault="00B74242" w:rsidP="00B74242">
      <w:pPr>
        <w:spacing w:line="259" w:lineRule="auto"/>
        <w:rPr>
          <w:sz w:val="22"/>
          <w:szCs w:val="22"/>
        </w:rPr>
      </w:pPr>
      <w:r w:rsidRPr="006D447E">
        <w:rPr>
          <w:sz w:val="22"/>
          <w:szCs w:val="22"/>
          <w:highlight w:val="yellow"/>
        </w:rPr>
        <w:t>Bij overlijden van de deelnemer wordt het vermogen beschouwd als sterfteresultaat voor het fonds, dit is ook de standaard.</w:t>
      </w:r>
    </w:p>
    <w:p w14:paraId="496B484E" w14:textId="77777777" w:rsidR="006E117F" w:rsidRDefault="006E117F" w:rsidP="00B74242">
      <w:pPr>
        <w:spacing w:line="259" w:lineRule="auto"/>
        <w:rPr>
          <w:sz w:val="22"/>
          <w:szCs w:val="22"/>
        </w:rPr>
      </w:pPr>
    </w:p>
    <w:p w14:paraId="467B1609" w14:textId="61721B98" w:rsidR="006E117F" w:rsidRDefault="006E117F" w:rsidP="00230AF7">
      <w:pPr>
        <w:pStyle w:val="Heading2"/>
        <w:numPr>
          <w:ilvl w:val="2"/>
          <w:numId w:val="1"/>
        </w:numPr>
      </w:pPr>
      <w:r>
        <w:t xml:space="preserve">Resultaat op beleggingen </w:t>
      </w:r>
    </w:p>
    <w:p w14:paraId="28645ECB" w14:textId="675E96F3" w:rsidR="006E117F" w:rsidRDefault="00FA060E" w:rsidP="00B74242">
      <w:pPr>
        <w:spacing w:line="259" w:lineRule="auto"/>
        <w:rPr>
          <w:sz w:val="22"/>
          <w:szCs w:val="22"/>
        </w:rPr>
      </w:pPr>
      <w:r>
        <w:rPr>
          <w:sz w:val="22"/>
          <w:szCs w:val="22"/>
        </w:rPr>
        <w:t>Het PPK kan ook wijzigen door positieve of negatieve resultaten op beleggingen.</w:t>
      </w:r>
    </w:p>
    <w:p w14:paraId="3C0E7875" w14:textId="77777777" w:rsidR="00FA060E" w:rsidRDefault="00FA060E" w:rsidP="00B74242">
      <w:pPr>
        <w:spacing w:line="259" w:lineRule="auto"/>
        <w:rPr>
          <w:sz w:val="22"/>
          <w:szCs w:val="22"/>
        </w:rPr>
      </w:pPr>
    </w:p>
    <w:p w14:paraId="03A87903" w14:textId="375F5FDF" w:rsidR="001F570B" w:rsidRDefault="001F570B" w:rsidP="00230AF7">
      <w:pPr>
        <w:pStyle w:val="Heading2"/>
        <w:numPr>
          <w:ilvl w:val="2"/>
          <w:numId w:val="1"/>
        </w:numPr>
      </w:pPr>
      <w:r>
        <w:t xml:space="preserve">Sterfteresultaat </w:t>
      </w:r>
    </w:p>
    <w:p w14:paraId="71372860" w14:textId="73F54A62" w:rsidR="001F570B" w:rsidRDefault="001F570B" w:rsidP="001F570B">
      <w:pPr>
        <w:spacing w:line="259" w:lineRule="auto"/>
        <w:rPr>
          <w:sz w:val="22"/>
          <w:szCs w:val="22"/>
        </w:rPr>
      </w:pPr>
      <w:r>
        <w:rPr>
          <w:sz w:val="22"/>
          <w:szCs w:val="22"/>
        </w:rPr>
        <w:t>Het PPK kan ook wijzigen door het sterfteresultaat.</w:t>
      </w:r>
      <w:r w:rsidR="00770400">
        <w:rPr>
          <w:sz w:val="22"/>
          <w:szCs w:val="22"/>
        </w:rPr>
        <w:t xml:space="preserve"> Het sterfteresultaat is </w:t>
      </w:r>
      <w:r w:rsidR="00F24B9B">
        <w:rPr>
          <w:sz w:val="22"/>
          <w:szCs w:val="22"/>
        </w:rPr>
        <w:t xml:space="preserve">het </w:t>
      </w:r>
      <w:r w:rsidR="00770400">
        <w:rPr>
          <w:sz w:val="22"/>
          <w:szCs w:val="22"/>
        </w:rPr>
        <w:t xml:space="preserve">resultaat dat een pensioenfonds behaalt doordat een deelnemer eerder of later overlijdt dan waar </w:t>
      </w:r>
      <w:r w:rsidR="00F24B9B">
        <w:rPr>
          <w:sz w:val="22"/>
          <w:szCs w:val="22"/>
        </w:rPr>
        <w:t>o.b.v. kansen vanuit is gegaan.</w:t>
      </w:r>
    </w:p>
    <w:p w14:paraId="5C8BE673" w14:textId="77777777" w:rsidR="00F24B9B" w:rsidRDefault="00F24B9B" w:rsidP="001F570B">
      <w:pPr>
        <w:spacing w:line="259" w:lineRule="auto"/>
        <w:rPr>
          <w:sz w:val="22"/>
          <w:szCs w:val="22"/>
        </w:rPr>
      </w:pPr>
    </w:p>
    <w:p w14:paraId="7B52458A" w14:textId="1501AFD5" w:rsidR="00A30711" w:rsidRDefault="00A30711" w:rsidP="00230AF7">
      <w:pPr>
        <w:pStyle w:val="Heading2"/>
        <w:numPr>
          <w:ilvl w:val="2"/>
          <w:numId w:val="1"/>
        </w:numPr>
      </w:pPr>
      <w:r>
        <w:t>Kosten</w:t>
      </w:r>
      <w:r w:rsidR="00770400">
        <w:t xml:space="preserve"> voor</w:t>
      </w:r>
      <w:r>
        <w:t xml:space="preserve"> beleggingen </w:t>
      </w:r>
    </w:p>
    <w:p w14:paraId="3A40B3CC" w14:textId="22FCB3AB" w:rsidR="00A30711" w:rsidRDefault="00A30711" w:rsidP="00A30711">
      <w:pPr>
        <w:spacing w:line="259" w:lineRule="auto"/>
        <w:rPr>
          <w:sz w:val="22"/>
          <w:szCs w:val="22"/>
        </w:rPr>
      </w:pPr>
      <w:r>
        <w:rPr>
          <w:sz w:val="22"/>
          <w:szCs w:val="22"/>
        </w:rPr>
        <w:t xml:space="preserve">Het PPK </w:t>
      </w:r>
      <w:r w:rsidR="003625C5">
        <w:rPr>
          <w:sz w:val="22"/>
          <w:szCs w:val="22"/>
        </w:rPr>
        <w:t>kan verlaagd worden vanwege de kosten voor beleggingen</w:t>
      </w:r>
      <w:r>
        <w:rPr>
          <w:sz w:val="22"/>
          <w:szCs w:val="22"/>
        </w:rPr>
        <w:t>.</w:t>
      </w:r>
      <w:r w:rsidR="001A4046">
        <w:rPr>
          <w:sz w:val="22"/>
          <w:szCs w:val="22"/>
        </w:rPr>
        <w:t xml:space="preserve"> Vaak zijn de kosten </w:t>
      </w:r>
      <w:r w:rsidR="00EF4E4A">
        <w:rPr>
          <w:sz w:val="22"/>
          <w:szCs w:val="22"/>
        </w:rPr>
        <w:t>voor de beleggingen al verwerkt in de waarde van de beleggingen.</w:t>
      </w:r>
    </w:p>
    <w:p w14:paraId="73DF622D" w14:textId="16E49BBF" w:rsidR="002E70E8" w:rsidRDefault="00442928" w:rsidP="00230AF7">
      <w:pPr>
        <w:pStyle w:val="Heading2"/>
        <w:numPr>
          <w:ilvl w:val="2"/>
          <w:numId w:val="1"/>
        </w:numPr>
      </w:pPr>
      <w:r>
        <w:t>Risicopremie</w:t>
      </w:r>
      <w:r w:rsidR="002E70E8">
        <w:t xml:space="preserve"> </w:t>
      </w:r>
    </w:p>
    <w:p w14:paraId="02B05058" w14:textId="1DFDCE2C" w:rsidR="00442928" w:rsidRDefault="002E70E8" w:rsidP="002E70E8">
      <w:pPr>
        <w:spacing w:line="259" w:lineRule="auto"/>
        <w:rPr>
          <w:sz w:val="22"/>
          <w:szCs w:val="22"/>
        </w:rPr>
      </w:pPr>
      <w:r>
        <w:rPr>
          <w:sz w:val="22"/>
          <w:szCs w:val="22"/>
        </w:rPr>
        <w:t xml:space="preserve">Het PPK kan verlaagd worden vanwege de </w:t>
      </w:r>
      <w:r w:rsidR="00442928">
        <w:rPr>
          <w:sz w:val="22"/>
          <w:szCs w:val="22"/>
        </w:rPr>
        <w:t xml:space="preserve">onttrekking van risicopremie(s). Dit komt voor </w:t>
      </w:r>
      <w:r w:rsidR="009D3510">
        <w:rPr>
          <w:sz w:val="22"/>
          <w:szCs w:val="22"/>
        </w:rPr>
        <w:t xml:space="preserve">als een deelnemer vrijwillige voortzetting wenst van de </w:t>
      </w:r>
      <w:r w:rsidR="003B080A">
        <w:rPr>
          <w:sz w:val="22"/>
          <w:szCs w:val="22"/>
        </w:rPr>
        <w:t>verzekering van het levenslang (soms tijdelijk) partnerpensioen en/of wezenpensioen.</w:t>
      </w:r>
    </w:p>
    <w:p w14:paraId="382CFC25" w14:textId="77777777" w:rsidR="00FA060E" w:rsidRDefault="00FA060E" w:rsidP="00B74242">
      <w:pPr>
        <w:spacing w:line="259" w:lineRule="auto"/>
        <w:rPr>
          <w:sz w:val="22"/>
          <w:szCs w:val="22"/>
        </w:rPr>
      </w:pPr>
    </w:p>
    <w:p w14:paraId="13ABEC40" w14:textId="77777777" w:rsidR="006E117F" w:rsidRDefault="006E117F" w:rsidP="00B74242">
      <w:pPr>
        <w:spacing w:line="259" w:lineRule="auto"/>
        <w:rPr>
          <w:sz w:val="22"/>
          <w:szCs w:val="22"/>
        </w:rPr>
      </w:pPr>
    </w:p>
    <w:p w14:paraId="61823538" w14:textId="77777777" w:rsidR="006E117F" w:rsidRDefault="006E117F" w:rsidP="00B74242">
      <w:pPr>
        <w:spacing w:line="259" w:lineRule="auto"/>
        <w:rPr>
          <w:sz w:val="22"/>
          <w:szCs w:val="22"/>
        </w:rPr>
      </w:pPr>
    </w:p>
    <w:p w14:paraId="10F03269" w14:textId="77777777" w:rsidR="004609CE" w:rsidRDefault="004609CE">
      <w:pPr>
        <w:spacing w:line="259" w:lineRule="auto"/>
        <w:rPr>
          <w:rFonts w:asciiTheme="majorHAnsi" w:eastAsiaTheme="majorEastAsia" w:hAnsiTheme="majorHAnsi" w:cstheme="majorBidi"/>
          <w:color w:val="0F4761" w:themeColor="accent1" w:themeShade="BF"/>
          <w:sz w:val="32"/>
          <w:szCs w:val="32"/>
        </w:rPr>
      </w:pPr>
      <w:r>
        <w:br w:type="page"/>
      </w:r>
    </w:p>
    <w:p w14:paraId="502C876A" w14:textId="5DDA0B4B" w:rsidR="006D7A07" w:rsidRDefault="006D7A07" w:rsidP="00230AF7">
      <w:pPr>
        <w:pStyle w:val="Heading2"/>
        <w:numPr>
          <w:ilvl w:val="1"/>
          <w:numId w:val="1"/>
        </w:numPr>
      </w:pPr>
      <w:bookmarkStart w:id="585" w:name="_Toc222499708"/>
      <w:r>
        <w:lastRenderedPageBreak/>
        <w:t>Fondsen</w:t>
      </w:r>
      <w:bookmarkEnd w:id="585"/>
    </w:p>
    <w:p w14:paraId="392D0707" w14:textId="7F97955D" w:rsidR="00D35EFC" w:rsidRDefault="006D7A07" w:rsidP="006D7A07">
      <w:pPr>
        <w:spacing w:line="259" w:lineRule="auto"/>
        <w:rPr>
          <w:sz w:val="22"/>
          <w:szCs w:val="22"/>
        </w:rPr>
      </w:pPr>
      <w:r w:rsidRPr="006D2CD8">
        <w:rPr>
          <w:sz w:val="22"/>
          <w:szCs w:val="22"/>
        </w:rPr>
        <w:t xml:space="preserve">Voor alle fondsen geldt dat </w:t>
      </w:r>
      <w:r w:rsidR="0009118F">
        <w:rPr>
          <w:sz w:val="22"/>
          <w:szCs w:val="22"/>
        </w:rPr>
        <w:t xml:space="preserve">het kapitaal op </w:t>
      </w:r>
      <w:r w:rsidR="00D35EFC">
        <w:rPr>
          <w:sz w:val="22"/>
          <w:szCs w:val="22"/>
        </w:rPr>
        <w:t xml:space="preserve">de </w:t>
      </w:r>
      <w:commentRangeStart w:id="586"/>
      <w:r w:rsidR="00D35EFC">
        <w:rPr>
          <w:sz w:val="22"/>
          <w:szCs w:val="22"/>
        </w:rPr>
        <w:t>pensioendatum</w:t>
      </w:r>
      <w:r w:rsidR="007F2811">
        <w:rPr>
          <w:sz w:val="22"/>
          <w:szCs w:val="22"/>
        </w:rPr>
        <w:t>,</w:t>
      </w:r>
      <w:r w:rsidR="00D35EFC">
        <w:rPr>
          <w:sz w:val="22"/>
          <w:szCs w:val="22"/>
        </w:rPr>
        <w:t xml:space="preserve"> </w:t>
      </w:r>
      <w:commentRangeEnd w:id="586"/>
      <w:r w:rsidR="00D35EFC">
        <w:rPr>
          <w:rStyle w:val="CommentReference"/>
          <w:sz w:val="22"/>
          <w:szCs w:val="22"/>
        </w:rPr>
        <w:commentReference w:id="586"/>
      </w:r>
      <w:r w:rsidR="00D35EFC">
        <w:rPr>
          <w:sz w:val="22"/>
          <w:szCs w:val="22"/>
        </w:rPr>
        <w:t>of een aantal jaren voor de pensioendatum</w:t>
      </w:r>
      <w:r w:rsidR="0009118F">
        <w:rPr>
          <w:sz w:val="22"/>
          <w:szCs w:val="22"/>
        </w:rPr>
        <w:t xml:space="preserve"> </w:t>
      </w:r>
      <w:r w:rsidR="0086174D">
        <w:rPr>
          <w:sz w:val="22"/>
          <w:szCs w:val="22"/>
        </w:rPr>
        <w:t>als gekozen wordt voor geleidelijke toetreding tot CVP</w:t>
      </w:r>
      <w:r w:rsidR="007F2811">
        <w:rPr>
          <w:sz w:val="22"/>
          <w:szCs w:val="22"/>
        </w:rPr>
        <w:t>,</w:t>
      </w:r>
      <w:r w:rsidR="0086174D">
        <w:rPr>
          <w:sz w:val="22"/>
          <w:szCs w:val="22"/>
        </w:rPr>
        <w:t xml:space="preserve"> </w:t>
      </w:r>
      <w:r w:rsidR="0009118F">
        <w:rPr>
          <w:sz w:val="22"/>
          <w:szCs w:val="22"/>
        </w:rPr>
        <w:t xml:space="preserve">wordt omgezet in een </w:t>
      </w:r>
      <w:r w:rsidR="00743557">
        <w:rPr>
          <w:sz w:val="22"/>
          <w:szCs w:val="22"/>
        </w:rPr>
        <w:t>levenslang ouderdomspensioen en een meeverzekerd levenslang partnerpensioen.</w:t>
      </w:r>
    </w:p>
    <w:p w14:paraId="2258BD74" w14:textId="2E14CD73" w:rsidR="0008390B" w:rsidRDefault="0008390B" w:rsidP="006D7A07">
      <w:pPr>
        <w:spacing w:line="259" w:lineRule="auto"/>
        <w:rPr>
          <w:sz w:val="22"/>
          <w:szCs w:val="22"/>
        </w:rPr>
      </w:pPr>
      <w:r>
        <w:rPr>
          <w:sz w:val="22"/>
          <w:szCs w:val="22"/>
        </w:rPr>
        <w:t xml:space="preserve">Voor de toevoeging van de </w:t>
      </w:r>
      <w:r w:rsidRPr="56EF0545">
        <w:rPr>
          <w:sz w:val="22"/>
          <w:szCs w:val="22"/>
        </w:rPr>
        <w:t xml:space="preserve">premie </w:t>
      </w:r>
      <w:r>
        <w:rPr>
          <w:sz w:val="22"/>
          <w:szCs w:val="22"/>
        </w:rPr>
        <w:t xml:space="preserve">gaan alle fondsen uit van </w:t>
      </w:r>
      <w:r w:rsidRPr="56EF0545">
        <w:rPr>
          <w:sz w:val="22"/>
          <w:szCs w:val="22"/>
        </w:rPr>
        <w:t>actual payment</w:t>
      </w:r>
      <w:r w:rsidR="007848CA">
        <w:rPr>
          <w:sz w:val="22"/>
          <w:szCs w:val="22"/>
        </w:rPr>
        <w:t>.</w:t>
      </w:r>
    </w:p>
    <w:p w14:paraId="6F749F82" w14:textId="29302C02" w:rsidR="00365380" w:rsidRDefault="00CE568E" w:rsidP="006D7A07">
      <w:pPr>
        <w:spacing w:line="259" w:lineRule="auto"/>
        <w:rPr>
          <w:sz w:val="22"/>
          <w:szCs w:val="22"/>
        </w:rPr>
      </w:pPr>
      <w:r>
        <w:rPr>
          <w:sz w:val="22"/>
          <w:szCs w:val="22"/>
        </w:rPr>
        <w:t>De hoogte van het persoonlijk pensioenkapitaal is afhankelijk van:</w:t>
      </w:r>
    </w:p>
    <w:tbl>
      <w:tblPr>
        <w:tblW w:w="6240" w:type="dxa"/>
        <w:tblCellMar>
          <w:left w:w="70" w:type="dxa"/>
          <w:right w:w="70" w:type="dxa"/>
        </w:tblCellMar>
        <w:tblLook w:val="04A0" w:firstRow="1" w:lastRow="0" w:firstColumn="1" w:lastColumn="0" w:noHBand="0" w:noVBand="1"/>
      </w:tblPr>
      <w:tblGrid>
        <w:gridCol w:w="1260"/>
        <w:gridCol w:w="1060"/>
        <w:gridCol w:w="1380"/>
        <w:gridCol w:w="1280"/>
        <w:gridCol w:w="1260"/>
      </w:tblGrid>
      <w:tr w:rsidR="00A27A36" w:rsidRPr="00A27A36" w14:paraId="293BF6D8" w14:textId="77777777" w:rsidTr="00A27A36">
        <w:trPr>
          <w:trHeight w:val="324"/>
        </w:trPr>
        <w:tc>
          <w:tcPr>
            <w:tcW w:w="1260" w:type="dxa"/>
            <w:tcBorders>
              <w:top w:val="nil"/>
              <w:left w:val="nil"/>
              <w:bottom w:val="nil"/>
              <w:right w:val="nil"/>
            </w:tcBorders>
            <w:vAlign w:val="bottom"/>
            <w:hideMark/>
          </w:tcPr>
          <w:p w14:paraId="1417B8EB" w14:textId="77777777" w:rsidR="00A27A36" w:rsidRPr="00A27A36" w:rsidRDefault="00A27A36" w:rsidP="00A27A36">
            <w:pPr>
              <w:spacing w:after="0" w:line="240" w:lineRule="auto"/>
              <w:rPr>
                <w:rFonts w:ascii="Times New Roman" w:eastAsia="Times New Roman" w:hAnsi="Times New Roman" w:cs="Times New Roman"/>
                <w:kern w:val="0"/>
                <w:sz w:val="20"/>
                <w:szCs w:val="20"/>
                <w:lang w:eastAsia="nl-NL"/>
                <w14:ligatures w14:val="none"/>
              </w:rPr>
            </w:pPr>
          </w:p>
        </w:tc>
        <w:tc>
          <w:tcPr>
            <w:tcW w:w="4980" w:type="dxa"/>
            <w:gridSpan w:val="4"/>
            <w:tcBorders>
              <w:top w:val="single" w:sz="4" w:space="0" w:color="auto"/>
              <w:left w:val="single" w:sz="4" w:space="0" w:color="auto"/>
              <w:bottom w:val="single" w:sz="4" w:space="0" w:color="auto"/>
              <w:right w:val="single" w:sz="4" w:space="0" w:color="000000"/>
            </w:tcBorders>
            <w:vAlign w:val="bottom"/>
            <w:hideMark/>
          </w:tcPr>
          <w:p w14:paraId="6D1DBF2C"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27A36">
              <w:rPr>
                <w:rFonts w:ascii="Aptos Narrow" w:eastAsia="Times New Roman" w:hAnsi="Aptos Narrow" w:cs="Times New Roman"/>
                <w:b/>
                <w:bCs/>
                <w:color w:val="000000"/>
                <w:kern w:val="0"/>
                <w:sz w:val="22"/>
                <w:szCs w:val="22"/>
                <w:lang w:eastAsia="nl-NL"/>
                <w14:ligatures w14:val="none"/>
              </w:rPr>
              <w:t>Ontwikkeling persoonlijk pensioenkapitaal</w:t>
            </w:r>
          </w:p>
        </w:tc>
      </w:tr>
      <w:tr w:rsidR="00A27A36" w:rsidRPr="00A27A36" w14:paraId="146E09B3" w14:textId="77777777" w:rsidTr="00A27A36">
        <w:trPr>
          <w:trHeight w:val="576"/>
        </w:trPr>
        <w:tc>
          <w:tcPr>
            <w:tcW w:w="1260" w:type="dxa"/>
            <w:tcBorders>
              <w:top w:val="nil"/>
              <w:left w:val="nil"/>
              <w:bottom w:val="nil"/>
              <w:right w:val="nil"/>
            </w:tcBorders>
            <w:vAlign w:val="bottom"/>
            <w:hideMark/>
          </w:tcPr>
          <w:p w14:paraId="7C7979AF"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60" w:type="dxa"/>
            <w:tcBorders>
              <w:top w:val="nil"/>
              <w:left w:val="single" w:sz="4" w:space="0" w:color="auto"/>
              <w:bottom w:val="single" w:sz="4" w:space="0" w:color="auto"/>
              <w:right w:val="single" w:sz="4" w:space="0" w:color="auto"/>
            </w:tcBorders>
            <w:vAlign w:val="bottom"/>
            <w:hideMark/>
          </w:tcPr>
          <w:p w14:paraId="5B3E17C6"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27A36">
              <w:rPr>
                <w:rFonts w:ascii="Aptos Narrow" w:eastAsia="Times New Roman" w:hAnsi="Aptos Narrow" w:cs="Times New Roman"/>
                <w:b/>
                <w:bCs/>
                <w:color w:val="000000"/>
                <w:kern w:val="0"/>
                <w:sz w:val="22"/>
                <w:szCs w:val="22"/>
                <w:lang w:eastAsia="nl-NL"/>
                <w14:ligatures w14:val="none"/>
              </w:rPr>
              <w:t>Premie</w:t>
            </w:r>
          </w:p>
        </w:tc>
        <w:tc>
          <w:tcPr>
            <w:tcW w:w="1380" w:type="dxa"/>
            <w:tcBorders>
              <w:top w:val="nil"/>
              <w:left w:val="nil"/>
              <w:bottom w:val="single" w:sz="4" w:space="0" w:color="auto"/>
              <w:right w:val="single" w:sz="4" w:space="0" w:color="auto"/>
            </w:tcBorders>
            <w:vAlign w:val="bottom"/>
            <w:hideMark/>
          </w:tcPr>
          <w:p w14:paraId="7822E1AA"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27A36">
              <w:rPr>
                <w:rFonts w:ascii="Aptos Narrow" w:eastAsia="Times New Roman" w:hAnsi="Aptos Narrow" w:cs="Times New Roman"/>
                <w:b/>
                <w:bCs/>
                <w:color w:val="000000"/>
                <w:kern w:val="0"/>
                <w:sz w:val="22"/>
                <w:szCs w:val="22"/>
                <w:lang w:eastAsia="nl-NL"/>
                <w14:ligatures w14:val="none"/>
              </w:rPr>
              <w:t>Resultaat op beleggingen</w:t>
            </w:r>
          </w:p>
        </w:tc>
        <w:tc>
          <w:tcPr>
            <w:tcW w:w="1280" w:type="dxa"/>
            <w:tcBorders>
              <w:top w:val="nil"/>
              <w:left w:val="nil"/>
              <w:bottom w:val="single" w:sz="4" w:space="0" w:color="auto"/>
              <w:right w:val="single" w:sz="4" w:space="0" w:color="auto"/>
            </w:tcBorders>
            <w:vAlign w:val="bottom"/>
            <w:hideMark/>
          </w:tcPr>
          <w:p w14:paraId="6D3835AF"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27A36">
              <w:rPr>
                <w:rFonts w:ascii="Aptos Narrow" w:eastAsia="Times New Roman" w:hAnsi="Aptos Narrow" w:cs="Times New Roman"/>
                <w:b/>
                <w:bCs/>
                <w:color w:val="000000"/>
                <w:kern w:val="0"/>
                <w:sz w:val="22"/>
                <w:szCs w:val="22"/>
                <w:lang w:eastAsia="nl-NL"/>
                <w14:ligatures w14:val="none"/>
              </w:rPr>
              <w:t>Sterfte-resultaat</w:t>
            </w:r>
          </w:p>
        </w:tc>
        <w:tc>
          <w:tcPr>
            <w:tcW w:w="1260" w:type="dxa"/>
            <w:tcBorders>
              <w:top w:val="nil"/>
              <w:left w:val="nil"/>
              <w:bottom w:val="single" w:sz="4" w:space="0" w:color="auto"/>
              <w:right w:val="single" w:sz="4" w:space="0" w:color="auto"/>
            </w:tcBorders>
            <w:vAlign w:val="bottom"/>
            <w:hideMark/>
          </w:tcPr>
          <w:p w14:paraId="20706F64" w14:textId="77777777" w:rsidR="00A27A36" w:rsidRPr="00A27A36" w:rsidRDefault="00A27A36" w:rsidP="00A27A36">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27A36">
              <w:rPr>
                <w:rFonts w:ascii="Aptos Narrow" w:eastAsia="Times New Roman" w:hAnsi="Aptos Narrow" w:cs="Times New Roman"/>
                <w:b/>
                <w:bCs/>
                <w:color w:val="000000"/>
                <w:kern w:val="0"/>
                <w:sz w:val="22"/>
                <w:szCs w:val="22"/>
                <w:lang w:eastAsia="nl-NL"/>
                <w14:ligatures w14:val="none"/>
              </w:rPr>
              <w:t>Kosten voor beleggingen</w:t>
            </w:r>
          </w:p>
        </w:tc>
      </w:tr>
      <w:tr w:rsidR="00A27A36" w:rsidRPr="00A27A36" w14:paraId="6553BC92" w14:textId="77777777" w:rsidTr="00A27A36">
        <w:trPr>
          <w:trHeight w:val="396"/>
        </w:trPr>
        <w:tc>
          <w:tcPr>
            <w:tcW w:w="1260" w:type="dxa"/>
            <w:tcBorders>
              <w:top w:val="single" w:sz="4" w:space="0" w:color="auto"/>
              <w:left w:val="single" w:sz="4" w:space="0" w:color="auto"/>
              <w:bottom w:val="single" w:sz="4" w:space="0" w:color="auto"/>
              <w:right w:val="nil"/>
            </w:tcBorders>
            <w:noWrap/>
            <w:vAlign w:val="bottom"/>
            <w:hideMark/>
          </w:tcPr>
          <w:p w14:paraId="5C76DE9C"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Standaard</w:t>
            </w:r>
          </w:p>
        </w:tc>
        <w:tc>
          <w:tcPr>
            <w:tcW w:w="1060" w:type="dxa"/>
            <w:tcBorders>
              <w:top w:val="nil"/>
              <w:left w:val="single" w:sz="4" w:space="0" w:color="auto"/>
              <w:bottom w:val="single" w:sz="4" w:space="0" w:color="auto"/>
              <w:right w:val="single" w:sz="4" w:space="0" w:color="auto"/>
            </w:tcBorders>
            <w:vAlign w:val="bottom"/>
            <w:hideMark/>
          </w:tcPr>
          <w:p w14:paraId="5746E48E"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single" w:sz="4" w:space="0" w:color="auto"/>
              <w:right w:val="single" w:sz="4" w:space="0" w:color="auto"/>
            </w:tcBorders>
            <w:vAlign w:val="bottom"/>
            <w:hideMark/>
          </w:tcPr>
          <w:p w14:paraId="55BB0C47"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vAlign w:val="bottom"/>
            <w:hideMark/>
          </w:tcPr>
          <w:p w14:paraId="03D2E0D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60" w:type="dxa"/>
            <w:tcBorders>
              <w:top w:val="nil"/>
              <w:left w:val="nil"/>
              <w:bottom w:val="single" w:sz="4" w:space="0" w:color="auto"/>
              <w:right w:val="single" w:sz="4" w:space="0" w:color="auto"/>
            </w:tcBorders>
            <w:vAlign w:val="bottom"/>
            <w:hideMark/>
          </w:tcPr>
          <w:p w14:paraId="4C07E11C"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r>
      <w:tr w:rsidR="00A27A36" w:rsidRPr="00A27A36" w14:paraId="27715FC5" w14:textId="77777777" w:rsidTr="00A27A36">
        <w:trPr>
          <w:trHeight w:val="288"/>
        </w:trPr>
        <w:tc>
          <w:tcPr>
            <w:tcW w:w="1260" w:type="dxa"/>
            <w:tcBorders>
              <w:top w:val="nil"/>
              <w:left w:val="single" w:sz="4" w:space="0" w:color="auto"/>
              <w:bottom w:val="nil"/>
              <w:right w:val="nil"/>
            </w:tcBorders>
            <w:noWrap/>
            <w:vAlign w:val="bottom"/>
            <w:hideMark/>
          </w:tcPr>
          <w:p w14:paraId="58761F3B"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SPH&amp;P</w:t>
            </w:r>
          </w:p>
        </w:tc>
        <w:tc>
          <w:tcPr>
            <w:tcW w:w="1060" w:type="dxa"/>
            <w:tcBorders>
              <w:top w:val="nil"/>
              <w:left w:val="single" w:sz="4" w:space="0" w:color="auto"/>
              <w:bottom w:val="nil"/>
              <w:right w:val="single" w:sz="4" w:space="0" w:color="auto"/>
            </w:tcBorders>
            <w:noWrap/>
            <w:vAlign w:val="bottom"/>
            <w:hideMark/>
          </w:tcPr>
          <w:p w14:paraId="4698ED61"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73D77EF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nil"/>
              <w:right w:val="single" w:sz="4" w:space="0" w:color="auto"/>
            </w:tcBorders>
            <w:noWrap/>
            <w:vAlign w:val="bottom"/>
            <w:hideMark/>
          </w:tcPr>
          <w:p w14:paraId="2D2FF7E5"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60" w:type="dxa"/>
            <w:tcBorders>
              <w:top w:val="nil"/>
              <w:left w:val="nil"/>
              <w:bottom w:val="nil"/>
              <w:right w:val="single" w:sz="4" w:space="0" w:color="auto"/>
            </w:tcBorders>
            <w:noWrap/>
            <w:vAlign w:val="bottom"/>
            <w:hideMark/>
          </w:tcPr>
          <w:p w14:paraId="2445DE6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r>
      <w:tr w:rsidR="00A27A36" w:rsidRPr="00A27A36" w14:paraId="49699DE8" w14:textId="77777777" w:rsidTr="00A27A36">
        <w:trPr>
          <w:trHeight w:val="288"/>
        </w:trPr>
        <w:tc>
          <w:tcPr>
            <w:tcW w:w="1260" w:type="dxa"/>
            <w:tcBorders>
              <w:top w:val="nil"/>
              <w:left w:val="single" w:sz="4" w:space="0" w:color="auto"/>
              <w:bottom w:val="nil"/>
              <w:right w:val="nil"/>
            </w:tcBorders>
            <w:noWrap/>
            <w:vAlign w:val="bottom"/>
            <w:hideMark/>
          </w:tcPr>
          <w:p w14:paraId="4373E04F"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SPD</w:t>
            </w:r>
          </w:p>
        </w:tc>
        <w:tc>
          <w:tcPr>
            <w:tcW w:w="1060" w:type="dxa"/>
            <w:tcBorders>
              <w:top w:val="nil"/>
              <w:left w:val="single" w:sz="4" w:space="0" w:color="auto"/>
              <w:bottom w:val="nil"/>
              <w:right w:val="single" w:sz="4" w:space="0" w:color="auto"/>
            </w:tcBorders>
            <w:noWrap/>
            <w:vAlign w:val="bottom"/>
            <w:hideMark/>
          </w:tcPr>
          <w:p w14:paraId="4F710513"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3DDC8398"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nil"/>
              <w:right w:val="single" w:sz="4" w:space="0" w:color="auto"/>
            </w:tcBorders>
            <w:noWrap/>
            <w:vAlign w:val="bottom"/>
            <w:hideMark/>
          </w:tcPr>
          <w:p w14:paraId="4FB121F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nil"/>
              <w:left w:val="nil"/>
              <w:bottom w:val="nil"/>
              <w:right w:val="single" w:sz="4" w:space="0" w:color="auto"/>
            </w:tcBorders>
            <w:noWrap/>
            <w:vAlign w:val="bottom"/>
            <w:hideMark/>
          </w:tcPr>
          <w:p w14:paraId="59706F45"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r w:rsidR="00A27A36" w:rsidRPr="00A27A36" w14:paraId="4EF5DF7F" w14:textId="77777777" w:rsidTr="00A27A36">
        <w:trPr>
          <w:trHeight w:val="288"/>
        </w:trPr>
        <w:tc>
          <w:tcPr>
            <w:tcW w:w="1260" w:type="dxa"/>
            <w:tcBorders>
              <w:top w:val="nil"/>
              <w:left w:val="single" w:sz="4" w:space="0" w:color="auto"/>
              <w:bottom w:val="single" w:sz="4" w:space="0" w:color="auto"/>
              <w:right w:val="nil"/>
            </w:tcBorders>
            <w:noWrap/>
            <w:vAlign w:val="bottom"/>
            <w:hideMark/>
          </w:tcPr>
          <w:p w14:paraId="73DBA013"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SPF</w:t>
            </w:r>
          </w:p>
        </w:tc>
        <w:tc>
          <w:tcPr>
            <w:tcW w:w="1060" w:type="dxa"/>
            <w:tcBorders>
              <w:top w:val="nil"/>
              <w:left w:val="single" w:sz="4" w:space="0" w:color="auto"/>
              <w:bottom w:val="single" w:sz="4" w:space="0" w:color="auto"/>
              <w:right w:val="single" w:sz="4" w:space="0" w:color="auto"/>
            </w:tcBorders>
            <w:noWrap/>
            <w:vAlign w:val="bottom"/>
            <w:hideMark/>
          </w:tcPr>
          <w:p w14:paraId="4B98EE17"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single" w:sz="4" w:space="0" w:color="auto"/>
              <w:right w:val="single" w:sz="4" w:space="0" w:color="auto"/>
            </w:tcBorders>
            <w:noWrap/>
            <w:vAlign w:val="bottom"/>
            <w:hideMark/>
          </w:tcPr>
          <w:p w14:paraId="44F2C57E"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noWrap/>
            <w:vAlign w:val="bottom"/>
            <w:hideMark/>
          </w:tcPr>
          <w:p w14:paraId="308F4426"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nil"/>
              <w:left w:val="nil"/>
              <w:bottom w:val="single" w:sz="4" w:space="0" w:color="auto"/>
              <w:right w:val="single" w:sz="4" w:space="0" w:color="auto"/>
            </w:tcBorders>
            <w:noWrap/>
            <w:vAlign w:val="bottom"/>
            <w:hideMark/>
          </w:tcPr>
          <w:p w14:paraId="03362353"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r w:rsidR="00A27A36" w:rsidRPr="00A27A36" w14:paraId="3844424A" w14:textId="77777777" w:rsidTr="00A27A36">
        <w:trPr>
          <w:trHeight w:val="288"/>
        </w:trPr>
        <w:tc>
          <w:tcPr>
            <w:tcW w:w="1260" w:type="dxa"/>
            <w:tcBorders>
              <w:top w:val="nil"/>
              <w:left w:val="single" w:sz="4" w:space="0" w:color="auto"/>
              <w:bottom w:val="nil"/>
              <w:right w:val="nil"/>
            </w:tcBorders>
            <w:noWrap/>
            <w:vAlign w:val="bottom"/>
            <w:hideMark/>
          </w:tcPr>
          <w:p w14:paraId="498BFBC2"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SSPF bruto</w:t>
            </w:r>
          </w:p>
        </w:tc>
        <w:tc>
          <w:tcPr>
            <w:tcW w:w="1060" w:type="dxa"/>
            <w:tcBorders>
              <w:top w:val="nil"/>
              <w:left w:val="single" w:sz="4" w:space="0" w:color="auto"/>
              <w:bottom w:val="nil"/>
              <w:right w:val="single" w:sz="4" w:space="0" w:color="auto"/>
            </w:tcBorders>
            <w:noWrap/>
            <w:vAlign w:val="bottom"/>
            <w:hideMark/>
          </w:tcPr>
          <w:p w14:paraId="1A460C2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0C4E1E3A"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nil"/>
              <w:right w:val="single" w:sz="4" w:space="0" w:color="auto"/>
            </w:tcBorders>
            <w:noWrap/>
            <w:vAlign w:val="bottom"/>
            <w:hideMark/>
          </w:tcPr>
          <w:p w14:paraId="2BEA3E8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60" w:type="dxa"/>
            <w:tcBorders>
              <w:top w:val="nil"/>
              <w:left w:val="nil"/>
              <w:bottom w:val="nil"/>
              <w:right w:val="single" w:sz="4" w:space="0" w:color="auto"/>
            </w:tcBorders>
            <w:noWrap/>
            <w:vAlign w:val="bottom"/>
            <w:hideMark/>
          </w:tcPr>
          <w:p w14:paraId="546EC339"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r>
      <w:tr w:rsidR="00A27A36" w:rsidRPr="00A27A36" w14:paraId="5FE626D1" w14:textId="77777777" w:rsidTr="00A27A36">
        <w:trPr>
          <w:trHeight w:val="288"/>
        </w:trPr>
        <w:tc>
          <w:tcPr>
            <w:tcW w:w="1260" w:type="dxa"/>
            <w:tcBorders>
              <w:top w:val="nil"/>
              <w:left w:val="single" w:sz="4" w:space="0" w:color="auto"/>
              <w:bottom w:val="nil"/>
              <w:right w:val="nil"/>
            </w:tcBorders>
            <w:noWrap/>
            <w:vAlign w:val="bottom"/>
            <w:hideMark/>
          </w:tcPr>
          <w:p w14:paraId="2DAFEFE5"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SNPS bruto</w:t>
            </w:r>
          </w:p>
        </w:tc>
        <w:tc>
          <w:tcPr>
            <w:tcW w:w="1060" w:type="dxa"/>
            <w:tcBorders>
              <w:top w:val="nil"/>
              <w:left w:val="single" w:sz="4" w:space="0" w:color="auto"/>
              <w:bottom w:val="nil"/>
              <w:right w:val="single" w:sz="4" w:space="0" w:color="auto"/>
            </w:tcBorders>
            <w:noWrap/>
            <w:vAlign w:val="bottom"/>
            <w:hideMark/>
          </w:tcPr>
          <w:p w14:paraId="5192E3F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0B3FF796"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nil"/>
              <w:right w:val="single" w:sz="4" w:space="0" w:color="auto"/>
            </w:tcBorders>
            <w:noWrap/>
            <w:vAlign w:val="bottom"/>
            <w:hideMark/>
          </w:tcPr>
          <w:p w14:paraId="3009F735"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nil"/>
              <w:left w:val="nil"/>
              <w:bottom w:val="nil"/>
              <w:right w:val="single" w:sz="4" w:space="0" w:color="auto"/>
            </w:tcBorders>
            <w:noWrap/>
            <w:vAlign w:val="bottom"/>
            <w:hideMark/>
          </w:tcPr>
          <w:p w14:paraId="095D6B33"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r w:rsidR="00A27A36" w:rsidRPr="00A27A36" w14:paraId="1C021622" w14:textId="77777777" w:rsidTr="00A27A36">
        <w:trPr>
          <w:trHeight w:val="288"/>
        </w:trPr>
        <w:tc>
          <w:tcPr>
            <w:tcW w:w="1260" w:type="dxa"/>
            <w:tcBorders>
              <w:top w:val="nil"/>
              <w:left w:val="single" w:sz="4" w:space="0" w:color="auto"/>
              <w:bottom w:val="nil"/>
              <w:right w:val="nil"/>
            </w:tcBorders>
            <w:noWrap/>
            <w:vAlign w:val="bottom"/>
            <w:hideMark/>
          </w:tcPr>
          <w:p w14:paraId="1B6C0EF9"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SNPS netto</w:t>
            </w:r>
          </w:p>
        </w:tc>
        <w:tc>
          <w:tcPr>
            <w:tcW w:w="1060" w:type="dxa"/>
            <w:tcBorders>
              <w:top w:val="nil"/>
              <w:left w:val="single" w:sz="4" w:space="0" w:color="auto"/>
              <w:bottom w:val="nil"/>
              <w:right w:val="single" w:sz="4" w:space="0" w:color="auto"/>
            </w:tcBorders>
            <w:noWrap/>
            <w:vAlign w:val="bottom"/>
            <w:hideMark/>
          </w:tcPr>
          <w:p w14:paraId="1B872147"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2A146AD3"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nil"/>
              <w:right w:val="single" w:sz="4" w:space="0" w:color="auto"/>
            </w:tcBorders>
            <w:noWrap/>
            <w:vAlign w:val="bottom"/>
            <w:hideMark/>
          </w:tcPr>
          <w:p w14:paraId="6C52E5C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nil"/>
              <w:left w:val="nil"/>
              <w:bottom w:val="nil"/>
              <w:right w:val="single" w:sz="4" w:space="0" w:color="auto"/>
            </w:tcBorders>
            <w:noWrap/>
            <w:vAlign w:val="bottom"/>
            <w:hideMark/>
          </w:tcPr>
          <w:p w14:paraId="4347292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r w:rsidR="00A27A36" w:rsidRPr="00A27A36" w14:paraId="1B645DC7" w14:textId="77777777" w:rsidTr="00A27A36">
        <w:trPr>
          <w:trHeight w:val="288"/>
        </w:trPr>
        <w:tc>
          <w:tcPr>
            <w:tcW w:w="1260" w:type="dxa"/>
            <w:tcBorders>
              <w:top w:val="nil"/>
              <w:left w:val="single" w:sz="4" w:space="0" w:color="auto"/>
              <w:bottom w:val="single" w:sz="4" w:space="0" w:color="auto"/>
              <w:right w:val="nil"/>
            </w:tcBorders>
            <w:noWrap/>
            <w:vAlign w:val="bottom"/>
            <w:hideMark/>
          </w:tcPr>
          <w:p w14:paraId="1717D7D7"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AKZO</w:t>
            </w:r>
          </w:p>
        </w:tc>
        <w:tc>
          <w:tcPr>
            <w:tcW w:w="1060" w:type="dxa"/>
            <w:tcBorders>
              <w:top w:val="nil"/>
              <w:left w:val="single" w:sz="4" w:space="0" w:color="auto"/>
              <w:bottom w:val="single" w:sz="4" w:space="0" w:color="auto"/>
              <w:right w:val="single" w:sz="4" w:space="0" w:color="auto"/>
            </w:tcBorders>
            <w:noWrap/>
            <w:vAlign w:val="bottom"/>
            <w:hideMark/>
          </w:tcPr>
          <w:p w14:paraId="08C02382"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single" w:sz="4" w:space="0" w:color="auto"/>
              <w:right w:val="single" w:sz="4" w:space="0" w:color="auto"/>
            </w:tcBorders>
            <w:noWrap/>
            <w:vAlign w:val="bottom"/>
            <w:hideMark/>
          </w:tcPr>
          <w:p w14:paraId="4E1EE1E1"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noWrap/>
            <w:vAlign w:val="bottom"/>
            <w:hideMark/>
          </w:tcPr>
          <w:p w14:paraId="11CC62A9"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nil"/>
              <w:left w:val="nil"/>
              <w:bottom w:val="single" w:sz="4" w:space="0" w:color="auto"/>
              <w:right w:val="single" w:sz="4" w:space="0" w:color="auto"/>
            </w:tcBorders>
            <w:noWrap/>
            <w:vAlign w:val="bottom"/>
            <w:hideMark/>
          </w:tcPr>
          <w:p w14:paraId="68F1B2C7"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r w:rsidR="00A27A36" w:rsidRPr="00A27A36" w14:paraId="43D5F186" w14:textId="77777777" w:rsidTr="00A27A36">
        <w:trPr>
          <w:trHeight w:val="288"/>
        </w:trPr>
        <w:tc>
          <w:tcPr>
            <w:tcW w:w="1260" w:type="dxa"/>
            <w:tcBorders>
              <w:top w:val="nil"/>
              <w:left w:val="single" w:sz="4" w:space="0" w:color="auto"/>
              <w:bottom w:val="single" w:sz="4" w:space="0" w:color="auto"/>
              <w:right w:val="nil"/>
            </w:tcBorders>
            <w:noWrap/>
            <w:vAlign w:val="bottom"/>
            <w:hideMark/>
          </w:tcPr>
          <w:p w14:paraId="746E5AD4"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SBZ</w:t>
            </w:r>
          </w:p>
        </w:tc>
        <w:tc>
          <w:tcPr>
            <w:tcW w:w="1060" w:type="dxa"/>
            <w:tcBorders>
              <w:top w:val="nil"/>
              <w:left w:val="single" w:sz="4" w:space="0" w:color="auto"/>
              <w:bottom w:val="single" w:sz="4" w:space="0" w:color="auto"/>
              <w:right w:val="single" w:sz="4" w:space="0" w:color="auto"/>
            </w:tcBorders>
            <w:noWrap/>
            <w:vAlign w:val="bottom"/>
            <w:hideMark/>
          </w:tcPr>
          <w:p w14:paraId="489F786B"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380" w:type="dxa"/>
            <w:tcBorders>
              <w:top w:val="nil"/>
              <w:left w:val="nil"/>
              <w:bottom w:val="single" w:sz="4" w:space="0" w:color="auto"/>
              <w:right w:val="single" w:sz="4" w:space="0" w:color="auto"/>
            </w:tcBorders>
            <w:noWrap/>
            <w:vAlign w:val="bottom"/>
            <w:hideMark/>
          </w:tcPr>
          <w:p w14:paraId="28DB6F06"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single" w:sz="4" w:space="0" w:color="auto"/>
              <w:right w:val="single" w:sz="4" w:space="0" w:color="auto"/>
            </w:tcBorders>
            <w:noWrap/>
            <w:vAlign w:val="bottom"/>
            <w:hideMark/>
          </w:tcPr>
          <w:p w14:paraId="053EFDF8"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60" w:type="dxa"/>
            <w:tcBorders>
              <w:top w:val="nil"/>
              <w:left w:val="nil"/>
              <w:bottom w:val="single" w:sz="4" w:space="0" w:color="auto"/>
              <w:right w:val="single" w:sz="4" w:space="0" w:color="auto"/>
            </w:tcBorders>
            <w:noWrap/>
            <w:vAlign w:val="bottom"/>
            <w:hideMark/>
          </w:tcPr>
          <w:p w14:paraId="5CA1BCD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r>
      <w:tr w:rsidR="00A27A36" w:rsidRPr="00A27A36" w14:paraId="549BFEA6" w14:textId="77777777" w:rsidTr="00A27A36">
        <w:trPr>
          <w:trHeight w:val="288"/>
        </w:trPr>
        <w:tc>
          <w:tcPr>
            <w:tcW w:w="1260" w:type="dxa"/>
            <w:tcBorders>
              <w:top w:val="nil"/>
              <w:left w:val="single" w:sz="4" w:space="0" w:color="auto"/>
              <w:bottom w:val="nil"/>
              <w:right w:val="nil"/>
            </w:tcBorders>
            <w:noWrap/>
            <w:vAlign w:val="bottom"/>
            <w:hideMark/>
          </w:tcPr>
          <w:p w14:paraId="019F79B9"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060" w:type="dxa"/>
            <w:tcBorders>
              <w:top w:val="nil"/>
              <w:left w:val="single" w:sz="4" w:space="0" w:color="auto"/>
              <w:bottom w:val="nil"/>
              <w:right w:val="single" w:sz="4" w:space="0" w:color="auto"/>
            </w:tcBorders>
            <w:noWrap/>
            <w:vAlign w:val="bottom"/>
            <w:hideMark/>
          </w:tcPr>
          <w:p w14:paraId="5E0D7217"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380" w:type="dxa"/>
            <w:tcBorders>
              <w:top w:val="nil"/>
              <w:left w:val="nil"/>
              <w:bottom w:val="nil"/>
              <w:right w:val="single" w:sz="4" w:space="0" w:color="auto"/>
            </w:tcBorders>
            <w:noWrap/>
            <w:vAlign w:val="bottom"/>
            <w:hideMark/>
          </w:tcPr>
          <w:p w14:paraId="44DECBED"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nil"/>
              <w:right w:val="single" w:sz="4" w:space="0" w:color="auto"/>
            </w:tcBorders>
            <w:noWrap/>
            <w:vAlign w:val="bottom"/>
            <w:hideMark/>
          </w:tcPr>
          <w:p w14:paraId="324213CC"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c>
          <w:tcPr>
            <w:tcW w:w="1260" w:type="dxa"/>
            <w:tcBorders>
              <w:top w:val="nil"/>
              <w:left w:val="nil"/>
              <w:bottom w:val="nil"/>
              <w:right w:val="single" w:sz="4" w:space="0" w:color="auto"/>
            </w:tcBorders>
            <w:noWrap/>
            <w:vAlign w:val="bottom"/>
            <w:hideMark/>
          </w:tcPr>
          <w:p w14:paraId="2BFE44A3"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 </w:t>
            </w:r>
          </w:p>
        </w:tc>
      </w:tr>
      <w:tr w:rsidR="00A27A36" w:rsidRPr="00A27A36" w14:paraId="5880444E" w14:textId="77777777" w:rsidTr="00A27A36">
        <w:trPr>
          <w:trHeight w:val="288"/>
        </w:trPr>
        <w:tc>
          <w:tcPr>
            <w:tcW w:w="1260" w:type="dxa"/>
            <w:tcBorders>
              <w:top w:val="nil"/>
              <w:left w:val="single" w:sz="4" w:space="0" w:color="auto"/>
              <w:bottom w:val="single" w:sz="4" w:space="0" w:color="auto"/>
              <w:right w:val="nil"/>
            </w:tcBorders>
            <w:noWrap/>
            <w:vAlign w:val="bottom"/>
            <w:hideMark/>
          </w:tcPr>
          <w:p w14:paraId="7F85138C"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SPOA</w:t>
            </w:r>
          </w:p>
        </w:tc>
        <w:tc>
          <w:tcPr>
            <w:tcW w:w="1060" w:type="dxa"/>
            <w:tcBorders>
              <w:top w:val="nil"/>
              <w:left w:val="single" w:sz="4" w:space="0" w:color="auto"/>
              <w:bottom w:val="nil"/>
              <w:right w:val="single" w:sz="4" w:space="0" w:color="auto"/>
            </w:tcBorders>
            <w:noWrap/>
            <w:vAlign w:val="bottom"/>
            <w:hideMark/>
          </w:tcPr>
          <w:p w14:paraId="2F4BDB9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nil"/>
              <w:left w:val="nil"/>
              <w:bottom w:val="nil"/>
              <w:right w:val="single" w:sz="4" w:space="0" w:color="auto"/>
            </w:tcBorders>
            <w:noWrap/>
            <w:vAlign w:val="bottom"/>
            <w:hideMark/>
          </w:tcPr>
          <w:p w14:paraId="0C351CAF"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nil"/>
              <w:right w:val="single" w:sz="4" w:space="0" w:color="auto"/>
            </w:tcBorders>
            <w:noWrap/>
            <w:vAlign w:val="bottom"/>
            <w:hideMark/>
          </w:tcPr>
          <w:p w14:paraId="6C9A28B5"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230AF7">
              <w:rPr>
                <w:rFonts w:ascii="Aptos Narrow" w:eastAsia="Times New Roman" w:hAnsi="Aptos Narrow" w:cs="Times New Roman"/>
                <w:color w:val="EE0000"/>
                <w:kern w:val="0"/>
                <w:sz w:val="22"/>
                <w:szCs w:val="22"/>
                <w:lang w:eastAsia="nl-NL"/>
                <w14:ligatures w14:val="none"/>
              </w:rPr>
              <w:t>Nee</w:t>
            </w:r>
          </w:p>
        </w:tc>
        <w:tc>
          <w:tcPr>
            <w:tcW w:w="1260" w:type="dxa"/>
            <w:tcBorders>
              <w:top w:val="nil"/>
              <w:left w:val="nil"/>
              <w:bottom w:val="nil"/>
              <w:right w:val="single" w:sz="4" w:space="0" w:color="auto"/>
            </w:tcBorders>
            <w:noWrap/>
            <w:vAlign w:val="bottom"/>
            <w:hideMark/>
          </w:tcPr>
          <w:p w14:paraId="71189E5D"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Nee</w:t>
            </w:r>
          </w:p>
        </w:tc>
      </w:tr>
      <w:tr w:rsidR="00A27A36" w:rsidRPr="00A27A36" w14:paraId="33647493" w14:textId="77777777" w:rsidTr="00A27A36">
        <w:trPr>
          <w:trHeight w:val="288"/>
        </w:trPr>
        <w:tc>
          <w:tcPr>
            <w:tcW w:w="1260" w:type="dxa"/>
            <w:tcBorders>
              <w:top w:val="nil"/>
              <w:left w:val="single" w:sz="4" w:space="0" w:color="auto"/>
              <w:bottom w:val="single" w:sz="4" w:space="0" w:color="auto"/>
              <w:right w:val="nil"/>
            </w:tcBorders>
            <w:noWrap/>
            <w:vAlign w:val="bottom"/>
            <w:hideMark/>
          </w:tcPr>
          <w:p w14:paraId="4BC93B2D" w14:textId="77777777" w:rsidR="00A27A36" w:rsidRPr="00A27A36" w:rsidRDefault="00A27A36" w:rsidP="00A27A36">
            <w:pPr>
              <w:spacing w:after="0" w:line="240" w:lineRule="auto"/>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SPV</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01F01B32"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380" w:type="dxa"/>
            <w:tcBorders>
              <w:top w:val="single" w:sz="4" w:space="0" w:color="auto"/>
              <w:left w:val="nil"/>
              <w:bottom w:val="single" w:sz="4" w:space="0" w:color="auto"/>
              <w:right w:val="single" w:sz="4" w:space="0" w:color="auto"/>
            </w:tcBorders>
            <w:noWrap/>
            <w:vAlign w:val="bottom"/>
            <w:hideMark/>
          </w:tcPr>
          <w:p w14:paraId="73500B94"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80" w:type="dxa"/>
            <w:tcBorders>
              <w:top w:val="single" w:sz="4" w:space="0" w:color="auto"/>
              <w:left w:val="nil"/>
              <w:bottom w:val="single" w:sz="4" w:space="0" w:color="auto"/>
              <w:right w:val="single" w:sz="4" w:space="0" w:color="auto"/>
            </w:tcBorders>
            <w:noWrap/>
            <w:vAlign w:val="bottom"/>
            <w:hideMark/>
          </w:tcPr>
          <w:p w14:paraId="60D9125E"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c>
          <w:tcPr>
            <w:tcW w:w="1260" w:type="dxa"/>
            <w:tcBorders>
              <w:top w:val="single" w:sz="4" w:space="0" w:color="auto"/>
              <w:left w:val="nil"/>
              <w:bottom w:val="single" w:sz="4" w:space="0" w:color="auto"/>
              <w:right w:val="single" w:sz="4" w:space="0" w:color="auto"/>
            </w:tcBorders>
            <w:noWrap/>
            <w:vAlign w:val="bottom"/>
            <w:hideMark/>
          </w:tcPr>
          <w:p w14:paraId="02A29CC2" w14:textId="77777777" w:rsidR="00A27A36" w:rsidRPr="00A27A36" w:rsidRDefault="00A27A36" w:rsidP="00A27A36">
            <w:pPr>
              <w:spacing w:after="0" w:line="240" w:lineRule="auto"/>
              <w:jc w:val="center"/>
              <w:rPr>
                <w:rFonts w:ascii="Aptos Narrow" w:eastAsia="Times New Roman" w:hAnsi="Aptos Narrow" w:cs="Times New Roman"/>
                <w:color w:val="000000"/>
                <w:kern w:val="0"/>
                <w:sz w:val="22"/>
                <w:szCs w:val="22"/>
                <w:lang w:eastAsia="nl-NL"/>
                <w14:ligatures w14:val="none"/>
              </w:rPr>
            </w:pPr>
            <w:r w:rsidRPr="00A27A36">
              <w:rPr>
                <w:rFonts w:ascii="Aptos Narrow" w:eastAsia="Times New Roman" w:hAnsi="Aptos Narrow" w:cs="Times New Roman"/>
                <w:color w:val="000000"/>
                <w:kern w:val="0"/>
                <w:sz w:val="22"/>
                <w:szCs w:val="22"/>
                <w:lang w:eastAsia="nl-NL"/>
                <w14:ligatures w14:val="none"/>
              </w:rPr>
              <w:t>Ja</w:t>
            </w:r>
          </w:p>
        </w:tc>
      </w:tr>
    </w:tbl>
    <w:p w14:paraId="46EF4352" w14:textId="77777777" w:rsidR="00365380" w:rsidRDefault="00365380" w:rsidP="006D7A07">
      <w:pPr>
        <w:spacing w:line="259" w:lineRule="auto"/>
        <w:rPr>
          <w:sz w:val="22"/>
          <w:szCs w:val="22"/>
        </w:rPr>
      </w:pPr>
    </w:p>
    <w:p w14:paraId="675CB3AC" w14:textId="77777777" w:rsidR="000D7886" w:rsidRDefault="000D7886">
      <w:pPr>
        <w:spacing w:line="259" w:lineRule="auto"/>
        <w:rPr>
          <w:rFonts w:asciiTheme="majorHAnsi" w:eastAsiaTheme="majorEastAsia" w:hAnsiTheme="majorHAnsi" w:cstheme="majorBidi"/>
          <w:color w:val="0F4761" w:themeColor="accent1" w:themeShade="BF"/>
          <w:sz w:val="40"/>
          <w:szCs w:val="40"/>
        </w:rPr>
      </w:pPr>
      <w:bookmarkStart w:id="587" w:name="_Ref184036922"/>
      <w:bookmarkStart w:id="588" w:name="_Toc222499709"/>
      <w:r>
        <w:br w:type="page"/>
      </w:r>
    </w:p>
    <w:p w14:paraId="691A26FB" w14:textId="4A66DDED" w:rsidR="00DB215B" w:rsidRPr="00127754" w:rsidRDefault="00A96BE9" w:rsidP="00230AF7">
      <w:pPr>
        <w:pStyle w:val="Heading1"/>
        <w:numPr>
          <w:ilvl w:val="0"/>
          <w:numId w:val="1"/>
        </w:numPr>
      </w:pPr>
      <w:r>
        <w:lastRenderedPageBreak/>
        <w:t>Dekking bij overlijden</w:t>
      </w:r>
      <w:bookmarkEnd w:id="587"/>
      <w:bookmarkEnd w:id="588"/>
    </w:p>
    <w:p w14:paraId="2B5658A8" w14:textId="393D0303" w:rsidR="00DB215B" w:rsidRDefault="00DB215B" w:rsidP="00DB215B">
      <w:pPr>
        <w:spacing w:line="259" w:lineRule="auto"/>
        <w:rPr>
          <w:sz w:val="22"/>
          <w:szCs w:val="22"/>
        </w:rPr>
      </w:pPr>
      <w:r w:rsidRPr="005668EB">
        <w:rPr>
          <w:sz w:val="22"/>
          <w:szCs w:val="22"/>
        </w:rPr>
        <w:t>De</w:t>
      </w:r>
      <w:r>
        <w:rPr>
          <w:sz w:val="22"/>
          <w:szCs w:val="22"/>
        </w:rPr>
        <w:t xml:space="preserve"> </w:t>
      </w:r>
      <w:r w:rsidR="00805598">
        <w:rPr>
          <w:sz w:val="22"/>
          <w:szCs w:val="22"/>
        </w:rPr>
        <w:t>pensioensoorten die voorkomen bij de dekking bij overlijden zijn</w:t>
      </w:r>
      <w:r>
        <w:rPr>
          <w:sz w:val="22"/>
          <w:szCs w:val="22"/>
        </w:rPr>
        <w:t>:</w:t>
      </w:r>
    </w:p>
    <w:p w14:paraId="400DA203" w14:textId="1B688A89" w:rsidR="006E44C1" w:rsidRDefault="006E44C1" w:rsidP="00D2298E">
      <w:pPr>
        <w:pStyle w:val="ListParagraph"/>
        <w:numPr>
          <w:ilvl w:val="0"/>
          <w:numId w:val="4"/>
        </w:numPr>
        <w:spacing w:line="259" w:lineRule="auto"/>
        <w:rPr>
          <w:sz w:val="22"/>
          <w:szCs w:val="22"/>
        </w:rPr>
      </w:pPr>
      <w:r>
        <w:rPr>
          <w:sz w:val="22"/>
          <w:szCs w:val="22"/>
        </w:rPr>
        <w:t>Levenslang Partnerpensioen</w:t>
      </w:r>
    </w:p>
    <w:p w14:paraId="102BF608" w14:textId="626A7536" w:rsidR="006E44C1" w:rsidRDefault="006E44C1" w:rsidP="00D2298E">
      <w:pPr>
        <w:pStyle w:val="ListParagraph"/>
        <w:numPr>
          <w:ilvl w:val="0"/>
          <w:numId w:val="4"/>
        </w:numPr>
        <w:spacing w:line="259" w:lineRule="auto"/>
        <w:rPr>
          <w:sz w:val="22"/>
          <w:szCs w:val="22"/>
        </w:rPr>
      </w:pPr>
      <w:r>
        <w:rPr>
          <w:sz w:val="22"/>
          <w:szCs w:val="22"/>
        </w:rPr>
        <w:t>Tijdelijk Partnerpensioen</w:t>
      </w:r>
      <w:r w:rsidR="005D4230">
        <w:rPr>
          <w:sz w:val="22"/>
          <w:szCs w:val="22"/>
        </w:rPr>
        <w:t xml:space="preserve"> </w:t>
      </w:r>
      <w:r w:rsidR="005D4230" w:rsidRPr="6F4AF6EB">
        <w:rPr>
          <w:sz w:val="22"/>
          <w:szCs w:val="22"/>
        </w:rPr>
        <w:t>(geen onderdeel van het standaard product van IG&amp;H)</w:t>
      </w:r>
    </w:p>
    <w:p w14:paraId="69330A22" w14:textId="5604BF71" w:rsidR="006E44C1" w:rsidRDefault="006E44C1" w:rsidP="00D2298E">
      <w:pPr>
        <w:pStyle w:val="ListParagraph"/>
        <w:numPr>
          <w:ilvl w:val="0"/>
          <w:numId w:val="4"/>
        </w:numPr>
        <w:spacing w:line="259" w:lineRule="auto"/>
        <w:rPr>
          <w:sz w:val="22"/>
          <w:szCs w:val="22"/>
        </w:rPr>
      </w:pPr>
      <w:r>
        <w:rPr>
          <w:sz w:val="22"/>
          <w:szCs w:val="22"/>
        </w:rPr>
        <w:t>Wezenpensioen</w:t>
      </w:r>
    </w:p>
    <w:p w14:paraId="09EB7E38" w14:textId="100D2C39" w:rsidR="00D8018D" w:rsidRDefault="00D8018D" w:rsidP="00D2298E">
      <w:pPr>
        <w:pStyle w:val="ListParagraph"/>
        <w:numPr>
          <w:ilvl w:val="0"/>
          <w:numId w:val="4"/>
        </w:numPr>
        <w:spacing w:line="259" w:lineRule="auto"/>
        <w:rPr>
          <w:sz w:val="22"/>
          <w:szCs w:val="22"/>
        </w:rPr>
      </w:pPr>
      <w:r>
        <w:rPr>
          <w:sz w:val="22"/>
          <w:szCs w:val="22"/>
        </w:rPr>
        <w:t>ANW-hiaat</w:t>
      </w:r>
    </w:p>
    <w:p w14:paraId="720CAEBC" w14:textId="60831D71" w:rsidR="0093359B" w:rsidRDefault="00D00843">
      <w:pPr>
        <w:spacing w:line="259" w:lineRule="auto"/>
        <w:rPr>
          <w:sz w:val="22"/>
          <w:szCs w:val="22"/>
        </w:rPr>
      </w:pPr>
      <w:r w:rsidRPr="00D00843">
        <w:rPr>
          <w:sz w:val="22"/>
          <w:szCs w:val="22"/>
        </w:rPr>
        <w:t xml:space="preserve">De wettelijke uitloopdekking </w:t>
      </w:r>
      <w:r w:rsidRPr="001531CB">
        <w:rPr>
          <w:sz w:val="22"/>
          <w:szCs w:val="22"/>
        </w:rPr>
        <w:t>is 3 maanden,</w:t>
      </w:r>
      <w:r w:rsidRPr="00D00843">
        <w:rPr>
          <w:sz w:val="22"/>
          <w:szCs w:val="22"/>
        </w:rPr>
        <w:t xml:space="preserve"> een fonds kan ervoor kiezen om de uitloopdekking uit te breiden naar 6 maanden.</w:t>
      </w:r>
      <w:r w:rsidR="00507E9A">
        <w:rPr>
          <w:sz w:val="22"/>
          <w:szCs w:val="22"/>
        </w:rPr>
        <w:t xml:space="preserve"> </w:t>
      </w:r>
      <w:r w:rsidR="0018316F">
        <w:rPr>
          <w:sz w:val="22"/>
          <w:szCs w:val="22"/>
        </w:rPr>
        <w:t xml:space="preserve">Zie voor verdere informatie hoofdstuk </w:t>
      </w:r>
      <w:r w:rsidR="009A277E" w:rsidRPr="00230AF7">
        <w:rPr>
          <w:sz w:val="22"/>
          <w:szCs w:val="22"/>
          <w:highlight w:val="yellow"/>
        </w:rPr>
        <w:fldChar w:fldCharType="begin"/>
      </w:r>
      <w:r w:rsidR="009A277E" w:rsidRPr="00230AF7">
        <w:rPr>
          <w:sz w:val="22"/>
          <w:szCs w:val="22"/>
          <w:highlight w:val="yellow"/>
        </w:rPr>
        <w:instrText xml:space="preserve"> REF _Ref225438973 \r \h </w:instrText>
      </w:r>
      <w:r w:rsidR="009A277E">
        <w:rPr>
          <w:sz w:val="22"/>
          <w:szCs w:val="22"/>
          <w:highlight w:val="yellow"/>
        </w:rPr>
        <w:instrText xml:space="preserve"> \* MERGEFORMAT </w:instrText>
      </w:r>
      <w:r w:rsidR="009A277E" w:rsidRPr="00230AF7">
        <w:rPr>
          <w:sz w:val="22"/>
          <w:szCs w:val="22"/>
          <w:highlight w:val="yellow"/>
        </w:rPr>
      </w:r>
      <w:r w:rsidR="009A277E" w:rsidRPr="00230AF7">
        <w:rPr>
          <w:sz w:val="22"/>
          <w:szCs w:val="22"/>
          <w:highlight w:val="yellow"/>
        </w:rPr>
        <w:fldChar w:fldCharType="separate"/>
      </w:r>
      <w:r w:rsidR="009A277E" w:rsidRPr="00230AF7">
        <w:rPr>
          <w:sz w:val="22"/>
          <w:szCs w:val="22"/>
          <w:highlight w:val="yellow"/>
        </w:rPr>
        <w:t>9</w:t>
      </w:r>
      <w:r w:rsidR="009A277E" w:rsidRPr="00230AF7">
        <w:rPr>
          <w:sz w:val="22"/>
          <w:szCs w:val="22"/>
          <w:highlight w:val="yellow"/>
        </w:rPr>
        <w:fldChar w:fldCharType="end"/>
      </w:r>
      <w:r w:rsidR="009A277E">
        <w:rPr>
          <w:sz w:val="22"/>
          <w:szCs w:val="22"/>
        </w:rPr>
        <w:t>.</w:t>
      </w:r>
    </w:p>
    <w:p w14:paraId="2697DA4E" w14:textId="65AB170E" w:rsidR="00330B85" w:rsidRDefault="00330B85" w:rsidP="00330B85">
      <w:pPr>
        <w:pStyle w:val="Heading4"/>
      </w:pPr>
      <w:del w:id="589" w:author="Jitty van der Kuur" w:date="2026-06-19T11:24:00Z" w16du:dateUtc="2026-06-19T09:24:00Z">
        <w:r>
          <w:delText>AllVida</w:delText>
        </w:r>
      </w:del>
      <w:ins w:id="590" w:author="Jitty van der Kuur" w:date="2026-06-19T11:24:00Z" w16du:dateUtc="2026-06-19T09:24:00Z">
        <w:r>
          <w:t xml:space="preserve"> </w:t>
        </w:r>
        <w:r w:rsidR="008465A9">
          <w:t>Allvida</w:t>
        </w:r>
      </w:ins>
      <w:r>
        <w:t xml:space="preserve"> en standaard product</w:t>
      </w:r>
    </w:p>
    <w:p w14:paraId="2D6BE8C4" w14:textId="6FA05BEF" w:rsidR="00330B85" w:rsidRDefault="001E5F73">
      <w:pPr>
        <w:spacing w:line="259" w:lineRule="auto"/>
        <w:rPr>
          <w:sz w:val="22"/>
          <w:szCs w:val="22"/>
        </w:rPr>
      </w:pPr>
      <w:r>
        <w:rPr>
          <w:sz w:val="22"/>
          <w:szCs w:val="22"/>
        </w:rPr>
        <w:t xml:space="preserve">In </w:t>
      </w:r>
      <w:del w:id="591" w:author="Jitty van der Kuur" w:date="2026-06-19T11:24:00Z" w16du:dateUtc="2026-06-19T09:24:00Z">
        <w:r>
          <w:rPr>
            <w:sz w:val="22"/>
            <w:szCs w:val="22"/>
          </w:rPr>
          <w:delText>AllVida</w:delText>
        </w:r>
      </w:del>
      <w:ins w:id="592" w:author="Jitty van der Kuur" w:date="2026-06-19T11:24:00Z" w16du:dateUtc="2026-06-19T09:24:00Z">
        <w:r>
          <w:rPr>
            <w:sz w:val="22"/>
            <w:szCs w:val="22"/>
          </w:rPr>
          <w:t xml:space="preserve"> </w:t>
        </w:r>
        <w:r w:rsidR="008465A9">
          <w:rPr>
            <w:sz w:val="22"/>
            <w:szCs w:val="22"/>
          </w:rPr>
          <w:t>Allvida</w:t>
        </w:r>
      </w:ins>
      <w:r>
        <w:rPr>
          <w:sz w:val="22"/>
          <w:szCs w:val="22"/>
        </w:rPr>
        <w:t xml:space="preserve"> zijn </w:t>
      </w:r>
      <w:r w:rsidR="00BF460C">
        <w:rPr>
          <w:sz w:val="22"/>
          <w:szCs w:val="22"/>
        </w:rPr>
        <w:t xml:space="preserve">het levenslang partnerpensioen en </w:t>
      </w:r>
      <w:r w:rsidR="003E0DBE">
        <w:rPr>
          <w:sz w:val="22"/>
          <w:szCs w:val="22"/>
        </w:rPr>
        <w:t xml:space="preserve">tijdelijk wezenpensioen </w:t>
      </w:r>
      <w:r>
        <w:rPr>
          <w:sz w:val="22"/>
          <w:szCs w:val="22"/>
        </w:rPr>
        <w:t>ingericht, dit is ook de standaard.</w:t>
      </w:r>
    </w:p>
    <w:p w14:paraId="210F48F6" w14:textId="75F3D695" w:rsidR="00180A2A" w:rsidRDefault="00180A2A">
      <w:pPr>
        <w:spacing w:line="259" w:lineRule="auto"/>
        <w:rPr>
          <w:sz w:val="22"/>
          <w:szCs w:val="22"/>
        </w:rPr>
      </w:pPr>
      <w:r>
        <w:rPr>
          <w:sz w:val="22"/>
          <w:szCs w:val="22"/>
        </w:rPr>
        <w:t xml:space="preserve">De uitloopdekking van </w:t>
      </w:r>
      <w:r w:rsidR="004815B1">
        <w:rPr>
          <w:sz w:val="22"/>
          <w:szCs w:val="22"/>
        </w:rPr>
        <w:t xml:space="preserve">x </w:t>
      </w:r>
      <w:commentRangeStart w:id="593"/>
      <w:commentRangeEnd w:id="593"/>
      <w:r>
        <w:rPr>
          <w:rStyle w:val="CommentReference"/>
          <w:sz w:val="22"/>
          <w:szCs w:val="22"/>
        </w:rPr>
        <w:commentReference w:id="593"/>
      </w:r>
      <w:r>
        <w:rPr>
          <w:sz w:val="22"/>
          <w:szCs w:val="22"/>
        </w:rPr>
        <w:t xml:space="preserve">maanden is ook ingericht in </w:t>
      </w:r>
      <w:del w:id="594" w:author="Jitty van der Kuur" w:date="2026-06-19T11:24:00Z" w16du:dateUtc="2026-06-19T09:24:00Z">
        <w:r>
          <w:rPr>
            <w:sz w:val="22"/>
            <w:szCs w:val="22"/>
          </w:rPr>
          <w:delText>AllVida</w:delText>
        </w:r>
      </w:del>
      <w:ins w:id="595" w:author="Jitty van der Kuur" w:date="2026-06-19T11:24:00Z" w16du:dateUtc="2026-06-19T09:24:00Z">
        <w:r w:rsidR="008465A9">
          <w:rPr>
            <w:sz w:val="22"/>
            <w:szCs w:val="22"/>
          </w:rPr>
          <w:t xml:space="preserve"> Allvida</w:t>
        </w:r>
      </w:ins>
      <w:r w:rsidR="004815B1">
        <w:rPr>
          <w:sz w:val="22"/>
          <w:szCs w:val="22"/>
        </w:rPr>
        <w:t xml:space="preserve">, waarbij een te kiezen parameter per administratie </w:t>
      </w:r>
      <w:r w:rsidR="00492D59">
        <w:rPr>
          <w:sz w:val="22"/>
          <w:szCs w:val="22"/>
        </w:rPr>
        <w:t>geldt</w:t>
      </w:r>
      <w:r>
        <w:rPr>
          <w:sz w:val="22"/>
          <w:szCs w:val="22"/>
        </w:rPr>
        <w:t>.</w:t>
      </w:r>
    </w:p>
    <w:p w14:paraId="584011A2" w14:textId="6882C8B4" w:rsidR="00411472" w:rsidRDefault="00411472" w:rsidP="00230AF7">
      <w:pPr>
        <w:pStyle w:val="Heading2"/>
        <w:numPr>
          <w:ilvl w:val="1"/>
          <w:numId w:val="1"/>
        </w:numPr>
      </w:pPr>
      <w:bookmarkStart w:id="596" w:name="_Toc222499710"/>
      <w:r>
        <w:t>Levenslang Partnerpensioen</w:t>
      </w:r>
      <w:bookmarkEnd w:id="596"/>
      <w:r>
        <w:t xml:space="preserve"> </w:t>
      </w:r>
    </w:p>
    <w:p w14:paraId="111413DD" w14:textId="4107DD91" w:rsidR="006C14FF" w:rsidRDefault="00861168">
      <w:pPr>
        <w:spacing w:line="259" w:lineRule="auto"/>
        <w:rPr>
          <w:sz w:val="22"/>
          <w:szCs w:val="22"/>
        </w:rPr>
      </w:pPr>
      <w:r>
        <w:rPr>
          <w:sz w:val="22"/>
          <w:szCs w:val="22"/>
        </w:rPr>
        <w:t xml:space="preserve">Het levenslang partnerpensioen wordt op risicobasis verzekerd. </w:t>
      </w:r>
      <w:r w:rsidR="005E573B">
        <w:rPr>
          <w:sz w:val="22"/>
          <w:szCs w:val="22"/>
        </w:rPr>
        <w:t>D</w:t>
      </w:r>
      <w:r w:rsidR="003A1DF3">
        <w:rPr>
          <w:sz w:val="22"/>
          <w:szCs w:val="22"/>
        </w:rPr>
        <w:t>e duur van dit</w:t>
      </w:r>
      <w:r w:rsidR="005E573B">
        <w:rPr>
          <w:sz w:val="22"/>
          <w:szCs w:val="22"/>
        </w:rPr>
        <w:t xml:space="preserve"> </w:t>
      </w:r>
      <w:r w:rsidR="00AF4AB7">
        <w:rPr>
          <w:sz w:val="22"/>
          <w:szCs w:val="22"/>
        </w:rPr>
        <w:t xml:space="preserve">risico </w:t>
      </w:r>
      <w:r w:rsidR="003A1DF3">
        <w:rPr>
          <w:sz w:val="22"/>
          <w:szCs w:val="22"/>
        </w:rPr>
        <w:t xml:space="preserve">is tijdelijk, nl. </w:t>
      </w:r>
      <w:r w:rsidR="00AF4AB7">
        <w:rPr>
          <w:sz w:val="22"/>
          <w:szCs w:val="22"/>
        </w:rPr>
        <w:t>tot aan de pensioendatum</w:t>
      </w:r>
      <w:r w:rsidR="003A1DF3">
        <w:rPr>
          <w:sz w:val="22"/>
          <w:szCs w:val="22"/>
        </w:rPr>
        <w:t>.</w:t>
      </w:r>
      <w:r w:rsidR="00AF4AB7">
        <w:rPr>
          <w:sz w:val="22"/>
          <w:szCs w:val="22"/>
        </w:rPr>
        <w:t xml:space="preserve"> </w:t>
      </w:r>
      <w:r w:rsidR="003A1DF3">
        <w:rPr>
          <w:sz w:val="22"/>
          <w:szCs w:val="22"/>
        </w:rPr>
        <w:t xml:space="preserve">Dit </w:t>
      </w:r>
      <w:r w:rsidR="005E573B">
        <w:rPr>
          <w:sz w:val="22"/>
          <w:szCs w:val="22"/>
        </w:rPr>
        <w:t xml:space="preserve">betekent dat het </w:t>
      </w:r>
      <w:r w:rsidR="00AF4AB7">
        <w:rPr>
          <w:sz w:val="22"/>
          <w:szCs w:val="22"/>
        </w:rPr>
        <w:t>overlijden voor de pensioendatum is gedekt</w:t>
      </w:r>
      <w:r w:rsidR="005A1EA3">
        <w:rPr>
          <w:sz w:val="22"/>
          <w:szCs w:val="22"/>
        </w:rPr>
        <w:t xml:space="preserve"> </w:t>
      </w:r>
      <w:r w:rsidR="005A1EA3" w:rsidRPr="00761C7B">
        <w:rPr>
          <w:sz w:val="22"/>
          <w:szCs w:val="22"/>
        </w:rPr>
        <w:t>zolang de deelnemer actief</w:t>
      </w:r>
      <w:r w:rsidR="005A1EA3">
        <w:rPr>
          <w:sz w:val="22"/>
          <w:szCs w:val="22"/>
        </w:rPr>
        <w:t xml:space="preserve"> is of zolang de risicodekking van kracht is</w:t>
      </w:r>
      <w:r w:rsidR="00AF4AB7">
        <w:rPr>
          <w:sz w:val="22"/>
          <w:szCs w:val="22"/>
        </w:rPr>
        <w:t>.</w:t>
      </w:r>
    </w:p>
    <w:p w14:paraId="2C01DAC8" w14:textId="3CE80169" w:rsidR="003D26BD" w:rsidRDefault="003E5374">
      <w:pPr>
        <w:spacing w:line="259" w:lineRule="auto"/>
        <w:rPr>
          <w:sz w:val="22"/>
          <w:szCs w:val="22"/>
        </w:rPr>
      </w:pPr>
      <w:r>
        <w:rPr>
          <w:sz w:val="22"/>
          <w:szCs w:val="22"/>
        </w:rPr>
        <w:t xml:space="preserve">Het levenslang partnerpensioen kan gebaseerd zijn om een onbepaalde of bepaalde dekking. </w:t>
      </w:r>
      <w:r w:rsidR="003E0DBE">
        <w:rPr>
          <w:sz w:val="22"/>
          <w:szCs w:val="22"/>
        </w:rPr>
        <w:t>De partnerdefinitie sluit aan bij de wettelijke definitie (de definitie wordt niet vastgelegd in Qwik).</w:t>
      </w:r>
    </w:p>
    <w:p w14:paraId="4E730B11" w14:textId="4B580BAD" w:rsidR="000F21F0" w:rsidRDefault="000F21F0">
      <w:pPr>
        <w:spacing w:line="259" w:lineRule="auto"/>
        <w:rPr>
          <w:sz w:val="22"/>
          <w:szCs w:val="22"/>
        </w:rPr>
      </w:pPr>
      <w:r>
        <w:rPr>
          <w:sz w:val="22"/>
          <w:szCs w:val="22"/>
        </w:rPr>
        <w:t>Als het fonds zowel een vastgesteld als een variabel partnerpensioen aanbiedt, dan kan de deelnemer hieruit kiezen.</w:t>
      </w:r>
    </w:p>
    <w:p w14:paraId="27144ADA" w14:textId="77777777" w:rsidR="000545AC" w:rsidRDefault="00C54BAC" w:rsidP="000545AC">
      <w:pPr>
        <w:spacing w:line="259" w:lineRule="auto"/>
        <w:rPr>
          <w:sz w:val="22"/>
          <w:szCs w:val="22"/>
        </w:rPr>
      </w:pPr>
      <w:r>
        <w:rPr>
          <w:sz w:val="22"/>
          <w:szCs w:val="22"/>
        </w:rPr>
        <w:t>De dekking is een percentage van het pensioengevend deeltijd inkomen.</w:t>
      </w:r>
      <w:r w:rsidR="000545AC" w:rsidRPr="000545AC">
        <w:rPr>
          <w:sz w:val="22"/>
          <w:szCs w:val="22"/>
        </w:rPr>
        <w:t xml:space="preserve"> </w:t>
      </w:r>
    </w:p>
    <w:p w14:paraId="0FEED925" w14:textId="028E45B1" w:rsidR="000545AC" w:rsidRDefault="000545AC" w:rsidP="000545AC">
      <w:pPr>
        <w:spacing w:line="259" w:lineRule="auto"/>
        <w:rPr>
          <w:sz w:val="22"/>
          <w:szCs w:val="22"/>
        </w:rPr>
      </w:pPr>
      <w:r>
        <w:rPr>
          <w:sz w:val="22"/>
          <w:szCs w:val="22"/>
        </w:rPr>
        <w:t xml:space="preserve">De </w:t>
      </w:r>
      <w:r w:rsidRPr="002A5440">
        <w:rPr>
          <w:sz w:val="22"/>
          <w:szCs w:val="22"/>
        </w:rPr>
        <w:t xml:space="preserve">ingangsdatum van de uitkering </w:t>
      </w:r>
      <w:r>
        <w:rPr>
          <w:sz w:val="22"/>
          <w:szCs w:val="22"/>
        </w:rPr>
        <w:t xml:space="preserve">is </w:t>
      </w:r>
      <w:r w:rsidRPr="002A5440">
        <w:rPr>
          <w:sz w:val="22"/>
          <w:szCs w:val="22"/>
        </w:rPr>
        <w:t>op de 1</w:t>
      </w:r>
      <w:r w:rsidRPr="002A5440">
        <w:rPr>
          <w:sz w:val="22"/>
          <w:szCs w:val="22"/>
          <w:vertAlign w:val="superscript"/>
        </w:rPr>
        <w:t>e</w:t>
      </w:r>
      <w:r w:rsidRPr="002A5440">
        <w:rPr>
          <w:sz w:val="22"/>
          <w:szCs w:val="22"/>
        </w:rPr>
        <w:t xml:space="preserve"> dag van de maand na overlijden van de deelnemer. </w:t>
      </w:r>
      <w:r>
        <w:rPr>
          <w:sz w:val="22"/>
          <w:szCs w:val="22"/>
        </w:rPr>
        <w:t xml:space="preserve">De </w:t>
      </w:r>
      <w:r w:rsidRPr="002A5440">
        <w:rPr>
          <w:sz w:val="22"/>
          <w:szCs w:val="22"/>
        </w:rPr>
        <w:t xml:space="preserve">uitkering </w:t>
      </w:r>
      <w:r>
        <w:rPr>
          <w:sz w:val="22"/>
          <w:szCs w:val="22"/>
        </w:rPr>
        <w:t xml:space="preserve">wordt verstrekt tot en met de maand </w:t>
      </w:r>
      <w:r w:rsidRPr="002A5440">
        <w:rPr>
          <w:sz w:val="22"/>
          <w:szCs w:val="22"/>
        </w:rPr>
        <w:t>van overlijden van de uitkeringsgerechtigde.</w:t>
      </w:r>
      <w:r>
        <w:rPr>
          <w:sz w:val="22"/>
          <w:szCs w:val="22"/>
        </w:rPr>
        <w:br/>
      </w:r>
      <w:r w:rsidRPr="006916DE">
        <w:rPr>
          <w:sz w:val="22"/>
          <w:szCs w:val="22"/>
        </w:rPr>
        <w:t>Andere opties zijn ook mogelijk</w:t>
      </w:r>
      <w:r w:rsidRPr="002E747D">
        <w:rPr>
          <w:sz w:val="22"/>
          <w:szCs w:val="22"/>
        </w:rPr>
        <w:t>, maar behoren niet tot de standaard.</w:t>
      </w:r>
    </w:p>
    <w:p w14:paraId="2F11DD82" w14:textId="3801A2B0" w:rsidR="00D36598" w:rsidRDefault="000545AC" w:rsidP="000545AC">
      <w:pPr>
        <w:spacing w:line="259" w:lineRule="auto"/>
        <w:rPr>
          <w:sz w:val="22"/>
          <w:szCs w:val="22"/>
        </w:rPr>
      </w:pPr>
      <w:r>
        <w:rPr>
          <w:sz w:val="22"/>
          <w:szCs w:val="22"/>
        </w:rPr>
        <w:t>De uitkering wordt onderdeel van CVP.</w:t>
      </w:r>
    </w:p>
    <w:p w14:paraId="7F5FD9D7" w14:textId="267C0E96" w:rsidR="00A43B65" w:rsidRDefault="00A43B65" w:rsidP="00A43B65">
      <w:pPr>
        <w:pStyle w:val="Heading4"/>
      </w:pPr>
      <w:del w:id="597" w:author="Jitty van der Kuur" w:date="2026-06-19T11:24:00Z" w16du:dateUtc="2026-06-19T09:24:00Z">
        <w:r>
          <w:delText>AllVida</w:delText>
        </w:r>
      </w:del>
      <w:ins w:id="598" w:author="Jitty van der Kuur" w:date="2026-06-19T11:24:00Z" w16du:dateUtc="2026-06-19T09:24:00Z">
        <w:r>
          <w:t xml:space="preserve"> </w:t>
        </w:r>
        <w:r w:rsidR="008465A9">
          <w:t>Allvida</w:t>
        </w:r>
      </w:ins>
      <w:r>
        <w:t xml:space="preserve"> en standaard product</w:t>
      </w:r>
    </w:p>
    <w:p w14:paraId="1B351182" w14:textId="00485F19" w:rsidR="00A43B65" w:rsidRDefault="00A43B65" w:rsidP="00A43B65">
      <w:pPr>
        <w:spacing w:line="259" w:lineRule="auto"/>
        <w:rPr>
          <w:sz w:val="22"/>
          <w:szCs w:val="22"/>
        </w:rPr>
      </w:pPr>
      <w:r>
        <w:rPr>
          <w:sz w:val="22"/>
          <w:szCs w:val="22"/>
        </w:rPr>
        <w:t xml:space="preserve">In </w:t>
      </w:r>
      <w:del w:id="599" w:author="Jitty van der Kuur" w:date="2026-06-19T11:24:00Z" w16du:dateUtc="2026-06-19T09:24:00Z">
        <w:r>
          <w:rPr>
            <w:sz w:val="22"/>
            <w:szCs w:val="22"/>
          </w:rPr>
          <w:delText>AllVida</w:delText>
        </w:r>
      </w:del>
      <w:ins w:id="600" w:author="Jitty van der Kuur" w:date="2026-06-19T11:24:00Z" w16du:dateUtc="2026-06-19T09:24:00Z">
        <w:r w:rsidR="008465A9">
          <w:rPr>
            <w:sz w:val="22"/>
            <w:szCs w:val="22"/>
          </w:rPr>
          <w:t xml:space="preserve"> Allvida</w:t>
        </w:r>
      </w:ins>
      <w:r>
        <w:rPr>
          <w:sz w:val="22"/>
          <w:szCs w:val="22"/>
        </w:rPr>
        <w:t xml:space="preserve"> </w:t>
      </w:r>
      <w:r w:rsidR="00F12B46">
        <w:rPr>
          <w:sz w:val="22"/>
          <w:szCs w:val="22"/>
        </w:rPr>
        <w:t xml:space="preserve">is </w:t>
      </w:r>
      <w:r>
        <w:rPr>
          <w:sz w:val="22"/>
          <w:szCs w:val="22"/>
        </w:rPr>
        <w:t>LPP</w:t>
      </w:r>
      <w:r w:rsidR="00AA359A">
        <w:rPr>
          <w:sz w:val="22"/>
          <w:szCs w:val="22"/>
        </w:rPr>
        <w:t>RF (</w:t>
      </w:r>
      <w:r w:rsidR="00DC245B">
        <w:rPr>
          <w:sz w:val="22"/>
          <w:szCs w:val="22"/>
        </w:rPr>
        <w:t xml:space="preserve">Flexibel Levenslang </w:t>
      </w:r>
      <w:r w:rsidR="00F12B46">
        <w:rPr>
          <w:sz w:val="22"/>
          <w:szCs w:val="22"/>
        </w:rPr>
        <w:t>partnerpensioen risico)</w:t>
      </w:r>
      <w:r>
        <w:rPr>
          <w:sz w:val="22"/>
          <w:szCs w:val="22"/>
        </w:rPr>
        <w:t xml:space="preserve"> ingericht</w:t>
      </w:r>
      <w:r w:rsidR="006642F3">
        <w:rPr>
          <w:sz w:val="22"/>
          <w:szCs w:val="22"/>
        </w:rPr>
        <w:t xml:space="preserve"> met een risicoperiode tot aan de pensioendatum</w:t>
      </w:r>
      <w:r>
        <w:rPr>
          <w:sz w:val="22"/>
          <w:szCs w:val="22"/>
        </w:rPr>
        <w:t>, dit is ook de standaard.</w:t>
      </w:r>
    </w:p>
    <w:p w14:paraId="7413E805" w14:textId="7374E3F2" w:rsidR="006C222B" w:rsidRDefault="006C222B" w:rsidP="00A43B65">
      <w:pPr>
        <w:spacing w:line="259" w:lineRule="auto"/>
        <w:rPr>
          <w:sz w:val="22"/>
          <w:szCs w:val="22"/>
        </w:rPr>
      </w:pPr>
      <w:r>
        <w:rPr>
          <w:sz w:val="22"/>
          <w:szCs w:val="22"/>
        </w:rPr>
        <w:t xml:space="preserve">In </w:t>
      </w:r>
      <w:del w:id="601" w:author="Jitty van der Kuur" w:date="2026-06-19T11:24:00Z" w16du:dateUtc="2026-06-19T09:24:00Z">
        <w:r>
          <w:rPr>
            <w:sz w:val="22"/>
            <w:szCs w:val="22"/>
          </w:rPr>
          <w:delText>AllVida</w:delText>
        </w:r>
      </w:del>
      <w:ins w:id="602" w:author="Jitty van der Kuur" w:date="2026-06-19T11:24:00Z" w16du:dateUtc="2026-06-19T09:24:00Z">
        <w:r>
          <w:rPr>
            <w:sz w:val="22"/>
            <w:szCs w:val="22"/>
          </w:rPr>
          <w:t xml:space="preserve"> </w:t>
        </w:r>
        <w:r w:rsidR="008465A9">
          <w:rPr>
            <w:sz w:val="22"/>
            <w:szCs w:val="22"/>
          </w:rPr>
          <w:t>Allvida</w:t>
        </w:r>
      </w:ins>
      <w:r>
        <w:rPr>
          <w:sz w:val="22"/>
          <w:szCs w:val="22"/>
        </w:rPr>
        <w:t xml:space="preserve"> zijn zowel de </w:t>
      </w:r>
      <w:commentRangeStart w:id="603"/>
      <w:r>
        <w:rPr>
          <w:sz w:val="22"/>
          <w:szCs w:val="22"/>
        </w:rPr>
        <w:t xml:space="preserve">onbepaalde </w:t>
      </w:r>
      <w:commentRangeEnd w:id="603"/>
      <w:r w:rsidR="00A610F5">
        <w:rPr>
          <w:rStyle w:val="CommentReference"/>
          <w:sz w:val="22"/>
          <w:szCs w:val="22"/>
        </w:rPr>
        <w:commentReference w:id="603"/>
      </w:r>
      <w:r>
        <w:rPr>
          <w:sz w:val="22"/>
          <w:szCs w:val="22"/>
        </w:rPr>
        <w:t>als de bepaalde dekking ingericht.</w:t>
      </w:r>
    </w:p>
    <w:p w14:paraId="1A03B175" w14:textId="6659BF03" w:rsidR="00ED7B5E" w:rsidRDefault="00B60666" w:rsidP="00A43B65">
      <w:pPr>
        <w:spacing w:line="259" w:lineRule="auto"/>
        <w:rPr>
          <w:sz w:val="22"/>
          <w:szCs w:val="22"/>
        </w:rPr>
      </w:pPr>
      <w:r>
        <w:rPr>
          <w:sz w:val="22"/>
          <w:szCs w:val="22"/>
        </w:rPr>
        <w:t xml:space="preserve">In </w:t>
      </w:r>
      <w:del w:id="604" w:author="Jitty van der Kuur" w:date="2026-06-19T11:24:00Z" w16du:dateUtc="2026-06-19T09:24:00Z">
        <w:r>
          <w:rPr>
            <w:sz w:val="22"/>
            <w:szCs w:val="22"/>
          </w:rPr>
          <w:delText>AllVida</w:delText>
        </w:r>
      </w:del>
      <w:ins w:id="605" w:author="Jitty van der Kuur" w:date="2026-06-19T11:24:00Z" w16du:dateUtc="2026-06-19T09:24:00Z">
        <w:r w:rsidR="008465A9">
          <w:rPr>
            <w:sz w:val="22"/>
            <w:szCs w:val="22"/>
          </w:rPr>
          <w:t xml:space="preserve"> Allvida</w:t>
        </w:r>
      </w:ins>
      <w:r>
        <w:rPr>
          <w:sz w:val="22"/>
          <w:szCs w:val="22"/>
        </w:rPr>
        <w:t xml:space="preserve"> is het variabel partnerpensioen ingericht</w:t>
      </w:r>
      <w:r w:rsidR="00271164">
        <w:rPr>
          <w:sz w:val="22"/>
          <w:szCs w:val="22"/>
        </w:rPr>
        <w:t xml:space="preserve"> als uitkerende pensioensoort (LPPF)</w:t>
      </w:r>
      <w:r w:rsidR="003F6AAC">
        <w:rPr>
          <w:sz w:val="22"/>
          <w:szCs w:val="22"/>
        </w:rPr>
        <w:t xml:space="preserve">, het vastgestelde partnerpensioen is </w:t>
      </w:r>
      <w:r>
        <w:rPr>
          <w:sz w:val="22"/>
          <w:szCs w:val="22"/>
        </w:rPr>
        <w:t>n.v.t. voor SPD en SPF</w:t>
      </w:r>
      <w:r w:rsidR="003F6AAC">
        <w:rPr>
          <w:sz w:val="22"/>
          <w:szCs w:val="22"/>
        </w:rPr>
        <w:t>.</w:t>
      </w:r>
      <w:r w:rsidR="00271164">
        <w:rPr>
          <w:sz w:val="22"/>
          <w:szCs w:val="22"/>
        </w:rPr>
        <w:t xml:space="preserve"> </w:t>
      </w:r>
      <w:r w:rsidR="004F587B">
        <w:rPr>
          <w:sz w:val="22"/>
          <w:szCs w:val="22"/>
        </w:rPr>
        <w:br/>
      </w:r>
      <w:r w:rsidR="00271164">
        <w:rPr>
          <w:sz w:val="22"/>
          <w:szCs w:val="22"/>
        </w:rPr>
        <w:t>Dit geldt voor zowel risicopartnerpensioen dat tot uitkering komt als voor partnerpensioen uit overgangsrecht (LPPRF en LPPTR wordt uitkerend in de CVP aanspraak LPPF).</w:t>
      </w:r>
    </w:p>
    <w:p w14:paraId="43FC52A7" w14:textId="59FB6029" w:rsidR="00271164" w:rsidRDefault="00271164" w:rsidP="00A43B65">
      <w:pPr>
        <w:spacing w:line="259" w:lineRule="auto"/>
        <w:rPr>
          <w:sz w:val="22"/>
          <w:szCs w:val="22"/>
        </w:rPr>
      </w:pPr>
      <w:r>
        <w:rPr>
          <w:sz w:val="22"/>
          <w:szCs w:val="22"/>
        </w:rPr>
        <w:t xml:space="preserve">Een ingegane partner kan kiezen om de gehele uitkering om te zetten in een dalend of </w:t>
      </w:r>
      <w:commentRangeStart w:id="606"/>
      <w:r>
        <w:rPr>
          <w:sz w:val="22"/>
          <w:szCs w:val="22"/>
        </w:rPr>
        <w:t xml:space="preserve">stijgend </w:t>
      </w:r>
      <w:commentRangeEnd w:id="606"/>
      <w:r w:rsidR="003009F3">
        <w:rPr>
          <w:rStyle w:val="CommentReference"/>
          <w:sz w:val="22"/>
          <w:szCs w:val="22"/>
        </w:rPr>
        <w:commentReference w:id="606"/>
      </w:r>
      <w:r>
        <w:rPr>
          <w:sz w:val="22"/>
          <w:szCs w:val="22"/>
        </w:rPr>
        <w:t>variabel pensioen</w:t>
      </w:r>
      <w:r w:rsidR="00E56ED0">
        <w:rPr>
          <w:sz w:val="22"/>
          <w:szCs w:val="22"/>
        </w:rPr>
        <w:t>, dit is ingericht</w:t>
      </w:r>
      <w:r>
        <w:rPr>
          <w:sz w:val="22"/>
          <w:szCs w:val="22"/>
        </w:rPr>
        <w:t>.</w:t>
      </w:r>
      <w:r w:rsidR="000F345A">
        <w:rPr>
          <w:sz w:val="22"/>
          <w:szCs w:val="22"/>
        </w:rPr>
        <w:t xml:space="preserve"> Hierbij wordt er geen onderscheid gemaakt in herkomst van het pensioen</w:t>
      </w:r>
      <w:r w:rsidR="0011373E">
        <w:rPr>
          <w:sz w:val="22"/>
          <w:szCs w:val="22"/>
        </w:rPr>
        <w:t>.</w:t>
      </w:r>
      <w:commentRangeStart w:id="607"/>
      <w:commentRangeEnd w:id="607"/>
      <w:r w:rsidR="00D17526">
        <w:rPr>
          <w:rStyle w:val="CommentReference"/>
          <w:sz w:val="22"/>
          <w:szCs w:val="22"/>
        </w:rPr>
        <w:commentReference w:id="607"/>
      </w:r>
    </w:p>
    <w:p w14:paraId="48AB43DF" w14:textId="1C01C74F" w:rsidR="008C7130" w:rsidRDefault="008C7130" w:rsidP="00A43B65">
      <w:pPr>
        <w:spacing w:line="259" w:lineRule="auto"/>
        <w:rPr>
          <w:sz w:val="22"/>
          <w:szCs w:val="22"/>
        </w:rPr>
      </w:pPr>
      <w:r>
        <w:rPr>
          <w:sz w:val="22"/>
          <w:szCs w:val="22"/>
        </w:rPr>
        <w:lastRenderedPageBreak/>
        <w:t xml:space="preserve">In </w:t>
      </w:r>
      <w:del w:id="608" w:author="Jitty van der Kuur" w:date="2026-06-19T11:24:00Z" w16du:dateUtc="2026-06-19T09:24:00Z">
        <w:r>
          <w:rPr>
            <w:sz w:val="22"/>
            <w:szCs w:val="22"/>
          </w:rPr>
          <w:delText>AllVida</w:delText>
        </w:r>
      </w:del>
      <w:ins w:id="609" w:author="Jitty van der Kuur" w:date="2026-06-19T11:24:00Z" w16du:dateUtc="2026-06-19T09:24:00Z">
        <w:r>
          <w:rPr>
            <w:sz w:val="22"/>
            <w:szCs w:val="22"/>
          </w:rPr>
          <w:t xml:space="preserve"> </w:t>
        </w:r>
        <w:r w:rsidR="008465A9">
          <w:rPr>
            <w:sz w:val="22"/>
            <w:szCs w:val="22"/>
          </w:rPr>
          <w:t>Allvida</w:t>
        </w:r>
      </w:ins>
      <w:r>
        <w:rPr>
          <w:sz w:val="22"/>
          <w:szCs w:val="22"/>
        </w:rPr>
        <w:t xml:space="preserve"> is het percentage van het pensioengevend deeltijd inkomen t.b.v. de dekking een parameter.</w:t>
      </w:r>
    </w:p>
    <w:p w14:paraId="084F2817" w14:textId="0B47E6C9" w:rsidR="0038327A" w:rsidRDefault="004F1CBB">
      <w:pPr>
        <w:spacing w:line="259" w:lineRule="auto"/>
        <w:rPr>
          <w:sz w:val="22"/>
          <w:szCs w:val="22"/>
        </w:rPr>
      </w:pPr>
      <w:r>
        <w:rPr>
          <w:sz w:val="22"/>
          <w:szCs w:val="22"/>
        </w:rPr>
        <w:t xml:space="preserve">In </w:t>
      </w:r>
      <w:del w:id="610" w:author="Jitty van der Kuur" w:date="2026-06-19T11:24:00Z" w16du:dateUtc="2026-06-19T09:24:00Z">
        <w:r>
          <w:rPr>
            <w:sz w:val="22"/>
            <w:szCs w:val="22"/>
          </w:rPr>
          <w:delText>AllVida</w:delText>
        </w:r>
      </w:del>
      <w:ins w:id="611" w:author="Jitty van der Kuur" w:date="2026-06-19T11:24:00Z" w16du:dateUtc="2026-06-19T09:24:00Z">
        <w:r w:rsidR="008465A9">
          <w:rPr>
            <w:sz w:val="22"/>
            <w:szCs w:val="22"/>
          </w:rPr>
          <w:t xml:space="preserve"> Allvida</w:t>
        </w:r>
      </w:ins>
      <w:r>
        <w:rPr>
          <w:sz w:val="22"/>
          <w:szCs w:val="22"/>
        </w:rPr>
        <w:t xml:space="preserve"> wordt uitgegaan van een ingangsdatum van de uitkering op de 1</w:t>
      </w:r>
      <w:r w:rsidRPr="00631BF2">
        <w:rPr>
          <w:sz w:val="22"/>
          <w:szCs w:val="22"/>
          <w:vertAlign w:val="superscript"/>
        </w:rPr>
        <w:t>e</w:t>
      </w:r>
      <w:r>
        <w:rPr>
          <w:sz w:val="22"/>
          <w:szCs w:val="22"/>
        </w:rPr>
        <w:t xml:space="preserve"> dag van de maand</w:t>
      </w:r>
      <w:r w:rsidR="007F6109">
        <w:rPr>
          <w:sz w:val="22"/>
          <w:szCs w:val="22"/>
        </w:rPr>
        <w:t xml:space="preserve"> na overlijden van de deelnemer</w:t>
      </w:r>
      <w:r>
        <w:rPr>
          <w:sz w:val="22"/>
          <w:szCs w:val="22"/>
        </w:rPr>
        <w:t xml:space="preserve">. </w:t>
      </w:r>
    </w:p>
    <w:p w14:paraId="57396E02" w14:textId="606D72A0" w:rsidR="00881B2C" w:rsidRDefault="00355C01">
      <w:pPr>
        <w:spacing w:line="259" w:lineRule="auto"/>
        <w:rPr>
          <w:sz w:val="22"/>
          <w:szCs w:val="22"/>
        </w:rPr>
      </w:pPr>
      <w:r>
        <w:rPr>
          <w:sz w:val="22"/>
          <w:szCs w:val="22"/>
        </w:rPr>
        <w:t xml:space="preserve">In </w:t>
      </w:r>
      <w:del w:id="612" w:author="Jitty van der Kuur" w:date="2026-06-19T11:24:00Z" w16du:dateUtc="2026-06-19T09:24:00Z">
        <w:r>
          <w:rPr>
            <w:sz w:val="22"/>
            <w:szCs w:val="22"/>
          </w:rPr>
          <w:delText>AllVida</w:delText>
        </w:r>
      </w:del>
      <w:ins w:id="613" w:author="Jitty van der Kuur" w:date="2026-06-19T11:24:00Z" w16du:dateUtc="2026-06-19T09:24:00Z">
        <w:r>
          <w:rPr>
            <w:sz w:val="22"/>
            <w:szCs w:val="22"/>
          </w:rPr>
          <w:t xml:space="preserve"> </w:t>
        </w:r>
        <w:r w:rsidR="008465A9">
          <w:rPr>
            <w:sz w:val="22"/>
            <w:szCs w:val="22"/>
          </w:rPr>
          <w:t>Allvida</w:t>
        </w:r>
      </w:ins>
      <w:r>
        <w:rPr>
          <w:sz w:val="22"/>
          <w:szCs w:val="22"/>
        </w:rPr>
        <w:t xml:space="preserve"> wordt uitgegaan van een uitkering tot en met de maand van overlijden van de </w:t>
      </w:r>
      <w:r w:rsidR="0038327A">
        <w:rPr>
          <w:sz w:val="22"/>
          <w:szCs w:val="22"/>
        </w:rPr>
        <w:t>uitkeringsgerechtigde</w:t>
      </w:r>
      <w:r>
        <w:rPr>
          <w:sz w:val="22"/>
          <w:szCs w:val="22"/>
        </w:rPr>
        <w:t>.</w:t>
      </w:r>
    </w:p>
    <w:p w14:paraId="41218E58" w14:textId="77777777" w:rsidR="000B11CB" w:rsidRDefault="000B11CB" w:rsidP="00230AF7">
      <w:pPr>
        <w:pStyle w:val="Heading2"/>
        <w:numPr>
          <w:ilvl w:val="1"/>
          <w:numId w:val="1"/>
        </w:numPr>
      </w:pPr>
      <w:bookmarkStart w:id="614" w:name="_Toc222499711"/>
      <w:r>
        <w:t>Tijdelijk Partnerpensioen</w:t>
      </w:r>
      <w:bookmarkEnd w:id="614"/>
      <w:r>
        <w:t xml:space="preserve"> </w:t>
      </w:r>
    </w:p>
    <w:p w14:paraId="3F5E94CB" w14:textId="77777777" w:rsidR="000B11CB" w:rsidRDefault="000B11CB" w:rsidP="000B11CB">
      <w:pPr>
        <w:spacing w:line="259" w:lineRule="auto"/>
        <w:rPr>
          <w:sz w:val="22"/>
          <w:szCs w:val="22"/>
        </w:rPr>
      </w:pPr>
      <w:r>
        <w:rPr>
          <w:sz w:val="22"/>
          <w:szCs w:val="22"/>
        </w:rPr>
        <w:t xml:space="preserve">Dit is een </w:t>
      </w:r>
      <w:r w:rsidRPr="008324B3">
        <w:rPr>
          <w:sz w:val="22"/>
          <w:szCs w:val="22"/>
        </w:rPr>
        <w:t xml:space="preserve">Anw-dekking. </w:t>
      </w:r>
    </w:p>
    <w:p w14:paraId="2A7F0CE2" w14:textId="77777777" w:rsidR="000B11CB" w:rsidRPr="008324B3" w:rsidRDefault="000B11CB" w:rsidP="000B11CB">
      <w:pPr>
        <w:spacing w:line="259" w:lineRule="auto"/>
        <w:rPr>
          <w:sz w:val="22"/>
          <w:szCs w:val="22"/>
        </w:rPr>
      </w:pPr>
      <w:r w:rsidRPr="008324B3">
        <w:rPr>
          <w:sz w:val="22"/>
          <w:szCs w:val="22"/>
        </w:rPr>
        <w:t>Keuze voor wel/niet anw volgend en wel/niet parttime gerelateerd</w:t>
      </w:r>
      <w:r>
        <w:rPr>
          <w:sz w:val="22"/>
          <w:szCs w:val="22"/>
        </w:rPr>
        <w:t>. Dit is allemaal onderdeel van de standaard.</w:t>
      </w:r>
    </w:p>
    <w:p w14:paraId="671E0B79" w14:textId="77777777" w:rsidR="000B11CB" w:rsidRPr="008324B3" w:rsidRDefault="000B11CB" w:rsidP="000B11CB">
      <w:pPr>
        <w:spacing w:line="259" w:lineRule="auto"/>
        <w:rPr>
          <w:sz w:val="22"/>
          <w:szCs w:val="22"/>
          <w:highlight w:val="yellow"/>
        </w:rPr>
      </w:pPr>
      <w:r w:rsidRPr="008324B3">
        <w:rPr>
          <w:sz w:val="22"/>
          <w:szCs w:val="22"/>
          <w:highlight w:val="yellow"/>
        </w:rPr>
        <w:t>Het levenslang partnerpensioen wordt op risicobasis verzekerd. De duur van dit risico is tijdelijk, nl. tot aan de pensioendatum. Dit betekent dat het overlijden voor de pensioendatum is gedekt.</w:t>
      </w:r>
    </w:p>
    <w:p w14:paraId="06AB04D7" w14:textId="77777777" w:rsidR="000B11CB" w:rsidRPr="008324B3" w:rsidRDefault="000B11CB" w:rsidP="000B11CB">
      <w:pPr>
        <w:spacing w:line="259" w:lineRule="auto"/>
        <w:rPr>
          <w:sz w:val="22"/>
          <w:szCs w:val="22"/>
          <w:highlight w:val="yellow"/>
        </w:rPr>
      </w:pPr>
      <w:r w:rsidRPr="008324B3">
        <w:rPr>
          <w:sz w:val="22"/>
          <w:szCs w:val="22"/>
          <w:highlight w:val="yellow"/>
        </w:rPr>
        <w:t>Het levenslang partnerpensioen kan gebaseerd zijn om een onbepaalde of bepaalde dekking. De partnerdefinitie sluit aan bij de wettelijke definitie (de definitie wordt niet vastgelegd in Qwik).</w:t>
      </w:r>
    </w:p>
    <w:p w14:paraId="69E56473" w14:textId="77777777" w:rsidR="000B11CB" w:rsidRPr="008324B3" w:rsidRDefault="000B11CB" w:rsidP="000B11CB">
      <w:pPr>
        <w:spacing w:line="259" w:lineRule="auto"/>
        <w:rPr>
          <w:sz w:val="22"/>
          <w:szCs w:val="22"/>
          <w:highlight w:val="yellow"/>
        </w:rPr>
      </w:pPr>
      <w:r w:rsidRPr="008324B3">
        <w:rPr>
          <w:sz w:val="22"/>
          <w:szCs w:val="22"/>
          <w:highlight w:val="yellow"/>
        </w:rPr>
        <w:t>Als het fonds zowel een vastgesteld als een variabel partnerpensioen aanbiedt, dan kan de deelnemer hieruit kiezen.</w:t>
      </w:r>
    </w:p>
    <w:p w14:paraId="204B8066" w14:textId="77777777" w:rsidR="000B11CB" w:rsidRPr="008324B3" w:rsidRDefault="000B11CB" w:rsidP="000B11CB">
      <w:pPr>
        <w:spacing w:line="259" w:lineRule="auto"/>
        <w:rPr>
          <w:sz w:val="22"/>
          <w:szCs w:val="22"/>
          <w:highlight w:val="yellow"/>
        </w:rPr>
      </w:pPr>
      <w:r w:rsidRPr="008324B3">
        <w:rPr>
          <w:sz w:val="22"/>
          <w:szCs w:val="22"/>
          <w:highlight w:val="yellow"/>
        </w:rPr>
        <w:t>De dekking is een percentage van het pensioengevend deeltijd inkomen.</w:t>
      </w:r>
    </w:p>
    <w:p w14:paraId="0B897CC2" w14:textId="61D35A83" w:rsidR="000B11CB" w:rsidRPr="008324B3" w:rsidRDefault="000B11CB" w:rsidP="000B11CB">
      <w:pPr>
        <w:pStyle w:val="Heading4"/>
        <w:rPr>
          <w:highlight w:val="yellow"/>
        </w:rPr>
      </w:pPr>
      <w:del w:id="615" w:author="Jitty van der Kuur" w:date="2026-06-19T11:24:00Z" w16du:dateUtc="2026-06-19T09:24:00Z">
        <w:r w:rsidRPr="008324B3">
          <w:rPr>
            <w:highlight w:val="yellow"/>
          </w:rPr>
          <w:delText>AllVida</w:delText>
        </w:r>
      </w:del>
      <w:ins w:id="616" w:author="Jitty van der Kuur" w:date="2026-06-19T11:24:00Z" w16du:dateUtc="2026-06-19T09:24:00Z">
        <w:r w:rsidRPr="008324B3">
          <w:rPr>
            <w:highlight w:val="yellow"/>
          </w:rPr>
          <w:t xml:space="preserve"> </w:t>
        </w:r>
        <w:r w:rsidR="008465A9">
          <w:rPr>
            <w:highlight w:val="yellow"/>
          </w:rPr>
          <w:t>Allvida</w:t>
        </w:r>
      </w:ins>
      <w:r w:rsidRPr="008324B3">
        <w:rPr>
          <w:highlight w:val="yellow"/>
        </w:rPr>
        <w:t xml:space="preserve"> en standaard product</w:t>
      </w:r>
    </w:p>
    <w:p w14:paraId="3483DEB1" w14:textId="04442D22" w:rsidR="000B11CB" w:rsidRDefault="000B11CB" w:rsidP="000B11CB">
      <w:pPr>
        <w:spacing w:line="259" w:lineRule="auto"/>
        <w:rPr>
          <w:sz w:val="22"/>
          <w:szCs w:val="22"/>
        </w:rPr>
      </w:pPr>
      <w:r w:rsidRPr="008324B3">
        <w:rPr>
          <w:sz w:val="22"/>
          <w:szCs w:val="22"/>
          <w:highlight w:val="yellow"/>
        </w:rPr>
        <w:t xml:space="preserve">In </w:t>
      </w:r>
      <w:del w:id="617" w:author="Jitty van der Kuur" w:date="2026-06-19T11:24:00Z" w16du:dateUtc="2026-06-19T09:24:00Z">
        <w:r w:rsidRPr="008324B3">
          <w:rPr>
            <w:sz w:val="22"/>
            <w:szCs w:val="22"/>
            <w:highlight w:val="yellow"/>
          </w:rPr>
          <w:delText>AllVida</w:delText>
        </w:r>
      </w:del>
      <w:ins w:id="618" w:author="Jitty van der Kuur" w:date="2026-06-19T11:24:00Z" w16du:dateUtc="2026-06-19T09:24:00Z">
        <w:r w:rsidR="008465A9">
          <w:rPr>
            <w:sz w:val="22"/>
            <w:szCs w:val="22"/>
            <w:highlight w:val="yellow"/>
          </w:rPr>
          <w:t xml:space="preserve"> Allvida</w:t>
        </w:r>
      </w:ins>
      <w:r w:rsidRPr="008324B3">
        <w:rPr>
          <w:sz w:val="22"/>
          <w:szCs w:val="22"/>
          <w:highlight w:val="yellow"/>
        </w:rPr>
        <w:t xml:space="preserve"> is LPPRF (Flexibel Levenslang partnerpensioen risico) ingericht met een risicoperiode tot aan de pensioendatum, dit is ook de standaard.</w:t>
      </w:r>
    </w:p>
    <w:p w14:paraId="4C0FE23B" w14:textId="77777777" w:rsidR="00F41806" w:rsidRDefault="00F41806">
      <w:pPr>
        <w:spacing w:line="259" w:lineRule="auto"/>
        <w:rPr>
          <w:rFonts w:asciiTheme="majorHAnsi" w:eastAsiaTheme="majorEastAsia" w:hAnsiTheme="majorHAnsi" w:cstheme="majorBidi"/>
          <w:color w:val="0F4761" w:themeColor="accent1" w:themeShade="BF"/>
          <w:sz w:val="32"/>
          <w:szCs w:val="32"/>
        </w:rPr>
      </w:pPr>
    </w:p>
    <w:p w14:paraId="18A53C28" w14:textId="1B48E9AE" w:rsidR="00AE32F2" w:rsidRDefault="00AE32F2" w:rsidP="00230AF7">
      <w:pPr>
        <w:pStyle w:val="Heading2"/>
        <w:numPr>
          <w:ilvl w:val="1"/>
          <w:numId w:val="1"/>
        </w:numPr>
      </w:pPr>
      <w:bookmarkStart w:id="619" w:name="_Toc222499712"/>
      <w:r>
        <w:t>Wezenpensioen</w:t>
      </w:r>
      <w:bookmarkEnd w:id="619"/>
      <w:r>
        <w:t xml:space="preserve"> </w:t>
      </w:r>
    </w:p>
    <w:p w14:paraId="1601934A" w14:textId="6111A9DF" w:rsidR="00AE32F2" w:rsidRDefault="00AE32F2" w:rsidP="00AE32F2">
      <w:pPr>
        <w:spacing w:line="259" w:lineRule="auto"/>
        <w:rPr>
          <w:sz w:val="22"/>
          <w:szCs w:val="22"/>
        </w:rPr>
      </w:pPr>
      <w:r>
        <w:rPr>
          <w:sz w:val="22"/>
          <w:szCs w:val="22"/>
        </w:rPr>
        <w:t>Het tijdelijk wezenpensioen wordt op risicobasis verzekerd. De duur van dit risico is tijdelijk, nl. tot aan de pensioendatum. Dit betekent dat het overlijden voor de pensioendatum is gedekt</w:t>
      </w:r>
      <w:r w:rsidR="00CC28FA">
        <w:rPr>
          <w:sz w:val="22"/>
          <w:szCs w:val="22"/>
        </w:rPr>
        <w:t xml:space="preserve"> zolang de deelnemer actief is</w:t>
      </w:r>
      <w:r>
        <w:rPr>
          <w:sz w:val="22"/>
          <w:szCs w:val="22"/>
        </w:rPr>
        <w:t>.</w:t>
      </w:r>
    </w:p>
    <w:p w14:paraId="2B168F4A" w14:textId="7F59688B" w:rsidR="002B005C" w:rsidRDefault="002B005C" w:rsidP="00AE32F2">
      <w:pPr>
        <w:spacing w:line="259" w:lineRule="auto"/>
        <w:rPr>
          <w:sz w:val="22"/>
          <w:szCs w:val="22"/>
        </w:rPr>
      </w:pPr>
      <w:r>
        <w:rPr>
          <w:sz w:val="22"/>
          <w:szCs w:val="22"/>
        </w:rPr>
        <w:t>De duur van het wezenpensioen is tijdelijk</w:t>
      </w:r>
      <w:r w:rsidR="008A07C8">
        <w:rPr>
          <w:sz w:val="22"/>
          <w:szCs w:val="22"/>
        </w:rPr>
        <w:t>. Onder de WTP geldt een vaste eindleeftijd van 25 jaar.</w:t>
      </w:r>
    </w:p>
    <w:p w14:paraId="557C3FAB" w14:textId="6D2424FA" w:rsidR="00AE32F2" w:rsidRDefault="00AE32F2" w:rsidP="00AE32F2">
      <w:pPr>
        <w:spacing w:line="259" w:lineRule="auto"/>
        <w:rPr>
          <w:sz w:val="22"/>
          <w:szCs w:val="22"/>
        </w:rPr>
      </w:pPr>
      <w:r>
        <w:rPr>
          <w:sz w:val="22"/>
          <w:szCs w:val="22"/>
        </w:rPr>
        <w:t xml:space="preserve">Het wezenpensioen </w:t>
      </w:r>
      <w:r w:rsidR="002A5AB3">
        <w:rPr>
          <w:sz w:val="22"/>
          <w:szCs w:val="22"/>
        </w:rPr>
        <w:t xml:space="preserve">wordt </w:t>
      </w:r>
      <w:r>
        <w:rPr>
          <w:sz w:val="22"/>
          <w:szCs w:val="22"/>
        </w:rPr>
        <w:t xml:space="preserve">gebaseerd </w:t>
      </w:r>
      <w:r w:rsidR="002A5AB3">
        <w:rPr>
          <w:sz w:val="22"/>
          <w:szCs w:val="22"/>
        </w:rPr>
        <w:t xml:space="preserve">op </w:t>
      </w:r>
      <w:r>
        <w:rPr>
          <w:sz w:val="22"/>
          <w:szCs w:val="22"/>
        </w:rPr>
        <w:t xml:space="preserve">een onbepaalde dekking. </w:t>
      </w:r>
    </w:p>
    <w:p w14:paraId="1AA36F65" w14:textId="6D62804A" w:rsidR="00AE32F2" w:rsidRDefault="00AE32F2" w:rsidP="00AE32F2">
      <w:pPr>
        <w:spacing w:line="259" w:lineRule="auto"/>
        <w:rPr>
          <w:sz w:val="22"/>
          <w:szCs w:val="22"/>
        </w:rPr>
      </w:pPr>
      <w:r>
        <w:rPr>
          <w:sz w:val="22"/>
          <w:szCs w:val="22"/>
        </w:rPr>
        <w:t>Als het fonds zowel een vastgesteld als een variabel wezenpensioen aanbiedt, dan kan de deelnemer hieruit kiezen.</w:t>
      </w:r>
    </w:p>
    <w:p w14:paraId="0AF53B3A" w14:textId="77777777" w:rsidR="00AE32F2" w:rsidRDefault="00AE32F2" w:rsidP="00AE32F2">
      <w:pPr>
        <w:spacing w:line="259" w:lineRule="auto"/>
        <w:rPr>
          <w:sz w:val="22"/>
          <w:szCs w:val="22"/>
        </w:rPr>
      </w:pPr>
      <w:r>
        <w:rPr>
          <w:sz w:val="22"/>
          <w:szCs w:val="22"/>
        </w:rPr>
        <w:t>De dekking is een percentage van het pensioengevend deeltijd inkomen.</w:t>
      </w:r>
    </w:p>
    <w:p w14:paraId="7CEDE91F" w14:textId="46842726" w:rsidR="00AE32F2" w:rsidRDefault="00AE32F2" w:rsidP="00AE32F2">
      <w:pPr>
        <w:pStyle w:val="Heading4"/>
      </w:pPr>
      <w:del w:id="620" w:author="Jitty van der Kuur" w:date="2026-06-19T11:24:00Z" w16du:dateUtc="2026-06-19T09:24:00Z">
        <w:r>
          <w:delText>AllVida</w:delText>
        </w:r>
      </w:del>
      <w:ins w:id="621" w:author="Jitty van der Kuur" w:date="2026-06-19T11:24:00Z" w16du:dateUtc="2026-06-19T09:24:00Z">
        <w:r>
          <w:t xml:space="preserve"> </w:t>
        </w:r>
        <w:r w:rsidR="008465A9">
          <w:t>Allvida</w:t>
        </w:r>
      </w:ins>
      <w:r>
        <w:t xml:space="preserve"> en standaard product</w:t>
      </w:r>
    </w:p>
    <w:p w14:paraId="4E154E49" w14:textId="56DEC6AD" w:rsidR="00AE32F2" w:rsidRDefault="00AE32F2" w:rsidP="00AE32F2">
      <w:pPr>
        <w:spacing w:line="259" w:lineRule="auto"/>
        <w:rPr>
          <w:sz w:val="22"/>
          <w:szCs w:val="22"/>
        </w:rPr>
      </w:pPr>
      <w:r>
        <w:rPr>
          <w:sz w:val="22"/>
          <w:szCs w:val="22"/>
        </w:rPr>
        <w:t xml:space="preserve">In </w:t>
      </w:r>
      <w:del w:id="622" w:author="Jitty van der Kuur" w:date="2026-06-19T11:24:00Z" w16du:dateUtc="2026-06-19T09:24:00Z">
        <w:r>
          <w:rPr>
            <w:sz w:val="22"/>
            <w:szCs w:val="22"/>
          </w:rPr>
          <w:delText>AllVida</w:delText>
        </w:r>
      </w:del>
      <w:ins w:id="623" w:author="Jitty van der Kuur" w:date="2026-06-19T11:24:00Z" w16du:dateUtc="2026-06-19T09:24:00Z">
        <w:r w:rsidR="008465A9">
          <w:rPr>
            <w:sz w:val="22"/>
            <w:szCs w:val="22"/>
          </w:rPr>
          <w:t xml:space="preserve"> Allvida</w:t>
        </w:r>
      </w:ins>
      <w:r>
        <w:rPr>
          <w:sz w:val="22"/>
          <w:szCs w:val="22"/>
        </w:rPr>
        <w:t xml:space="preserve"> is </w:t>
      </w:r>
      <w:r w:rsidR="00063E18">
        <w:rPr>
          <w:sz w:val="22"/>
          <w:szCs w:val="22"/>
        </w:rPr>
        <w:t>WZ</w:t>
      </w:r>
      <w:r>
        <w:rPr>
          <w:sz w:val="22"/>
          <w:szCs w:val="22"/>
        </w:rPr>
        <w:t xml:space="preserve">PRF (Flexibel </w:t>
      </w:r>
      <w:r w:rsidR="00A61C2E">
        <w:rPr>
          <w:sz w:val="22"/>
          <w:szCs w:val="22"/>
        </w:rPr>
        <w:t>W</w:t>
      </w:r>
      <w:r>
        <w:rPr>
          <w:sz w:val="22"/>
          <w:szCs w:val="22"/>
        </w:rPr>
        <w:t>ezenpensioen risico) ingericht met een risicoperiode tot aan de pensioendatum, dit is ook de standaard.</w:t>
      </w:r>
    </w:p>
    <w:p w14:paraId="22692275" w14:textId="3B78CDF0" w:rsidR="00AE32F2" w:rsidRDefault="00AE32F2" w:rsidP="00AE32F2">
      <w:pPr>
        <w:spacing w:line="259" w:lineRule="auto"/>
        <w:rPr>
          <w:sz w:val="22"/>
          <w:szCs w:val="22"/>
        </w:rPr>
      </w:pPr>
      <w:r>
        <w:rPr>
          <w:sz w:val="22"/>
          <w:szCs w:val="22"/>
        </w:rPr>
        <w:t xml:space="preserve">In </w:t>
      </w:r>
      <w:del w:id="624" w:author="Jitty van der Kuur" w:date="2026-06-19T11:24:00Z" w16du:dateUtc="2026-06-19T09:24:00Z">
        <w:r>
          <w:rPr>
            <w:sz w:val="22"/>
            <w:szCs w:val="22"/>
          </w:rPr>
          <w:delText>AllVida</w:delText>
        </w:r>
      </w:del>
      <w:ins w:id="625" w:author="Jitty van der Kuur" w:date="2026-06-19T11:24:00Z" w16du:dateUtc="2026-06-19T09:24:00Z">
        <w:r>
          <w:rPr>
            <w:sz w:val="22"/>
            <w:szCs w:val="22"/>
          </w:rPr>
          <w:t xml:space="preserve"> </w:t>
        </w:r>
        <w:r w:rsidR="008465A9">
          <w:rPr>
            <w:sz w:val="22"/>
            <w:szCs w:val="22"/>
          </w:rPr>
          <w:t>Allvida</w:t>
        </w:r>
      </w:ins>
      <w:r>
        <w:rPr>
          <w:sz w:val="22"/>
          <w:szCs w:val="22"/>
        </w:rPr>
        <w:t xml:space="preserve"> </w:t>
      </w:r>
      <w:r w:rsidR="00243014">
        <w:rPr>
          <w:sz w:val="22"/>
          <w:szCs w:val="22"/>
        </w:rPr>
        <w:t>is</w:t>
      </w:r>
      <w:r>
        <w:rPr>
          <w:sz w:val="22"/>
          <w:szCs w:val="22"/>
        </w:rPr>
        <w:t xml:space="preserve"> de onbepaalde dekking ingericht.</w:t>
      </w:r>
    </w:p>
    <w:p w14:paraId="365BB779" w14:textId="24814A07" w:rsidR="00AE32F2" w:rsidRDefault="00AE32F2" w:rsidP="00AE32F2">
      <w:pPr>
        <w:spacing w:line="259" w:lineRule="auto"/>
        <w:rPr>
          <w:sz w:val="22"/>
          <w:szCs w:val="22"/>
        </w:rPr>
      </w:pPr>
      <w:r>
        <w:rPr>
          <w:sz w:val="22"/>
          <w:szCs w:val="22"/>
        </w:rPr>
        <w:lastRenderedPageBreak/>
        <w:t xml:space="preserve">In </w:t>
      </w:r>
      <w:del w:id="626" w:author="Jitty van der Kuur" w:date="2026-06-19T11:24:00Z" w16du:dateUtc="2026-06-19T09:24:00Z">
        <w:r>
          <w:rPr>
            <w:sz w:val="22"/>
            <w:szCs w:val="22"/>
          </w:rPr>
          <w:delText>AllVida</w:delText>
        </w:r>
      </w:del>
      <w:ins w:id="627" w:author="Jitty van der Kuur" w:date="2026-06-19T11:24:00Z" w16du:dateUtc="2026-06-19T09:24:00Z">
        <w:r>
          <w:rPr>
            <w:sz w:val="22"/>
            <w:szCs w:val="22"/>
          </w:rPr>
          <w:t xml:space="preserve"> </w:t>
        </w:r>
        <w:r w:rsidR="008465A9">
          <w:rPr>
            <w:sz w:val="22"/>
            <w:szCs w:val="22"/>
          </w:rPr>
          <w:t>Allvida</w:t>
        </w:r>
      </w:ins>
      <w:r>
        <w:rPr>
          <w:sz w:val="22"/>
          <w:szCs w:val="22"/>
        </w:rPr>
        <w:t xml:space="preserve"> is het variabel wezenpensioen ingericht, het vastgestelde wezenpensioen is n.v.t. voor SPD en SPF.</w:t>
      </w:r>
    </w:p>
    <w:p w14:paraId="63056751" w14:textId="0F01C038" w:rsidR="00787C5B" w:rsidRDefault="00787C5B" w:rsidP="00AE32F2">
      <w:pPr>
        <w:spacing w:line="259" w:lineRule="auto"/>
        <w:rPr>
          <w:sz w:val="22"/>
          <w:szCs w:val="22"/>
        </w:rPr>
      </w:pPr>
      <w:r>
        <w:rPr>
          <w:sz w:val="22"/>
          <w:szCs w:val="22"/>
        </w:rPr>
        <w:t xml:space="preserve">In </w:t>
      </w:r>
      <w:del w:id="628" w:author="Jitty van der Kuur" w:date="2026-06-19T11:24:00Z" w16du:dateUtc="2026-06-19T09:24:00Z">
        <w:r>
          <w:rPr>
            <w:sz w:val="22"/>
            <w:szCs w:val="22"/>
          </w:rPr>
          <w:delText>AllVida</w:delText>
        </w:r>
      </w:del>
      <w:ins w:id="629" w:author="Jitty van der Kuur" w:date="2026-06-19T11:24:00Z" w16du:dateUtc="2026-06-19T09:24:00Z">
        <w:r w:rsidR="008465A9">
          <w:rPr>
            <w:sz w:val="22"/>
            <w:szCs w:val="22"/>
          </w:rPr>
          <w:t xml:space="preserve"> Allvida</w:t>
        </w:r>
      </w:ins>
      <w:r>
        <w:rPr>
          <w:sz w:val="22"/>
          <w:szCs w:val="22"/>
        </w:rPr>
        <w:t xml:space="preserve"> is ook een wezenpensioen uit overgangsrecht ingericht, met mogelijk afwijkende eindleeftijd, namelijk de leeftijd die onder FTK gold. Dit wordt dan als een aparte pensioensoort (WZPV) uitkerend. </w:t>
      </w:r>
    </w:p>
    <w:p w14:paraId="779A760B" w14:textId="5137D75F" w:rsidR="00AE32F2" w:rsidRDefault="00AE32F2" w:rsidP="00AE32F2">
      <w:pPr>
        <w:spacing w:line="259" w:lineRule="auto"/>
        <w:rPr>
          <w:sz w:val="22"/>
          <w:szCs w:val="22"/>
        </w:rPr>
      </w:pPr>
      <w:r>
        <w:rPr>
          <w:sz w:val="22"/>
          <w:szCs w:val="22"/>
        </w:rPr>
        <w:t xml:space="preserve">In </w:t>
      </w:r>
      <w:del w:id="630" w:author="Jitty van der Kuur" w:date="2026-06-19T11:24:00Z" w16du:dateUtc="2026-06-19T09:24:00Z">
        <w:r>
          <w:rPr>
            <w:sz w:val="22"/>
            <w:szCs w:val="22"/>
          </w:rPr>
          <w:delText>AllVida</w:delText>
        </w:r>
      </w:del>
      <w:ins w:id="631" w:author="Jitty van der Kuur" w:date="2026-06-19T11:24:00Z" w16du:dateUtc="2026-06-19T09:24:00Z">
        <w:r>
          <w:rPr>
            <w:sz w:val="22"/>
            <w:szCs w:val="22"/>
          </w:rPr>
          <w:t xml:space="preserve"> </w:t>
        </w:r>
        <w:r w:rsidR="008465A9">
          <w:rPr>
            <w:sz w:val="22"/>
            <w:szCs w:val="22"/>
          </w:rPr>
          <w:t>Allvida</w:t>
        </w:r>
      </w:ins>
      <w:r>
        <w:rPr>
          <w:sz w:val="22"/>
          <w:szCs w:val="22"/>
        </w:rPr>
        <w:t xml:space="preserve"> is het percentage van het pensioengevend deeltijd inkomen t.b.v. de dekking een parameter.</w:t>
      </w:r>
    </w:p>
    <w:p w14:paraId="08BF57AB" w14:textId="664E25BC" w:rsidR="002E3A8E" w:rsidRDefault="002E3A8E" w:rsidP="002E3A8E">
      <w:pPr>
        <w:spacing w:line="259" w:lineRule="auto"/>
        <w:rPr>
          <w:sz w:val="22"/>
          <w:szCs w:val="22"/>
        </w:rPr>
      </w:pPr>
      <w:r>
        <w:rPr>
          <w:sz w:val="22"/>
          <w:szCs w:val="22"/>
        </w:rPr>
        <w:t xml:space="preserve">In </w:t>
      </w:r>
      <w:del w:id="632" w:author="Jitty van der Kuur" w:date="2026-06-19T11:24:00Z" w16du:dateUtc="2026-06-19T09:24:00Z">
        <w:r>
          <w:rPr>
            <w:sz w:val="22"/>
            <w:szCs w:val="22"/>
          </w:rPr>
          <w:delText>AllVida</w:delText>
        </w:r>
      </w:del>
      <w:ins w:id="633" w:author="Jitty van der Kuur" w:date="2026-06-19T11:24:00Z" w16du:dateUtc="2026-06-19T09:24:00Z">
        <w:r w:rsidR="008465A9">
          <w:rPr>
            <w:sz w:val="22"/>
            <w:szCs w:val="22"/>
          </w:rPr>
          <w:t xml:space="preserve"> Allvida</w:t>
        </w:r>
      </w:ins>
      <w:r>
        <w:rPr>
          <w:sz w:val="22"/>
          <w:szCs w:val="22"/>
        </w:rPr>
        <w:t xml:space="preserve"> wordt uitgegaan van een ingangsdatum van de uitkering op de 1</w:t>
      </w:r>
      <w:r w:rsidRPr="00631BF2">
        <w:rPr>
          <w:sz w:val="22"/>
          <w:szCs w:val="22"/>
          <w:vertAlign w:val="superscript"/>
        </w:rPr>
        <w:t>e</w:t>
      </w:r>
      <w:r>
        <w:rPr>
          <w:sz w:val="22"/>
          <w:szCs w:val="22"/>
        </w:rPr>
        <w:t xml:space="preserve"> dag van de maand na overlijden van de deelnemer. </w:t>
      </w:r>
    </w:p>
    <w:p w14:paraId="672FF937" w14:textId="5F0A8F69" w:rsidR="003D4153" w:rsidRDefault="0038327A" w:rsidP="0026270C">
      <w:pPr>
        <w:spacing w:line="259" w:lineRule="auto"/>
        <w:rPr>
          <w:sz w:val="22"/>
          <w:szCs w:val="22"/>
        </w:rPr>
      </w:pPr>
      <w:r>
        <w:rPr>
          <w:sz w:val="22"/>
          <w:szCs w:val="22"/>
        </w:rPr>
        <w:t xml:space="preserve">In </w:t>
      </w:r>
      <w:del w:id="634" w:author="Jitty van der Kuur" w:date="2026-06-19T11:24:00Z" w16du:dateUtc="2026-06-19T09:24:00Z">
        <w:r>
          <w:rPr>
            <w:sz w:val="22"/>
            <w:szCs w:val="22"/>
          </w:rPr>
          <w:delText>AllVida</w:delText>
        </w:r>
      </w:del>
      <w:ins w:id="635" w:author="Jitty van der Kuur" w:date="2026-06-19T11:24:00Z" w16du:dateUtc="2026-06-19T09:24:00Z">
        <w:r w:rsidR="008465A9">
          <w:rPr>
            <w:sz w:val="22"/>
            <w:szCs w:val="22"/>
          </w:rPr>
          <w:t xml:space="preserve"> Allvida</w:t>
        </w:r>
      </w:ins>
      <w:r>
        <w:rPr>
          <w:sz w:val="22"/>
          <w:szCs w:val="22"/>
        </w:rPr>
        <w:t xml:space="preserve"> wordt uitgegaan van een uitkering tot en met de maand </w:t>
      </w:r>
      <w:r w:rsidR="00C53832">
        <w:rPr>
          <w:sz w:val="22"/>
          <w:szCs w:val="22"/>
        </w:rPr>
        <w:t xml:space="preserve">waarin de </w:t>
      </w:r>
      <w:r w:rsidR="009F6C94">
        <w:rPr>
          <w:sz w:val="22"/>
          <w:szCs w:val="22"/>
        </w:rPr>
        <w:t>eindleeftijd</w:t>
      </w:r>
      <w:r w:rsidR="00C53832">
        <w:rPr>
          <w:sz w:val="22"/>
          <w:szCs w:val="22"/>
        </w:rPr>
        <w:t xml:space="preserve"> wordt bereikt</w:t>
      </w:r>
      <w:r w:rsidR="006C5AB1">
        <w:rPr>
          <w:sz w:val="22"/>
          <w:szCs w:val="22"/>
        </w:rPr>
        <w:t>, maar uiterlijk</w:t>
      </w:r>
      <w:r w:rsidR="0026270C">
        <w:rPr>
          <w:sz w:val="22"/>
          <w:szCs w:val="22"/>
        </w:rPr>
        <w:t xml:space="preserve"> tot en met de maand van overlijden van de uitkeringsgerechtigde</w:t>
      </w:r>
      <w:r w:rsidR="006C5AB1">
        <w:rPr>
          <w:sz w:val="22"/>
          <w:szCs w:val="22"/>
        </w:rPr>
        <w:t>.</w:t>
      </w:r>
    </w:p>
    <w:p w14:paraId="02BBC2EB" w14:textId="77777777" w:rsidR="003D4153" w:rsidRDefault="003D4153" w:rsidP="00230AF7">
      <w:pPr>
        <w:pStyle w:val="Heading2"/>
        <w:numPr>
          <w:ilvl w:val="1"/>
          <w:numId w:val="1"/>
        </w:numPr>
      </w:pPr>
      <w:r>
        <w:t xml:space="preserve">Anw-hiaatpensioen </w:t>
      </w:r>
    </w:p>
    <w:p w14:paraId="7831502A" w14:textId="77777777" w:rsidR="003D4153" w:rsidRDefault="003D4153" w:rsidP="003D4153">
      <w:pPr>
        <w:spacing w:line="259" w:lineRule="auto"/>
        <w:rPr>
          <w:sz w:val="22"/>
          <w:szCs w:val="22"/>
        </w:rPr>
      </w:pPr>
      <w:r w:rsidRPr="00761C7B">
        <w:rPr>
          <w:sz w:val="22"/>
          <w:szCs w:val="22"/>
        </w:rPr>
        <w:t xml:space="preserve">Het tijdelijk </w:t>
      </w:r>
      <w:r>
        <w:rPr>
          <w:sz w:val="22"/>
          <w:szCs w:val="22"/>
        </w:rPr>
        <w:t>Anw-hiaat</w:t>
      </w:r>
      <w:r w:rsidRPr="00761C7B">
        <w:rPr>
          <w:sz w:val="22"/>
          <w:szCs w:val="22"/>
        </w:rPr>
        <w:t xml:space="preserve">pensioen wordt op risicobasis verzekerd. De duur van dit risico is tijdelijk, nl. </w:t>
      </w:r>
      <w:r>
        <w:rPr>
          <w:sz w:val="22"/>
          <w:szCs w:val="22"/>
        </w:rPr>
        <w:t xml:space="preserve">tot maximaal het bereiken van de AOW-leeftijd door de partner of de </w:t>
      </w:r>
      <w:commentRangeStart w:id="636"/>
      <w:r>
        <w:rPr>
          <w:sz w:val="22"/>
          <w:szCs w:val="22"/>
        </w:rPr>
        <w:t xml:space="preserve">eerdere </w:t>
      </w:r>
      <w:commentRangeEnd w:id="636"/>
      <w:r>
        <w:rPr>
          <w:rStyle w:val="CommentReference"/>
          <w:sz w:val="22"/>
          <w:szCs w:val="22"/>
        </w:rPr>
        <w:commentReference w:id="636"/>
      </w:r>
      <w:r>
        <w:rPr>
          <w:sz w:val="22"/>
          <w:szCs w:val="22"/>
        </w:rPr>
        <w:t>pensioeningangsdatum van de deelnemer.</w:t>
      </w:r>
    </w:p>
    <w:p w14:paraId="2BB313C1" w14:textId="77777777" w:rsidR="00EE248F" w:rsidRDefault="00EE248F" w:rsidP="00EE248F">
      <w:pPr>
        <w:spacing w:line="259" w:lineRule="auto"/>
        <w:rPr>
          <w:sz w:val="22"/>
          <w:szCs w:val="22"/>
        </w:rPr>
      </w:pPr>
      <w:r w:rsidRPr="002A21AF">
        <w:rPr>
          <w:sz w:val="22"/>
          <w:szCs w:val="22"/>
        </w:rPr>
        <w:t xml:space="preserve">De duur van het </w:t>
      </w:r>
      <w:r>
        <w:rPr>
          <w:sz w:val="22"/>
          <w:szCs w:val="22"/>
        </w:rPr>
        <w:t>Anw-hiaat</w:t>
      </w:r>
      <w:r w:rsidRPr="002A21AF">
        <w:rPr>
          <w:sz w:val="22"/>
          <w:szCs w:val="22"/>
        </w:rPr>
        <w:t>pensioen is tijdelijk</w:t>
      </w:r>
      <w:r>
        <w:rPr>
          <w:sz w:val="22"/>
          <w:szCs w:val="22"/>
        </w:rPr>
        <w:t>, nl. tot de AOW-leeftijd van de partner, of de eerdere overlijdensdatum van de partner.</w:t>
      </w:r>
    </w:p>
    <w:p w14:paraId="10098F36" w14:textId="77777777" w:rsidR="00EE248F" w:rsidRDefault="00EE248F" w:rsidP="00EE248F">
      <w:pPr>
        <w:spacing w:line="259" w:lineRule="auto"/>
        <w:rPr>
          <w:sz w:val="22"/>
          <w:szCs w:val="22"/>
        </w:rPr>
      </w:pPr>
      <w:r w:rsidRPr="002A21AF">
        <w:rPr>
          <w:sz w:val="22"/>
          <w:szCs w:val="22"/>
        </w:rPr>
        <w:t xml:space="preserve">Het </w:t>
      </w:r>
      <w:r>
        <w:rPr>
          <w:sz w:val="22"/>
          <w:szCs w:val="22"/>
        </w:rPr>
        <w:t>Anw-hiaat</w:t>
      </w:r>
      <w:r w:rsidRPr="002A21AF">
        <w:rPr>
          <w:sz w:val="22"/>
          <w:szCs w:val="22"/>
        </w:rPr>
        <w:t xml:space="preserve">pensioen wordt gebaseerd op een bepaalde dekking en is altijd een variabel </w:t>
      </w:r>
      <w:r>
        <w:rPr>
          <w:sz w:val="22"/>
          <w:szCs w:val="22"/>
        </w:rPr>
        <w:t>p</w:t>
      </w:r>
      <w:r w:rsidRPr="002A21AF">
        <w:rPr>
          <w:sz w:val="22"/>
          <w:szCs w:val="22"/>
        </w:rPr>
        <w:t>ensioen</w:t>
      </w:r>
      <w:r>
        <w:rPr>
          <w:sz w:val="22"/>
          <w:szCs w:val="22"/>
        </w:rPr>
        <w:t>.</w:t>
      </w:r>
    </w:p>
    <w:p w14:paraId="59C7B1A7" w14:textId="77777777" w:rsidR="00EE248F" w:rsidRDefault="00EE248F" w:rsidP="00EE248F">
      <w:pPr>
        <w:spacing w:line="259" w:lineRule="auto"/>
        <w:rPr>
          <w:sz w:val="22"/>
          <w:szCs w:val="22"/>
        </w:rPr>
      </w:pPr>
      <w:r>
        <w:rPr>
          <w:sz w:val="22"/>
          <w:szCs w:val="22"/>
        </w:rPr>
        <w:t>Premievrijstelling vanwege arbeidsongeschiktheid is standaard meeverzekerd.</w:t>
      </w:r>
    </w:p>
    <w:p w14:paraId="5CF745DB" w14:textId="77777777" w:rsidR="00EE248F" w:rsidRDefault="00EE248F" w:rsidP="00EE248F">
      <w:pPr>
        <w:spacing w:line="259" w:lineRule="auto"/>
        <w:rPr>
          <w:sz w:val="22"/>
          <w:szCs w:val="22"/>
        </w:rPr>
      </w:pPr>
      <w:r w:rsidRPr="0037661A">
        <w:rPr>
          <w:sz w:val="22"/>
          <w:szCs w:val="22"/>
        </w:rPr>
        <w:t xml:space="preserve">De dekking is een </w:t>
      </w:r>
      <w:r>
        <w:rPr>
          <w:sz w:val="22"/>
          <w:szCs w:val="22"/>
        </w:rPr>
        <w:t>vast bedrag, dit kan gekoppeld zijn aan het fiscale Anw-bedrag.</w:t>
      </w:r>
    </w:p>
    <w:p w14:paraId="153FDBDF" w14:textId="77777777" w:rsidR="00EE248F" w:rsidRDefault="00EE248F" w:rsidP="00EE248F">
      <w:pPr>
        <w:spacing w:line="259" w:lineRule="auto"/>
        <w:rPr>
          <w:rFonts w:asciiTheme="majorHAnsi" w:eastAsiaTheme="majorEastAsia" w:hAnsiTheme="majorHAnsi" w:cstheme="majorBidi"/>
          <w:color w:val="0F4761" w:themeColor="accent1" w:themeShade="BF"/>
          <w:sz w:val="32"/>
          <w:szCs w:val="32"/>
        </w:rPr>
      </w:pPr>
      <w:r>
        <w:rPr>
          <w:sz w:val="22"/>
          <w:szCs w:val="22"/>
        </w:rPr>
        <w:t>De uitkering wordt onderdeel van CVP.</w:t>
      </w:r>
    </w:p>
    <w:p w14:paraId="76978D25" w14:textId="77777777" w:rsidR="00D93C01" w:rsidRDefault="00D93C01" w:rsidP="0026270C">
      <w:pPr>
        <w:spacing w:line="259" w:lineRule="auto"/>
        <w:rPr>
          <w:rFonts w:asciiTheme="majorHAnsi" w:eastAsiaTheme="majorEastAsia" w:hAnsiTheme="majorHAnsi" w:cstheme="majorBidi"/>
          <w:color w:val="0F4761" w:themeColor="accent1" w:themeShade="BF"/>
          <w:sz w:val="32"/>
          <w:szCs w:val="32"/>
        </w:rPr>
      </w:pPr>
    </w:p>
    <w:p w14:paraId="0FA09809" w14:textId="77777777" w:rsidR="00D2049E" w:rsidRDefault="00D2049E">
      <w:pPr>
        <w:spacing w:line="259" w:lineRule="auto"/>
        <w:rPr>
          <w:rFonts w:asciiTheme="majorHAnsi" w:eastAsiaTheme="majorEastAsia" w:hAnsiTheme="majorHAnsi" w:cstheme="majorBidi"/>
          <w:color w:val="0F4761" w:themeColor="accent1" w:themeShade="BF"/>
          <w:sz w:val="32"/>
          <w:szCs w:val="32"/>
        </w:rPr>
      </w:pPr>
      <w:bookmarkStart w:id="637" w:name="_Toc222499713"/>
      <w:r>
        <w:br w:type="page"/>
      </w:r>
    </w:p>
    <w:p w14:paraId="1CAD628E" w14:textId="4465C76E" w:rsidR="00D93C01" w:rsidRDefault="00D93C01" w:rsidP="00230AF7">
      <w:pPr>
        <w:pStyle w:val="Heading2"/>
        <w:numPr>
          <w:ilvl w:val="1"/>
          <w:numId w:val="1"/>
        </w:numPr>
      </w:pPr>
      <w:r>
        <w:lastRenderedPageBreak/>
        <w:t>Fondsen</w:t>
      </w:r>
      <w:bookmarkEnd w:id="637"/>
    </w:p>
    <w:p w14:paraId="797988CF" w14:textId="22AE11CA" w:rsidR="00E018D4" w:rsidRDefault="00062A9F">
      <w:pPr>
        <w:spacing w:line="259" w:lineRule="auto"/>
        <w:rPr>
          <w:sz w:val="22"/>
          <w:szCs w:val="22"/>
        </w:rPr>
      </w:pPr>
      <w:r>
        <w:rPr>
          <w:sz w:val="22"/>
          <w:szCs w:val="22"/>
        </w:rPr>
        <w:t xml:space="preserve">Het partnerpensioen is altijd op risicobasis verzekerd. </w:t>
      </w:r>
      <w:r w:rsidR="002A3DAB">
        <w:rPr>
          <w:sz w:val="22"/>
          <w:szCs w:val="22"/>
        </w:rPr>
        <w:t>Er kan wel onderscheid zijn in het type partner:</w:t>
      </w:r>
    </w:p>
    <w:tbl>
      <w:tblPr>
        <w:tblW w:w="8380" w:type="dxa"/>
        <w:tblCellMar>
          <w:left w:w="70" w:type="dxa"/>
          <w:right w:w="70" w:type="dxa"/>
        </w:tblCellMar>
        <w:tblLook w:val="04A0" w:firstRow="1" w:lastRow="0" w:firstColumn="1" w:lastColumn="0" w:noHBand="0" w:noVBand="1"/>
      </w:tblPr>
      <w:tblGrid>
        <w:gridCol w:w="1260"/>
        <w:gridCol w:w="1040"/>
        <w:gridCol w:w="1040"/>
        <w:gridCol w:w="1240"/>
        <w:gridCol w:w="1240"/>
        <w:gridCol w:w="1280"/>
        <w:gridCol w:w="1280"/>
      </w:tblGrid>
      <w:tr w:rsidR="00D511A0" w:rsidRPr="00D511A0" w14:paraId="3DCD8EB7" w14:textId="77777777" w:rsidTr="002F5284">
        <w:trPr>
          <w:trHeight w:val="324"/>
        </w:trPr>
        <w:tc>
          <w:tcPr>
            <w:tcW w:w="1260" w:type="dxa"/>
            <w:tcBorders>
              <w:top w:val="nil"/>
              <w:left w:val="nil"/>
              <w:bottom w:val="nil"/>
              <w:right w:val="nil"/>
            </w:tcBorders>
            <w:vAlign w:val="bottom"/>
            <w:hideMark/>
          </w:tcPr>
          <w:p w14:paraId="4D97EE0B" w14:textId="77777777" w:rsidR="00D511A0" w:rsidRPr="00D511A0" w:rsidRDefault="00D511A0" w:rsidP="00D511A0">
            <w:pPr>
              <w:spacing w:after="0" w:line="240" w:lineRule="auto"/>
              <w:rPr>
                <w:rFonts w:ascii="Times New Roman" w:eastAsia="Times New Roman" w:hAnsi="Times New Roman" w:cs="Times New Roman"/>
                <w:kern w:val="0"/>
                <w:sz w:val="20"/>
                <w:szCs w:val="20"/>
                <w:lang w:eastAsia="nl-NL"/>
                <w14:ligatures w14:val="none"/>
              </w:rPr>
            </w:pPr>
          </w:p>
        </w:tc>
        <w:tc>
          <w:tcPr>
            <w:tcW w:w="2080" w:type="dxa"/>
            <w:gridSpan w:val="2"/>
            <w:tcBorders>
              <w:top w:val="single" w:sz="4" w:space="0" w:color="auto"/>
              <w:left w:val="single" w:sz="4" w:space="0" w:color="auto"/>
              <w:bottom w:val="nil"/>
              <w:right w:val="single" w:sz="4" w:space="0" w:color="000000"/>
            </w:tcBorders>
            <w:vAlign w:val="bottom"/>
            <w:hideMark/>
          </w:tcPr>
          <w:p w14:paraId="589409C4"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Afname LPP</w:t>
            </w:r>
          </w:p>
        </w:tc>
        <w:tc>
          <w:tcPr>
            <w:tcW w:w="2480" w:type="dxa"/>
            <w:gridSpan w:val="2"/>
            <w:tcBorders>
              <w:top w:val="single" w:sz="4" w:space="0" w:color="auto"/>
              <w:left w:val="nil"/>
              <w:bottom w:val="nil"/>
              <w:right w:val="single" w:sz="4" w:space="0" w:color="000000"/>
            </w:tcBorders>
            <w:vAlign w:val="bottom"/>
            <w:hideMark/>
          </w:tcPr>
          <w:p w14:paraId="42478203"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Type partner</w:t>
            </w:r>
          </w:p>
        </w:tc>
        <w:tc>
          <w:tcPr>
            <w:tcW w:w="2560" w:type="dxa"/>
            <w:gridSpan w:val="2"/>
            <w:tcBorders>
              <w:top w:val="single" w:sz="4" w:space="0" w:color="auto"/>
              <w:left w:val="nil"/>
              <w:bottom w:val="nil"/>
              <w:right w:val="single" w:sz="4" w:space="0" w:color="000000"/>
            </w:tcBorders>
            <w:vAlign w:val="bottom"/>
            <w:hideMark/>
          </w:tcPr>
          <w:p w14:paraId="4C5396D0"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Verklaring samenwonen</w:t>
            </w:r>
          </w:p>
        </w:tc>
      </w:tr>
      <w:tr w:rsidR="00D511A0" w:rsidRPr="00D511A0" w14:paraId="280A4591" w14:textId="77777777" w:rsidTr="002F5284">
        <w:trPr>
          <w:trHeight w:val="264"/>
        </w:trPr>
        <w:tc>
          <w:tcPr>
            <w:tcW w:w="1260" w:type="dxa"/>
            <w:tcBorders>
              <w:top w:val="nil"/>
              <w:left w:val="nil"/>
              <w:bottom w:val="nil"/>
              <w:right w:val="nil"/>
            </w:tcBorders>
            <w:vAlign w:val="bottom"/>
            <w:hideMark/>
          </w:tcPr>
          <w:p w14:paraId="11E8E491"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40" w:type="dxa"/>
            <w:tcBorders>
              <w:top w:val="single" w:sz="4" w:space="0" w:color="auto"/>
              <w:left w:val="single" w:sz="4" w:space="0" w:color="auto"/>
              <w:bottom w:val="single" w:sz="4" w:space="0" w:color="auto"/>
              <w:right w:val="single" w:sz="4" w:space="0" w:color="auto"/>
            </w:tcBorders>
            <w:vAlign w:val="bottom"/>
            <w:hideMark/>
          </w:tcPr>
          <w:p w14:paraId="2E95393D"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Verplicht</w:t>
            </w:r>
          </w:p>
        </w:tc>
        <w:tc>
          <w:tcPr>
            <w:tcW w:w="1040" w:type="dxa"/>
            <w:tcBorders>
              <w:top w:val="single" w:sz="4" w:space="0" w:color="auto"/>
              <w:left w:val="nil"/>
              <w:bottom w:val="single" w:sz="4" w:space="0" w:color="auto"/>
              <w:right w:val="single" w:sz="4" w:space="0" w:color="auto"/>
            </w:tcBorders>
            <w:vAlign w:val="bottom"/>
            <w:hideMark/>
          </w:tcPr>
          <w:p w14:paraId="2DC1933B"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Vrijwillig</w:t>
            </w:r>
          </w:p>
        </w:tc>
        <w:tc>
          <w:tcPr>
            <w:tcW w:w="1240" w:type="dxa"/>
            <w:tcBorders>
              <w:top w:val="single" w:sz="4" w:space="0" w:color="auto"/>
              <w:left w:val="nil"/>
              <w:bottom w:val="single" w:sz="4" w:space="0" w:color="auto"/>
              <w:right w:val="single" w:sz="4" w:space="0" w:color="auto"/>
            </w:tcBorders>
            <w:vAlign w:val="bottom"/>
            <w:hideMark/>
          </w:tcPr>
          <w:p w14:paraId="763A0F81"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Onbepaald</w:t>
            </w:r>
          </w:p>
        </w:tc>
        <w:tc>
          <w:tcPr>
            <w:tcW w:w="1240" w:type="dxa"/>
            <w:tcBorders>
              <w:top w:val="single" w:sz="4" w:space="0" w:color="auto"/>
              <w:left w:val="nil"/>
              <w:bottom w:val="single" w:sz="4" w:space="0" w:color="auto"/>
              <w:right w:val="single" w:sz="4" w:space="0" w:color="auto"/>
            </w:tcBorders>
            <w:vAlign w:val="bottom"/>
            <w:hideMark/>
          </w:tcPr>
          <w:p w14:paraId="2C71B63C"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Bepaald</w:t>
            </w:r>
          </w:p>
        </w:tc>
        <w:tc>
          <w:tcPr>
            <w:tcW w:w="1280" w:type="dxa"/>
            <w:tcBorders>
              <w:top w:val="single" w:sz="4" w:space="0" w:color="auto"/>
              <w:left w:val="nil"/>
              <w:bottom w:val="single" w:sz="4" w:space="0" w:color="auto"/>
              <w:right w:val="single" w:sz="4" w:space="0" w:color="auto"/>
            </w:tcBorders>
            <w:vAlign w:val="bottom"/>
            <w:hideMark/>
          </w:tcPr>
          <w:p w14:paraId="2168E4B4"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Vooraf</w:t>
            </w:r>
          </w:p>
        </w:tc>
        <w:tc>
          <w:tcPr>
            <w:tcW w:w="1280" w:type="dxa"/>
            <w:tcBorders>
              <w:top w:val="single" w:sz="4" w:space="0" w:color="auto"/>
              <w:left w:val="nil"/>
              <w:bottom w:val="single" w:sz="4" w:space="0" w:color="auto"/>
              <w:right w:val="single" w:sz="4" w:space="0" w:color="auto"/>
            </w:tcBorders>
            <w:vAlign w:val="bottom"/>
            <w:hideMark/>
          </w:tcPr>
          <w:p w14:paraId="501A9D1D" w14:textId="77777777" w:rsidR="00D511A0" w:rsidRPr="00D511A0" w:rsidRDefault="00D511A0" w:rsidP="00D511A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D511A0">
              <w:rPr>
                <w:rFonts w:ascii="Aptos Narrow" w:eastAsia="Times New Roman" w:hAnsi="Aptos Narrow" w:cs="Times New Roman"/>
                <w:b/>
                <w:bCs/>
                <w:color w:val="000000"/>
                <w:kern w:val="0"/>
                <w:sz w:val="22"/>
                <w:szCs w:val="22"/>
                <w:lang w:eastAsia="nl-NL"/>
                <w14:ligatures w14:val="none"/>
              </w:rPr>
              <w:t>Achteraf</w:t>
            </w:r>
          </w:p>
        </w:tc>
      </w:tr>
      <w:tr w:rsidR="00D511A0" w:rsidRPr="00D511A0" w14:paraId="744D304D" w14:textId="77777777" w:rsidTr="002F5284">
        <w:trPr>
          <w:trHeight w:val="288"/>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2D1B91F6"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Standaard</w:t>
            </w:r>
          </w:p>
        </w:tc>
        <w:tc>
          <w:tcPr>
            <w:tcW w:w="1040" w:type="dxa"/>
            <w:tcBorders>
              <w:top w:val="nil"/>
              <w:left w:val="nil"/>
              <w:bottom w:val="single" w:sz="4" w:space="0" w:color="auto"/>
              <w:right w:val="single" w:sz="4" w:space="0" w:color="auto"/>
            </w:tcBorders>
            <w:vAlign w:val="center"/>
            <w:hideMark/>
          </w:tcPr>
          <w:p w14:paraId="15BB4C62"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4D6E000D"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vAlign w:val="center"/>
            <w:hideMark/>
          </w:tcPr>
          <w:p w14:paraId="1004D242"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vAlign w:val="center"/>
            <w:hideMark/>
          </w:tcPr>
          <w:p w14:paraId="2402F828"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vAlign w:val="center"/>
            <w:hideMark/>
          </w:tcPr>
          <w:p w14:paraId="20F6E9A1"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 </w:t>
            </w:r>
          </w:p>
        </w:tc>
        <w:tc>
          <w:tcPr>
            <w:tcW w:w="1280" w:type="dxa"/>
            <w:tcBorders>
              <w:top w:val="nil"/>
              <w:left w:val="nil"/>
              <w:bottom w:val="single" w:sz="4" w:space="0" w:color="auto"/>
              <w:right w:val="single" w:sz="4" w:space="0" w:color="auto"/>
            </w:tcBorders>
            <w:vAlign w:val="center"/>
            <w:hideMark/>
          </w:tcPr>
          <w:p w14:paraId="3B6D89D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 </w:t>
            </w:r>
          </w:p>
        </w:tc>
      </w:tr>
      <w:tr w:rsidR="00D511A0" w:rsidRPr="00D511A0" w14:paraId="179A448F"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5042F335" w14:textId="64A69327" w:rsidR="00D511A0" w:rsidRPr="00D511A0" w:rsidRDefault="001C2A84" w:rsidP="00D511A0">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040" w:type="dxa"/>
            <w:tcBorders>
              <w:top w:val="nil"/>
              <w:left w:val="nil"/>
              <w:bottom w:val="nil"/>
              <w:right w:val="single" w:sz="4" w:space="0" w:color="auto"/>
            </w:tcBorders>
            <w:vAlign w:val="center"/>
            <w:hideMark/>
          </w:tcPr>
          <w:p w14:paraId="33790E3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6227B1E"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nil"/>
              <w:right w:val="single" w:sz="4" w:space="0" w:color="auto"/>
            </w:tcBorders>
            <w:vAlign w:val="center"/>
            <w:hideMark/>
          </w:tcPr>
          <w:p w14:paraId="33D9F767"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4BF50B86"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12C7FD1B"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1D45BE17"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r>
      <w:tr w:rsidR="00D511A0" w:rsidRPr="00D511A0" w14:paraId="4AC946AA"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1444F160"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SPD</w:t>
            </w:r>
          </w:p>
        </w:tc>
        <w:tc>
          <w:tcPr>
            <w:tcW w:w="1040" w:type="dxa"/>
            <w:tcBorders>
              <w:top w:val="nil"/>
              <w:left w:val="nil"/>
              <w:bottom w:val="nil"/>
              <w:right w:val="single" w:sz="4" w:space="0" w:color="auto"/>
            </w:tcBorders>
            <w:vAlign w:val="center"/>
            <w:hideMark/>
          </w:tcPr>
          <w:p w14:paraId="33ECB808"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B5CE1AD"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nil"/>
              <w:right w:val="single" w:sz="4" w:space="0" w:color="auto"/>
            </w:tcBorders>
            <w:vAlign w:val="center"/>
            <w:hideMark/>
          </w:tcPr>
          <w:p w14:paraId="554A6A5C"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22DF345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67E71304"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26D16981"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r>
      <w:tr w:rsidR="00D511A0" w:rsidRPr="00D511A0" w14:paraId="2BB817CF" w14:textId="77777777" w:rsidTr="002F5284">
        <w:trPr>
          <w:trHeight w:val="288"/>
        </w:trPr>
        <w:tc>
          <w:tcPr>
            <w:tcW w:w="1260" w:type="dxa"/>
            <w:tcBorders>
              <w:top w:val="nil"/>
              <w:left w:val="single" w:sz="4" w:space="0" w:color="auto"/>
              <w:bottom w:val="single" w:sz="4" w:space="0" w:color="auto"/>
              <w:right w:val="single" w:sz="4" w:space="0" w:color="auto"/>
            </w:tcBorders>
            <w:noWrap/>
            <w:vAlign w:val="bottom"/>
            <w:hideMark/>
          </w:tcPr>
          <w:p w14:paraId="26A8C891"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SPF</w:t>
            </w:r>
          </w:p>
        </w:tc>
        <w:tc>
          <w:tcPr>
            <w:tcW w:w="1040" w:type="dxa"/>
            <w:tcBorders>
              <w:top w:val="nil"/>
              <w:left w:val="nil"/>
              <w:bottom w:val="single" w:sz="4" w:space="0" w:color="auto"/>
              <w:right w:val="single" w:sz="4" w:space="0" w:color="auto"/>
            </w:tcBorders>
            <w:vAlign w:val="center"/>
            <w:hideMark/>
          </w:tcPr>
          <w:p w14:paraId="3423303A"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44FDFAD6"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vAlign w:val="center"/>
            <w:hideMark/>
          </w:tcPr>
          <w:p w14:paraId="5E8CAE72"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vAlign w:val="center"/>
            <w:hideMark/>
          </w:tcPr>
          <w:p w14:paraId="560D28EC"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5C38C2">
              <w:rPr>
                <w:rFonts w:ascii="Aptos" w:eastAsia="Times New Roman" w:hAnsi="Aptos" w:cs="Times New Roman"/>
                <w:color w:val="EE0000"/>
                <w:kern w:val="0"/>
                <w:sz w:val="22"/>
                <w:szCs w:val="22"/>
                <w:lang w:eastAsia="nl-NL"/>
                <w14:ligatures w14:val="none"/>
                <w:rPrChange w:id="638" w:author="Jitty van der Kuur" w:date="2026-05-26T15:00:00Z" w16du:dateUtc="2026-05-26T13:00:00Z">
                  <w:rPr>
                    <w:rFonts w:ascii="Aptos" w:eastAsia="Times New Roman" w:hAnsi="Aptos" w:cs="Times New Roman"/>
                    <w:color w:val="000000"/>
                    <w:kern w:val="0"/>
                    <w:sz w:val="22"/>
                    <w:szCs w:val="22"/>
                    <w:lang w:eastAsia="nl-NL"/>
                    <w14:ligatures w14:val="none"/>
                  </w:rPr>
                </w:rPrChange>
              </w:rPr>
              <w:t>Ja</w:t>
            </w:r>
          </w:p>
        </w:tc>
        <w:tc>
          <w:tcPr>
            <w:tcW w:w="1280" w:type="dxa"/>
            <w:tcBorders>
              <w:top w:val="nil"/>
              <w:left w:val="nil"/>
              <w:bottom w:val="single" w:sz="4" w:space="0" w:color="auto"/>
              <w:right w:val="single" w:sz="4" w:space="0" w:color="auto"/>
            </w:tcBorders>
            <w:vAlign w:val="center"/>
            <w:hideMark/>
          </w:tcPr>
          <w:p w14:paraId="51E7D9F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vAlign w:val="center"/>
            <w:hideMark/>
          </w:tcPr>
          <w:p w14:paraId="46A10E8D"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r>
      <w:tr w:rsidR="00D511A0" w:rsidRPr="00D511A0" w14:paraId="2DB8197F"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507618D8"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SSPF bruto</w:t>
            </w:r>
          </w:p>
        </w:tc>
        <w:tc>
          <w:tcPr>
            <w:tcW w:w="1040" w:type="dxa"/>
            <w:tcBorders>
              <w:top w:val="nil"/>
              <w:left w:val="nil"/>
              <w:bottom w:val="nil"/>
              <w:right w:val="single" w:sz="4" w:space="0" w:color="auto"/>
            </w:tcBorders>
            <w:vAlign w:val="center"/>
            <w:hideMark/>
          </w:tcPr>
          <w:p w14:paraId="5DA3FC98"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771E4329"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nil"/>
              <w:right w:val="single" w:sz="4" w:space="0" w:color="auto"/>
            </w:tcBorders>
            <w:vAlign w:val="center"/>
            <w:hideMark/>
          </w:tcPr>
          <w:p w14:paraId="5F0363F8"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201F0679"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61482094"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2716B8B1"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r>
      <w:tr w:rsidR="00D511A0" w:rsidRPr="00D511A0" w14:paraId="00A3B9A6"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0AB6E3A6"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SNPS bruto</w:t>
            </w:r>
          </w:p>
        </w:tc>
        <w:tc>
          <w:tcPr>
            <w:tcW w:w="1040" w:type="dxa"/>
            <w:tcBorders>
              <w:top w:val="nil"/>
              <w:left w:val="nil"/>
              <w:bottom w:val="nil"/>
              <w:right w:val="single" w:sz="4" w:space="0" w:color="auto"/>
            </w:tcBorders>
            <w:vAlign w:val="center"/>
            <w:hideMark/>
          </w:tcPr>
          <w:p w14:paraId="254807DC"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762515F"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nil"/>
              <w:right w:val="single" w:sz="4" w:space="0" w:color="auto"/>
            </w:tcBorders>
            <w:vAlign w:val="center"/>
            <w:hideMark/>
          </w:tcPr>
          <w:p w14:paraId="71D88A2B"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1B39799A"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06FAC4AB"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nil"/>
              <w:right w:val="single" w:sz="4" w:space="0" w:color="auto"/>
            </w:tcBorders>
            <w:vAlign w:val="center"/>
            <w:hideMark/>
          </w:tcPr>
          <w:p w14:paraId="5D577EAE"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r>
      <w:tr w:rsidR="00D511A0" w:rsidRPr="00D511A0" w14:paraId="6FB3B369"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2415C004"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SNPS netto</w:t>
            </w:r>
          </w:p>
        </w:tc>
        <w:tc>
          <w:tcPr>
            <w:tcW w:w="1040" w:type="dxa"/>
            <w:tcBorders>
              <w:top w:val="nil"/>
              <w:left w:val="nil"/>
              <w:bottom w:val="nil"/>
              <w:right w:val="single" w:sz="4" w:space="0" w:color="auto"/>
            </w:tcBorders>
            <w:vAlign w:val="center"/>
            <w:hideMark/>
          </w:tcPr>
          <w:p w14:paraId="71742175" w14:textId="77777777" w:rsidR="00D511A0" w:rsidRPr="00765C26" w:rsidRDefault="00D511A0" w:rsidP="00D511A0">
            <w:pPr>
              <w:spacing w:after="0" w:line="240" w:lineRule="auto"/>
              <w:jc w:val="center"/>
              <w:rPr>
                <w:rFonts w:ascii="Aptos" w:eastAsia="Times New Roman" w:hAnsi="Aptos" w:cs="Times New Roman"/>
                <w:color w:val="EE0000"/>
                <w:kern w:val="0"/>
                <w:sz w:val="22"/>
                <w:szCs w:val="22"/>
                <w:lang w:eastAsia="nl-NL"/>
                <w14:ligatures w14:val="none"/>
                <w:rPrChange w:id="639" w:author="Jitty van der Kuur" w:date="2026-06-02T10:11:00Z" w16du:dateUtc="2026-06-02T08:11:00Z">
                  <w:rPr>
                    <w:rFonts w:ascii="Aptos" w:eastAsia="Times New Roman" w:hAnsi="Aptos" w:cs="Times New Roman"/>
                    <w:color w:val="000000"/>
                    <w:kern w:val="0"/>
                    <w:sz w:val="22"/>
                    <w:szCs w:val="22"/>
                    <w:lang w:eastAsia="nl-NL"/>
                    <w14:ligatures w14:val="none"/>
                  </w:rPr>
                </w:rPrChange>
              </w:rPr>
            </w:pPr>
            <w:r w:rsidRPr="00765C26">
              <w:rPr>
                <w:rFonts w:ascii="Aptos" w:eastAsia="Times New Roman" w:hAnsi="Aptos" w:cs="Times New Roman"/>
                <w:color w:val="EE0000"/>
                <w:kern w:val="0"/>
                <w:sz w:val="22"/>
                <w:szCs w:val="22"/>
                <w:lang w:eastAsia="nl-NL"/>
                <w14:ligatures w14:val="none"/>
                <w:rPrChange w:id="640" w:author="Jitty van der Kuur" w:date="2026-06-02T10:11:00Z" w16du:dateUtc="2026-06-02T08:11:00Z">
                  <w:rPr>
                    <w:rFonts w:ascii="Aptos" w:eastAsia="Times New Roman" w:hAnsi="Aptos" w:cs="Times New Roman"/>
                    <w:color w:val="000000"/>
                    <w:kern w:val="0"/>
                    <w:sz w:val="22"/>
                    <w:szCs w:val="22"/>
                    <w:lang w:eastAsia="nl-NL"/>
                    <w14:ligatures w14:val="none"/>
                  </w:rPr>
                </w:rPrChange>
              </w:rPr>
              <w:t>Nee</w:t>
            </w:r>
          </w:p>
        </w:tc>
        <w:tc>
          <w:tcPr>
            <w:tcW w:w="1040" w:type="dxa"/>
            <w:tcBorders>
              <w:top w:val="nil"/>
              <w:left w:val="nil"/>
              <w:bottom w:val="nil"/>
              <w:right w:val="single" w:sz="4" w:space="0" w:color="auto"/>
            </w:tcBorders>
            <w:vAlign w:val="center"/>
            <w:hideMark/>
          </w:tcPr>
          <w:p w14:paraId="0F348034" w14:textId="77777777" w:rsidR="00D511A0" w:rsidRPr="00765C26" w:rsidRDefault="00D511A0" w:rsidP="00D511A0">
            <w:pPr>
              <w:spacing w:after="0" w:line="240" w:lineRule="auto"/>
              <w:jc w:val="center"/>
              <w:rPr>
                <w:rFonts w:ascii="Aptos" w:eastAsia="Times New Roman" w:hAnsi="Aptos" w:cs="Times New Roman"/>
                <w:color w:val="EE0000"/>
                <w:kern w:val="0"/>
                <w:sz w:val="22"/>
                <w:szCs w:val="22"/>
                <w:lang w:eastAsia="nl-NL"/>
                <w14:ligatures w14:val="none"/>
                <w:rPrChange w:id="641" w:author="Jitty van der Kuur" w:date="2026-06-02T10:11:00Z" w16du:dateUtc="2026-06-02T08:11:00Z">
                  <w:rPr>
                    <w:rFonts w:ascii="Aptos" w:eastAsia="Times New Roman" w:hAnsi="Aptos" w:cs="Times New Roman"/>
                    <w:color w:val="000000"/>
                    <w:kern w:val="0"/>
                    <w:sz w:val="22"/>
                    <w:szCs w:val="22"/>
                    <w:lang w:eastAsia="nl-NL"/>
                    <w14:ligatures w14:val="none"/>
                  </w:rPr>
                </w:rPrChange>
              </w:rPr>
            </w:pPr>
            <w:r w:rsidRPr="00765C26">
              <w:rPr>
                <w:rFonts w:ascii="Aptos" w:eastAsia="Times New Roman" w:hAnsi="Aptos" w:cs="Times New Roman"/>
                <w:color w:val="EE0000"/>
                <w:kern w:val="0"/>
                <w:sz w:val="22"/>
                <w:szCs w:val="22"/>
                <w:lang w:eastAsia="nl-NL"/>
                <w14:ligatures w14:val="none"/>
                <w:rPrChange w:id="642" w:author="Jitty van der Kuur" w:date="2026-06-02T10:11:00Z" w16du:dateUtc="2026-06-02T08:11:00Z">
                  <w:rPr>
                    <w:rFonts w:ascii="Aptos" w:eastAsia="Times New Roman" w:hAnsi="Aptos" w:cs="Times New Roman"/>
                    <w:color w:val="000000"/>
                    <w:kern w:val="0"/>
                    <w:sz w:val="22"/>
                    <w:szCs w:val="22"/>
                    <w:lang w:eastAsia="nl-NL"/>
                    <w14:ligatures w14:val="none"/>
                  </w:rPr>
                </w:rPrChange>
              </w:rPr>
              <w:t>Ja</w:t>
            </w:r>
          </w:p>
        </w:tc>
        <w:tc>
          <w:tcPr>
            <w:tcW w:w="1240" w:type="dxa"/>
            <w:tcBorders>
              <w:top w:val="nil"/>
              <w:left w:val="nil"/>
              <w:bottom w:val="nil"/>
              <w:right w:val="single" w:sz="4" w:space="0" w:color="auto"/>
            </w:tcBorders>
            <w:vAlign w:val="center"/>
            <w:hideMark/>
          </w:tcPr>
          <w:p w14:paraId="6C26FBF7"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nil"/>
              <w:right w:val="single" w:sz="4" w:space="0" w:color="auto"/>
            </w:tcBorders>
            <w:vAlign w:val="center"/>
            <w:hideMark/>
          </w:tcPr>
          <w:p w14:paraId="2E9D31F6"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2F5B55">
              <w:rPr>
                <w:rFonts w:ascii="Aptos" w:eastAsia="Times New Roman" w:hAnsi="Aptos" w:cs="Times New Roman"/>
                <w:color w:val="EE0000"/>
                <w:kern w:val="0"/>
                <w:sz w:val="22"/>
                <w:szCs w:val="22"/>
                <w:lang w:eastAsia="nl-NL"/>
                <w14:ligatures w14:val="none"/>
                <w:rPrChange w:id="643" w:author="Jitty van der Kuur" w:date="2026-06-22T17:22:00Z" w16du:dateUtc="2026-06-22T15:22:00Z">
                  <w:rPr>
                    <w:rFonts w:ascii="Aptos" w:eastAsia="Times New Roman" w:hAnsi="Aptos" w:cs="Times New Roman"/>
                    <w:color w:val="000000"/>
                    <w:kern w:val="0"/>
                    <w:sz w:val="22"/>
                    <w:szCs w:val="22"/>
                    <w:lang w:eastAsia="nl-NL"/>
                    <w14:ligatures w14:val="none"/>
                  </w:rPr>
                </w:rPrChange>
              </w:rPr>
              <w:t>Ja</w:t>
            </w:r>
          </w:p>
        </w:tc>
        <w:tc>
          <w:tcPr>
            <w:tcW w:w="1280" w:type="dxa"/>
            <w:tcBorders>
              <w:top w:val="nil"/>
              <w:left w:val="nil"/>
              <w:bottom w:val="nil"/>
              <w:right w:val="single" w:sz="4" w:space="0" w:color="auto"/>
            </w:tcBorders>
            <w:vAlign w:val="center"/>
            <w:hideMark/>
          </w:tcPr>
          <w:p w14:paraId="5F926E5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 </w:t>
            </w:r>
          </w:p>
        </w:tc>
        <w:tc>
          <w:tcPr>
            <w:tcW w:w="1280" w:type="dxa"/>
            <w:tcBorders>
              <w:top w:val="nil"/>
              <w:left w:val="nil"/>
              <w:bottom w:val="nil"/>
              <w:right w:val="single" w:sz="4" w:space="0" w:color="auto"/>
            </w:tcBorders>
            <w:vAlign w:val="center"/>
            <w:hideMark/>
          </w:tcPr>
          <w:p w14:paraId="0F9F5CB1"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 </w:t>
            </w:r>
          </w:p>
        </w:tc>
      </w:tr>
      <w:tr w:rsidR="00D511A0" w:rsidRPr="00D511A0" w14:paraId="4F204DC8" w14:textId="77777777" w:rsidTr="002F5284">
        <w:trPr>
          <w:trHeight w:val="288"/>
        </w:trPr>
        <w:tc>
          <w:tcPr>
            <w:tcW w:w="1260" w:type="dxa"/>
            <w:tcBorders>
              <w:top w:val="nil"/>
              <w:left w:val="single" w:sz="4" w:space="0" w:color="auto"/>
              <w:bottom w:val="single" w:sz="4" w:space="0" w:color="auto"/>
              <w:right w:val="single" w:sz="4" w:space="0" w:color="auto"/>
            </w:tcBorders>
            <w:noWrap/>
            <w:vAlign w:val="bottom"/>
            <w:hideMark/>
          </w:tcPr>
          <w:p w14:paraId="5BF6BD6D"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AKZO</w:t>
            </w:r>
          </w:p>
        </w:tc>
        <w:tc>
          <w:tcPr>
            <w:tcW w:w="1040" w:type="dxa"/>
            <w:tcBorders>
              <w:top w:val="nil"/>
              <w:left w:val="nil"/>
              <w:bottom w:val="single" w:sz="4" w:space="0" w:color="auto"/>
              <w:right w:val="single" w:sz="4" w:space="0" w:color="auto"/>
            </w:tcBorders>
            <w:vAlign w:val="center"/>
            <w:hideMark/>
          </w:tcPr>
          <w:p w14:paraId="23CDE939"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D78F564"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vAlign w:val="center"/>
            <w:hideMark/>
          </w:tcPr>
          <w:p w14:paraId="146AD453"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vAlign w:val="center"/>
            <w:hideMark/>
          </w:tcPr>
          <w:p w14:paraId="61602335"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single" w:sz="4" w:space="0" w:color="auto"/>
              <w:right w:val="single" w:sz="4" w:space="0" w:color="auto"/>
            </w:tcBorders>
            <w:vAlign w:val="center"/>
            <w:hideMark/>
          </w:tcPr>
          <w:p w14:paraId="403384CA"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Nee</w:t>
            </w:r>
          </w:p>
        </w:tc>
        <w:tc>
          <w:tcPr>
            <w:tcW w:w="1280" w:type="dxa"/>
            <w:tcBorders>
              <w:top w:val="nil"/>
              <w:left w:val="nil"/>
              <w:bottom w:val="single" w:sz="4" w:space="0" w:color="auto"/>
              <w:right w:val="single" w:sz="4" w:space="0" w:color="auto"/>
            </w:tcBorders>
            <w:vAlign w:val="center"/>
            <w:hideMark/>
          </w:tcPr>
          <w:p w14:paraId="137A1FBD" w14:textId="77777777" w:rsidR="00D511A0" w:rsidRPr="00D511A0" w:rsidRDefault="00D511A0" w:rsidP="00D511A0">
            <w:pPr>
              <w:spacing w:after="0" w:line="240" w:lineRule="auto"/>
              <w:jc w:val="center"/>
              <w:rPr>
                <w:rFonts w:ascii="Aptos" w:eastAsia="Times New Roman" w:hAnsi="Aptos" w:cs="Times New Roman"/>
                <w:color w:val="000000"/>
                <w:kern w:val="0"/>
                <w:sz w:val="22"/>
                <w:szCs w:val="22"/>
                <w:lang w:eastAsia="nl-NL"/>
                <w14:ligatures w14:val="none"/>
              </w:rPr>
            </w:pPr>
            <w:r w:rsidRPr="00D511A0">
              <w:rPr>
                <w:rFonts w:ascii="Aptos" w:eastAsia="Times New Roman" w:hAnsi="Aptos" w:cs="Times New Roman"/>
                <w:color w:val="000000"/>
                <w:kern w:val="0"/>
                <w:sz w:val="22"/>
                <w:szCs w:val="22"/>
                <w:lang w:eastAsia="nl-NL"/>
                <w14:ligatures w14:val="none"/>
              </w:rPr>
              <w:t>Ja</w:t>
            </w:r>
          </w:p>
        </w:tc>
      </w:tr>
      <w:tr w:rsidR="00D511A0" w:rsidRPr="00D511A0" w14:paraId="7FBBD2C5" w14:textId="77777777" w:rsidTr="002F5284">
        <w:trPr>
          <w:trHeight w:val="288"/>
        </w:trPr>
        <w:tc>
          <w:tcPr>
            <w:tcW w:w="1260" w:type="dxa"/>
            <w:tcBorders>
              <w:top w:val="nil"/>
              <w:left w:val="single" w:sz="4" w:space="0" w:color="auto"/>
              <w:bottom w:val="single" w:sz="4" w:space="0" w:color="auto"/>
              <w:right w:val="single" w:sz="4" w:space="0" w:color="auto"/>
            </w:tcBorders>
            <w:noWrap/>
            <w:vAlign w:val="bottom"/>
            <w:hideMark/>
          </w:tcPr>
          <w:p w14:paraId="2554CD5F"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SBZ</w:t>
            </w:r>
          </w:p>
        </w:tc>
        <w:tc>
          <w:tcPr>
            <w:tcW w:w="1040" w:type="dxa"/>
            <w:tcBorders>
              <w:top w:val="nil"/>
              <w:left w:val="nil"/>
              <w:bottom w:val="single" w:sz="4" w:space="0" w:color="auto"/>
              <w:right w:val="single" w:sz="4" w:space="0" w:color="auto"/>
            </w:tcBorders>
            <w:noWrap/>
            <w:vAlign w:val="bottom"/>
            <w:hideMark/>
          </w:tcPr>
          <w:p w14:paraId="41577593"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53466DDB"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single" w:sz="4" w:space="0" w:color="auto"/>
              <w:right w:val="single" w:sz="4" w:space="0" w:color="auto"/>
            </w:tcBorders>
            <w:noWrap/>
            <w:vAlign w:val="bottom"/>
            <w:hideMark/>
          </w:tcPr>
          <w:p w14:paraId="4FF14226"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single" w:sz="4" w:space="0" w:color="auto"/>
              <w:right w:val="single" w:sz="4" w:space="0" w:color="auto"/>
            </w:tcBorders>
            <w:noWrap/>
            <w:vAlign w:val="bottom"/>
            <w:hideMark/>
          </w:tcPr>
          <w:p w14:paraId="7583929A"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single" w:sz="4" w:space="0" w:color="auto"/>
              <w:right w:val="single" w:sz="4" w:space="0" w:color="auto"/>
            </w:tcBorders>
            <w:noWrap/>
            <w:vAlign w:val="bottom"/>
            <w:hideMark/>
          </w:tcPr>
          <w:p w14:paraId="539C263D"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single" w:sz="4" w:space="0" w:color="auto"/>
              <w:right w:val="single" w:sz="4" w:space="0" w:color="auto"/>
            </w:tcBorders>
            <w:noWrap/>
            <w:vAlign w:val="bottom"/>
            <w:hideMark/>
          </w:tcPr>
          <w:p w14:paraId="2873DB96"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r>
      <w:tr w:rsidR="00D511A0" w:rsidRPr="00D511A0" w14:paraId="1173D3B8" w14:textId="77777777" w:rsidTr="002F5284">
        <w:trPr>
          <w:trHeight w:val="288"/>
        </w:trPr>
        <w:tc>
          <w:tcPr>
            <w:tcW w:w="1260" w:type="dxa"/>
            <w:tcBorders>
              <w:top w:val="nil"/>
              <w:left w:val="single" w:sz="4" w:space="0" w:color="auto"/>
              <w:bottom w:val="nil"/>
              <w:right w:val="single" w:sz="4" w:space="0" w:color="auto"/>
            </w:tcBorders>
            <w:noWrap/>
            <w:vAlign w:val="bottom"/>
            <w:hideMark/>
          </w:tcPr>
          <w:p w14:paraId="6391C221"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69D161D9"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20A3B752"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nil"/>
              <w:right w:val="single" w:sz="4" w:space="0" w:color="auto"/>
            </w:tcBorders>
            <w:noWrap/>
            <w:vAlign w:val="bottom"/>
            <w:hideMark/>
          </w:tcPr>
          <w:p w14:paraId="43BC976F"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nil"/>
              <w:right w:val="single" w:sz="4" w:space="0" w:color="auto"/>
            </w:tcBorders>
            <w:noWrap/>
            <w:vAlign w:val="bottom"/>
            <w:hideMark/>
          </w:tcPr>
          <w:p w14:paraId="350A6494"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nil"/>
              <w:right w:val="single" w:sz="4" w:space="0" w:color="auto"/>
            </w:tcBorders>
            <w:noWrap/>
            <w:vAlign w:val="bottom"/>
            <w:hideMark/>
          </w:tcPr>
          <w:p w14:paraId="6AC140C7"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c>
          <w:tcPr>
            <w:tcW w:w="1280" w:type="dxa"/>
            <w:tcBorders>
              <w:top w:val="nil"/>
              <w:left w:val="nil"/>
              <w:bottom w:val="nil"/>
              <w:right w:val="single" w:sz="4" w:space="0" w:color="auto"/>
            </w:tcBorders>
            <w:noWrap/>
            <w:vAlign w:val="bottom"/>
            <w:hideMark/>
          </w:tcPr>
          <w:p w14:paraId="12DF0948"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 </w:t>
            </w:r>
          </w:p>
        </w:tc>
      </w:tr>
      <w:tr w:rsidR="00D511A0" w:rsidRPr="00D511A0" w14:paraId="0F226616" w14:textId="77777777" w:rsidTr="002F5284">
        <w:trPr>
          <w:trHeight w:val="288"/>
        </w:trPr>
        <w:tc>
          <w:tcPr>
            <w:tcW w:w="1260" w:type="dxa"/>
            <w:tcBorders>
              <w:top w:val="nil"/>
              <w:left w:val="single" w:sz="4" w:space="0" w:color="auto"/>
              <w:bottom w:val="single" w:sz="4" w:space="0" w:color="auto"/>
              <w:right w:val="single" w:sz="4" w:space="0" w:color="auto"/>
            </w:tcBorders>
            <w:noWrap/>
            <w:vAlign w:val="bottom"/>
            <w:hideMark/>
          </w:tcPr>
          <w:p w14:paraId="238DF50A" w14:textId="77777777" w:rsidR="00D511A0" w:rsidRPr="00D511A0" w:rsidRDefault="00D511A0" w:rsidP="00D511A0">
            <w:pPr>
              <w:spacing w:after="0" w:line="240" w:lineRule="auto"/>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SPOA</w:t>
            </w:r>
          </w:p>
        </w:tc>
        <w:tc>
          <w:tcPr>
            <w:tcW w:w="1040" w:type="dxa"/>
            <w:tcBorders>
              <w:top w:val="nil"/>
              <w:left w:val="nil"/>
              <w:bottom w:val="single" w:sz="4" w:space="0" w:color="auto"/>
              <w:right w:val="single" w:sz="4" w:space="0" w:color="auto"/>
            </w:tcBorders>
            <w:noWrap/>
            <w:vAlign w:val="bottom"/>
            <w:hideMark/>
          </w:tcPr>
          <w:p w14:paraId="17FE4725"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10FC0700"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noWrap/>
            <w:vAlign w:val="bottom"/>
            <w:hideMark/>
          </w:tcPr>
          <w:p w14:paraId="2FA53317"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noWrap/>
            <w:vAlign w:val="bottom"/>
            <w:hideMark/>
          </w:tcPr>
          <w:p w14:paraId="6FA5B3A6"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Nee</w:t>
            </w:r>
          </w:p>
        </w:tc>
        <w:tc>
          <w:tcPr>
            <w:tcW w:w="1280" w:type="dxa"/>
            <w:tcBorders>
              <w:top w:val="nil"/>
              <w:left w:val="nil"/>
              <w:bottom w:val="single" w:sz="4" w:space="0" w:color="auto"/>
              <w:right w:val="single" w:sz="4" w:space="0" w:color="auto"/>
            </w:tcBorders>
            <w:noWrap/>
            <w:vAlign w:val="bottom"/>
            <w:hideMark/>
          </w:tcPr>
          <w:p w14:paraId="42E9CD48"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Nee</w:t>
            </w:r>
          </w:p>
        </w:tc>
        <w:tc>
          <w:tcPr>
            <w:tcW w:w="1280" w:type="dxa"/>
            <w:tcBorders>
              <w:top w:val="nil"/>
              <w:left w:val="nil"/>
              <w:bottom w:val="single" w:sz="4" w:space="0" w:color="auto"/>
              <w:right w:val="single" w:sz="4" w:space="0" w:color="auto"/>
            </w:tcBorders>
            <w:noWrap/>
            <w:vAlign w:val="bottom"/>
            <w:hideMark/>
          </w:tcPr>
          <w:p w14:paraId="1E75253D" w14:textId="77777777" w:rsidR="00D511A0" w:rsidRPr="00D511A0" w:rsidRDefault="00D511A0" w:rsidP="00D511A0">
            <w:pPr>
              <w:spacing w:after="0" w:line="240" w:lineRule="auto"/>
              <w:jc w:val="center"/>
              <w:rPr>
                <w:rFonts w:ascii="Aptos Narrow" w:eastAsia="Times New Roman" w:hAnsi="Aptos Narrow" w:cs="Times New Roman"/>
                <w:color w:val="000000"/>
                <w:kern w:val="0"/>
                <w:sz w:val="22"/>
                <w:szCs w:val="22"/>
                <w:lang w:eastAsia="nl-NL"/>
                <w14:ligatures w14:val="none"/>
              </w:rPr>
            </w:pPr>
            <w:r w:rsidRPr="00D511A0">
              <w:rPr>
                <w:rFonts w:ascii="Aptos Narrow" w:eastAsia="Times New Roman" w:hAnsi="Aptos Narrow" w:cs="Times New Roman"/>
                <w:color w:val="000000"/>
                <w:kern w:val="0"/>
                <w:sz w:val="22"/>
                <w:szCs w:val="22"/>
                <w:lang w:eastAsia="nl-NL"/>
                <w14:ligatures w14:val="none"/>
              </w:rPr>
              <w:t>Ja</w:t>
            </w:r>
          </w:p>
        </w:tc>
      </w:tr>
      <w:tr w:rsidR="002F5284" w:rsidRPr="002F5284" w14:paraId="136CF7C8" w14:textId="77777777" w:rsidTr="002F5284">
        <w:trPr>
          <w:trHeight w:val="288"/>
        </w:trPr>
        <w:tc>
          <w:tcPr>
            <w:tcW w:w="1260" w:type="dxa"/>
            <w:tcBorders>
              <w:top w:val="nil"/>
              <w:left w:val="single" w:sz="4" w:space="0" w:color="auto"/>
              <w:bottom w:val="single" w:sz="4" w:space="0" w:color="auto"/>
              <w:right w:val="single" w:sz="4" w:space="0" w:color="auto"/>
            </w:tcBorders>
            <w:noWrap/>
            <w:vAlign w:val="bottom"/>
            <w:hideMark/>
          </w:tcPr>
          <w:p w14:paraId="25CD7E87" w14:textId="77777777" w:rsidR="002F5284" w:rsidRPr="002F5284" w:rsidRDefault="002F5284" w:rsidP="002F5284">
            <w:pPr>
              <w:spacing w:after="0" w:line="240" w:lineRule="auto"/>
              <w:rPr>
                <w:rFonts w:ascii="Aptos Narrow" w:eastAsia="Times New Roman" w:hAnsi="Aptos Narrow" w:cs="Times New Roman"/>
                <w:color w:val="000000"/>
                <w:kern w:val="0"/>
                <w:sz w:val="22"/>
                <w:szCs w:val="22"/>
                <w:lang w:eastAsia="nl-NL"/>
                <w14:ligatures w14:val="none"/>
              </w:rPr>
            </w:pPr>
            <w:r w:rsidRPr="002F5284">
              <w:rPr>
                <w:rFonts w:ascii="Aptos Narrow" w:eastAsia="Times New Roman" w:hAnsi="Aptos Narrow" w:cs="Times New Roman"/>
                <w:color w:val="000000"/>
                <w:kern w:val="0"/>
                <w:sz w:val="22"/>
                <w:szCs w:val="22"/>
                <w:lang w:eastAsia="nl-NL"/>
                <w14:ligatures w14:val="none"/>
              </w:rPr>
              <w:t>SPV</w:t>
            </w:r>
          </w:p>
        </w:tc>
        <w:tc>
          <w:tcPr>
            <w:tcW w:w="1040" w:type="dxa"/>
            <w:tcBorders>
              <w:top w:val="nil"/>
              <w:left w:val="nil"/>
              <w:bottom w:val="single" w:sz="4" w:space="0" w:color="auto"/>
              <w:right w:val="single" w:sz="4" w:space="0" w:color="auto"/>
            </w:tcBorders>
            <w:noWrap/>
            <w:vAlign w:val="bottom"/>
            <w:hideMark/>
          </w:tcPr>
          <w:p w14:paraId="577BC7B3" w14:textId="77777777" w:rsidR="002F5284" w:rsidRPr="002F5284" w:rsidRDefault="002F5284" w:rsidP="002F5284">
            <w:pPr>
              <w:spacing w:after="0" w:line="240" w:lineRule="auto"/>
              <w:jc w:val="center"/>
              <w:rPr>
                <w:rFonts w:ascii="Aptos Narrow" w:eastAsia="Times New Roman" w:hAnsi="Aptos Narrow" w:cs="Times New Roman"/>
                <w:color w:val="000000"/>
                <w:kern w:val="0"/>
                <w:sz w:val="22"/>
                <w:szCs w:val="22"/>
                <w:lang w:eastAsia="nl-NL"/>
                <w14:ligatures w14:val="none"/>
              </w:rPr>
            </w:pPr>
            <w:r w:rsidRPr="002F5284">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42A902E2" w14:textId="77777777" w:rsidR="002F5284" w:rsidRPr="002F5284" w:rsidRDefault="002F5284" w:rsidP="002F5284">
            <w:pPr>
              <w:spacing w:after="0" w:line="240" w:lineRule="auto"/>
              <w:jc w:val="center"/>
              <w:rPr>
                <w:rFonts w:ascii="Aptos Narrow" w:eastAsia="Times New Roman" w:hAnsi="Aptos Narrow" w:cs="Times New Roman"/>
                <w:color w:val="000000"/>
                <w:kern w:val="0"/>
                <w:sz w:val="22"/>
                <w:szCs w:val="22"/>
                <w:lang w:eastAsia="nl-NL"/>
                <w14:ligatures w14:val="none"/>
              </w:rPr>
            </w:pPr>
            <w:r w:rsidRPr="002F5284">
              <w:rPr>
                <w:rFonts w:ascii="Aptos Narrow" w:eastAsia="Times New Roman" w:hAnsi="Aptos Narrow"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noWrap/>
            <w:vAlign w:val="bottom"/>
            <w:hideMark/>
          </w:tcPr>
          <w:p w14:paraId="68E05E4F" w14:textId="64F85429" w:rsidR="002F5284" w:rsidRPr="005C38C2" w:rsidRDefault="002F5284" w:rsidP="002F5284">
            <w:pPr>
              <w:spacing w:after="0" w:line="240" w:lineRule="auto"/>
              <w:jc w:val="center"/>
              <w:rPr>
                <w:rFonts w:ascii="Aptos Narrow" w:eastAsia="Times New Roman" w:hAnsi="Aptos Narrow" w:cs="Times New Roman"/>
                <w:color w:val="EE0000"/>
                <w:kern w:val="0"/>
                <w:sz w:val="22"/>
                <w:szCs w:val="22"/>
                <w:lang w:eastAsia="nl-NL"/>
                <w14:ligatures w14:val="none"/>
                <w:rPrChange w:id="644" w:author="Jitty van der Kuur" w:date="2026-05-26T15:00:00Z" w16du:dateUtc="2026-05-26T13:00:00Z">
                  <w:rPr>
                    <w:rFonts w:ascii="Aptos Narrow" w:eastAsia="Times New Roman" w:hAnsi="Aptos Narrow" w:cs="Times New Roman"/>
                    <w:color w:val="000000"/>
                    <w:kern w:val="0"/>
                    <w:sz w:val="22"/>
                    <w:szCs w:val="22"/>
                    <w:lang w:eastAsia="nl-NL"/>
                    <w14:ligatures w14:val="none"/>
                  </w:rPr>
                </w:rPrChange>
              </w:rPr>
            </w:pPr>
            <w:commentRangeStart w:id="645"/>
            <w:del w:id="646" w:author="Jitty van der Kuur" w:date="2026-06-19T13:11:00Z" w16du:dateUtc="2026-06-19T11:11:00Z">
              <w:r w:rsidRPr="00E87A4D">
                <w:rPr>
                  <w:rFonts w:ascii="Aptos Narrow" w:eastAsia="Times New Roman" w:hAnsi="Aptos Narrow" w:cs="Times New Roman"/>
                  <w:kern w:val="0"/>
                  <w:sz w:val="22"/>
                  <w:szCs w:val="22"/>
                  <w:lang w:eastAsia="nl-NL"/>
                  <w14:ligatures w14:val="none"/>
                  <w:rPrChange w:id="647" w:author="Jitty van der Kuur" w:date="2026-05-26T15:00:00Z" w16du:dateUtc="2026-05-26T13:00:00Z">
                    <w:rPr>
                      <w:rFonts w:ascii="Aptos Narrow" w:eastAsia="Times New Roman" w:hAnsi="Aptos Narrow" w:cs="Times New Roman"/>
                      <w:color w:val="000000"/>
                      <w:kern w:val="0"/>
                      <w:sz w:val="22"/>
                      <w:szCs w:val="22"/>
                      <w:lang w:eastAsia="nl-NL"/>
                      <w14:ligatures w14:val="none"/>
                    </w:rPr>
                  </w:rPrChange>
                </w:rPr>
                <w:delText>Ja</w:delText>
              </w:r>
            </w:del>
            <w:ins w:id="648" w:author="Jitty van der Kuur" w:date="2026-06-19T13:11:00Z" w16du:dateUtc="2026-06-19T11:11:00Z">
              <w:r w:rsidR="00CD3D27" w:rsidRPr="00E87A4D">
                <w:rPr>
                  <w:rFonts w:ascii="Aptos Narrow" w:eastAsia="Times New Roman" w:hAnsi="Aptos Narrow" w:cs="Times New Roman"/>
                  <w:kern w:val="0"/>
                  <w:sz w:val="22"/>
                  <w:szCs w:val="22"/>
                  <w:lang w:eastAsia="nl-NL"/>
                  <w14:ligatures w14:val="none"/>
                  <w:rPrChange w:id="649" w:author="Jitty van der Kuur" w:date="2026-06-19T13:12:00Z" w16du:dateUtc="2026-06-19T11:12:00Z">
                    <w:rPr>
                      <w:rFonts w:ascii="Aptos Narrow" w:eastAsia="Times New Roman" w:hAnsi="Aptos Narrow" w:cs="Times New Roman"/>
                      <w:color w:val="EE0000"/>
                      <w:kern w:val="0"/>
                      <w:sz w:val="22"/>
                      <w:szCs w:val="22"/>
                      <w:lang w:eastAsia="nl-NL"/>
                      <w14:ligatures w14:val="none"/>
                    </w:rPr>
                  </w:rPrChange>
                </w:rPr>
                <w:t>Nee</w:t>
              </w:r>
            </w:ins>
          </w:p>
        </w:tc>
        <w:tc>
          <w:tcPr>
            <w:tcW w:w="1240" w:type="dxa"/>
            <w:tcBorders>
              <w:top w:val="nil"/>
              <w:left w:val="nil"/>
              <w:bottom w:val="single" w:sz="4" w:space="0" w:color="auto"/>
              <w:right w:val="single" w:sz="4" w:space="0" w:color="auto"/>
            </w:tcBorders>
            <w:noWrap/>
            <w:vAlign w:val="bottom"/>
            <w:hideMark/>
          </w:tcPr>
          <w:p w14:paraId="028EDE1C" w14:textId="2D26DB1F" w:rsidR="002F5284" w:rsidRPr="005C38C2" w:rsidRDefault="002F5284" w:rsidP="002F5284">
            <w:pPr>
              <w:spacing w:after="0" w:line="240" w:lineRule="auto"/>
              <w:jc w:val="center"/>
              <w:rPr>
                <w:rFonts w:ascii="Aptos Narrow" w:eastAsia="Times New Roman" w:hAnsi="Aptos Narrow" w:cs="Times New Roman"/>
                <w:color w:val="EE0000"/>
                <w:kern w:val="0"/>
                <w:sz w:val="22"/>
                <w:szCs w:val="22"/>
                <w:lang w:eastAsia="nl-NL"/>
                <w14:ligatures w14:val="none"/>
                <w:rPrChange w:id="650" w:author="Jitty van der Kuur" w:date="2026-05-26T15:00:00Z" w16du:dateUtc="2026-05-26T13:00:00Z">
                  <w:rPr>
                    <w:rFonts w:ascii="Aptos Narrow" w:eastAsia="Times New Roman" w:hAnsi="Aptos Narrow" w:cs="Times New Roman"/>
                    <w:color w:val="000000"/>
                    <w:kern w:val="0"/>
                    <w:sz w:val="22"/>
                    <w:szCs w:val="22"/>
                    <w:lang w:eastAsia="nl-NL"/>
                    <w14:ligatures w14:val="none"/>
                  </w:rPr>
                </w:rPrChange>
              </w:rPr>
            </w:pPr>
            <w:del w:id="651" w:author="Jitty van der Kuur" w:date="2026-06-19T13:11:00Z" w16du:dateUtc="2026-06-19T11:11:00Z">
              <w:r w:rsidRPr="005C38C2">
                <w:rPr>
                  <w:rFonts w:ascii="Aptos Narrow" w:eastAsia="Times New Roman" w:hAnsi="Aptos Narrow" w:cs="Times New Roman"/>
                  <w:color w:val="EE0000"/>
                  <w:kern w:val="0"/>
                  <w:sz w:val="22"/>
                  <w:szCs w:val="22"/>
                  <w:lang w:eastAsia="nl-NL"/>
                  <w14:ligatures w14:val="none"/>
                  <w:rPrChange w:id="652" w:author="Jitty van der Kuur" w:date="2026-05-26T15:00:00Z" w16du:dateUtc="2026-05-26T13:00:00Z">
                    <w:rPr>
                      <w:rFonts w:ascii="Aptos Narrow" w:eastAsia="Times New Roman" w:hAnsi="Aptos Narrow" w:cs="Times New Roman"/>
                      <w:color w:val="000000"/>
                      <w:kern w:val="0"/>
                      <w:sz w:val="22"/>
                      <w:szCs w:val="22"/>
                      <w:lang w:eastAsia="nl-NL"/>
                      <w14:ligatures w14:val="none"/>
                    </w:rPr>
                  </w:rPrChange>
                </w:rPr>
                <w:delText>Nee</w:delText>
              </w:r>
            </w:del>
            <w:commentRangeEnd w:id="645"/>
            <w:r w:rsidR="00224151">
              <w:rPr>
                <w:rStyle w:val="CommentReference"/>
                <w:rFonts w:ascii="Aptos Narrow" w:eastAsia="Times New Roman" w:hAnsi="Aptos Narrow" w:cs="Times New Roman"/>
                <w:color w:val="EE0000"/>
                <w:kern w:val="0"/>
                <w:sz w:val="22"/>
                <w:szCs w:val="22"/>
                <w:lang w:eastAsia="nl-NL"/>
                <w14:ligatures w14:val="none"/>
              </w:rPr>
              <w:commentReference w:id="645"/>
            </w:r>
            <w:ins w:id="653" w:author="Jitty van der Kuur" w:date="2026-06-19T13:11:00Z" w16du:dateUtc="2026-06-19T11:11:00Z">
              <w:r w:rsidR="00CD3D27">
                <w:rPr>
                  <w:rFonts w:ascii="Aptos Narrow" w:eastAsia="Times New Roman" w:hAnsi="Aptos Narrow" w:cs="Times New Roman"/>
                  <w:color w:val="EE0000"/>
                  <w:kern w:val="0"/>
                  <w:sz w:val="22"/>
                  <w:szCs w:val="22"/>
                  <w:lang w:eastAsia="nl-NL"/>
                  <w14:ligatures w14:val="none"/>
                </w:rPr>
                <w:t>Ja</w:t>
              </w:r>
            </w:ins>
          </w:p>
        </w:tc>
        <w:tc>
          <w:tcPr>
            <w:tcW w:w="1280" w:type="dxa"/>
            <w:tcBorders>
              <w:top w:val="nil"/>
              <w:left w:val="nil"/>
              <w:bottom w:val="single" w:sz="4" w:space="0" w:color="auto"/>
              <w:right w:val="single" w:sz="4" w:space="0" w:color="auto"/>
            </w:tcBorders>
            <w:noWrap/>
            <w:vAlign w:val="bottom"/>
            <w:hideMark/>
          </w:tcPr>
          <w:p w14:paraId="3DEB90BE" w14:textId="77777777" w:rsidR="002F5284" w:rsidRPr="002F5284" w:rsidRDefault="002F5284" w:rsidP="002F5284">
            <w:pPr>
              <w:spacing w:after="0" w:line="240" w:lineRule="auto"/>
              <w:jc w:val="center"/>
              <w:rPr>
                <w:rFonts w:ascii="Aptos Narrow" w:eastAsia="Times New Roman" w:hAnsi="Aptos Narrow" w:cs="Times New Roman"/>
                <w:color w:val="000000"/>
                <w:kern w:val="0"/>
                <w:sz w:val="22"/>
                <w:szCs w:val="22"/>
                <w:lang w:eastAsia="nl-NL"/>
                <w14:ligatures w14:val="none"/>
              </w:rPr>
            </w:pPr>
            <w:r w:rsidRPr="002F5284">
              <w:rPr>
                <w:rFonts w:ascii="Aptos Narrow" w:eastAsia="Times New Roman" w:hAnsi="Aptos Narrow" w:cs="Times New Roman"/>
                <w:color w:val="000000"/>
                <w:kern w:val="0"/>
                <w:sz w:val="22"/>
                <w:szCs w:val="22"/>
                <w:lang w:eastAsia="nl-NL"/>
                <w14:ligatures w14:val="none"/>
              </w:rPr>
              <w:t>Ja</w:t>
            </w:r>
          </w:p>
        </w:tc>
        <w:tc>
          <w:tcPr>
            <w:tcW w:w="1280" w:type="dxa"/>
            <w:tcBorders>
              <w:top w:val="nil"/>
              <w:left w:val="nil"/>
              <w:bottom w:val="single" w:sz="4" w:space="0" w:color="auto"/>
              <w:right w:val="single" w:sz="4" w:space="0" w:color="auto"/>
            </w:tcBorders>
            <w:noWrap/>
            <w:vAlign w:val="bottom"/>
            <w:hideMark/>
          </w:tcPr>
          <w:p w14:paraId="111CA830" w14:textId="77777777" w:rsidR="002F5284" w:rsidRPr="002F5284" w:rsidRDefault="002F5284" w:rsidP="002F5284">
            <w:pPr>
              <w:spacing w:after="0" w:line="240" w:lineRule="auto"/>
              <w:jc w:val="center"/>
              <w:rPr>
                <w:rFonts w:ascii="Aptos Narrow" w:eastAsia="Times New Roman" w:hAnsi="Aptos Narrow" w:cs="Times New Roman"/>
                <w:color w:val="000000"/>
                <w:kern w:val="0"/>
                <w:sz w:val="22"/>
                <w:szCs w:val="22"/>
                <w:lang w:eastAsia="nl-NL"/>
                <w14:ligatures w14:val="none"/>
              </w:rPr>
            </w:pPr>
            <w:r w:rsidRPr="002F5284">
              <w:rPr>
                <w:rFonts w:ascii="Aptos Narrow" w:eastAsia="Times New Roman" w:hAnsi="Aptos Narrow" w:cs="Times New Roman"/>
                <w:color w:val="000000"/>
                <w:kern w:val="0"/>
                <w:sz w:val="22"/>
                <w:szCs w:val="22"/>
                <w:lang w:eastAsia="nl-NL"/>
                <w14:ligatures w14:val="none"/>
              </w:rPr>
              <w:t>Nee</w:t>
            </w:r>
          </w:p>
        </w:tc>
      </w:tr>
    </w:tbl>
    <w:p w14:paraId="588A3A02" w14:textId="77777777" w:rsidR="007C2131" w:rsidRDefault="007C2131">
      <w:pPr>
        <w:spacing w:line="259" w:lineRule="auto"/>
      </w:pPr>
    </w:p>
    <w:tbl>
      <w:tblPr>
        <w:tblW w:w="3340" w:type="dxa"/>
        <w:tblCellMar>
          <w:left w:w="70" w:type="dxa"/>
          <w:right w:w="70" w:type="dxa"/>
        </w:tblCellMar>
        <w:tblLook w:val="04A0" w:firstRow="1" w:lastRow="0" w:firstColumn="1" w:lastColumn="0" w:noHBand="0" w:noVBand="1"/>
      </w:tblPr>
      <w:tblGrid>
        <w:gridCol w:w="1260"/>
        <w:gridCol w:w="1040"/>
        <w:gridCol w:w="1040"/>
      </w:tblGrid>
      <w:tr w:rsidR="00D77E15" w:rsidRPr="00044413" w14:paraId="0F309635" w14:textId="77777777" w:rsidTr="00281AD1">
        <w:trPr>
          <w:trHeight w:val="324"/>
        </w:trPr>
        <w:tc>
          <w:tcPr>
            <w:tcW w:w="1260" w:type="dxa"/>
            <w:tcBorders>
              <w:top w:val="nil"/>
              <w:left w:val="nil"/>
              <w:bottom w:val="nil"/>
              <w:right w:val="nil"/>
            </w:tcBorders>
            <w:vAlign w:val="bottom"/>
            <w:hideMark/>
          </w:tcPr>
          <w:p w14:paraId="6612FE9D" w14:textId="77777777" w:rsidR="00D77E15" w:rsidRPr="00044413" w:rsidRDefault="00D77E15" w:rsidP="00281AD1">
            <w:pPr>
              <w:spacing w:after="0" w:line="240" w:lineRule="auto"/>
              <w:rPr>
                <w:rFonts w:ascii="Times New Roman" w:eastAsia="Times New Roman" w:hAnsi="Times New Roman" w:cs="Times New Roman"/>
                <w:kern w:val="0"/>
                <w:sz w:val="20"/>
                <w:szCs w:val="20"/>
                <w:lang w:eastAsia="nl-NL"/>
                <w14:ligatures w14:val="none"/>
              </w:rPr>
            </w:pPr>
          </w:p>
        </w:tc>
        <w:tc>
          <w:tcPr>
            <w:tcW w:w="2080" w:type="dxa"/>
            <w:gridSpan w:val="2"/>
            <w:tcBorders>
              <w:top w:val="single" w:sz="4" w:space="0" w:color="auto"/>
              <w:left w:val="single" w:sz="4" w:space="0" w:color="auto"/>
              <w:bottom w:val="nil"/>
              <w:right w:val="single" w:sz="4" w:space="0" w:color="000000"/>
            </w:tcBorders>
            <w:vAlign w:val="bottom"/>
            <w:hideMark/>
          </w:tcPr>
          <w:p w14:paraId="01BEC8F8" w14:textId="77777777" w:rsidR="00D77E15" w:rsidRPr="00044413" w:rsidRDefault="00D77E15"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044413">
              <w:rPr>
                <w:rFonts w:ascii="Aptos Narrow" w:eastAsia="Times New Roman" w:hAnsi="Aptos Narrow" w:cs="Times New Roman"/>
                <w:b/>
                <w:bCs/>
                <w:color w:val="000000"/>
                <w:kern w:val="0"/>
                <w:sz w:val="22"/>
                <w:szCs w:val="22"/>
                <w:lang w:eastAsia="nl-NL"/>
                <w14:ligatures w14:val="none"/>
              </w:rPr>
              <w:t>Afname WZP</w:t>
            </w:r>
          </w:p>
        </w:tc>
      </w:tr>
      <w:tr w:rsidR="00D77E15" w:rsidRPr="00044413" w14:paraId="35DAD93F" w14:textId="77777777" w:rsidTr="00281AD1">
        <w:trPr>
          <w:trHeight w:val="576"/>
        </w:trPr>
        <w:tc>
          <w:tcPr>
            <w:tcW w:w="1260" w:type="dxa"/>
            <w:tcBorders>
              <w:top w:val="nil"/>
              <w:left w:val="nil"/>
              <w:bottom w:val="nil"/>
              <w:right w:val="nil"/>
            </w:tcBorders>
            <w:vAlign w:val="bottom"/>
            <w:hideMark/>
          </w:tcPr>
          <w:p w14:paraId="55FF2700" w14:textId="77777777" w:rsidR="00D77E15" w:rsidRPr="00044413" w:rsidRDefault="00D77E15"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40" w:type="dxa"/>
            <w:tcBorders>
              <w:top w:val="single" w:sz="4" w:space="0" w:color="auto"/>
              <w:left w:val="single" w:sz="4" w:space="0" w:color="auto"/>
              <w:bottom w:val="single" w:sz="4" w:space="0" w:color="auto"/>
              <w:right w:val="single" w:sz="4" w:space="0" w:color="auto"/>
            </w:tcBorders>
            <w:vAlign w:val="bottom"/>
            <w:hideMark/>
          </w:tcPr>
          <w:p w14:paraId="3888213D" w14:textId="77777777" w:rsidR="00D77E15" w:rsidRPr="00044413" w:rsidRDefault="00D77E15"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044413">
              <w:rPr>
                <w:rFonts w:ascii="Aptos Narrow" w:eastAsia="Times New Roman" w:hAnsi="Aptos Narrow" w:cs="Times New Roman"/>
                <w:b/>
                <w:bCs/>
                <w:color w:val="000000"/>
                <w:kern w:val="0"/>
                <w:sz w:val="22"/>
                <w:szCs w:val="22"/>
                <w:lang w:eastAsia="nl-NL"/>
                <w14:ligatures w14:val="none"/>
              </w:rPr>
              <w:t>Verplicht</w:t>
            </w:r>
          </w:p>
        </w:tc>
        <w:tc>
          <w:tcPr>
            <w:tcW w:w="1040" w:type="dxa"/>
            <w:tcBorders>
              <w:top w:val="single" w:sz="4" w:space="0" w:color="auto"/>
              <w:left w:val="nil"/>
              <w:bottom w:val="single" w:sz="4" w:space="0" w:color="auto"/>
              <w:right w:val="single" w:sz="4" w:space="0" w:color="auto"/>
            </w:tcBorders>
            <w:vAlign w:val="bottom"/>
            <w:hideMark/>
          </w:tcPr>
          <w:p w14:paraId="596FECC3" w14:textId="77777777" w:rsidR="00D77E15" w:rsidRPr="00044413" w:rsidRDefault="00D77E15"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044413">
              <w:rPr>
                <w:rFonts w:ascii="Aptos Narrow" w:eastAsia="Times New Roman" w:hAnsi="Aptos Narrow" w:cs="Times New Roman"/>
                <w:b/>
                <w:bCs/>
                <w:color w:val="000000"/>
                <w:kern w:val="0"/>
                <w:sz w:val="22"/>
                <w:szCs w:val="22"/>
                <w:lang w:eastAsia="nl-NL"/>
                <w14:ligatures w14:val="none"/>
              </w:rPr>
              <w:t>Vrijwillig</w:t>
            </w:r>
          </w:p>
        </w:tc>
      </w:tr>
      <w:tr w:rsidR="00D77E15" w:rsidRPr="00044413" w14:paraId="4475ABDB" w14:textId="77777777" w:rsidTr="00281AD1">
        <w:trPr>
          <w:trHeight w:val="396"/>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27CD08A6"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Standaard</w:t>
            </w:r>
          </w:p>
        </w:tc>
        <w:tc>
          <w:tcPr>
            <w:tcW w:w="1040" w:type="dxa"/>
            <w:tcBorders>
              <w:top w:val="nil"/>
              <w:left w:val="nil"/>
              <w:bottom w:val="single" w:sz="4" w:space="0" w:color="auto"/>
              <w:right w:val="single" w:sz="4" w:space="0" w:color="auto"/>
            </w:tcBorders>
            <w:vAlign w:val="center"/>
            <w:hideMark/>
          </w:tcPr>
          <w:p w14:paraId="7FD19C12"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75D6197"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4955D8AA"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714ECDC4"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040" w:type="dxa"/>
            <w:tcBorders>
              <w:top w:val="nil"/>
              <w:left w:val="nil"/>
              <w:bottom w:val="nil"/>
              <w:right w:val="single" w:sz="4" w:space="0" w:color="auto"/>
            </w:tcBorders>
            <w:vAlign w:val="center"/>
            <w:hideMark/>
          </w:tcPr>
          <w:p w14:paraId="7738D6E7"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A99621D"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7FA7A175"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7D65BB55"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SPD</w:t>
            </w:r>
          </w:p>
        </w:tc>
        <w:tc>
          <w:tcPr>
            <w:tcW w:w="1040" w:type="dxa"/>
            <w:tcBorders>
              <w:top w:val="nil"/>
              <w:left w:val="nil"/>
              <w:bottom w:val="nil"/>
              <w:right w:val="single" w:sz="4" w:space="0" w:color="auto"/>
            </w:tcBorders>
            <w:vAlign w:val="center"/>
            <w:hideMark/>
          </w:tcPr>
          <w:p w14:paraId="42D0BA51"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C889ACD"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71013070"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5CE9F06D"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SPF</w:t>
            </w:r>
          </w:p>
        </w:tc>
        <w:tc>
          <w:tcPr>
            <w:tcW w:w="1040" w:type="dxa"/>
            <w:tcBorders>
              <w:top w:val="nil"/>
              <w:left w:val="nil"/>
              <w:bottom w:val="single" w:sz="4" w:space="0" w:color="auto"/>
              <w:right w:val="single" w:sz="4" w:space="0" w:color="auto"/>
            </w:tcBorders>
            <w:vAlign w:val="center"/>
            <w:hideMark/>
          </w:tcPr>
          <w:p w14:paraId="15B9673B"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4BA0FEA"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3E166A3F"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55AC2DE0"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SSPF bruto</w:t>
            </w:r>
          </w:p>
        </w:tc>
        <w:tc>
          <w:tcPr>
            <w:tcW w:w="1040" w:type="dxa"/>
            <w:tcBorders>
              <w:top w:val="nil"/>
              <w:left w:val="nil"/>
              <w:bottom w:val="nil"/>
              <w:right w:val="single" w:sz="4" w:space="0" w:color="auto"/>
            </w:tcBorders>
            <w:vAlign w:val="center"/>
            <w:hideMark/>
          </w:tcPr>
          <w:p w14:paraId="4968C783"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3BABDF6"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62A1C848"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7CF6D198"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SNPS bruto</w:t>
            </w:r>
          </w:p>
        </w:tc>
        <w:tc>
          <w:tcPr>
            <w:tcW w:w="1040" w:type="dxa"/>
            <w:tcBorders>
              <w:top w:val="nil"/>
              <w:left w:val="nil"/>
              <w:bottom w:val="nil"/>
              <w:right w:val="single" w:sz="4" w:space="0" w:color="auto"/>
            </w:tcBorders>
            <w:vAlign w:val="center"/>
            <w:hideMark/>
          </w:tcPr>
          <w:p w14:paraId="23D3A4D7"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9677FE2"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41BD8992"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738D616C"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SNPS netto</w:t>
            </w:r>
          </w:p>
        </w:tc>
        <w:tc>
          <w:tcPr>
            <w:tcW w:w="1040" w:type="dxa"/>
            <w:tcBorders>
              <w:top w:val="nil"/>
              <w:left w:val="nil"/>
              <w:bottom w:val="nil"/>
              <w:right w:val="single" w:sz="4" w:space="0" w:color="auto"/>
            </w:tcBorders>
            <w:vAlign w:val="center"/>
            <w:hideMark/>
          </w:tcPr>
          <w:p w14:paraId="11DF6253"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1CBC7D2"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20FE4A55"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1F538E6B"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AKZO</w:t>
            </w:r>
          </w:p>
        </w:tc>
        <w:tc>
          <w:tcPr>
            <w:tcW w:w="1040" w:type="dxa"/>
            <w:tcBorders>
              <w:top w:val="nil"/>
              <w:left w:val="nil"/>
              <w:bottom w:val="single" w:sz="4" w:space="0" w:color="auto"/>
              <w:right w:val="single" w:sz="4" w:space="0" w:color="auto"/>
            </w:tcBorders>
            <w:vAlign w:val="center"/>
            <w:hideMark/>
          </w:tcPr>
          <w:p w14:paraId="638B5352"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3085052" w14:textId="77777777" w:rsidR="00D77E15" w:rsidRPr="00044413" w:rsidRDefault="00D77E15" w:rsidP="00281AD1">
            <w:pPr>
              <w:spacing w:after="0" w:line="240" w:lineRule="auto"/>
              <w:jc w:val="center"/>
              <w:rPr>
                <w:rFonts w:ascii="Aptos" w:eastAsia="Times New Roman" w:hAnsi="Aptos" w:cs="Times New Roman"/>
                <w:color w:val="000000"/>
                <w:kern w:val="0"/>
                <w:sz w:val="22"/>
                <w:szCs w:val="22"/>
                <w:lang w:eastAsia="nl-NL"/>
                <w14:ligatures w14:val="none"/>
              </w:rPr>
            </w:pPr>
            <w:r w:rsidRPr="00044413">
              <w:rPr>
                <w:rFonts w:ascii="Aptos" w:eastAsia="Times New Roman" w:hAnsi="Aptos" w:cs="Times New Roman"/>
                <w:color w:val="000000"/>
                <w:kern w:val="0"/>
                <w:sz w:val="22"/>
                <w:szCs w:val="22"/>
                <w:lang w:eastAsia="nl-NL"/>
                <w14:ligatures w14:val="none"/>
              </w:rPr>
              <w:t>Nee</w:t>
            </w:r>
          </w:p>
        </w:tc>
      </w:tr>
      <w:tr w:rsidR="00D77E15" w:rsidRPr="00044413" w14:paraId="1239C55B"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56767220"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SBZ</w:t>
            </w:r>
          </w:p>
        </w:tc>
        <w:tc>
          <w:tcPr>
            <w:tcW w:w="1040" w:type="dxa"/>
            <w:tcBorders>
              <w:top w:val="nil"/>
              <w:left w:val="nil"/>
              <w:bottom w:val="single" w:sz="4" w:space="0" w:color="auto"/>
              <w:right w:val="single" w:sz="4" w:space="0" w:color="auto"/>
            </w:tcBorders>
            <w:noWrap/>
            <w:vAlign w:val="bottom"/>
            <w:hideMark/>
          </w:tcPr>
          <w:p w14:paraId="190507E6"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710CC6F6"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 </w:t>
            </w:r>
          </w:p>
        </w:tc>
      </w:tr>
      <w:tr w:rsidR="00D77E15" w:rsidRPr="00044413" w14:paraId="07856B45"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4D54DC72"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4B99D795"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67F0449F"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 </w:t>
            </w:r>
          </w:p>
        </w:tc>
      </w:tr>
      <w:tr w:rsidR="00D77E15" w:rsidRPr="00044413" w14:paraId="35CA7A07"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2470F1F0"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SPOA</w:t>
            </w:r>
          </w:p>
        </w:tc>
        <w:tc>
          <w:tcPr>
            <w:tcW w:w="1040" w:type="dxa"/>
            <w:tcBorders>
              <w:top w:val="nil"/>
              <w:left w:val="nil"/>
              <w:bottom w:val="single" w:sz="4" w:space="0" w:color="auto"/>
              <w:right w:val="single" w:sz="4" w:space="0" w:color="auto"/>
            </w:tcBorders>
            <w:noWrap/>
            <w:vAlign w:val="bottom"/>
            <w:hideMark/>
          </w:tcPr>
          <w:p w14:paraId="1BFE3CB0" w14:textId="77777777" w:rsidR="00D77E15" w:rsidRPr="00044413" w:rsidRDefault="00D77E15"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036ADDC5" w14:textId="77777777" w:rsidR="00D77E15" w:rsidRPr="00044413" w:rsidRDefault="00D77E15"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Nee</w:t>
            </w:r>
          </w:p>
        </w:tc>
      </w:tr>
      <w:tr w:rsidR="00D77E15" w:rsidRPr="00044413" w14:paraId="0EA0E233"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33B81F82" w14:textId="77777777" w:rsidR="00D77E15" w:rsidRPr="00044413" w:rsidRDefault="00D77E15" w:rsidP="00281AD1">
            <w:pPr>
              <w:spacing w:after="0" w:line="240" w:lineRule="auto"/>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SPV</w:t>
            </w:r>
          </w:p>
        </w:tc>
        <w:tc>
          <w:tcPr>
            <w:tcW w:w="1040" w:type="dxa"/>
            <w:tcBorders>
              <w:top w:val="nil"/>
              <w:left w:val="nil"/>
              <w:bottom w:val="single" w:sz="4" w:space="0" w:color="auto"/>
              <w:right w:val="single" w:sz="4" w:space="0" w:color="auto"/>
            </w:tcBorders>
            <w:noWrap/>
            <w:vAlign w:val="bottom"/>
            <w:hideMark/>
          </w:tcPr>
          <w:p w14:paraId="399D8436" w14:textId="77777777" w:rsidR="00D77E15" w:rsidRPr="00044413" w:rsidRDefault="00D77E15"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6AE5D81E" w14:textId="77777777" w:rsidR="00D77E15" w:rsidRPr="00044413" w:rsidRDefault="00D77E15"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044413">
              <w:rPr>
                <w:rFonts w:ascii="Aptos Narrow" w:eastAsia="Times New Roman" w:hAnsi="Aptos Narrow" w:cs="Times New Roman"/>
                <w:color w:val="000000"/>
                <w:kern w:val="0"/>
                <w:sz w:val="22"/>
                <w:szCs w:val="22"/>
                <w:lang w:eastAsia="nl-NL"/>
                <w14:ligatures w14:val="none"/>
              </w:rPr>
              <w:t>Nee</w:t>
            </w:r>
          </w:p>
        </w:tc>
      </w:tr>
    </w:tbl>
    <w:p w14:paraId="44E979A5" w14:textId="77777777" w:rsidR="00305CEE" w:rsidRDefault="00305CEE" w:rsidP="00D77E15">
      <w:pPr>
        <w:spacing w:line="259" w:lineRule="auto"/>
        <w:rPr>
          <w:ins w:id="654" w:author="Jitty van der Kuur" w:date="2026-06-22T17:06:00Z" w16du:dateUtc="2026-06-22T15:06:00Z"/>
        </w:rPr>
      </w:pPr>
    </w:p>
    <w:p w14:paraId="4D127633" w14:textId="01B26FCB" w:rsidR="00D77E15" w:rsidRPr="00432E9F" w:rsidRDefault="00F745AF" w:rsidP="00D77E15">
      <w:pPr>
        <w:spacing w:line="259" w:lineRule="auto"/>
        <w:rPr>
          <w:sz w:val="22"/>
          <w:szCs w:val="22"/>
          <w:rPrChange w:id="655" w:author="Jitty van der Kuur" w:date="2026-06-22T17:08:00Z" w16du:dateUtc="2026-06-22T15:08:00Z">
            <w:rPr/>
          </w:rPrChange>
        </w:rPr>
      </w:pPr>
      <w:ins w:id="656" w:author="Jitty van der Kuur" w:date="2026-06-22T17:07:00Z" w16du:dateUtc="2026-06-22T15:07:00Z">
        <w:r w:rsidRPr="00432E9F">
          <w:rPr>
            <w:sz w:val="22"/>
            <w:szCs w:val="22"/>
            <w:rPrChange w:id="657" w:author="Jitty van der Kuur" w:date="2026-06-22T17:08:00Z" w16du:dateUtc="2026-06-22T15:08:00Z">
              <w:rPr/>
            </w:rPrChange>
          </w:rPr>
          <w:t xml:space="preserve">Bij ingang van het partner- en/of wezenpensioen kan het </w:t>
        </w:r>
        <w:r w:rsidR="008D1570" w:rsidRPr="00432E9F">
          <w:rPr>
            <w:sz w:val="22"/>
            <w:szCs w:val="22"/>
            <w:rPrChange w:id="658" w:author="Jitty van der Kuur" w:date="2026-06-22T17:08:00Z" w16du:dateUtc="2026-06-22T15:08:00Z">
              <w:rPr/>
            </w:rPrChange>
          </w:rPr>
          <w:t xml:space="preserve">uit te keren </w:t>
        </w:r>
        <w:r w:rsidR="00432E9F" w:rsidRPr="00432E9F">
          <w:rPr>
            <w:sz w:val="22"/>
            <w:szCs w:val="22"/>
            <w:rPrChange w:id="659" w:author="Jitty van der Kuur" w:date="2026-06-22T17:08:00Z" w16du:dateUtc="2026-06-22T15:08:00Z">
              <w:rPr/>
            </w:rPrChange>
          </w:rPr>
          <w:t>bed</w:t>
        </w:r>
      </w:ins>
      <w:ins w:id="660" w:author="Jitty van der Kuur" w:date="2026-06-22T17:08:00Z" w16du:dateUtc="2026-06-22T15:08:00Z">
        <w:r w:rsidR="00432E9F" w:rsidRPr="00432E9F">
          <w:rPr>
            <w:sz w:val="22"/>
            <w:szCs w:val="22"/>
            <w:rPrChange w:id="661" w:author="Jitty van der Kuur" w:date="2026-06-22T17:08:00Z" w16du:dateUtc="2026-06-22T15:08:00Z">
              <w:rPr/>
            </w:rPrChange>
          </w:rPr>
          <w:t xml:space="preserve">rag lager worden vastgesteld als sprake is van een maximale stijging van het pensioengevend inkomen. </w:t>
        </w:r>
        <w:r w:rsidR="00B70505">
          <w:rPr>
            <w:sz w:val="22"/>
            <w:szCs w:val="22"/>
          </w:rPr>
          <w:t xml:space="preserve">Een herverzekeraar stelt vaak een grens </w:t>
        </w:r>
      </w:ins>
      <w:ins w:id="662" w:author="Jitty van der Kuur" w:date="2026-06-22T17:09:00Z" w16du:dateUtc="2026-06-22T15:09:00Z">
        <w:r w:rsidR="00B70505">
          <w:rPr>
            <w:sz w:val="22"/>
            <w:szCs w:val="22"/>
          </w:rPr>
          <w:t>aan de maximale stijging van het pensioengevend in</w:t>
        </w:r>
        <w:r w:rsidR="004C3714">
          <w:rPr>
            <w:sz w:val="22"/>
            <w:szCs w:val="22"/>
          </w:rPr>
          <w:t>komen, voor SSPF en SNPS geldt een maximale stijging van 25%.</w:t>
        </w:r>
      </w:ins>
      <w:r w:rsidR="00D77E15" w:rsidRPr="00432E9F">
        <w:rPr>
          <w:sz w:val="22"/>
          <w:szCs w:val="22"/>
          <w:rPrChange w:id="663" w:author="Jitty van der Kuur" w:date="2026-06-22T17:08:00Z" w16du:dateUtc="2026-06-22T15:08:00Z">
            <w:rPr/>
          </w:rPrChange>
        </w:rPr>
        <w:br w:type="page"/>
      </w:r>
    </w:p>
    <w:p w14:paraId="7ED678BC" w14:textId="3F234FF1" w:rsidR="00C62503" w:rsidRPr="00230AF7" w:rsidRDefault="00C62503" w:rsidP="00230AF7">
      <w:pPr>
        <w:pStyle w:val="Heading1"/>
        <w:numPr>
          <w:ilvl w:val="0"/>
          <w:numId w:val="1"/>
        </w:numPr>
        <w:rPr>
          <w:vanish/>
          <w:specVanish/>
        </w:rPr>
      </w:pPr>
      <w:bookmarkStart w:id="664" w:name="_Ref184306467"/>
      <w:bookmarkStart w:id="665" w:name="_Toc222499714"/>
      <w:r>
        <w:lastRenderedPageBreak/>
        <w:t>Dekking bij arbeidsongeschiktheid</w:t>
      </w:r>
      <w:bookmarkEnd w:id="664"/>
      <w:bookmarkEnd w:id="665"/>
    </w:p>
    <w:p w14:paraId="396E7C2E" w14:textId="77777777" w:rsidR="000C0243" w:rsidRDefault="00044413" w:rsidP="00C62503">
      <w:pPr>
        <w:spacing w:line="259" w:lineRule="auto"/>
        <w:rPr>
          <w:ins w:id="666" w:author="Jitty van der Kuur" w:date="2026-06-19T11:31:00Z" w16du:dateUtc="2026-06-19T09:31:00Z"/>
          <w:sz w:val="22"/>
          <w:szCs w:val="22"/>
        </w:rPr>
      </w:pPr>
      <w:r>
        <w:rPr>
          <w:sz w:val="22"/>
          <w:szCs w:val="22"/>
        </w:rPr>
        <w:t xml:space="preserve"> </w:t>
      </w:r>
    </w:p>
    <w:p w14:paraId="04E2B3A5" w14:textId="74353CE8" w:rsidR="00C62503" w:rsidRDefault="00C62503" w:rsidP="00C62503">
      <w:pPr>
        <w:spacing w:line="259" w:lineRule="auto"/>
        <w:rPr>
          <w:sz w:val="22"/>
          <w:szCs w:val="22"/>
        </w:rPr>
      </w:pPr>
      <w:r w:rsidRPr="005668EB">
        <w:rPr>
          <w:sz w:val="22"/>
          <w:szCs w:val="22"/>
        </w:rPr>
        <w:t>De</w:t>
      </w:r>
      <w:r>
        <w:rPr>
          <w:sz w:val="22"/>
          <w:szCs w:val="22"/>
        </w:rPr>
        <w:t xml:space="preserve"> pensioensoorten die voorkomen bij de dekking bij arbeidsongeschiktheid zijn:</w:t>
      </w:r>
    </w:p>
    <w:p w14:paraId="322A8B81" w14:textId="77777777" w:rsidR="00C62503" w:rsidRDefault="00C62503" w:rsidP="00D2298E">
      <w:pPr>
        <w:pStyle w:val="ListParagraph"/>
        <w:numPr>
          <w:ilvl w:val="0"/>
          <w:numId w:val="4"/>
        </w:numPr>
        <w:spacing w:line="259" w:lineRule="auto"/>
        <w:rPr>
          <w:sz w:val="22"/>
          <w:szCs w:val="22"/>
        </w:rPr>
      </w:pPr>
      <w:r>
        <w:rPr>
          <w:sz w:val="22"/>
          <w:szCs w:val="22"/>
        </w:rPr>
        <w:t>Aanvulling op de WIA</w:t>
      </w:r>
    </w:p>
    <w:p w14:paraId="0A75C48C" w14:textId="77777777" w:rsidR="00C62503" w:rsidRDefault="00C62503" w:rsidP="00D2298E">
      <w:pPr>
        <w:pStyle w:val="ListParagraph"/>
        <w:numPr>
          <w:ilvl w:val="0"/>
          <w:numId w:val="4"/>
        </w:numPr>
        <w:spacing w:line="259" w:lineRule="auto"/>
        <w:rPr>
          <w:sz w:val="22"/>
          <w:szCs w:val="22"/>
        </w:rPr>
      </w:pPr>
      <w:r>
        <w:rPr>
          <w:sz w:val="22"/>
          <w:szCs w:val="22"/>
        </w:rPr>
        <w:t>Aanvulling op de WAO</w:t>
      </w:r>
    </w:p>
    <w:p w14:paraId="615AF059" w14:textId="77777777" w:rsidR="007D5795" w:rsidRDefault="00C62503" w:rsidP="00D2298E">
      <w:pPr>
        <w:pStyle w:val="ListParagraph"/>
        <w:numPr>
          <w:ilvl w:val="0"/>
          <w:numId w:val="4"/>
        </w:numPr>
        <w:spacing w:line="259" w:lineRule="auto"/>
        <w:rPr>
          <w:sz w:val="22"/>
          <w:szCs w:val="22"/>
        </w:rPr>
      </w:pPr>
      <w:r>
        <w:rPr>
          <w:sz w:val="22"/>
          <w:szCs w:val="22"/>
        </w:rPr>
        <w:t>Premievrij</w:t>
      </w:r>
      <w:r w:rsidR="007D5795">
        <w:rPr>
          <w:sz w:val="22"/>
          <w:szCs w:val="22"/>
        </w:rPr>
        <w:t xml:space="preserve">e voortzetting vanwege arbeidsongeschiktheid </w:t>
      </w:r>
    </w:p>
    <w:p w14:paraId="04196843" w14:textId="50E32735" w:rsidR="00C62503" w:rsidRPr="007D5795" w:rsidRDefault="005D4EC3" w:rsidP="007D5795">
      <w:pPr>
        <w:spacing w:line="259" w:lineRule="auto"/>
        <w:rPr>
          <w:sz w:val="22"/>
          <w:szCs w:val="22"/>
        </w:rPr>
      </w:pPr>
      <w:r w:rsidRPr="6F4AF6EB">
        <w:rPr>
          <w:sz w:val="22"/>
          <w:szCs w:val="22"/>
        </w:rPr>
        <w:t xml:space="preserve">Het standaard product van IG&amp;H bevat </w:t>
      </w:r>
      <w:r w:rsidR="00516017">
        <w:rPr>
          <w:sz w:val="22"/>
          <w:szCs w:val="22"/>
        </w:rPr>
        <w:t>alleen premievrije voortzetting vanwege arbeidsongeschiktheid.</w:t>
      </w:r>
    </w:p>
    <w:p w14:paraId="1B8CE620" w14:textId="60799063" w:rsidR="00422F85" w:rsidRDefault="007F109E" w:rsidP="007F109E">
      <w:pPr>
        <w:spacing w:line="259" w:lineRule="auto"/>
        <w:rPr>
          <w:sz w:val="22"/>
          <w:szCs w:val="22"/>
        </w:rPr>
      </w:pPr>
      <w:r>
        <w:rPr>
          <w:sz w:val="22"/>
          <w:szCs w:val="22"/>
        </w:rPr>
        <w:t xml:space="preserve">Het in- en uitlooprisico </w:t>
      </w:r>
      <w:r w:rsidR="00422F85">
        <w:rPr>
          <w:sz w:val="22"/>
          <w:szCs w:val="22"/>
        </w:rPr>
        <w:t xml:space="preserve">kan gebaseerd zijn op eigen voorwaarden, maar vaak </w:t>
      </w:r>
      <w:r>
        <w:rPr>
          <w:sz w:val="22"/>
          <w:szCs w:val="22"/>
        </w:rPr>
        <w:t>wordt</w:t>
      </w:r>
      <w:r w:rsidR="00422F85">
        <w:rPr>
          <w:sz w:val="22"/>
          <w:szCs w:val="22"/>
        </w:rPr>
        <w:t xml:space="preserve"> aangesloten bij het </w:t>
      </w:r>
      <w:r>
        <w:rPr>
          <w:sz w:val="22"/>
          <w:szCs w:val="22"/>
        </w:rPr>
        <w:t xml:space="preserve"> </w:t>
      </w:r>
      <w:r w:rsidR="001B0543" w:rsidRPr="001B0543">
        <w:rPr>
          <w:sz w:val="22"/>
          <w:szCs w:val="22"/>
        </w:rPr>
        <w:t>convenant Pensioenfederatie/Verbond van Verzekeraars</w:t>
      </w:r>
      <w:r w:rsidR="001B0543">
        <w:rPr>
          <w:sz w:val="22"/>
          <w:szCs w:val="22"/>
        </w:rPr>
        <w:t>.</w:t>
      </w:r>
    </w:p>
    <w:p w14:paraId="278EC0CD" w14:textId="58AB11A0" w:rsidR="007F109E" w:rsidRDefault="00857A1B" w:rsidP="007F109E">
      <w:pPr>
        <w:spacing w:line="259" w:lineRule="auto"/>
        <w:rPr>
          <w:sz w:val="22"/>
          <w:szCs w:val="22"/>
        </w:rPr>
      </w:pPr>
      <w:r>
        <w:rPr>
          <w:sz w:val="22"/>
          <w:szCs w:val="22"/>
        </w:rPr>
        <w:t>De soort vrijstelling kan gebaseerd zijn op:</w:t>
      </w:r>
    </w:p>
    <w:p w14:paraId="0E6E0EB5" w14:textId="5FA44636" w:rsidR="00857A1B" w:rsidRDefault="00D72BB0" w:rsidP="00D2298E">
      <w:pPr>
        <w:pStyle w:val="ListParagraph"/>
        <w:numPr>
          <w:ilvl w:val="0"/>
          <w:numId w:val="4"/>
        </w:numPr>
        <w:spacing w:line="259" w:lineRule="auto"/>
        <w:rPr>
          <w:sz w:val="22"/>
          <w:szCs w:val="22"/>
        </w:rPr>
      </w:pPr>
      <w:r>
        <w:rPr>
          <w:sz w:val="22"/>
          <w:szCs w:val="22"/>
        </w:rPr>
        <w:t>gelijkblijvend</w:t>
      </w:r>
    </w:p>
    <w:p w14:paraId="01611A0E" w14:textId="77777777" w:rsidR="00D72BB0" w:rsidRDefault="00D72BB0" w:rsidP="00D2298E">
      <w:pPr>
        <w:pStyle w:val="ListParagraph"/>
        <w:numPr>
          <w:ilvl w:val="0"/>
          <w:numId w:val="4"/>
        </w:numPr>
        <w:spacing w:line="259" w:lineRule="auto"/>
        <w:rPr>
          <w:sz w:val="22"/>
          <w:szCs w:val="22"/>
        </w:rPr>
      </w:pPr>
      <w:r>
        <w:rPr>
          <w:sz w:val="22"/>
          <w:szCs w:val="22"/>
        </w:rPr>
        <w:t>toekomstige premiestijgingen volgend</w:t>
      </w:r>
    </w:p>
    <w:p w14:paraId="35A37895" w14:textId="77777777" w:rsidR="00D72BB0" w:rsidRDefault="00D72BB0" w:rsidP="00D2298E">
      <w:pPr>
        <w:pStyle w:val="ListParagraph"/>
        <w:numPr>
          <w:ilvl w:val="0"/>
          <w:numId w:val="4"/>
        </w:numPr>
        <w:spacing w:line="259" w:lineRule="auto"/>
        <w:rPr>
          <w:sz w:val="22"/>
          <w:szCs w:val="22"/>
        </w:rPr>
      </w:pPr>
      <w:r>
        <w:rPr>
          <w:sz w:val="22"/>
          <w:szCs w:val="22"/>
        </w:rPr>
        <w:t>regeling volgend</w:t>
      </w:r>
    </w:p>
    <w:p w14:paraId="098DC0B7" w14:textId="47984478" w:rsidR="00857A1B" w:rsidRDefault="000510AF" w:rsidP="007F109E">
      <w:pPr>
        <w:spacing w:line="259" w:lineRule="auto"/>
        <w:rPr>
          <w:sz w:val="22"/>
          <w:szCs w:val="22"/>
        </w:rPr>
      </w:pPr>
      <w:r>
        <w:rPr>
          <w:sz w:val="22"/>
          <w:szCs w:val="22"/>
        </w:rPr>
        <w:t>De grondslag waar</w:t>
      </w:r>
      <w:r w:rsidR="00E404EA">
        <w:rPr>
          <w:sz w:val="22"/>
          <w:szCs w:val="22"/>
        </w:rPr>
        <w:t>mee</w:t>
      </w:r>
      <w:r>
        <w:rPr>
          <w:sz w:val="22"/>
          <w:szCs w:val="22"/>
        </w:rPr>
        <w:t xml:space="preserve"> de premievrijstelling wordt </w:t>
      </w:r>
      <w:r w:rsidR="00E404EA">
        <w:rPr>
          <w:sz w:val="22"/>
          <w:szCs w:val="22"/>
        </w:rPr>
        <w:t>vastgesteld</w:t>
      </w:r>
      <w:r w:rsidR="00ED091A">
        <w:rPr>
          <w:sz w:val="22"/>
          <w:szCs w:val="22"/>
        </w:rPr>
        <w:t>, wordt gebaseerd op</w:t>
      </w:r>
      <w:r w:rsidR="00C53CA3">
        <w:rPr>
          <w:sz w:val="22"/>
          <w:szCs w:val="22"/>
        </w:rPr>
        <w:t>:</w:t>
      </w:r>
    </w:p>
    <w:p w14:paraId="3CB16848" w14:textId="77777777" w:rsidR="00C53CA3" w:rsidRPr="007D70C7" w:rsidRDefault="00C53CA3" w:rsidP="00D2298E">
      <w:pPr>
        <w:pStyle w:val="ListParagraph"/>
        <w:numPr>
          <w:ilvl w:val="0"/>
          <w:numId w:val="4"/>
        </w:numPr>
        <w:spacing w:line="259" w:lineRule="auto"/>
        <w:rPr>
          <w:sz w:val="22"/>
          <w:szCs w:val="22"/>
        </w:rPr>
      </w:pPr>
      <w:r w:rsidRPr="007D70C7">
        <w:rPr>
          <w:sz w:val="22"/>
          <w:szCs w:val="22"/>
        </w:rPr>
        <w:t>geïndexeerde PGI -/- franchise</w:t>
      </w:r>
    </w:p>
    <w:p w14:paraId="4B9B8243" w14:textId="597B8B62" w:rsidR="00A60017" w:rsidRPr="007D70C7" w:rsidRDefault="00A60017" w:rsidP="00D2298E">
      <w:pPr>
        <w:pStyle w:val="ListParagraph"/>
        <w:numPr>
          <w:ilvl w:val="0"/>
          <w:numId w:val="4"/>
        </w:numPr>
        <w:spacing w:line="259" w:lineRule="auto"/>
        <w:rPr>
          <w:sz w:val="22"/>
          <w:szCs w:val="22"/>
        </w:rPr>
      </w:pPr>
      <w:r w:rsidRPr="007D70C7">
        <w:rPr>
          <w:sz w:val="22"/>
          <w:szCs w:val="22"/>
        </w:rPr>
        <w:t>geïndexeerde pensioengrondslag</w:t>
      </w:r>
      <w:r w:rsidR="00720046">
        <w:rPr>
          <w:sz w:val="22"/>
          <w:szCs w:val="22"/>
        </w:rPr>
        <w:t xml:space="preserve"> (PG)</w:t>
      </w:r>
    </w:p>
    <w:p w14:paraId="5B16414F" w14:textId="0AED3479" w:rsidR="00A60017" w:rsidRPr="007D70C7" w:rsidRDefault="00A60017" w:rsidP="00D2298E">
      <w:pPr>
        <w:pStyle w:val="ListParagraph"/>
        <w:numPr>
          <w:ilvl w:val="0"/>
          <w:numId w:val="4"/>
        </w:numPr>
        <w:spacing w:line="259" w:lineRule="auto"/>
        <w:rPr>
          <w:sz w:val="22"/>
          <w:szCs w:val="22"/>
        </w:rPr>
      </w:pPr>
      <w:r w:rsidRPr="007D70C7">
        <w:rPr>
          <w:sz w:val="22"/>
          <w:szCs w:val="22"/>
        </w:rPr>
        <w:t xml:space="preserve">laatst vastgestelde </w:t>
      </w:r>
      <w:r w:rsidR="00720046">
        <w:rPr>
          <w:sz w:val="22"/>
          <w:szCs w:val="22"/>
        </w:rPr>
        <w:t>PG</w:t>
      </w:r>
    </w:p>
    <w:p w14:paraId="725FB425" w14:textId="4FA79107" w:rsidR="005538DD" w:rsidRDefault="005538DD" w:rsidP="005538DD">
      <w:pPr>
        <w:spacing w:line="259" w:lineRule="auto"/>
        <w:rPr>
          <w:sz w:val="22"/>
          <w:szCs w:val="22"/>
        </w:rPr>
      </w:pPr>
      <w:r>
        <w:rPr>
          <w:sz w:val="22"/>
          <w:szCs w:val="22"/>
        </w:rPr>
        <w:t>De premievrijstelling vanwege arbeidsongeschiktheid kan ingaan op:</w:t>
      </w:r>
    </w:p>
    <w:p w14:paraId="6E74CAFE" w14:textId="77777777" w:rsidR="005F193E" w:rsidRDefault="005F193E" w:rsidP="00D2298E">
      <w:pPr>
        <w:pStyle w:val="ListParagraph"/>
        <w:numPr>
          <w:ilvl w:val="0"/>
          <w:numId w:val="4"/>
        </w:numPr>
        <w:spacing w:line="259" w:lineRule="auto"/>
        <w:rPr>
          <w:sz w:val="22"/>
          <w:szCs w:val="22"/>
        </w:rPr>
      </w:pPr>
      <w:r>
        <w:rPr>
          <w:sz w:val="22"/>
          <w:szCs w:val="22"/>
        </w:rPr>
        <w:t xml:space="preserve">ingangsdatum arbeidsongeschiktheid </w:t>
      </w:r>
    </w:p>
    <w:p w14:paraId="3F33C91C" w14:textId="5BCC3912" w:rsidR="005F193E" w:rsidRDefault="005F193E" w:rsidP="00D2298E">
      <w:pPr>
        <w:pStyle w:val="ListParagraph"/>
        <w:numPr>
          <w:ilvl w:val="0"/>
          <w:numId w:val="4"/>
        </w:numPr>
        <w:spacing w:line="259" w:lineRule="auto"/>
        <w:rPr>
          <w:sz w:val="22"/>
          <w:szCs w:val="22"/>
        </w:rPr>
      </w:pPr>
      <w:r>
        <w:rPr>
          <w:sz w:val="22"/>
          <w:szCs w:val="22"/>
        </w:rPr>
        <w:t>ingangsdatum arbeidsongeschiktheid, maar niet eerder dan 104 weken ziekte</w:t>
      </w:r>
    </w:p>
    <w:p w14:paraId="5E098B91" w14:textId="77777777" w:rsidR="008F2DE1" w:rsidRDefault="008F2DE1">
      <w:pPr>
        <w:spacing w:line="259" w:lineRule="auto"/>
      </w:pPr>
    </w:p>
    <w:p w14:paraId="359BDB4B" w14:textId="77777777" w:rsidR="008F2DE1" w:rsidRDefault="008F2DE1">
      <w:pPr>
        <w:spacing w:line="259" w:lineRule="auto"/>
      </w:pPr>
    </w:p>
    <w:p w14:paraId="535B2147" w14:textId="63F7D464" w:rsidR="00E95E42" w:rsidRDefault="00E95E42">
      <w:pPr>
        <w:spacing w:line="259" w:lineRule="auto"/>
        <w:rPr>
          <w:rFonts w:eastAsiaTheme="majorEastAsia" w:cstheme="majorBidi"/>
          <w:i/>
          <w:iCs/>
          <w:color w:val="0F4761" w:themeColor="accent1" w:themeShade="BF"/>
        </w:rPr>
      </w:pPr>
      <w:r>
        <w:br w:type="page"/>
      </w:r>
    </w:p>
    <w:p w14:paraId="2A872F52" w14:textId="332CA17C" w:rsidR="007F109E" w:rsidRDefault="007F109E" w:rsidP="007F109E">
      <w:pPr>
        <w:pStyle w:val="Heading4"/>
      </w:pPr>
      <w:del w:id="667" w:author="Jitty van der Kuur" w:date="2026-06-19T11:24:00Z" w16du:dateUtc="2026-06-19T09:24:00Z">
        <w:r>
          <w:lastRenderedPageBreak/>
          <w:delText>AllVida</w:delText>
        </w:r>
      </w:del>
      <w:ins w:id="668" w:author="Jitty van der Kuur" w:date="2026-06-19T11:24:00Z" w16du:dateUtc="2026-06-19T09:24:00Z">
        <w:r>
          <w:t xml:space="preserve"> </w:t>
        </w:r>
        <w:r w:rsidR="008465A9">
          <w:t>Allvida</w:t>
        </w:r>
      </w:ins>
      <w:r>
        <w:t xml:space="preserve"> en standaard product</w:t>
      </w:r>
    </w:p>
    <w:p w14:paraId="39D27430" w14:textId="523BF2EE" w:rsidR="0013274B" w:rsidRDefault="0013274B" w:rsidP="0013274B">
      <w:pPr>
        <w:spacing w:line="259" w:lineRule="auto"/>
        <w:rPr>
          <w:sz w:val="22"/>
          <w:szCs w:val="22"/>
        </w:rPr>
      </w:pPr>
      <w:r>
        <w:rPr>
          <w:sz w:val="22"/>
          <w:szCs w:val="22"/>
        </w:rPr>
        <w:t>Het in- en uitlooprisico</w:t>
      </w:r>
      <w:r w:rsidR="00B201EE">
        <w:rPr>
          <w:sz w:val="22"/>
          <w:szCs w:val="22"/>
        </w:rPr>
        <w:t xml:space="preserve"> wordt in </w:t>
      </w:r>
      <w:del w:id="669" w:author="Jitty van der Kuur" w:date="2026-06-19T11:24:00Z" w16du:dateUtc="2026-06-19T09:24:00Z">
        <w:r w:rsidR="00B201EE">
          <w:rPr>
            <w:sz w:val="22"/>
            <w:szCs w:val="22"/>
          </w:rPr>
          <w:delText>AllVida</w:delText>
        </w:r>
      </w:del>
      <w:ins w:id="670" w:author="Jitty van der Kuur" w:date="2026-06-19T11:24:00Z" w16du:dateUtc="2026-06-19T09:24:00Z">
        <w:r w:rsidR="00B201EE">
          <w:rPr>
            <w:sz w:val="22"/>
            <w:szCs w:val="22"/>
          </w:rPr>
          <w:t xml:space="preserve"> </w:t>
        </w:r>
        <w:r w:rsidR="008465A9">
          <w:rPr>
            <w:sz w:val="22"/>
            <w:szCs w:val="22"/>
          </w:rPr>
          <w:t>Allvida</w:t>
        </w:r>
      </w:ins>
      <w:r w:rsidR="00B201EE">
        <w:rPr>
          <w:sz w:val="22"/>
          <w:szCs w:val="22"/>
        </w:rPr>
        <w:t xml:space="preserve"> </w:t>
      </w:r>
      <w:r>
        <w:rPr>
          <w:sz w:val="22"/>
          <w:szCs w:val="22"/>
        </w:rPr>
        <w:t xml:space="preserve">gebaseerd op </w:t>
      </w:r>
      <w:r w:rsidR="00B201EE">
        <w:rPr>
          <w:sz w:val="22"/>
          <w:szCs w:val="22"/>
        </w:rPr>
        <w:t xml:space="preserve">de </w:t>
      </w:r>
      <w:r>
        <w:rPr>
          <w:sz w:val="22"/>
          <w:szCs w:val="22"/>
        </w:rPr>
        <w:t>voorwaarden</w:t>
      </w:r>
      <w:r w:rsidR="00B201EE">
        <w:rPr>
          <w:sz w:val="22"/>
          <w:szCs w:val="22"/>
        </w:rPr>
        <w:t xml:space="preserve"> die opgenomen zijn in </w:t>
      </w:r>
      <w:r>
        <w:rPr>
          <w:sz w:val="22"/>
          <w:szCs w:val="22"/>
        </w:rPr>
        <w:t xml:space="preserve">het  </w:t>
      </w:r>
      <w:r w:rsidRPr="001B0543">
        <w:rPr>
          <w:sz w:val="22"/>
          <w:szCs w:val="22"/>
        </w:rPr>
        <w:t>convenant Pensioenfederatie/Verbond van Verzekeraars</w:t>
      </w:r>
      <w:r w:rsidR="00B201EE">
        <w:rPr>
          <w:sz w:val="22"/>
          <w:szCs w:val="22"/>
        </w:rPr>
        <w:t>, dit is ook de standaard.</w:t>
      </w:r>
    </w:p>
    <w:p w14:paraId="217B1218" w14:textId="60E368FA" w:rsidR="00AB14D1" w:rsidRDefault="00AB14D1" w:rsidP="00631594">
      <w:pPr>
        <w:spacing w:line="259" w:lineRule="auto"/>
        <w:rPr>
          <w:sz w:val="22"/>
          <w:szCs w:val="22"/>
        </w:rPr>
      </w:pPr>
      <w:r>
        <w:rPr>
          <w:sz w:val="22"/>
          <w:szCs w:val="22"/>
        </w:rPr>
        <w:t>Alleen de regeling volgende variant is ingericht</w:t>
      </w:r>
      <w:r w:rsidR="003E6DC4">
        <w:rPr>
          <w:sz w:val="22"/>
          <w:szCs w:val="22"/>
        </w:rPr>
        <w:t xml:space="preserve"> in </w:t>
      </w:r>
      <w:del w:id="671" w:author="Jitty van der Kuur" w:date="2026-06-19T11:24:00Z" w16du:dateUtc="2026-06-19T09:24:00Z">
        <w:r w:rsidR="003E6DC4">
          <w:rPr>
            <w:sz w:val="22"/>
            <w:szCs w:val="22"/>
          </w:rPr>
          <w:delText>AllVida</w:delText>
        </w:r>
      </w:del>
      <w:ins w:id="672" w:author="Jitty van der Kuur" w:date="2026-06-19T11:24:00Z" w16du:dateUtc="2026-06-19T09:24:00Z">
        <w:r w:rsidR="008465A9">
          <w:rPr>
            <w:sz w:val="22"/>
            <w:szCs w:val="22"/>
          </w:rPr>
          <w:t xml:space="preserve"> Allvida</w:t>
        </w:r>
      </w:ins>
      <w:r>
        <w:rPr>
          <w:sz w:val="22"/>
          <w:szCs w:val="22"/>
        </w:rPr>
        <w:t>. In WTP is dat een percentage van de grondslag.</w:t>
      </w:r>
    </w:p>
    <w:p w14:paraId="014465B4" w14:textId="045303B7" w:rsidR="002D7383" w:rsidRDefault="002D7383" w:rsidP="002D7383">
      <w:pPr>
        <w:spacing w:line="259" w:lineRule="auto"/>
        <w:rPr>
          <w:sz w:val="22"/>
          <w:szCs w:val="22"/>
        </w:rPr>
      </w:pPr>
      <w:r>
        <w:rPr>
          <w:sz w:val="22"/>
          <w:szCs w:val="22"/>
        </w:rPr>
        <w:t>Vaststelling van de pensioenGrondslag voor premievrijstelling gebeurt bij aanvang en verhoging van arbeidsongeschiktheid. Hierbij wordt het pensioenGevendInkomen in de periode voor aanvang/verhoging arbeidsongeschiktheid gebruikt, samen met de mogelijk afwijkende fra</w:t>
      </w:r>
      <w:r w:rsidR="00E972AE">
        <w:rPr>
          <w:sz w:val="22"/>
          <w:szCs w:val="22"/>
        </w:rPr>
        <w:t>n</w:t>
      </w:r>
      <w:r>
        <w:rPr>
          <w:sz w:val="22"/>
          <w:szCs w:val="22"/>
        </w:rPr>
        <w:t>chise die gebruikt wordt voor arbeidsongeschiktheid.</w:t>
      </w:r>
    </w:p>
    <w:p w14:paraId="6FD1A42C" w14:textId="0F3F3AD4" w:rsidR="00631594" w:rsidRDefault="00DD136D" w:rsidP="00631594">
      <w:pPr>
        <w:spacing w:line="259" w:lineRule="auto"/>
        <w:rPr>
          <w:sz w:val="22"/>
          <w:szCs w:val="22"/>
        </w:rPr>
      </w:pPr>
      <w:r>
        <w:rPr>
          <w:sz w:val="22"/>
          <w:szCs w:val="22"/>
        </w:rPr>
        <w:t>In de</w:t>
      </w:r>
      <w:r w:rsidR="00631594">
        <w:rPr>
          <w:sz w:val="22"/>
          <w:szCs w:val="22"/>
        </w:rPr>
        <w:t xml:space="preserve"> inrichting in </w:t>
      </w:r>
      <w:del w:id="673" w:author="Jitty van der Kuur" w:date="2026-06-19T11:24:00Z" w16du:dateUtc="2026-06-19T09:24:00Z">
        <w:r w:rsidR="00631594">
          <w:rPr>
            <w:sz w:val="22"/>
            <w:szCs w:val="22"/>
          </w:rPr>
          <w:delText>AllVida</w:delText>
        </w:r>
      </w:del>
      <w:ins w:id="674" w:author="Jitty van der Kuur" w:date="2026-06-19T11:24:00Z" w16du:dateUtc="2026-06-19T09:24:00Z">
        <w:r w:rsidR="00631594">
          <w:rPr>
            <w:sz w:val="22"/>
            <w:szCs w:val="22"/>
          </w:rPr>
          <w:t xml:space="preserve"> </w:t>
        </w:r>
        <w:r w:rsidR="008465A9">
          <w:rPr>
            <w:sz w:val="22"/>
            <w:szCs w:val="22"/>
          </w:rPr>
          <w:t>Allvida</w:t>
        </w:r>
      </w:ins>
      <w:r w:rsidR="00631594">
        <w:rPr>
          <w:sz w:val="22"/>
          <w:szCs w:val="22"/>
        </w:rPr>
        <w:t xml:space="preserve"> </w:t>
      </w:r>
      <w:r>
        <w:rPr>
          <w:sz w:val="22"/>
          <w:szCs w:val="22"/>
        </w:rPr>
        <w:t xml:space="preserve">wordt de </w:t>
      </w:r>
      <w:r w:rsidR="00631594">
        <w:rPr>
          <w:sz w:val="22"/>
          <w:szCs w:val="22"/>
        </w:rPr>
        <w:t>grondslag waar</w:t>
      </w:r>
      <w:r w:rsidR="00ED091A">
        <w:rPr>
          <w:sz w:val="22"/>
          <w:szCs w:val="22"/>
        </w:rPr>
        <w:t>mee</w:t>
      </w:r>
      <w:r w:rsidR="00631594">
        <w:rPr>
          <w:sz w:val="22"/>
          <w:szCs w:val="22"/>
        </w:rPr>
        <w:t xml:space="preserve"> de premievrijstelling wordt </w:t>
      </w:r>
      <w:r w:rsidR="00ED091A">
        <w:rPr>
          <w:sz w:val="22"/>
          <w:szCs w:val="22"/>
        </w:rPr>
        <w:t xml:space="preserve">vastgesteld, </w:t>
      </w:r>
      <w:r w:rsidR="00631594">
        <w:rPr>
          <w:sz w:val="22"/>
          <w:szCs w:val="22"/>
        </w:rPr>
        <w:t xml:space="preserve">gebaseerd </w:t>
      </w:r>
      <w:r w:rsidR="00ED091A">
        <w:rPr>
          <w:sz w:val="22"/>
          <w:szCs w:val="22"/>
        </w:rPr>
        <w:t>op</w:t>
      </w:r>
      <w:r w:rsidR="002D7383">
        <w:rPr>
          <w:sz w:val="22"/>
          <w:szCs w:val="22"/>
        </w:rPr>
        <w:t xml:space="preserve"> indexatie van PGI voor AO</w:t>
      </w:r>
      <w:r w:rsidR="00631594">
        <w:rPr>
          <w:sz w:val="22"/>
          <w:szCs w:val="22"/>
        </w:rPr>
        <w:t>:</w:t>
      </w:r>
    </w:p>
    <w:p w14:paraId="476FFF2F" w14:textId="77777777" w:rsidR="00631594" w:rsidRDefault="00631594" w:rsidP="00D2298E">
      <w:pPr>
        <w:pStyle w:val="ListParagraph"/>
        <w:numPr>
          <w:ilvl w:val="0"/>
          <w:numId w:val="4"/>
        </w:numPr>
        <w:spacing w:line="259" w:lineRule="auto"/>
        <w:rPr>
          <w:sz w:val="22"/>
          <w:szCs w:val="22"/>
        </w:rPr>
      </w:pPr>
      <w:r>
        <w:rPr>
          <w:sz w:val="22"/>
          <w:szCs w:val="22"/>
        </w:rPr>
        <w:t>geïndexeerde pensioengrondslag</w:t>
      </w:r>
    </w:p>
    <w:p w14:paraId="2E9D8E6F" w14:textId="77777777" w:rsidR="00631594" w:rsidRDefault="00631594" w:rsidP="00D2298E">
      <w:pPr>
        <w:pStyle w:val="ListParagraph"/>
        <w:numPr>
          <w:ilvl w:val="0"/>
          <w:numId w:val="4"/>
        </w:numPr>
        <w:spacing w:line="259" w:lineRule="auto"/>
        <w:rPr>
          <w:sz w:val="22"/>
          <w:szCs w:val="22"/>
        </w:rPr>
      </w:pPr>
      <w:commentRangeStart w:id="675"/>
      <w:r>
        <w:rPr>
          <w:sz w:val="22"/>
          <w:szCs w:val="22"/>
        </w:rPr>
        <w:t>laatst vastgestelde pensioengrondslag</w:t>
      </w:r>
      <w:commentRangeEnd w:id="675"/>
      <w:r w:rsidR="0071149C">
        <w:rPr>
          <w:rStyle w:val="CommentReference"/>
          <w:sz w:val="22"/>
          <w:szCs w:val="22"/>
        </w:rPr>
        <w:commentReference w:id="675"/>
      </w:r>
    </w:p>
    <w:p w14:paraId="3C7052C1" w14:textId="4503E475" w:rsidR="000A640F" w:rsidRDefault="000A640F" w:rsidP="000A640F">
      <w:pPr>
        <w:spacing w:line="259" w:lineRule="auto"/>
        <w:rPr>
          <w:sz w:val="22"/>
          <w:szCs w:val="22"/>
        </w:rPr>
      </w:pPr>
      <w:r>
        <w:rPr>
          <w:sz w:val="22"/>
          <w:szCs w:val="22"/>
        </w:rPr>
        <w:t>Een grondslag gebaseerd op geïndexeerde PGI -/- franchise komt bij SPD/SPF voor</w:t>
      </w:r>
      <w:r w:rsidR="00600248">
        <w:rPr>
          <w:sz w:val="22"/>
          <w:szCs w:val="22"/>
        </w:rPr>
        <w:t>, dit is ook de standaard</w:t>
      </w:r>
      <w:r>
        <w:rPr>
          <w:sz w:val="22"/>
          <w:szCs w:val="22"/>
        </w:rPr>
        <w:t>.</w:t>
      </w:r>
      <w:r w:rsidR="002D7383">
        <w:rPr>
          <w:sz w:val="22"/>
          <w:szCs w:val="22"/>
        </w:rPr>
        <w:t xml:space="preserve"> </w:t>
      </w:r>
    </w:p>
    <w:p w14:paraId="4B4A41AF" w14:textId="04174CB6" w:rsidR="0020709E" w:rsidRDefault="003C1374" w:rsidP="003C1374">
      <w:pPr>
        <w:spacing w:line="259" w:lineRule="auto"/>
        <w:rPr>
          <w:sz w:val="22"/>
          <w:szCs w:val="22"/>
        </w:rPr>
      </w:pPr>
      <w:r>
        <w:rPr>
          <w:sz w:val="22"/>
          <w:szCs w:val="22"/>
        </w:rPr>
        <w:t xml:space="preserve">In de inrichting in </w:t>
      </w:r>
      <w:del w:id="676" w:author="Jitty van der Kuur" w:date="2026-06-19T11:24:00Z" w16du:dateUtc="2026-06-19T09:24:00Z">
        <w:r>
          <w:rPr>
            <w:sz w:val="22"/>
            <w:szCs w:val="22"/>
          </w:rPr>
          <w:delText>AllVida</w:delText>
        </w:r>
      </w:del>
      <w:ins w:id="677" w:author="Jitty van der Kuur" w:date="2026-06-19T11:24:00Z" w16du:dateUtc="2026-06-19T09:24:00Z">
        <w:r w:rsidR="008465A9">
          <w:rPr>
            <w:sz w:val="22"/>
            <w:szCs w:val="22"/>
          </w:rPr>
          <w:t xml:space="preserve"> Allvida</w:t>
        </w:r>
      </w:ins>
      <w:r>
        <w:rPr>
          <w:sz w:val="22"/>
          <w:szCs w:val="22"/>
        </w:rPr>
        <w:t xml:space="preserve"> is opgenomen dat de </w:t>
      </w:r>
      <w:r w:rsidR="0020709E">
        <w:rPr>
          <w:sz w:val="22"/>
          <w:szCs w:val="22"/>
        </w:rPr>
        <w:t>premievrijstelling vanwege arbeidsongeschiktheid ingaa</w:t>
      </w:r>
      <w:r>
        <w:rPr>
          <w:sz w:val="22"/>
          <w:szCs w:val="22"/>
        </w:rPr>
        <w:t xml:space="preserve">t </w:t>
      </w:r>
      <w:r w:rsidR="0020709E">
        <w:rPr>
          <w:sz w:val="22"/>
          <w:szCs w:val="22"/>
        </w:rPr>
        <w:t>op</w:t>
      </w:r>
      <w:r>
        <w:rPr>
          <w:sz w:val="22"/>
          <w:szCs w:val="22"/>
        </w:rPr>
        <w:t xml:space="preserve"> de </w:t>
      </w:r>
      <w:commentRangeStart w:id="678"/>
      <w:commentRangeStart w:id="679"/>
      <w:commentRangeStart w:id="680"/>
      <w:r w:rsidR="0020709E">
        <w:rPr>
          <w:sz w:val="22"/>
          <w:szCs w:val="22"/>
        </w:rPr>
        <w:t xml:space="preserve">ingangsdatum </w:t>
      </w:r>
      <w:r>
        <w:rPr>
          <w:sz w:val="22"/>
          <w:szCs w:val="22"/>
        </w:rPr>
        <w:t xml:space="preserve">van de </w:t>
      </w:r>
      <w:r w:rsidR="0020709E">
        <w:rPr>
          <w:sz w:val="22"/>
          <w:szCs w:val="22"/>
        </w:rPr>
        <w:t>arbeidsongeschiktheid</w:t>
      </w:r>
      <w:commentRangeEnd w:id="678"/>
      <w:r w:rsidR="00803571">
        <w:rPr>
          <w:rStyle w:val="CommentReference"/>
          <w:sz w:val="22"/>
          <w:szCs w:val="22"/>
        </w:rPr>
        <w:commentReference w:id="678"/>
      </w:r>
      <w:commentRangeEnd w:id="679"/>
      <w:r>
        <w:rPr>
          <w:rStyle w:val="CommentReference"/>
          <w:sz w:val="22"/>
          <w:szCs w:val="22"/>
        </w:rPr>
        <w:commentReference w:id="679"/>
      </w:r>
      <w:commentRangeEnd w:id="680"/>
      <w:r>
        <w:rPr>
          <w:rStyle w:val="CommentReference"/>
          <w:sz w:val="22"/>
          <w:szCs w:val="22"/>
        </w:rPr>
        <w:commentReference w:id="680"/>
      </w:r>
      <w:r>
        <w:rPr>
          <w:sz w:val="22"/>
          <w:szCs w:val="22"/>
        </w:rPr>
        <w:t xml:space="preserve">. </w:t>
      </w:r>
      <w:r w:rsidR="00335F3B">
        <w:rPr>
          <w:sz w:val="22"/>
          <w:szCs w:val="22"/>
        </w:rPr>
        <w:t>Hoe de ingangsdatum van de arbeidsongeschiktheid wordt vastgesteld (</w:t>
      </w:r>
      <w:r w:rsidR="00D90EB4">
        <w:rPr>
          <w:sz w:val="22"/>
          <w:szCs w:val="22"/>
        </w:rPr>
        <w:t xml:space="preserve">bijv. </w:t>
      </w:r>
      <w:r w:rsidR="0090673F">
        <w:rPr>
          <w:sz w:val="22"/>
          <w:szCs w:val="22"/>
        </w:rPr>
        <w:t>korter dan 104 weken ziek</w:t>
      </w:r>
      <w:r w:rsidR="009D2489">
        <w:rPr>
          <w:sz w:val="22"/>
          <w:szCs w:val="22"/>
        </w:rPr>
        <w:t xml:space="preserve">, </w:t>
      </w:r>
      <w:r w:rsidR="00D90EB4">
        <w:rPr>
          <w:sz w:val="22"/>
          <w:szCs w:val="22"/>
        </w:rPr>
        <w:t xml:space="preserve">dan wel/niet </w:t>
      </w:r>
      <w:r w:rsidR="009D2489">
        <w:rPr>
          <w:sz w:val="22"/>
          <w:szCs w:val="22"/>
        </w:rPr>
        <w:t xml:space="preserve">recht op </w:t>
      </w:r>
      <w:r w:rsidR="005031D8">
        <w:rPr>
          <w:sz w:val="22"/>
          <w:szCs w:val="22"/>
        </w:rPr>
        <w:t>premievrijstelling</w:t>
      </w:r>
      <w:r w:rsidR="009D2489">
        <w:rPr>
          <w:sz w:val="22"/>
          <w:szCs w:val="22"/>
        </w:rPr>
        <w:t xml:space="preserve"> vanwege arbeidsongeschiktheid</w:t>
      </w:r>
      <w:r w:rsidR="005031D8">
        <w:rPr>
          <w:sz w:val="22"/>
          <w:szCs w:val="22"/>
        </w:rPr>
        <w:t xml:space="preserve">) wordt niet vastgelegd in </w:t>
      </w:r>
      <w:del w:id="681" w:author="Jitty van der Kuur" w:date="2026-06-19T11:24:00Z" w16du:dateUtc="2026-06-19T09:24:00Z">
        <w:r w:rsidR="005031D8">
          <w:rPr>
            <w:sz w:val="22"/>
            <w:szCs w:val="22"/>
          </w:rPr>
          <w:delText>AllVida</w:delText>
        </w:r>
      </w:del>
      <w:ins w:id="682" w:author="Jitty van der Kuur" w:date="2026-06-19T11:24:00Z" w16du:dateUtc="2026-06-19T09:24:00Z">
        <w:r w:rsidR="008465A9">
          <w:rPr>
            <w:sz w:val="22"/>
            <w:szCs w:val="22"/>
          </w:rPr>
          <w:t xml:space="preserve"> Allvida</w:t>
        </w:r>
      </w:ins>
      <w:r w:rsidR="005031D8">
        <w:rPr>
          <w:sz w:val="22"/>
          <w:szCs w:val="22"/>
        </w:rPr>
        <w:t>.</w:t>
      </w:r>
      <w:r w:rsidR="00AF7CF2">
        <w:rPr>
          <w:sz w:val="22"/>
          <w:szCs w:val="22"/>
        </w:rPr>
        <w:t xml:space="preserve"> </w:t>
      </w:r>
      <w:r w:rsidR="0090673F">
        <w:rPr>
          <w:sz w:val="22"/>
          <w:szCs w:val="22"/>
        </w:rPr>
        <w:t xml:space="preserve">Dit is </w:t>
      </w:r>
      <w:r w:rsidR="00833BD5">
        <w:rPr>
          <w:sz w:val="22"/>
          <w:szCs w:val="22"/>
        </w:rPr>
        <w:t>ook de standaard.</w:t>
      </w:r>
    </w:p>
    <w:p w14:paraId="6E2CCC49" w14:textId="7E42175A" w:rsidR="00591077" w:rsidRPr="00BA7D8A" w:rsidRDefault="00FE754B" w:rsidP="00591077">
      <w:pPr>
        <w:spacing w:line="259" w:lineRule="auto"/>
        <w:rPr>
          <w:sz w:val="22"/>
          <w:szCs w:val="22"/>
        </w:rPr>
      </w:pPr>
      <w:r>
        <w:rPr>
          <w:sz w:val="22"/>
          <w:szCs w:val="22"/>
        </w:rPr>
        <w:t xml:space="preserve">Specifiek voor de </w:t>
      </w:r>
      <w:commentRangeStart w:id="683"/>
      <w:commentRangeStart w:id="684"/>
      <w:r>
        <w:rPr>
          <w:sz w:val="22"/>
          <w:szCs w:val="22"/>
        </w:rPr>
        <w:t>beroepspensioenfondsen</w:t>
      </w:r>
      <w:r w:rsidR="00DC1F24">
        <w:rPr>
          <w:sz w:val="22"/>
          <w:szCs w:val="22"/>
        </w:rPr>
        <w:t xml:space="preserve"> </w:t>
      </w:r>
      <w:commentRangeEnd w:id="683"/>
      <w:r w:rsidR="003F3972">
        <w:rPr>
          <w:rStyle w:val="CommentReference"/>
          <w:sz w:val="22"/>
          <w:szCs w:val="22"/>
        </w:rPr>
        <w:commentReference w:id="683"/>
      </w:r>
      <w:commentRangeEnd w:id="684"/>
      <w:r>
        <w:rPr>
          <w:rStyle w:val="CommentReference"/>
          <w:sz w:val="22"/>
          <w:szCs w:val="22"/>
        </w:rPr>
        <w:commentReference w:id="684"/>
      </w:r>
      <w:r w:rsidR="00DC1F24">
        <w:rPr>
          <w:sz w:val="22"/>
          <w:szCs w:val="22"/>
        </w:rPr>
        <w:t>wordt de premievrijstelling gemaximeerd</w:t>
      </w:r>
      <w:r w:rsidR="00B14975">
        <w:rPr>
          <w:sz w:val="22"/>
          <w:szCs w:val="22"/>
        </w:rPr>
        <w:t>. Het maximum percentage voor premievrijstelling per dienstverband is</w:t>
      </w:r>
      <w:r w:rsidR="00591077" w:rsidRPr="00BA7D8A">
        <w:rPr>
          <w:sz w:val="22"/>
          <w:szCs w:val="22"/>
        </w:rPr>
        <w:t xml:space="preserve"> (100% -</w:t>
      </w:r>
      <w:r w:rsidR="00B14975">
        <w:rPr>
          <w:sz w:val="22"/>
          <w:szCs w:val="22"/>
        </w:rPr>
        <w:t>/-</w:t>
      </w:r>
      <w:r w:rsidR="00591077" w:rsidRPr="00BA7D8A">
        <w:rPr>
          <w:sz w:val="22"/>
          <w:szCs w:val="22"/>
        </w:rPr>
        <w:t xml:space="preserve"> </w:t>
      </w:r>
      <w:r w:rsidR="00B14975">
        <w:rPr>
          <w:sz w:val="22"/>
          <w:szCs w:val="22"/>
        </w:rPr>
        <w:t>parttimepercentage</w:t>
      </w:r>
      <w:r w:rsidR="00591077" w:rsidRPr="00BA7D8A">
        <w:rPr>
          <w:sz w:val="22"/>
          <w:szCs w:val="22"/>
        </w:rPr>
        <w:t>)</w:t>
      </w:r>
      <w:r w:rsidR="00B14975">
        <w:rPr>
          <w:sz w:val="22"/>
          <w:szCs w:val="22"/>
        </w:rPr>
        <w:t>.</w:t>
      </w:r>
    </w:p>
    <w:p w14:paraId="6A153A3F" w14:textId="77777777" w:rsidR="005964AF" w:rsidRDefault="001B6F5A">
      <w:pPr>
        <w:spacing w:line="259" w:lineRule="auto"/>
        <w:rPr>
          <w:sz w:val="22"/>
          <w:szCs w:val="22"/>
        </w:rPr>
      </w:pPr>
      <w:r w:rsidRPr="001B6F5A">
        <w:rPr>
          <w:sz w:val="22"/>
          <w:szCs w:val="22"/>
        </w:rPr>
        <w:t xml:space="preserve">De koppeling </w:t>
      </w:r>
      <w:r>
        <w:rPr>
          <w:sz w:val="22"/>
          <w:szCs w:val="22"/>
        </w:rPr>
        <w:t>met SUAG is voor ADP gelegd, maar is niet van toepassing voor beroepspensioenfondsen.</w:t>
      </w:r>
    </w:p>
    <w:p w14:paraId="753872E9" w14:textId="77777777" w:rsidR="00EC4043" w:rsidRDefault="00EC4043">
      <w:pPr>
        <w:spacing w:line="259" w:lineRule="auto"/>
        <w:rPr>
          <w:rFonts w:asciiTheme="majorHAnsi" w:eastAsiaTheme="majorEastAsia" w:hAnsiTheme="majorHAnsi" w:cstheme="majorBidi"/>
          <w:color w:val="0F4761" w:themeColor="accent1" w:themeShade="BF"/>
          <w:sz w:val="32"/>
          <w:szCs w:val="32"/>
        </w:rPr>
      </w:pPr>
      <w:r>
        <w:br w:type="page"/>
      </w:r>
    </w:p>
    <w:p w14:paraId="171BC628" w14:textId="706531E8" w:rsidR="005964AF" w:rsidRDefault="005964AF" w:rsidP="00230AF7">
      <w:pPr>
        <w:pStyle w:val="Heading2"/>
        <w:numPr>
          <w:ilvl w:val="1"/>
          <w:numId w:val="1"/>
        </w:numPr>
      </w:pPr>
      <w:bookmarkStart w:id="685" w:name="_Toc222499715"/>
      <w:r>
        <w:lastRenderedPageBreak/>
        <w:t>Fondsen</w:t>
      </w:r>
      <w:bookmarkEnd w:id="685"/>
    </w:p>
    <w:tbl>
      <w:tblPr>
        <w:tblW w:w="7920" w:type="dxa"/>
        <w:tblCellMar>
          <w:left w:w="70" w:type="dxa"/>
          <w:right w:w="70" w:type="dxa"/>
        </w:tblCellMar>
        <w:tblLook w:val="04A0" w:firstRow="1" w:lastRow="0" w:firstColumn="1" w:lastColumn="0" w:noHBand="0" w:noVBand="1"/>
      </w:tblPr>
      <w:tblGrid>
        <w:gridCol w:w="1260"/>
        <w:gridCol w:w="960"/>
        <w:gridCol w:w="1420"/>
        <w:gridCol w:w="1180"/>
        <w:gridCol w:w="1180"/>
        <w:gridCol w:w="960"/>
        <w:gridCol w:w="960"/>
      </w:tblGrid>
      <w:tr w:rsidR="009F49F2" w:rsidRPr="009F49F2" w14:paraId="0DBD9A57" w14:textId="77777777" w:rsidTr="00011523">
        <w:trPr>
          <w:trHeight w:val="324"/>
        </w:trPr>
        <w:tc>
          <w:tcPr>
            <w:tcW w:w="1260" w:type="dxa"/>
            <w:tcBorders>
              <w:top w:val="nil"/>
              <w:left w:val="nil"/>
              <w:bottom w:val="nil"/>
              <w:right w:val="nil"/>
            </w:tcBorders>
            <w:vAlign w:val="bottom"/>
            <w:hideMark/>
          </w:tcPr>
          <w:p w14:paraId="1FBFF2D0" w14:textId="77777777" w:rsidR="009F49F2" w:rsidRPr="009F49F2" w:rsidRDefault="009F49F2" w:rsidP="009F49F2">
            <w:pPr>
              <w:spacing w:after="0" w:line="240" w:lineRule="auto"/>
              <w:rPr>
                <w:rFonts w:ascii="Times New Roman" w:eastAsia="Times New Roman" w:hAnsi="Times New Roman" w:cs="Times New Roman"/>
                <w:kern w:val="0"/>
                <w:sz w:val="20"/>
                <w:szCs w:val="20"/>
                <w:lang w:eastAsia="nl-NL"/>
                <w14:ligatures w14:val="none"/>
              </w:rPr>
            </w:pPr>
          </w:p>
        </w:tc>
        <w:tc>
          <w:tcPr>
            <w:tcW w:w="2380" w:type="dxa"/>
            <w:gridSpan w:val="2"/>
            <w:tcBorders>
              <w:top w:val="single" w:sz="4" w:space="0" w:color="auto"/>
              <w:left w:val="single" w:sz="4" w:space="0" w:color="auto"/>
              <w:bottom w:val="nil"/>
              <w:right w:val="single" w:sz="4" w:space="0" w:color="000000"/>
            </w:tcBorders>
            <w:vAlign w:val="bottom"/>
            <w:hideMark/>
          </w:tcPr>
          <w:p w14:paraId="21D2CB5D"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Bron AO</w:t>
            </w:r>
          </w:p>
        </w:tc>
        <w:tc>
          <w:tcPr>
            <w:tcW w:w="4280" w:type="dxa"/>
            <w:gridSpan w:val="4"/>
            <w:tcBorders>
              <w:top w:val="single" w:sz="4" w:space="0" w:color="auto"/>
              <w:left w:val="nil"/>
              <w:bottom w:val="single" w:sz="4" w:space="0" w:color="auto"/>
              <w:right w:val="single" w:sz="4" w:space="0" w:color="000000"/>
            </w:tcBorders>
            <w:vAlign w:val="bottom"/>
            <w:hideMark/>
          </w:tcPr>
          <w:p w14:paraId="2ED0724C"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Afname premievrijstelling door deelnemer</w:t>
            </w:r>
          </w:p>
        </w:tc>
      </w:tr>
      <w:tr w:rsidR="009F49F2" w:rsidRPr="009F49F2" w14:paraId="1E012CB4" w14:textId="77777777" w:rsidTr="00011523">
        <w:trPr>
          <w:trHeight w:val="264"/>
        </w:trPr>
        <w:tc>
          <w:tcPr>
            <w:tcW w:w="1260" w:type="dxa"/>
            <w:tcBorders>
              <w:top w:val="nil"/>
              <w:left w:val="nil"/>
              <w:bottom w:val="nil"/>
              <w:right w:val="nil"/>
            </w:tcBorders>
            <w:vAlign w:val="bottom"/>
            <w:hideMark/>
          </w:tcPr>
          <w:p w14:paraId="3DD6AF15"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960" w:type="dxa"/>
            <w:tcBorders>
              <w:top w:val="single" w:sz="4" w:space="0" w:color="auto"/>
              <w:left w:val="single" w:sz="4" w:space="0" w:color="auto"/>
              <w:bottom w:val="single" w:sz="4" w:space="0" w:color="auto"/>
              <w:right w:val="single" w:sz="4" w:space="0" w:color="auto"/>
            </w:tcBorders>
            <w:vAlign w:val="bottom"/>
            <w:hideMark/>
          </w:tcPr>
          <w:p w14:paraId="70078A4C"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UWV</w:t>
            </w:r>
          </w:p>
        </w:tc>
        <w:tc>
          <w:tcPr>
            <w:tcW w:w="1420" w:type="dxa"/>
            <w:tcBorders>
              <w:top w:val="single" w:sz="4" w:space="0" w:color="auto"/>
              <w:left w:val="nil"/>
              <w:bottom w:val="single" w:sz="4" w:space="0" w:color="auto"/>
              <w:right w:val="single" w:sz="4" w:space="0" w:color="auto"/>
            </w:tcBorders>
            <w:vAlign w:val="bottom"/>
            <w:hideMark/>
          </w:tcPr>
          <w:p w14:paraId="6C51855C"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Eigen beoordeling</w:t>
            </w:r>
          </w:p>
        </w:tc>
        <w:tc>
          <w:tcPr>
            <w:tcW w:w="1180" w:type="dxa"/>
            <w:tcBorders>
              <w:top w:val="nil"/>
              <w:left w:val="nil"/>
              <w:bottom w:val="single" w:sz="4" w:space="0" w:color="auto"/>
              <w:right w:val="single" w:sz="4" w:space="0" w:color="auto"/>
            </w:tcBorders>
            <w:vAlign w:val="bottom"/>
            <w:hideMark/>
          </w:tcPr>
          <w:p w14:paraId="0E760F17"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Verplicht</w:t>
            </w:r>
          </w:p>
        </w:tc>
        <w:tc>
          <w:tcPr>
            <w:tcW w:w="1180" w:type="dxa"/>
            <w:tcBorders>
              <w:top w:val="nil"/>
              <w:left w:val="nil"/>
              <w:bottom w:val="single" w:sz="4" w:space="0" w:color="auto"/>
              <w:right w:val="single" w:sz="4" w:space="0" w:color="auto"/>
            </w:tcBorders>
            <w:vAlign w:val="bottom"/>
            <w:hideMark/>
          </w:tcPr>
          <w:p w14:paraId="622D91C9"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Vrijwillig</w:t>
            </w:r>
          </w:p>
        </w:tc>
        <w:tc>
          <w:tcPr>
            <w:tcW w:w="960" w:type="dxa"/>
            <w:tcBorders>
              <w:top w:val="nil"/>
              <w:left w:val="nil"/>
              <w:bottom w:val="single" w:sz="4" w:space="0" w:color="auto"/>
              <w:right w:val="single" w:sz="4" w:space="0" w:color="auto"/>
            </w:tcBorders>
            <w:vAlign w:val="bottom"/>
            <w:hideMark/>
          </w:tcPr>
          <w:p w14:paraId="093EC136"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Opt-in</w:t>
            </w:r>
          </w:p>
        </w:tc>
        <w:tc>
          <w:tcPr>
            <w:tcW w:w="960" w:type="dxa"/>
            <w:tcBorders>
              <w:top w:val="nil"/>
              <w:left w:val="nil"/>
              <w:bottom w:val="single" w:sz="4" w:space="0" w:color="auto"/>
              <w:right w:val="single" w:sz="4" w:space="0" w:color="auto"/>
            </w:tcBorders>
            <w:vAlign w:val="bottom"/>
            <w:hideMark/>
          </w:tcPr>
          <w:p w14:paraId="4786EB64" w14:textId="77777777" w:rsidR="009F49F2" w:rsidRPr="009F49F2" w:rsidRDefault="009F49F2" w:rsidP="009F49F2">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F49F2">
              <w:rPr>
                <w:rFonts w:ascii="Aptos Narrow" w:eastAsia="Times New Roman" w:hAnsi="Aptos Narrow" w:cs="Times New Roman"/>
                <w:b/>
                <w:bCs/>
                <w:color w:val="000000"/>
                <w:kern w:val="0"/>
                <w:sz w:val="22"/>
                <w:szCs w:val="22"/>
                <w:lang w:eastAsia="nl-NL"/>
                <w14:ligatures w14:val="none"/>
              </w:rPr>
              <w:t>Opt-out</w:t>
            </w:r>
          </w:p>
        </w:tc>
      </w:tr>
      <w:tr w:rsidR="009F49F2" w:rsidRPr="009F49F2" w14:paraId="2FE17734" w14:textId="77777777" w:rsidTr="00011523">
        <w:trPr>
          <w:trHeight w:val="288"/>
        </w:trPr>
        <w:tc>
          <w:tcPr>
            <w:tcW w:w="1260" w:type="dxa"/>
            <w:tcBorders>
              <w:top w:val="single" w:sz="4" w:space="0" w:color="auto"/>
              <w:left w:val="single" w:sz="4" w:space="0" w:color="auto"/>
              <w:bottom w:val="single" w:sz="4" w:space="0" w:color="auto"/>
              <w:right w:val="nil"/>
            </w:tcBorders>
            <w:noWrap/>
            <w:vAlign w:val="bottom"/>
            <w:hideMark/>
          </w:tcPr>
          <w:p w14:paraId="2E1CB2E8"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Standaard</w:t>
            </w:r>
          </w:p>
        </w:tc>
        <w:tc>
          <w:tcPr>
            <w:tcW w:w="960" w:type="dxa"/>
            <w:tcBorders>
              <w:top w:val="nil"/>
              <w:left w:val="single" w:sz="4" w:space="0" w:color="auto"/>
              <w:bottom w:val="single" w:sz="4" w:space="0" w:color="auto"/>
              <w:right w:val="single" w:sz="4" w:space="0" w:color="auto"/>
            </w:tcBorders>
            <w:vAlign w:val="center"/>
            <w:hideMark/>
          </w:tcPr>
          <w:p w14:paraId="1E084CFE"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420" w:type="dxa"/>
            <w:tcBorders>
              <w:top w:val="nil"/>
              <w:left w:val="nil"/>
              <w:bottom w:val="single" w:sz="4" w:space="0" w:color="auto"/>
              <w:right w:val="single" w:sz="4" w:space="0" w:color="auto"/>
            </w:tcBorders>
            <w:vAlign w:val="center"/>
            <w:hideMark/>
          </w:tcPr>
          <w:p w14:paraId="3F7E7687"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single" w:sz="4" w:space="0" w:color="auto"/>
              <w:right w:val="single" w:sz="4" w:space="0" w:color="auto"/>
            </w:tcBorders>
            <w:vAlign w:val="center"/>
            <w:hideMark/>
          </w:tcPr>
          <w:p w14:paraId="7195F31B"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single" w:sz="4" w:space="0" w:color="auto"/>
              <w:right w:val="single" w:sz="4" w:space="0" w:color="auto"/>
            </w:tcBorders>
            <w:vAlign w:val="center"/>
            <w:hideMark/>
          </w:tcPr>
          <w:p w14:paraId="209C3963"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24525811"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vAlign w:val="center"/>
            <w:hideMark/>
          </w:tcPr>
          <w:p w14:paraId="06095A7F"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 </w:t>
            </w:r>
          </w:p>
        </w:tc>
      </w:tr>
      <w:tr w:rsidR="009F49F2" w:rsidRPr="009F49F2" w14:paraId="4301BF15" w14:textId="77777777" w:rsidTr="00011523">
        <w:trPr>
          <w:trHeight w:val="288"/>
        </w:trPr>
        <w:tc>
          <w:tcPr>
            <w:tcW w:w="1260" w:type="dxa"/>
            <w:tcBorders>
              <w:top w:val="nil"/>
              <w:left w:val="single" w:sz="4" w:space="0" w:color="auto"/>
              <w:bottom w:val="nil"/>
              <w:right w:val="nil"/>
            </w:tcBorders>
            <w:noWrap/>
            <w:vAlign w:val="bottom"/>
            <w:hideMark/>
          </w:tcPr>
          <w:p w14:paraId="77A6E126" w14:textId="3259FAC2" w:rsidR="009F49F2" w:rsidRPr="009F49F2" w:rsidRDefault="001C2A84" w:rsidP="009F49F2">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960" w:type="dxa"/>
            <w:tcBorders>
              <w:top w:val="nil"/>
              <w:left w:val="single" w:sz="4" w:space="0" w:color="auto"/>
              <w:bottom w:val="nil"/>
              <w:right w:val="single" w:sz="4" w:space="0" w:color="auto"/>
            </w:tcBorders>
            <w:vAlign w:val="center"/>
            <w:hideMark/>
          </w:tcPr>
          <w:p w14:paraId="58187826"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420" w:type="dxa"/>
            <w:tcBorders>
              <w:top w:val="nil"/>
              <w:left w:val="nil"/>
              <w:bottom w:val="nil"/>
              <w:right w:val="single" w:sz="4" w:space="0" w:color="auto"/>
            </w:tcBorders>
            <w:vAlign w:val="center"/>
            <w:hideMark/>
          </w:tcPr>
          <w:p w14:paraId="3DC621B2"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750785F9"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3CAB9945"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1E23B0A1"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c>
          <w:tcPr>
            <w:tcW w:w="960" w:type="dxa"/>
            <w:tcBorders>
              <w:top w:val="nil"/>
              <w:left w:val="nil"/>
              <w:bottom w:val="nil"/>
              <w:right w:val="single" w:sz="4" w:space="0" w:color="auto"/>
            </w:tcBorders>
            <w:vAlign w:val="center"/>
            <w:hideMark/>
          </w:tcPr>
          <w:p w14:paraId="5A3BCBAE"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r>
      <w:tr w:rsidR="009F49F2" w:rsidRPr="009F49F2" w14:paraId="0AF3F167" w14:textId="77777777" w:rsidTr="00011523">
        <w:trPr>
          <w:trHeight w:val="288"/>
        </w:trPr>
        <w:tc>
          <w:tcPr>
            <w:tcW w:w="1260" w:type="dxa"/>
            <w:tcBorders>
              <w:top w:val="nil"/>
              <w:left w:val="single" w:sz="4" w:space="0" w:color="auto"/>
              <w:bottom w:val="nil"/>
              <w:right w:val="nil"/>
            </w:tcBorders>
            <w:noWrap/>
            <w:vAlign w:val="bottom"/>
            <w:hideMark/>
          </w:tcPr>
          <w:p w14:paraId="350C5F8C"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SPD</w:t>
            </w:r>
          </w:p>
        </w:tc>
        <w:tc>
          <w:tcPr>
            <w:tcW w:w="960" w:type="dxa"/>
            <w:tcBorders>
              <w:top w:val="nil"/>
              <w:left w:val="single" w:sz="4" w:space="0" w:color="auto"/>
              <w:bottom w:val="nil"/>
              <w:right w:val="single" w:sz="4" w:space="0" w:color="auto"/>
            </w:tcBorders>
            <w:vAlign w:val="center"/>
            <w:hideMark/>
          </w:tcPr>
          <w:p w14:paraId="36BA4C4F"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420" w:type="dxa"/>
            <w:tcBorders>
              <w:top w:val="nil"/>
              <w:left w:val="nil"/>
              <w:bottom w:val="nil"/>
              <w:right w:val="single" w:sz="4" w:space="0" w:color="auto"/>
            </w:tcBorders>
            <w:vAlign w:val="center"/>
            <w:hideMark/>
          </w:tcPr>
          <w:p w14:paraId="240E535C"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54A0B009"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nil"/>
              <w:right w:val="single" w:sz="4" w:space="0" w:color="auto"/>
            </w:tcBorders>
            <w:vAlign w:val="center"/>
            <w:hideMark/>
          </w:tcPr>
          <w:p w14:paraId="338E2B47"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701F0CBF"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7238DFF0"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Ja</w:t>
            </w:r>
          </w:p>
        </w:tc>
      </w:tr>
      <w:tr w:rsidR="009F49F2" w:rsidRPr="009F49F2" w14:paraId="36BF5EB6" w14:textId="77777777" w:rsidTr="00011523">
        <w:trPr>
          <w:trHeight w:val="288"/>
        </w:trPr>
        <w:tc>
          <w:tcPr>
            <w:tcW w:w="1260" w:type="dxa"/>
            <w:tcBorders>
              <w:top w:val="nil"/>
              <w:left w:val="single" w:sz="4" w:space="0" w:color="auto"/>
              <w:bottom w:val="single" w:sz="4" w:space="0" w:color="auto"/>
              <w:right w:val="nil"/>
            </w:tcBorders>
            <w:noWrap/>
            <w:vAlign w:val="bottom"/>
            <w:hideMark/>
          </w:tcPr>
          <w:p w14:paraId="4B80AF98"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SPF</w:t>
            </w:r>
          </w:p>
        </w:tc>
        <w:tc>
          <w:tcPr>
            <w:tcW w:w="960" w:type="dxa"/>
            <w:tcBorders>
              <w:top w:val="nil"/>
              <w:left w:val="single" w:sz="4" w:space="0" w:color="auto"/>
              <w:bottom w:val="single" w:sz="4" w:space="0" w:color="auto"/>
              <w:right w:val="single" w:sz="4" w:space="0" w:color="auto"/>
            </w:tcBorders>
            <w:vAlign w:val="center"/>
            <w:hideMark/>
          </w:tcPr>
          <w:p w14:paraId="22DD3662"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420" w:type="dxa"/>
            <w:tcBorders>
              <w:top w:val="nil"/>
              <w:left w:val="nil"/>
              <w:bottom w:val="single" w:sz="4" w:space="0" w:color="auto"/>
              <w:right w:val="single" w:sz="4" w:space="0" w:color="auto"/>
            </w:tcBorders>
            <w:vAlign w:val="center"/>
            <w:hideMark/>
          </w:tcPr>
          <w:p w14:paraId="1B7C111D"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single" w:sz="4" w:space="0" w:color="auto"/>
              <w:right w:val="single" w:sz="4" w:space="0" w:color="auto"/>
            </w:tcBorders>
            <w:vAlign w:val="center"/>
            <w:hideMark/>
          </w:tcPr>
          <w:p w14:paraId="01A95244"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single" w:sz="4" w:space="0" w:color="auto"/>
              <w:right w:val="single" w:sz="4" w:space="0" w:color="auto"/>
            </w:tcBorders>
            <w:vAlign w:val="center"/>
            <w:hideMark/>
          </w:tcPr>
          <w:p w14:paraId="57C5AE2E"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55B7EC62"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0BF45075" w14:textId="77777777" w:rsidR="009F49F2" w:rsidRPr="009F49F2" w:rsidRDefault="009F49F2" w:rsidP="009F49F2">
            <w:pPr>
              <w:spacing w:after="0" w:line="240" w:lineRule="auto"/>
              <w:jc w:val="center"/>
              <w:rPr>
                <w:rFonts w:ascii="Aptos" w:eastAsia="Times New Roman" w:hAnsi="Aptos" w:cs="Times New Roman"/>
                <w:color w:val="FF0000"/>
                <w:kern w:val="0"/>
                <w:sz w:val="22"/>
                <w:szCs w:val="22"/>
                <w:lang w:eastAsia="nl-NL"/>
                <w14:ligatures w14:val="none"/>
              </w:rPr>
            </w:pPr>
            <w:r w:rsidRPr="009F49F2">
              <w:rPr>
                <w:rFonts w:ascii="Aptos" w:eastAsia="Times New Roman" w:hAnsi="Aptos" w:cs="Times New Roman"/>
                <w:color w:val="FF0000"/>
                <w:kern w:val="0"/>
                <w:sz w:val="22"/>
                <w:szCs w:val="22"/>
                <w:lang w:eastAsia="nl-NL"/>
                <w14:ligatures w14:val="none"/>
              </w:rPr>
              <w:t>Nee</w:t>
            </w:r>
          </w:p>
        </w:tc>
      </w:tr>
      <w:tr w:rsidR="009F49F2" w:rsidRPr="009F49F2" w14:paraId="61BD0EF0" w14:textId="77777777" w:rsidTr="00011523">
        <w:trPr>
          <w:trHeight w:val="288"/>
        </w:trPr>
        <w:tc>
          <w:tcPr>
            <w:tcW w:w="1260" w:type="dxa"/>
            <w:tcBorders>
              <w:top w:val="nil"/>
              <w:left w:val="single" w:sz="4" w:space="0" w:color="auto"/>
              <w:bottom w:val="nil"/>
              <w:right w:val="nil"/>
            </w:tcBorders>
            <w:noWrap/>
            <w:vAlign w:val="bottom"/>
            <w:hideMark/>
          </w:tcPr>
          <w:p w14:paraId="66A14D86"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SSPF bruto</w:t>
            </w:r>
          </w:p>
        </w:tc>
        <w:tc>
          <w:tcPr>
            <w:tcW w:w="960" w:type="dxa"/>
            <w:tcBorders>
              <w:top w:val="nil"/>
              <w:left w:val="single" w:sz="4" w:space="0" w:color="auto"/>
              <w:bottom w:val="nil"/>
              <w:right w:val="single" w:sz="4" w:space="0" w:color="auto"/>
            </w:tcBorders>
            <w:vAlign w:val="center"/>
            <w:hideMark/>
          </w:tcPr>
          <w:p w14:paraId="5527EC9D"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420" w:type="dxa"/>
            <w:tcBorders>
              <w:top w:val="nil"/>
              <w:left w:val="nil"/>
              <w:bottom w:val="nil"/>
              <w:right w:val="single" w:sz="4" w:space="0" w:color="auto"/>
            </w:tcBorders>
            <w:vAlign w:val="center"/>
            <w:hideMark/>
          </w:tcPr>
          <w:p w14:paraId="77AD2231"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nil"/>
              <w:right w:val="single" w:sz="4" w:space="0" w:color="auto"/>
            </w:tcBorders>
            <w:vAlign w:val="center"/>
            <w:hideMark/>
          </w:tcPr>
          <w:p w14:paraId="4805A5DD"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1BB8F710"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21EAEA3F"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c>
          <w:tcPr>
            <w:tcW w:w="960" w:type="dxa"/>
            <w:tcBorders>
              <w:top w:val="nil"/>
              <w:left w:val="nil"/>
              <w:bottom w:val="nil"/>
              <w:right w:val="single" w:sz="4" w:space="0" w:color="auto"/>
            </w:tcBorders>
            <w:vAlign w:val="center"/>
            <w:hideMark/>
          </w:tcPr>
          <w:p w14:paraId="4C2926A9"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r>
      <w:tr w:rsidR="009F49F2" w:rsidRPr="009F49F2" w14:paraId="6E90D18E" w14:textId="77777777" w:rsidTr="00011523">
        <w:trPr>
          <w:trHeight w:val="288"/>
        </w:trPr>
        <w:tc>
          <w:tcPr>
            <w:tcW w:w="1260" w:type="dxa"/>
            <w:tcBorders>
              <w:top w:val="nil"/>
              <w:left w:val="single" w:sz="4" w:space="0" w:color="auto"/>
              <w:bottom w:val="nil"/>
              <w:right w:val="nil"/>
            </w:tcBorders>
            <w:noWrap/>
            <w:vAlign w:val="bottom"/>
            <w:hideMark/>
          </w:tcPr>
          <w:p w14:paraId="2CF2FC75"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SNPS bruto</w:t>
            </w:r>
          </w:p>
        </w:tc>
        <w:tc>
          <w:tcPr>
            <w:tcW w:w="960" w:type="dxa"/>
            <w:tcBorders>
              <w:top w:val="nil"/>
              <w:left w:val="single" w:sz="4" w:space="0" w:color="auto"/>
              <w:bottom w:val="nil"/>
              <w:right w:val="single" w:sz="4" w:space="0" w:color="auto"/>
            </w:tcBorders>
            <w:vAlign w:val="center"/>
            <w:hideMark/>
          </w:tcPr>
          <w:p w14:paraId="00CBE43B"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420" w:type="dxa"/>
            <w:tcBorders>
              <w:top w:val="nil"/>
              <w:left w:val="nil"/>
              <w:bottom w:val="nil"/>
              <w:right w:val="single" w:sz="4" w:space="0" w:color="auto"/>
            </w:tcBorders>
            <w:vAlign w:val="center"/>
            <w:hideMark/>
          </w:tcPr>
          <w:p w14:paraId="28FF691A"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nil"/>
              <w:right w:val="single" w:sz="4" w:space="0" w:color="auto"/>
            </w:tcBorders>
            <w:vAlign w:val="center"/>
            <w:hideMark/>
          </w:tcPr>
          <w:p w14:paraId="696FD0BA"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01A76373"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0D9EF5EB"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c>
          <w:tcPr>
            <w:tcW w:w="960" w:type="dxa"/>
            <w:tcBorders>
              <w:top w:val="nil"/>
              <w:left w:val="nil"/>
              <w:bottom w:val="nil"/>
              <w:right w:val="single" w:sz="4" w:space="0" w:color="auto"/>
            </w:tcBorders>
            <w:vAlign w:val="center"/>
            <w:hideMark/>
          </w:tcPr>
          <w:p w14:paraId="264CE242"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r>
      <w:tr w:rsidR="009F49F2" w:rsidRPr="009F49F2" w14:paraId="696E8CB2" w14:textId="77777777" w:rsidTr="00011523">
        <w:trPr>
          <w:trHeight w:val="288"/>
        </w:trPr>
        <w:tc>
          <w:tcPr>
            <w:tcW w:w="1260" w:type="dxa"/>
            <w:tcBorders>
              <w:top w:val="nil"/>
              <w:left w:val="single" w:sz="4" w:space="0" w:color="auto"/>
              <w:bottom w:val="nil"/>
              <w:right w:val="nil"/>
            </w:tcBorders>
            <w:noWrap/>
            <w:vAlign w:val="bottom"/>
            <w:hideMark/>
          </w:tcPr>
          <w:p w14:paraId="44C43965"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SNPS netto</w:t>
            </w:r>
          </w:p>
        </w:tc>
        <w:tc>
          <w:tcPr>
            <w:tcW w:w="960" w:type="dxa"/>
            <w:tcBorders>
              <w:top w:val="nil"/>
              <w:left w:val="single" w:sz="4" w:space="0" w:color="auto"/>
              <w:bottom w:val="nil"/>
              <w:right w:val="single" w:sz="4" w:space="0" w:color="auto"/>
            </w:tcBorders>
            <w:vAlign w:val="center"/>
            <w:hideMark/>
          </w:tcPr>
          <w:p w14:paraId="36DAC337"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420" w:type="dxa"/>
            <w:tcBorders>
              <w:top w:val="nil"/>
              <w:left w:val="nil"/>
              <w:bottom w:val="nil"/>
              <w:right w:val="single" w:sz="4" w:space="0" w:color="auto"/>
            </w:tcBorders>
            <w:vAlign w:val="center"/>
            <w:hideMark/>
          </w:tcPr>
          <w:p w14:paraId="017FE190"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nil"/>
              <w:right w:val="single" w:sz="4" w:space="0" w:color="auto"/>
            </w:tcBorders>
            <w:vAlign w:val="center"/>
            <w:hideMark/>
          </w:tcPr>
          <w:p w14:paraId="21FCF6DB"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nil"/>
              <w:right w:val="single" w:sz="4" w:space="0" w:color="auto"/>
            </w:tcBorders>
            <w:vAlign w:val="center"/>
            <w:hideMark/>
          </w:tcPr>
          <w:p w14:paraId="0096E31D"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37938D50"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c>
          <w:tcPr>
            <w:tcW w:w="960" w:type="dxa"/>
            <w:tcBorders>
              <w:top w:val="nil"/>
              <w:left w:val="nil"/>
              <w:bottom w:val="nil"/>
              <w:right w:val="single" w:sz="4" w:space="0" w:color="auto"/>
            </w:tcBorders>
            <w:vAlign w:val="center"/>
            <w:hideMark/>
          </w:tcPr>
          <w:p w14:paraId="32A119FB"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r>
      <w:tr w:rsidR="009F49F2" w:rsidRPr="009F49F2" w14:paraId="34566245" w14:textId="77777777" w:rsidTr="00011523">
        <w:trPr>
          <w:trHeight w:val="288"/>
        </w:trPr>
        <w:tc>
          <w:tcPr>
            <w:tcW w:w="1260" w:type="dxa"/>
            <w:tcBorders>
              <w:top w:val="nil"/>
              <w:left w:val="single" w:sz="4" w:space="0" w:color="auto"/>
              <w:bottom w:val="single" w:sz="4" w:space="0" w:color="auto"/>
              <w:right w:val="nil"/>
            </w:tcBorders>
            <w:noWrap/>
            <w:vAlign w:val="bottom"/>
            <w:hideMark/>
          </w:tcPr>
          <w:p w14:paraId="511872B0"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AKZO</w:t>
            </w:r>
          </w:p>
        </w:tc>
        <w:tc>
          <w:tcPr>
            <w:tcW w:w="960" w:type="dxa"/>
            <w:tcBorders>
              <w:top w:val="nil"/>
              <w:left w:val="single" w:sz="4" w:space="0" w:color="auto"/>
              <w:bottom w:val="single" w:sz="4" w:space="0" w:color="auto"/>
              <w:right w:val="single" w:sz="4" w:space="0" w:color="auto"/>
            </w:tcBorders>
            <w:vAlign w:val="center"/>
            <w:hideMark/>
          </w:tcPr>
          <w:p w14:paraId="31F4A49A"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420" w:type="dxa"/>
            <w:tcBorders>
              <w:top w:val="nil"/>
              <w:left w:val="nil"/>
              <w:bottom w:val="single" w:sz="4" w:space="0" w:color="auto"/>
              <w:right w:val="single" w:sz="4" w:space="0" w:color="auto"/>
            </w:tcBorders>
            <w:vAlign w:val="center"/>
            <w:hideMark/>
          </w:tcPr>
          <w:p w14:paraId="115B798C"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1180" w:type="dxa"/>
            <w:tcBorders>
              <w:top w:val="nil"/>
              <w:left w:val="nil"/>
              <w:bottom w:val="single" w:sz="4" w:space="0" w:color="auto"/>
              <w:right w:val="single" w:sz="4" w:space="0" w:color="auto"/>
            </w:tcBorders>
            <w:vAlign w:val="center"/>
            <w:hideMark/>
          </w:tcPr>
          <w:p w14:paraId="7D529BEA"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Ja</w:t>
            </w:r>
          </w:p>
        </w:tc>
        <w:tc>
          <w:tcPr>
            <w:tcW w:w="1180" w:type="dxa"/>
            <w:tcBorders>
              <w:top w:val="nil"/>
              <w:left w:val="nil"/>
              <w:bottom w:val="single" w:sz="4" w:space="0" w:color="auto"/>
              <w:right w:val="single" w:sz="4" w:space="0" w:color="auto"/>
            </w:tcBorders>
            <w:vAlign w:val="center"/>
            <w:hideMark/>
          </w:tcPr>
          <w:p w14:paraId="653458B7"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243C564C"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c>
          <w:tcPr>
            <w:tcW w:w="960" w:type="dxa"/>
            <w:tcBorders>
              <w:top w:val="nil"/>
              <w:left w:val="nil"/>
              <w:bottom w:val="single" w:sz="4" w:space="0" w:color="auto"/>
              <w:right w:val="single" w:sz="4" w:space="0" w:color="auto"/>
            </w:tcBorders>
            <w:vAlign w:val="center"/>
            <w:hideMark/>
          </w:tcPr>
          <w:p w14:paraId="39C77814" w14:textId="77777777" w:rsidR="009F49F2" w:rsidRPr="009F49F2" w:rsidRDefault="009F49F2" w:rsidP="009F49F2">
            <w:pPr>
              <w:spacing w:after="0" w:line="240" w:lineRule="auto"/>
              <w:jc w:val="center"/>
              <w:rPr>
                <w:rFonts w:ascii="Aptos" w:eastAsia="Times New Roman" w:hAnsi="Aptos" w:cs="Times New Roman"/>
                <w:color w:val="000000"/>
                <w:kern w:val="0"/>
                <w:sz w:val="22"/>
                <w:szCs w:val="22"/>
                <w:lang w:eastAsia="nl-NL"/>
                <w14:ligatures w14:val="none"/>
              </w:rPr>
            </w:pPr>
            <w:r w:rsidRPr="009F49F2">
              <w:rPr>
                <w:rFonts w:ascii="Aptos" w:eastAsia="Times New Roman" w:hAnsi="Aptos" w:cs="Times New Roman"/>
                <w:color w:val="000000"/>
                <w:kern w:val="0"/>
                <w:sz w:val="22"/>
                <w:szCs w:val="22"/>
                <w:lang w:eastAsia="nl-NL"/>
                <w14:ligatures w14:val="none"/>
              </w:rPr>
              <w:t>Nvt</w:t>
            </w:r>
          </w:p>
        </w:tc>
      </w:tr>
      <w:tr w:rsidR="009F49F2" w:rsidRPr="009F49F2" w14:paraId="4FC63557" w14:textId="77777777" w:rsidTr="00011523">
        <w:trPr>
          <w:trHeight w:val="288"/>
        </w:trPr>
        <w:tc>
          <w:tcPr>
            <w:tcW w:w="1260" w:type="dxa"/>
            <w:tcBorders>
              <w:top w:val="nil"/>
              <w:left w:val="single" w:sz="4" w:space="0" w:color="auto"/>
              <w:bottom w:val="single" w:sz="4" w:space="0" w:color="auto"/>
              <w:right w:val="nil"/>
            </w:tcBorders>
            <w:noWrap/>
            <w:vAlign w:val="bottom"/>
            <w:hideMark/>
          </w:tcPr>
          <w:p w14:paraId="7104C416"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SBZ</w:t>
            </w:r>
          </w:p>
        </w:tc>
        <w:tc>
          <w:tcPr>
            <w:tcW w:w="960" w:type="dxa"/>
            <w:tcBorders>
              <w:top w:val="nil"/>
              <w:left w:val="single" w:sz="4" w:space="0" w:color="auto"/>
              <w:bottom w:val="single" w:sz="4" w:space="0" w:color="auto"/>
              <w:right w:val="single" w:sz="4" w:space="0" w:color="auto"/>
            </w:tcBorders>
            <w:noWrap/>
            <w:vAlign w:val="bottom"/>
            <w:hideMark/>
          </w:tcPr>
          <w:p w14:paraId="5EE363B8"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1420" w:type="dxa"/>
            <w:tcBorders>
              <w:top w:val="nil"/>
              <w:left w:val="nil"/>
              <w:bottom w:val="single" w:sz="4" w:space="0" w:color="auto"/>
              <w:right w:val="single" w:sz="4" w:space="0" w:color="auto"/>
            </w:tcBorders>
            <w:noWrap/>
            <w:vAlign w:val="bottom"/>
            <w:hideMark/>
          </w:tcPr>
          <w:p w14:paraId="5475810E"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1180" w:type="dxa"/>
            <w:tcBorders>
              <w:top w:val="nil"/>
              <w:left w:val="nil"/>
              <w:bottom w:val="single" w:sz="4" w:space="0" w:color="auto"/>
              <w:right w:val="single" w:sz="4" w:space="0" w:color="auto"/>
            </w:tcBorders>
            <w:noWrap/>
            <w:vAlign w:val="bottom"/>
            <w:hideMark/>
          </w:tcPr>
          <w:p w14:paraId="3AE4CF8D"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1180" w:type="dxa"/>
            <w:tcBorders>
              <w:top w:val="nil"/>
              <w:left w:val="nil"/>
              <w:bottom w:val="single" w:sz="4" w:space="0" w:color="auto"/>
              <w:right w:val="single" w:sz="4" w:space="0" w:color="auto"/>
            </w:tcBorders>
            <w:noWrap/>
            <w:vAlign w:val="bottom"/>
            <w:hideMark/>
          </w:tcPr>
          <w:p w14:paraId="76FB296A"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1C70B581"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2AEFE238"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r>
      <w:tr w:rsidR="009F49F2" w:rsidRPr="009F49F2" w14:paraId="7FABC045" w14:textId="77777777" w:rsidTr="00011523">
        <w:trPr>
          <w:trHeight w:val="288"/>
        </w:trPr>
        <w:tc>
          <w:tcPr>
            <w:tcW w:w="1260" w:type="dxa"/>
            <w:tcBorders>
              <w:top w:val="nil"/>
              <w:left w:val="single" w:sz="4" w:space="0" w:color="auto"/>
              <w:bottom w:val="nil"/>
              <w:right w:val="single" w:sz="4" w:space="0" w:color="auto"/>
            </w:tcBorders>
            <w:noWrap/>
            <w:vAlign w:val="bottom"/>
            <w:hideMark/>
          </w:tcPr>
          <w:p w14:paraId="01F930E3" w14:textId="77777777" w:rsidR="009F49F2" w:rsidRPr="009F49F2" w:rsidRDefault="009F49F2" w:rsidP="009F49F2">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4FD5259E" w14:textId="7AC76FF3"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1420" w:type="dxa"/>
            <w:tcBorders>
              <w:top w:val="nil"/>
              <w:left w:val="nil"/>
              <w:bottom w:val="nil"/>
              <w:right w:val="single" w:sz="4" w:space="0" w:color="auto"/>
            </w:tcBorders>
            <w:noWrap/>
            <w:vAlign w:val="bottom"/>
            <w:hideMark/>
          </w:tcPr>
          <w:p w14:paraId="3F10FE3C" w14:textId="501EC5B9"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1180" w:type="dxa"/>
            <w:tcBorders>
              <w:top w:val="nil"/>
              <w:left w:val="nil"/>
              <w:bottom w:val="nil"/>
              <w:right w:val="single" w:sz="4" w:space="0" w:color="auto"/>
            </w:tcBorders>
            <w:noWrap/>
            <w:vAlign w:val="bottom"/>
            <w:hideMark/>
          </w:tcPr>
          <w:p w14:paraId="09F61A7E" w14:textId="47941B34"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1180" w:type="dxa"/>
            <w:tcBorders>
              <w:top w:val="nil"/>
              <w:left w:val="nil"/>
              <w:bottom w:val="nil"/>
              <w:right w:val="single" w:sz="4" w:space="0" w:color="auto"/>
            </w:tcBorders>
            <w:noWrap/>
            <w:vAlign w:val="bottom"/>
            <w:hideMark/>
          </w:tcPr>
          <w:p w14:paraId="41630D52" w14:textId="17E4814B"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960" w:type="dxa"/>
            <w:tcBorders>
              <w:top w:val="nil"/>
              <w:left w:val="nil"/>
              <w:bottom w:val="nil"/>
              <w:right w:val="single" w:sz="4" w:space="0" w:color="auto"/>
            </w:tcBorders>
            <w:noWrap/>
            <w:vAlign w:val="bottom"/>
            <w:hideMark/>
          </w:tcPr>
          <w:p w14:paraId="1002C973" w14:textId="3440E733"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960" w:type="dxa"/>
            <w:tcBorders>
              <w:top w:val="nil"/>
              <w:left w:val="nil"/>
              <w:bottom w:val="nil"/>
              <w:right w:val="single" w:sz="4" w:space="0" w:color="auto"/>
            </w:tcBorders>
            <w:noWrap/>
            <w:vAlign w:val="bottom"/>
            <w:hideMark/>
          </w:tcPr>
          <w:p w14:paraId="55F6FF44" w14:textId="38F257E9" w:rsidR="009F49F2" w:rsidRPr="009F49F2" w:rsidRDefault="009F49F2"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r>
      <w:tr w:rsidR="00D87847" w:rsidRPr="009F49F2" w14:paraId="50E1DD35"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7AFC1ED5" w14:textId="77777777" w:rsidR="00D87847" w:rsidRPr="009F49F2" w:rsidRDefault="00D87847" w:rsidP="00D87847">
            <w:pPr>
              <w:spacing w:after="0" w:line="240" w:lineRule="auto"/>
              <w:rPr>
                <w:rFonts w:ascii="Aptos Narrow" w:eastAsia="Times New Roman" w:hAnsi="Aptos Narrow" w:cs="Times New Roman"/>
                <w:color w:val="000000"/>
                <w:kern w:val="0"/>
                <w:sz w:val="22"/>
                <w:szCs w:val="22"/>
                <w:lang w:eastAsia="nl-NL"/>
                <w14:ligatures w14:val="none"/>
              </w:rPr>
            </w:pPr>
            <w:r w:rsidRPr="009F49F2">
              <w:rPr>
                <w:rFonts w:ascii="Aptos Narrow" w:eastAsia="Times New Roman" w:hAnsi="Aptos Narrow" w:cs="Times New Roman"/>
                <w:color w:val="000000"/>
                <w:kern w:val="0"/>
                <w:sz w:val="22"/>
                <w:szCs w:val="22"/>
                <w:lang w:eastAsia="nl-NL"/>
                <w14:ligatures w14:val="none"/>
              </w:rPr>
              <w:t>SPOA</w:t>
            </w:r>
          </w:p>
        </w:tc>
        <w:tc>
          <w:tcPr>
            <w:tcW w:w="960" w:type="dxa"/>
            <w:tcBorders>
              <w:top w:val="nil"/>
              <w:left w:val="single" w:sz="4" w:space="0" w:color="auto"/>
              <w:bottom w:val="single" w:sz="4" w:space="0" w:color="auto"/>
              <w:right w:val="single" w:sz="4" w:space="0" w:color="auto"/>
            </w:tcBorders>
            <w:noWrap/>
            <w:vAlign w:val="center"/>
            <w:hideMark/>
          </w:tcPr>
          <w:p w14:paraId="3537D6AD" w14:textId="257C2DA4" w:rsidR="00D87847" w:rsidRPr="009F49F2" w:rsidRDefault="00D87847"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Nee</w:t>
            </w:r>
          </w:p>
        </w:tc>
        <w:tc>
          <w:tcPr>
            <w:tcW w:w="1420" w:type="dxa"/>
            <w:tcBorders>
              <w:top w:val="nil"/>
              <w:left w:val="nil"/>
              <w:bottom w:val="single" w:sz="4" w:space="0" w:color="auto"/>
              <w:right w:val="single" w:sz="4" w:space="0" w:color="auto"/>
            </w:tcBorders>
            <w:noWrap/>
            <w:vAlign w:val="center"/>
            <w:hideMark/>
          </w:tcPr>
          <w:p w14:paraId="3A338A15" w14:textId="33DE1114" w:rsidR="00D87847" w:rsidRPr="009F49F2" w:rsidRDefault="00D87847"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Ja</w:t>
            </w:r>
          </w:p>
        </w:tc>
        <w:tc>
          <w:tcPr>
            <w:tcW w:w="1180" w:type="dxa"/>
            <w:tcBorders>
              <w:top w:val="nil"/>
              <w:left w:val="nil"/>
              <w:bottom w:val="single" w:sz="4" w:space="0" w:color="auto"/>
              <w:right w:val="single" w:sz="4" w:space="0" w:color="auto"/>
            </w:tcBorders>
            <w:noWrap/>
            <w:vAlign w:val="bottom"/>
            <w:hideMark/>
          </w:tcPr>
          <w:p w14:paraId="66451C4C" w14:textId="64B98552" w:rsidR="00D87847" w:rsidRPr="009F49F2" w:rsidRDefault="00060733"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Ja</w:t>
            </w:r>
          </w:p>
        </w:tc>
        <w:tc>
          <w:tcPr>
            <w:tcW w:w="1180" w:type="dxa"/>
            <w:tcBorders>
              <w:top w:val="nil"/>
              <w:left w:val="nil"/>
              <w:bottom w:val="single" w:sz="4" w:space="0" w:color="auto"/>
              <w:right w:val="single" w:sz="4" w:space="0" w:color="auto"/>
            </w:tcBorders>
            <w:noWrap/>
            <w:vAlign w:val="bottom"/>
            <w:hideMark/>
          </w:tcPr>
          <w:p w14:paraId="045B7331" w14:textId="199001E4" w:rsidR="00D87847" w:rsidRPr="009F49F2" w:rsidRDefault="00060733"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35EE1A3" w14:textId="16A195DB" w:rsidR="00D87847" w:rsidRPr="009F49F2" w:rsidRDefault="00060733"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Nvt</w:t>
            </w:r>
          </w:p>
        </w:tc>
        <w:tc>
          <w:tcPr>
            <w:tcW w:w="960" w:type="dxa"/>
            <w:tcBorders>
              <w:top w:val="nil"/>
              <w:left w:val="nil"/>
              <w:bottom w:val="single" w:sz="4" w:space="0" w:color="auto"/>
              <w:right w:val="single" w:sz="4" w:space="0" w:color="auto"/>
            </w:tcBorders>
            <w:noWrap/>
            <w:vAlign w:val="bottom"/>
            <w:hideMark/>
          </w:tcPr>
          <w:p w14:paraId="2A0304F4" w14:textId="087B218B" w:rsidR="00D87847" w:rsidRPr="009F49F2" w:rsidRDefault="00060733"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Nvt</w:t>
            </w:r>
          </w:p>
        </w:tc>
      </w:tr>
      <w:tr w:rsidR="00FF4FBF" w:rsidRPr="00011523" w14:paraId="17BCDDDD"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754AC5A7" w14:textId="77777777" w:rsidR="00FF4FBF" w:rsidRPr="00011523" w:rsidRDefault="00FF4FBF" w:rsidP="00FF4FBF">
            <w:pPr>
              <w:spacing w:after="0" w:line="240" w:lineRule="auto"/>
              <w:rPr>
                <w:rFonts w:ascii="Aptos Narrow" w:eastAsia="Times New Roman" w:hAnsi="Aptos Narrow" w:cs="Times New Roman"/>
                <w:color w:val="000000"/>
                <w:kern w:val="0"/>
                <w:sz w:val="22"/>
                <w:szCs w:val="22"/>
                <w:lang w:eastAsia="nl-NL"/>
                <w14:ligatures w14:val="none"/>
              </w:rPr>
            </w:pPr>
            <w:r w:rsidRPr="00011523">
              <w:rPr>
                <w:rFonts w:ascii="Aptos Narrow" w:eastAsia="Times New Roman" w:hAnsi="Aptos Narrow" w:cs="Times New Roman"/>
                <w:color w:val="000000"/>
                <w:kern w:val="0"/>
                <w:sz w:val="22"/>
                <w:szCs w:val="22"/>
                <w:lang w:eastAsia="nl-NL"/>
                <w14:ligatures w14:val="none"/>
              </w:rPr>
              <w:t>SPV</w:t>
            </w:r>
          </w:p>
        </w:tc>
        <w:tc>
          <w:tcPr>
            <w:tcW w:w="960" w:type="dxa"/>
            <w:tcBorders>
              <w:top w:val="nil"/>
              <w:left w:val="single" w:sz="4" w:space="0" w:color="auto"/>
              <w:bottom w:val="single" w:sz="4" w:space="0" w:color="auto"/>
              <w:right w:val="single" w:sz="4" w:space="0" w:color="auto"/>
            </w:tcBorders>
            <w:noWrap/>
            <w:vAlign w:val="center"/>
            <w:hideMark/>
          </w:tcPr>
          <w:p w14:paraId="508DA009" w14:textId="50D6EF6D"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Nee</w:t>
            </w:r>
          </w:p>
        </w:tc>
        <w:tc>
          <w:tcPr>
            <w:tcW w:w="1420" w:type="dxa"/>
            <w:tcBorders>
              <w:top w:val="nil"/>
              <w:left w:val="nil"/>
              <w:bottom w:val="single" w:sz="4" w:space="0" w:color="auto"/>
              <w:right w:val="single" w:sz="4" w:space="0" w:color="auto"/>
            </w:tcBorders>
            <w:noWrap/>
            <w:vAlign w:val="center"/>
            <w:hideMark/>
          </w:tcPr>
          <w:p w14:paraId="64416996" w14:textId="45616C45"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Ja</w:t>
            </w:r>
          </w:p>
        </w:tc>
        <w:tc>
          <w:tcPr>
            <w:tcW w:w="1180" w:type="dxa"/>
            <w:tcBorders>
              <w:top w:val="nil"/>
              <w:left w:val="nil"/>
              <w:bottom w:val="single" w:sz="4" w:space="0" w:color="auto"/>
              <w:right w:val="single" w:sz="4" w:space="0" w:color="auto"/>
            </w:tcBorders>
            <w:noWrap/>
            <w:vAlign w:val="center"/>
            <w:hideMark/>
          </w:tcPr>
          <w:p w14:paraId="3C7C840C" w14:textId="5C29E6A5"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Ja</w:t>
            </w:r>
          </w:p>
        </w:tc>
        <w:tc>
          <w:tcPr>
            <w:tcW w:w="1180" w:type="dxa"/>
            <w:tcBorders>
              <w:top w:val="nil"/>
              <w:left w:val="nil"/>
              <w:bottom w:val="single" w:sz="4" w:space="0" w:color="auto"/>
              <w:right w:val="single" w:sz="4" w:space="0" w:color="auto"/>
            </w:tcBorders>
            <w:noWrap/>
            <w:vAlign w:val="center"/>
            <w:hideMark/>
          </w:tcPr>
          <w:p w14:paraId="0FE2910F" w14:textId="72597BB0"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Nee</w:t>
            </w:r>
          </w:p>
        </w:tc>
        <w:tc>
          <w:tcPr>
            <w:tcW w:w="960" w:type="dxa"/>
            <w:tcBorders>
              <w:top w:val="nil"/>
              <w:left w:val="nil"/>
              <w:bottom w:val="single" w:sz="4" w:space="0" w:color="auto"/>
              <w:right w:val="single" w:sz="4" w:space="0" w:color="auto"/>
            </w:tcBorders>
            <w:noWrap/>
            <w:vAlign w:val="center"/>
            <w:hideMark/>
          </w:tcPr>
          <w:p w14:paraId="01E3B7FB" w14:textId="69C856D4"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Nvt</w:t>
            </w:r>
          </w:p>
        </w:tc>
        <w:tc>
          <w:tcPr>
            <w:tcW w:w="960" w:type="dxa"/>
            <w:tcBorders>
              <w:top w:val="nil"/>
              <w:left w:val="nil"/>
              <w:bottom w:val="single" w:sz="4" w:space="0" w:color="auto"/>
              <w:right w:val="single" w:sz="4" w:space="0" w:color="auto"/>
            </w:tcBorders>
            <w:noWrap/>
            <w:vAlign w:val="center"/>
            <w:hideMark/>
          </w:tcPr>
          <w:p w14:paraId="1815CF42" w14:textId="3CD0EA81" w:rsidR="00FF4FBF" w:rsidRPr="00011523" w:rsidRDefault="00FF4FBF"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w:hAnsi="Aptos"/>
                <w:color w:val="000000"/>
                <w:sz w:val="22"/>
                <w:szCs w:val="22"/>
              </w:rPr>
              <w:t>Nvt</w:t>
            </w:r>
          </w:p>
        </w:tc>
      </w:tr>
    </w:tbl>
    <w:p w14:paraId="0DEF525F" w14:textId="77777777" w:rsidR="006E7874" w:rsidRDefault="006E7874">
      <w:pPr>
        <w:spacing w:line="259" w:lineRule="auto"/>
        <w:rPr>
          <w:sz w:val="22"/>
          <w:szCs w:val="22"/>
        </w:rPr>
      </w:pPr>
    </w:p>
    <w:p w14:paraId="5E9B4174" w14:textId="721419FE" w:rsidR="001D0128" w:rsidRDefault="001D0128">
      <w:pPr>
        <w:spacing w:line="259" w:lineRule="auto"/>
        <w:rPr>
          <w:sz w:val="22"/>
          <w:szCs w:val="22"/>
        </w:rPr>
      </w:pPr>
      <w:r w:rsidRPr="00230AF7">
        <w:rPr>
          <w:sz w:val="22"/>
          <w:szCs w:val="22"/>
          <w:highlight w:val="yellow"/>
        </w:rPr>
        <w:t>xxx</w:t>
      </w:r>
    </w:p>
    <w:tbl>
      <w:tblPr>
        <w:tblW w:w="9883" w:type="dxa"/>
        <w:tblCellMar>
          <w:left w:w="70" w:type="dxa"/>
          <w:right w:w="70" w:type="dxa"/>
        </w:tblCellMar>
        <w:tblLook w:val="04A0" w:firstRow="1" w:lastRow="0" w:firstColumn="1" w:lastColumn="0" w:noHBand="0" w:noVBand="1"/>
      </w:tblPr>
      <w:tblGrid>
        <w:gridCol w:w="1260"/>
        <w:gridCol w:w="1020"/>
        <w:gridCol w:w="960"/>
        <w:gridCol w:w="1002"/>
        <w:gridCol w:w="960"/>
        <w:gridCol w:w="961"/>
        <w:gridCol w:w="1640"/>
        <w:gridCol w:w="1254"/>
        <w:gridCol w:w="1040"/>
      </w:tblGrid>
      <w:tr w:rsidR="00CE653B" w:rsidRPr="00CE653B" w14:paraId="50F0C3E5" w14:textId="77777777" w:rsidTr="00497AED">
        <w:trPr>
          <w:trHeight w:val="324"/>
        </w:trPr>
        <w:tc>
          <w:tcPr>
            <w:tcW w:w="1260" w:type="dxa"/>
            <w:tcBorders>
              <w:top w:val="nil"/>
              <w:left w:val="nil"/>
              <w:bottom w:val="nil"/>
              <w:right w:val="nil"/>
            </w:tcBorders>
            <w:vAlign w:val="bottom"/>
            <w:hideMark/>
          </w:tcPr>
          <w:p w14:paraId="78A6F8CF" w14:textId="77777777" w:rsidR="00CE653B" w:rsidRPr="00CE653B" w:rsidRDefault="00CE653B" w:rsidP="00CE653B">
            <w:pPr>
              <w:spacing w:after="0" w:line="240" w:lineRule="auto"/>
              <w:rPr>
                <w:rFonts w:ascii="Times New Roman" w:eastAsia="Times New Roman" w:hAnsi="Times New Roman" w:cs="Times New Roman"/>
                <w:kern w:val="0"/>
                <w:sz w:val="20"/>
                <w:szCs w:val="20"/>
                <w:lang w:eastAsia="nl-NL"/>
                <w14:ligatures w14:val="none"/>
              </w:rPr>
            </w:pPr>
          </w:p>
        </w:tc>
        <w:tc>
          <w:tcPr>
            <w:tcW w:w="2982" w:type="dxa"/>
            <w:gridSpan w:val="3"/>
            <w:tcBorders>
              <w:top w:val="single" w:sz="4" w:space="0" w:color="auto"/>
              <w:left w:val="single" w:sz="4" w:space="0" w:color="auto"/>
              <w:bottom w:val="single" w:sz="4" w:space="0" w:color="auto"/>
              <w:right w:val="single" w:sz="4" w:space="0" w:color="000000"/>
            </w:tcBorders>
            <w:vAlign w:val="bottom"/>
            <w:hideMark/>
          </w:tcPr>
          <w:p w14:paraId="38A40CEB"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Premievrijstelling over</w:t>
            </w:r>
          </w:p>
        </w:tc>
        <w:tc>
          <w:tcPr>
            <w:tcW w:w="1921" w:type="dxa"/>
            <w:gridSpan w:val="2"/>
            <w:tcBorders>
              <w:top w:val="single" w:sz="4" w:space="0" w:color="auto"/>
              <w:left w:val="nil"/>
              <w:bottom w:val="single" w:sz="4" w:space="0" w:color="auto"/>
              <w:right w:val="single" w:sz="4" w:space="0" w:color="000000"/>
            </w:tcBorders>
            <w:vAlign w:val="bottom"/>
            <w:hideMark/>
          </w:tcPr>
          <w:p w14:paraId="0890669F"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Reglement</w:t>
            </w:r>
          </w:p>
        </w:tc>
        <w:tc>
          <w:tcPr>
            <w:tcW w:w="3720" w:type="dxa"/>
            <w:gridSpan w:val="3"/>
            <w:tcBorders>
              <w:top w:val="single" w:sz="4" w:space="0" w:color="auto"/>
              <w:left w:val="nil"/>
              <w:bottom w:val="single" w:sz="4" w:space="0" w:color="auto"/>
              <w:right w:val="single" w:sz="4" w:space="0" w:color="000000"/>
            </w:tcBorders>
            <w:vAlign w:val="bottom"/>
            <w:hideMark/>
          </w:tcPr>
          <w:p w14:paraId="26BD8DAC"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Grondslag premievrijstelling</w:t>
            </w:r>
          </w:p>
        </w:tc>
      </w:tr>
      <w:tr w:rsidR="00CE653B" w:rsidRPr="00CE653B" w14:paraId="40A0C720" w14:textId="77777777" w:rsidTr="00497AED">
        <w:trPr>
          <w:trHeight w:val="264"/>
        </w:trPr>
        <w:tc>
          <w:tcPr>
            <w:tcW w:w="1260" w:type="dxa"/>
            <w:tcBorders>
              <w:top w:val="nil"/>
              <w:left w:val="nil"/>
              <w:bottom w:val="nil"/>
              <w:right w:val="nil"/>
            </w:tcBorders>
            <w:vAlign w:val="bottom"/>
            <w:hideMark/>
          </w:tcPr>
          <w:p w14:paraId="3F97FBD0"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20" w:type="dxa"/>
            <w:tcBorders>
              <w:top w:val="nil"/>
              <w:left w:val="single" w:sz="4" w:space="0" w:color="auto"/>
              <w:bottom w:val="single" w:sz="4" w:space="0" w:color="auto"/>
              <w:right w:val="single" w:sz="4" w:space="0" w:color="auto"/>
            </w:tcBorders>
            <w:vAlign w:val="bottom"/>
            <w:hideMark/>
          </w:tcPr>
          <w:p w14:paraId="44A42950"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Verplicht</w:t>
            </w:r>
          </w:p>
        </w:tc>
        <w:tc>
          <w:tcPr>
            <w:tcW w:w="960" w:type="dxa"/>
            <w:tcBorders>
              <w:top w:val="nil"/>
              <w:left w:val="nil"/>
              <w:bottom w:val="single" w:sz="4" w:space="0" w:color="auto"/>
              <w:right w:val="single" w:sz="4" w:space="0" w:color="auto"/>
            </w:tcBorders>
            <w:vAlign w:val="bottom"/>
            <w:hideMark/>
          </w:tcPr>
          <w:p w14:paraId="68D1B83A"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Vrijwillig</w:t>
            </w:r>
          </w:p>
        </w:tc>
        <w:tc>
          <w:tcPr>
            <w:tcW w:w="1002" w:type="dxa"/>
            <w:tcBorders>
              <w:top w:val="nil"/>
              <w:left w:val="nil"/>
              <w:bottom w:val="single" w:sz="4" w:space="0" w:color="auto"/>
              <w:right w:val="single" w:sz="4" w:space="0" w:color="auto"/>
            </w:tcBorders>
            <w:vAlign w:val="bottom"/>
            <w:hideMark/>
          </w:tcPr>
          <w:p w14:paraId="509584ED"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Bijsparen</w:t>
            </w:r>
          </w:p>
        </w:tc>
        <w:tc>
          <w:tcPr>
            <w:tcW w:w="960" w:type="dxa"/>
            <w:tcBorders>
              <w:top w:val="nil"/>
              <w:left w:val="nil"/>
              <w:bottom w:val="nil"/>
              <w:right w:val="single" w:sz="4" w:space="0" w:color="auto"/>
            </w:tcBorders>
            <w:vAlign w:val="bottom"/>
            <w:hideMark/>
          </w:tcPr>
          <w:p w14:paraId="13195B9B"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Actueel</w:t>
            </w:r>
          </w:p>
        </w:tc>
        <w:tc>
          <w:tcPr>
            <w:tcW w:w="961" w:type="dxa"/>
            <w:tcBorders>
              <w:top w:val="nil"/>
              <w:left w:val="nil"/>
              <w:bottom w:val="nil"/>
              <w:right w:val="single" w:sz="4" w:space="0" w:color="auto"/>
            </w:tcBorders>
            <w:vAlign w:val="bottom"/>
            <w:hideMark/>
          </w:tcPr>
          <w:p w14:paraId="4EDC052D"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Verleden</w:t>
            </w:r>
          </w:p>
        </w:tc>
        <w:tc>
          <w:tcPr>
            <w:tcW w:w="1640" w:type="dxa"/>
            <w:tcBorders>
              <w:top w:val="nil"/>
              <w:left w:val="nil"/>
              <w:bottom w:val="single" w:sz="4" w:space="0" w:color="auto"/>
              <w:right w:val="single" w:sz="4" w:space="0" w:color="auto"/>
            </w:tcBorders>
            <w:vAlign w:val="bottom"/>
            <w:hideMark/>
          </w:tcPr>
          <w:p w14:paraId="69BF6E34"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Geïndex PGI -/- act franchise</w:t>
            </w:r>
          </w:p>
        </w:tc>
        <w:tc>
          <w:tcPr>
            <w:tcW w:w="1040" w:type="dxa"/>
            <w:tcBorders>
              <w:top w:val="nil"/>
              <w:left w:val="nil"/>
              <w:bottom w:val="single" w:sz="4" w:space="0" w:color="auto"/>
              <w:right w:val="single" w:sz="4" w:space="0" w:color="auto"/>
            </w:tcBorders>
            <w:vAlign w:val="bottom"/>
            <w:hideMark/>
          </w:tcPr>
          <w:p w14:paraId="6FF3BF71"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Geïndex PG</w:t>
            </w:r>
          </w:p>
        </w:tc>
        <w:tc>
          <w:tcPr>
            <w:tcW w:w="1040" w:type="dxa"/>
            <w:tcBorders>
              <w:top w:val="nil"/>
              <w:left w:val="nil"/>
              <w:bottom w:val="single" w:sz="4" w:space="0" w:color="auto"/>
              <w:right w:val="single" w:sz="4" w:space="0" w:color="auto"/>
            </w:tcBorders>
            <w:vAlign w:val="bottom"/>
            <w:hideMark/>
          </w:tcPr>
          <w:p w14:paraId="75044A3C" w14:textId="77777777" w:rsidR="00CE653B" w:rsidRPr="00CE653B" w:rsidRDefault="00CE653B" w:rsidP="00CE653B">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E653B">
              <w:rPr>
                <w:rFonts w:ascii="Aptos Narrow" w:eastAsia="Times New Roman" w:hAnsi="Aptos Narrow" w:cs="Times New Roman"/>
                <w:b/>
                <w:bCs/>
                <w:color w:val="000000"/>
                <w:kern w:val="0"/>
                <w:sz w:val="22"/>
                <w:szCs w:val="22"/>
                <w:lang w:eastAsia="nl-NL"/>
                <w14:ligatures w14:val="none"/>
              </w:rPr>
              <w:t>Laatste PG</w:t>
            </w:r>
          </w:p>
        </w:tc>
      </w:tr>
      <w:tr w:rsidR="00CE653B" w:rsidRPr="00CE653B" w14:paraId="71BA8337" w14:textId="77777777" w:rsidTr="00497AED">
        <w:trPr>
          <w:trHeight w:val="288"/>
        </w:trPr>
        <w:tc>
          <w:tcPr>
            <w:tcW w:w="1260" w:type="dxa"/>
            <w:tcBorders>
              <w:top w:val="single" w:sz="4" w:space="0" w:color="auto"/>
              <w:left w:val="single" w:sz="4" w:space="0" w:color="auto"/>
              <w:bottom w:val="single" w:sz="4" w:space="0" w:color="auto"/>
              <w:right w:val="nil"/>
            </w:tcBorders>
            <w:noWrap/>
            <w:vAlign w:val="bottom"/>
            <w:hideMark/>
          </w:tcPr>
          <w:p w14:paraId="7303DCAE"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Standaard</w:t>
            </w:r>
          </w:p>
        </w:tc>
        <w:tc>
          <w:tcPr>
            <w:tcW w:w="1020" w:type="dxa"/>
            <w:tcBorders>
              <w:top w:val="nil"/>
              <w:left w:val="single" w:sz="4" w:space="0" w:color="auto"/>
              <w:bottom w:val="single" w:sz="4" w:space="0" w:color="auto"/>
              <w:right w:val="single" w:sz="4" w:space="0" w:color="auto"/>
            </w:tcBorders>
            <w:vAlign w:val="center"/>
            <w:hideMark/>
          </w:tcPr>
          <w:p w14:paraId="7635F90B"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0FA00253"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 </w:t>
            </w:r>
          </w:p>
        </w:tc>
        <w:tc>
          <w:tcPr>
            <w:tcW w:w="1002" w:type="dxa"/>
            <w:tcBorders>
              <w:top w:val="nil"/>
              <w:left w:val="nil"/>
              <w:bottom w:val="single" w:sz="4" w:space="0" w:color="auto"/>
              <w:right w:val="single" w:sz="4" w:space="0" w:color="auto"/>
            </w:tcBorders>
            <w:vAlign w:val="center"/>
            <w:hideMark/>
          </w:tcPr>
          <w:p w14:paraId="0885F03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 </w:t>
            </w:r>
          </w:p>
        </w:tc>
        <w:tc>
          <w:tcPr>
            <w:tcW w:w="960" w:type="dxa"/>
            <w:tcBorders>
              <w:top w:val="single" w:sz="4" w:space="0" w:color="auto"/>
              <w:left w:val="nil"/>
              <w:bottom w:val="single" w:sz="4" w:space="0" w:color="auto"/>
              <w:right w:val="single" w:sz="4" w:space="0" w:color="auto"/>
            </w:tcBorders>
            <w:vAlign w:val="center"/>
            <w:hideMark/>
          </w:tcPr>
          <w:p w14:paraId="155D1B1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single" w:sz="4" w:space="0" w:color="auto"/>
              <w:left w:val="nil"/>
              <w:bottom w:val="single" w:sz="4" w:space="0" w:color="auto"/>
              <w:right w:val="single" w:sz="4" w:space="0" w:color="auto"/>
            </w:tcBorders>
            <w:vAlign w:val="center"/>
            <w:hideMark/>
          </w:tcPr>
          <w:p w14:paraId="2FE5022B"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single" w:sz="4" w:space="0" w:color="auto"/>
              <w:right w:val="single" w:sz="4" w:space="0" w:color="auto"/>
            </w:tcBorders>
            <w:vAlign w:val="center"/>
            <w:hideMark/>
          </w:tcPr>
          <w:p w14:paraId="7F910A0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A3AA9A6" w14:textId="77777777" w:rsidR="00CE653B" w:rsidRPr="00230AF7" w:rsidRDefault="00CE653B" w:rsidP="00CE653B">
            <w:pPr>
              <w:spacing w:after="0" w:line="240" w:lineRule="auto"/>
              <w:jc w:val="center"/>
              <w:rPr>
                <w:rFonts w:ascii="Aptos" w:eastAsia="Times New Roman" w:hAnsi="Aptos" w:cs="Times New Roman"/>
                <w:color w:val="000000"/>
                <w:kern w:val="0"/>
                <w:sz w:val="22"/>
                <w:szCs w:val="22"/>
                <w:highlight w:val="cyan"/>
                <w:lang w:eastAsia="nl-NL"/>
                <w14:ligatures w14:val="none"/>
              </w:rPr>
            </w:pPr>
            <w:r w:rsidRPr="00230AF7">
              <w:rPr>
                <w:rFonts w:ascii="Aptos" w:eastAsia="Times New Roman" w:hAnsi="Aptos" w:cs="Times New Roman"/>
                <w:color w:val="000000"/>
                <w:kern w:val="0"/>
                <w:sz w:val="22"/>
                <w:szCs w:val="22"/>
                <w:highlight w:val="cyan"/>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378B2FEE" w14:textId="77777777" w:rsidR="00CE653B" w:rsidRPr="00230AF7" w:rsidRDefault="00CE653B" w:rsidP="00CE653B">
            <w:pPr>
              <w:spacing w:after="0" w:line="240" w:lineRule="auto"/>
              <w:jc w:val="center"/>
              <w:rPr>
                <w:rFonts w:ascii="Aptos" w:eastAsia="Times New Roman" w:hAnsi="Aptos" w:cs="Times New Roman"/>
                <w:color w:val="000000"/>
                <w:kern w:val="0"/>
                <w:sz w:val="22"/>
                <w:szCs w:val="22"/>
                <w:highlight w:val="cyan"/>
                <w:lang w:eastAsia="nl-NL"/>
                <w14:ligatures w14:val="none"/>
              </w:rPr>
            </w:pPr>
            <w:r w:rsidRPr="00230AF7">
              <w:rPr>
                <w:rFonts w:ascii="Aptos" w:eastAsia="Times New Roman" w:hAnsi="Aptos" w:cs="Times New Roman"/>
                <w:color w:val="000000"/>
                <w:kern w:val="0"/>
                <w:sz w:val="22"/>
                <w:szCs w:val="22"/>
                <w:highlight w:val="cyan"/>
                <w:lang w:eastAsia="nl-NL"/>
                <w14:ligatures w14:val="none"/>
              </w:rPr>
              <w:t>Nee</w:t>
            </w:r>
          </w:p>
        </w:tc>
      </w:tr>
      <w:tr w:rsidR="00CE653B" w:rsidRPr="00CE653B" w14:paraId="277A0E5F" w14:textId="77777777" w:rsidTr="00497AED">
        <w:trPr>
          <w:trHeight w:val="288"/>
        </w:trPr>
        <w:tc>
          <w:tcPr>
            <w:tcW w:w="1260" w:type="dxa"/>
            <w:tcBorders>
              <w:top w:val="nil"/>
              <w:left w:val="single" w:sz="4" w:space="0" w:color="auto"/>
              <w:bottom w:val="nil"/>
              <w:right w:val="nil"/>
            </w:tcBorders>
            <w:noWrap/>
            <w:vAlign w:val="bottom"/>
            <w:hideMark/>
          </w:tcPr>
          <w:p w14:paraId="1B48D94E" w14:textId="2F2B543F" w:rsidR="00CE653B" w:rsidRPr="00CE653B" w:rsidRDefault="001C2A84" w:rsidP="00CE653B">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020" w:type="dxa"/>
            <w:tcBorders>
              <w:top w:val="nil"/>
              <w:left w:val="single" w:sz="4" w:space="0" w:color="auto"/>
              <w:bottom w:val="nil"/>
              <w:right w:val="single" w:sz="4" w:space="0" w:color="auto"/>
            </w:tcBorders>
            <w:vAlign w:val="center"/>
            <w:hideMark/>
          </w:tcPr>
          <w:p w14:paraId="54C556C8"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319F2181"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02" w:type="dxa"/>
            <w:tcBorders>
              <w:top w:val="nil"/>
              <w:left w:val="nil"/>
              <w:bottom w:val="nil"/>
              <w:right w:val="single" w:sz="4" w:space="0" w:color="auto"/>
            </w:tcBorders>
            <w:vAlign w:val="center"/>
            <w:hideMark/>
          </w:tcPr>
          <w:p w14:paraId="40D52C74"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4D1728C5"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nil"/>
              <w:right w:val="single" w:sz="4" w:space="0" w:color="auto"/>
            </w:tcBorders>
            <w:vAlign w:val="center"/>
            <w:hideMark/>
          </w:tcPr>
          <w:p w14:paraId="0C83E41D"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nil"/>
              <w:right w:val="single" w:sz="4" w:space="0" w:color="auto"/>
            </w:tcBorders>
            <w:vAlign w:val="center"/>
            <w:hideMark/>
          </w:tcPr>
          <w:p w14:paraId="3AD2D825"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5BAD25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2B2437B6"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6DD159AE" w14:textId="77777777" w:rsidTr="00497AED">
        <w:trPr>
          <w:trHeight w:val="288"/>
        </w:trPr>
        <w:tc>
          <w:tcPr>
            <w:tcW w:w="1260" w:type="dxa"/>
            <w:tcBorders>
              <w:top w:val="nil"/>
              <w:left w:val="single" w:sz="4" w:space="0" w:color="auto"/>
              <w:bottom w:val="nil"/>
              <w:right w:val="nil"/>
            </w:tcBorders>
            <w:noWrap/>
            <w:vAlign w:val="bottom"/>
            <w:hideMark/>
          </w:tcPr>
          <w:p w14:paraId="10861068"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SPD</w:t>
            </w:r>
          </w:p>
        </w:tc>
        <w:tc>
          <w:tcPr>
            <w:tcW w:w="1020" w:type="dxa"/>
            <w:tcBorders>
              <w:top w:val="nil"/>
              <w:left w:val="single" w:sz="4" w:space="0" w:color="auto"/>
              <w:bottom w:val="nil"/>
              <w:right w:val="single" w:sz="4" w:space="0" w:color="auto"/>
            </w:tcBorders>
            <w:vAlign w:val="center"/>
            <w:hideMark/>
          </w:tcPr>
          <w:p w14:paraId="02301A9C"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0A798853"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02" w:type="dxa"/>
            <w:tcBorders>
              <w:top w:val="nil"/>
              <w:left w:val="nil"/>
              <w:bottom w:val="nil"/>
              <w:right w:val="single" w:sz="4" w:space="0" w:color="auto"/>
            </w:tcBorders>
            <w:vAlign w:val="center"/>
            <w:hideMark/>
          </w:tcPr>
          <w:p w14:paraId="736F8DBA"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199D048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nil"/>
              <w:right w:val="single" w:sz="4" w:space="0" w:color="auto"/>
            </w:tcBorders>
            <w:vAlign w:val="center"/>
            <w:hideMark/>
          </w:tcPr>
          <w:p w14:paraId="37C3BC95"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nil"/>
              <w:right w:val="single" w:sz="4" w:space="0" w:color="auto"/>
            </w:tcBorders>
            <w:vAlign w:val="center"/>
            <w:hideMark/>
          </w:tcPr>
          <w:p w14:paraId="6B267E8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3ED148E1"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7DE5A3FF"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40BDE593" w14:textId="77777777" w:rsidTr="00497AED">
        <w:trPr>
          <w:trHeight w:val="288"/>
        </w:trPr>
        <w:tc>
          <w:tcPr>
            <w:tcW w:w="1260" w:type="dxa"/>
            <w:tcBorders>
              <w:top w:val="nil"/>
              <w:left w:val="single" w:sz="4" w:space="0" w:color="auto"/>
              <w:bottom w:val="single" w:sz="4" w:space="0" w:color="auto"/>
              <w:right w:val="nil"/>
            </w:tcBorders>
            <w:noWrap/>
            <w:vAlign w:val="bottom"/>
            <w:hideMark/>
          </w:tcPr>
          <w:p w14:paraId="136A65B8"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SPF</w:t>
            </w:r>
          </w:p>
        </w:tc>
        <w:tc>
          <w:tcPr>
            <w:tcW w:w="1020" w:type="dxa"/>
            <w:tcBorders>
              <w:top w:val="nil"/>
              <w:left w:val="single" w:sz="4" w:space="0" w:color="auto"/>
              <w:bottom w:val="single" w:sz="4" w:space="0" w:color="auto"/>
              <w:right w:val="single" w:sz="4" w:space="0" w:color="auto"/>
            </w:tcBorders>
            <w:vAlign w:val="center"/>
            <w:hideMark/>
          </w:tcPr>
          <w:p w14:paraId="73CD00E8"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1AA8C5E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02" w:type="dxa"/>
            <w:tcBorders>
              <w:top w:val="nil"/>
              <w:left w:val="nil"/>
              <w:bottom w:val="single" w:sz="4" w:space="0" w:color="auto"/>
              <w:right w:val="single" w:sz="4" w:space="0" w:color="auto"/>
            </w:tcBorders>
            <w:vAlign w:val="center"/>
            <w:hideMark/>
          </w:tcPr>
          <w:p w14:paraId="57BD386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1129F9E6"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1" w:type="dxa"/>
            <w:tcBorders>
              <w:top w:val="nil"/>
              <w:left w:val="nil"/>
              <w:bottom w:val="single" w:sz="4" w:space="0" w:color="auto"/>
              <w:right w:val="single" w:sz="4" w:space="0" w:color="auto"/>
            </w:tcBorders>
            <w:vAlign w:val="center"/>
            <w:hideMark/>
          </w:tcPr>
          <w:p w14:paraId="1264B9A9" w14:textId="77777777" w:rsidR="00CE653B" w:rsidRPr="00CE653B" w:rsidRDefault="00CE653B" w:rsidP="00CE653B">
            <w:pPr>
              <w:spacing w:after="0" w:line="240" w:lineRule="auto"/>
              <w:jc w:val="center"/>
              <w:rPr>
                <w:rFonts w:ascii="Aptos" w:eastAsia="Times New Roman" w:hAnsi="Aptos" w:cs="Times New Roman"/>
                <w:color w:val="FF0000"/>
                <w:kern w:val="0"/>
                <w:sz w:val="22"/>
                <w:szCs w:val="22"/>
                <w:lang w:eastAsia="nl-NL"/>
                <w14:ligatures w14:val="none"/>
              </w:rPr>
            </w:pPr>
            <w:r w:rsidRPr="00CE653B">
              <w:rPr>
                <w:rFonts w:ascii="Aptos" w:eastAsia="Times New Roman" w:hAnsi="Aptos" w:cs="Times New Roman"/>
                <w:color w:val="FF0000"/>
                <w:kern w:val="0"/>
                <w:sz w:val="22"/>
                <w:szCs w:val="22"/>
                <w:lang w:eastAsia="nl-NL"/>
                <w14:ligatures w14:val="none"/>
              </w:rPr>
              <w:t>Ja</w:t>
            </w:r>
          </w:p>
        </w:tc>
        <w:tc>
          <w:tcPr>
            <w:tcW w:w="1640" w:type="dxa"/>
            <w:tcBorders>
              <w:top w:val="nil"/>
              <w:left w:val="nil"/>
              <w:bottom w:val="single" w:sz="4" w:space="0" w:color="auto"/>
              <w:right w:val="single" w:sz="4" w:space="0" w:color="auto"/>
            </w:tcBorders>
            <w:vAlign w:val="center"/>
            <w:hideMark/>
          </w:tcPr>
          <w:p w14:paraId="3D33385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710591C2"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7DB5C119" w14:textId="77777777" w:rsidR="00CE653B" w:rsidRPr="00CE653B" w:rsidRDefault="00CE653B" w:rsidP="00CE653B">
            <w:pPr>
              <w:spacing w:after="0" w:line="240" w:lineRule="auto"/>
              <w:jc w:val="center"/>
              <w:rPr>
                <w:rFonts w:ascii="Aptos" w:eastAsia="Times New Roman" w:hAnsi="Aptos" w:cs="Times New Roman"/>
                <w:color w:val="FF0000"/>
                <w:kern w:val="0"/>
                <w:sz w:val="22"/>
                <w:szCs w:val="22"/>
                <w:lang w:eastAsia="nl-NL"/>
                <w14:ligatures w14:val="none"/>
              </w:rPr>
            </w:pPr>
            <w:commentRangeStart w:id="686"/>
            <w:r w:rsidRPr="00CE653B">
              <w:rPr>
                <w:rFonts w:ascii="Aptos" w:eastAsia="Times New Roman" w:hAnsi="Aptos" w:cs="Times New Roman"/>
                <w:color w:val="FF0000"/>
                <w:kern w:val="0"/>
                <w:sz w:val="22"/>
                <w:szCs w:val="22"/>
                <w:lang w:eastAsia="nl-NL"/>
                <w14:ligatures w14:val="none"/>
              </w:rPr>
              <w:t>Ja</w:t>
            </w:r>
            <w:commentRangeEnd w:id="686"/>
            <w:r w:rsidR="00DD6B6A" w:rsidRPr="00CE653B">
              <w:rPr>
                <w:rStyle w:val="CommentReference"/>
                <w:rFonts w:ascii="Aptos" w:eastAsia="Times New Roman" w:hAnsi="Aptos" w:cs="Times New Roman"/>
                <w:color w:val="FF0000"/>
                <w:kern w:val="0"/>
                <w:sz w:val="22"/>
                <w:szCs w:val="22"/>
                <w:lang w:eastAsia="nl-NL"/>
                <w14:ligatures w14:val="none"/>
              </w:rPr>
              <w:commentReference w:id="686"/>
            </w:r>
          </w:p>
        </w:tc>
      </w:tr>
      <w:tr w:rsidR="00CE653B" w:rsidRPr="00CE653B" w14:paraId="3DAED904" w14:textId="77777777" w:rsidTr="00497AED">
        <w:trPr>
          <w:trHeight w:val="288"/>
        </w:trPr>
        <w:tc>
          <w:tcPr>
            <w:tcW w:w="1260" w:type="dxa"/>
            <w:tcBorders>
              <w:top w:val="nil"/>
              <w:left w:val="single" w:sz="4" w:space="0" w:color="auto"/>
              <w:bottom w:val="nil"/>
              <w:right w:val="nil"/>
            </w:tcBorders>
            <w:noWrap/>
            <w:vAlign w:val="bottom"/>
            <w:hideMark/>
          </w:tcPr>
          <w:p w14:paraId="501D1E3B"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SSPF bruto</w:t>
            </w:r>
          </w:p>
        </w:tc>
        <w:tc>
          <w:tcPr>
            <w:tcW w:w="1020" w:type="dxa"/>
            <w:tcBorders>
              <w:top w:val="nil"/>
              <w:left w:val="single" w:sz="4" w:space="0" w:color="auto"/>
              <w:bottom w:val="nil"/>
              <w:right w:val="single" w:sz="4" w:space="0" w:color="auto"/>
            </w:tcBorders>
            <w:vAlign w:val="center"/>
            <w:hideMark/>
          </w:tcPr>
          <w:p w14:paraId="081D9182"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7163D40F"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02" w:type="dxa"/>
            <w:tcBorders>
              <w:top w:val="nil"/>
              <w:left w:val="nil"/>
              <w:bottom w:val="nil"/>
              <w:right w:val="single" w:sz="4" w:space="0" w:color="auto"/>
            </w:tcBorders>
            <w:vAlign w:val="center"/>
            <w:hideMark/>
          </w:tcPr>
          <w:p w14:paraId="1DCB2742"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15ADC05B"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nil"/>
              <w:right w:val="single" w:sz="4" w:space="0" w:color="auto"/>
            </w:tcBorders>
            <w:vAlign w:val="center"/>
            <w:hideMark/>
          </w:tcPr>
          <w:p w14:paraId="45B9316F"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nil"/>
              <w:right w:val="single" w:sz="4" w:space="0" w:color="auto"/>
            </w:tcBorders>
            <w:vAlign w:val="center"/>
            <w:hideMark/>
          </w:tcPr>
          <w:p w14:paraId="6CAA4903"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5BBFE230" w14:textId="77777777" w:rsidR="00CE653B" w:rsidRPr="00CE653B" w:rsidRDefault="00CE653B" w:rsidP="00CE653B">
            <w:pPr>
              <w:spacing w:after="0" w:line="240" w:lineRule="auto"/>
              <w:jc w:val="center"/>
              <w:rPr>
                <w:rFonts w:ascii="Aptos" w:eastAsia="Times New Roman" w:hAnsi="Aptos" w:cs="Times New Roman"/>
                <w:color w:val="FF0000"/>
                <w:kern w:val="0"/>
                <w:sz w:val="22"/>
                <w:szCs w:val="22"/>
                <w:lang w:eastAsia="nl-NL"/>
                <w14:ligatures w14:val="none"/>
              </w:rPr>
            </w:pPr>
            <w:r w:rsidRPr="00CE653B">
              <w:rPr>
                <w:rFonts w:ascii="Aptos" w:eastAsia="Times New Roman" w:hAnsi="Aptos" w:cs="Times New Roman"/>
                <w:color w:val="FF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B552D11"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4F710768" w14:textId="77777777" w:rsidTr="00497AED">
        <w:trPr>
          <w:trHeight w:val="288"/>
        </w:trPr>
        <w:tc>
          <w:tcPr>
            <w:tcW w:w="1260" w:type="dxa"/>
            <w:tcBorders>
              <w:top w:val="nil"/>
              <w:left w:val="single" w:sz="4" w:space="0" w:color="auto"/>
              <w:bottom w:val="nil"/>
              <w:right w:val="nil"/>
            </w:tcBorders>
            <w:noWrap/>
            <w:vAlign w:val="bottom"/>
            <w:hideMark/>
          </w:tcPr>
          <w:p w14:paraId="77C84165"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SNPS bruto</w:t>
            </w:r>
          </w:p>
        </w:tc>
        <w:tc>
          <w:tcPr>
            <w:tcW w:w="1020" w:type="dxa"/>
            <w:tcBorders>
              <w:top w:val="nil"/>
              <w:left w:val="single" w:sz="4" w:space="0" w:color="auto"/>
              <w:bottom w:val="nil"/>
              <w:right w:val="single" w:sz="4" w:space="0" w:color="auto"/>
            </w:tcBorders>
            <w:vAlign w:val="center"/>
            <w:hideMark/>
          </w:tcPr>
          <w:p w14:paraId="5881C2D1"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051BA0F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02" w:type="dxa"/>
            <w:tcBorders>
              <w:top w:val="nil"/>
              <w:left w:val="nil"/>
              <w:bottom w:val="nil"/>
              <w:right w:val="single" w:sz="4" w:space="0" w:color="auto"/>
            </w:tcBorders>
            <w:vAlign w:val="center"/>
            <w:hideMark/>
          </w:tcPr>
          <w:p w14:paraId="0FFB2A28"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318CEEC3"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nil"/>
              <w:right w:val="single" w:sz="4" w:space="0" w:color="auto"/>
            </w:tcBorders>
            <w:vAlign w:val="center"/>
            <w:hideMark/>
          </w:tcPr>
          <w:p w14:paraId="06B08B74"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nil"/>
              <w:right w:val="single" w:sz="4" w:space="0" w:color="auto"/>
            </w:tcBorders>
            <w:vAlign w:val="center"/>
            <w:hideMark/>
          </w:tcPr>
          <w:p w14:paraId="3DE2A819"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3B57A172" w14:textId="77777777" w:rsidR="00CE653B" w:rsidRPr="00CE653B" w:rsidRDefault="00CE653B" w:rsidP="00CE653B">
            <w:pPr>
              <w:spacing w:after="0" w:line="240" w:lineRule="auto"/>
              <w:jc w:val="center"/>
              <w:rPr>
                <w:rFonts w:ascii="Aptos" w:eastAsia="Times New Roman" w:hAnsi="Aptos" w:cs="Times New Roman"/>
                <w:color w:val="FF0000"/>
                <w:kern w:val="0"/>
                <w:sz w:val="22"/>
                <w:szCs w:val="22"/>
                <w:lang w:eastAsia="nl-NL"/>
                <w14:ligatures w14:val="none"/>
              </w:rPr>
            </w:pPr>
            <w:r w:rsidRPr="00CE653B">
              <w:rPr>
                <w:rFonts w:ascii="Aptos" w:eastAsia="Times New Roman" w:hAnsi="Aptos" w:cs="Times New Roman"/>
                <w:color w:val="FF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2BD96E81"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6F554343" w14:textId="77777777" w:rsidTr="00497AED">
        <w:trPr>
          <w:trHeight w:val="288"/>
        </w:trPr>
        <w:tc>
          <w:tcPr>
            <w:tcW w:w="1260" w:type="dxa"/>
            <w:tcBorders>
              <w:top w:val="nil"/>
              <w:left w:val="single" w:sz="4" w:space="0" w:color="auto"/>
              <w:bottom w:val="nil"/>
              <w:right w:val="nil"/>
            </w:tcBorders>
            <w:noWrap/>
            <w:vAlign w:val="bottom"/>
            <w:hideMark/>
          </w:tcPr>
          <w:p w14:paraId="3E35F1A1"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SNPS netto</w:t>
            </w:r>
          </w:p>
        </w:tc>
        <w:tc>
          <w:tcPr>
            <w:tcW w:w="1020" w:type="dxa"/>
            <w:tcBorders>
              <w:top w:val="nil"/>
              <w:left w:val="single" w:sz="4" w:space="0" w:color="auto"/>
              <w:bottom w:val="nil"/>
              <w:right w:val="single" w:sz="4" w:space="0" w:color="auto"/>
            </w:tcBorders>
            <w:vAlign w:val="center"/>
            <w:hideMark/>
          </w:tcPr>
          <w:p w14:paraId="368386F4"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nil"/>
              <w:right w:val="single" w:sz="4" w:space="0" w:color="auto"/>
            </w:tcBorders>
            <w:vAlign w:val="center"/>
            <w:hideMark/>
          </w:tcPr>
          <w:p w14:paraId="6EDD13D5"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02" w:type="dxa"/>
            <w:tcBorders>
              <w:top w:val="nil"/>
              <w:left w:val="nil"/>
              <w:bottom w:val="nil"/>
              <w:right w:val="single" w:sz="4" w:space="0" w:color="auto"/>
            </w:tcBorders>
            <w:vAlign w:val="center"/>
            <w:hideMark/>
          </w:tcPr>
          <w:p w14:paraId="324EC060"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1236EF3B"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nil"/>
              <w:right w:val="single" w:sz="4" w:space="0" w:color="auto"/>
            </w:tcBorders>
            <w:vAlign w:val="center"/>
            <w:hideMark/>
          </w:tcPr>
          <w:p w14:paraId="6084616E"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nil"/>
              <w:right w:val="single" w:sz="4" w:space="0" w:color="auto"/>
            </w:tcBorders>
            <w:vAlign w:val="center"/>
            <w:hideMark/>
          </w:tcPr>
          <w:p w14:paraId="519A9F3D"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33DBBEAD" w14:textId="77777777" w:rsidR="00CE653B" w:rsidRPr="00CE653B" w:rsidRDefault="00CE653B" w:rsidP="00CE653B">
            <w:pPr>
              <w:spacing w:after="0" w:line="240" w:lineRule="auto"/>
              <w:jc w:val="center"/>
              <w:rPr>
                <w:rFonts w:ascii="Aptos" w:eastAsia="Times New Roman" w:hAnsi="Aptos" w:cs="Times New Roman"/>
                <w:color w:val="FF0000"/>
                <w:kern w:val="0"/>
                <w:sz w:val="22"/>
                <w:szCs w:val="22"/>
                <w:lang w:eastAsia="nl-NL"/>
                <w14:ligatures w14:val="none"/>
              </w:rPr>
            </w:pPr>
            <w:r w:rsidRPr="00CE653B">
              <w:rPr>
                <w:rFonts w:ascii="Aptos" w:eastAsia="Times New Roman" w:hAnsi="Aptos" w:cs="Times New Roman"/>
                <w:color w:val="FF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02ED2AF"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72A1A7D6" w14:textId="77777777" w:rsidTr="00497AED">
        <w:trPr>
          <w:trHeight w:val="288"/>
        </w:trPr>
        <w:tc>
          <w:tcPr>
            <w:tcW w:w="1260" w:type="dxa"/>
            <w:tcBorders>
              <w:top w:val="nil"/>
              <w:left w:val="single" w:sz="4" w:space="0" w:color="auto"/>
              <w:bottom w:val="single" w:sz="4" w:space="0" w:color="auto"/>
              <w:right w:val="nil"/>
            </w:tcBorders>
            <w:noWrap/>
            <w:vAlign w:val="bottom"/>
            <w:hideMark/>
          </w:tcPr>
          <w:p w14:paraId="35024A51"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AKZO</w:t>
            </w:r>
          </w:p>
        </w:tc>
        <w:tc>
          <w:tcPr>
            <w:tcW w:w="1020" w:type="dxa"/>
            <w:tcBorders>
              <w:top w:val="nil"/>
              <w:left w:val="single" w:sz="4" w:space="0" w:color="auto"/>
              <w:bottom w:val="single" w:sz="4" w:space="0" w:color="auto"/>
              <w:right w:val="single" w:sz="4" w:space="0" w:color="auto"/>
            </w:tcBorders>
            <w:vAlign w:val="center"/>
            <w:hideMark/>
          </w:tcPr>
          <w:p w14:paraId="33E9CB56"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vAlign w:val="center"/>
            <w:hideMark/>
          </w:tcPr>
          <w:p w14:paraId="2B2A67C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02" w:type="dxa"/>
            <w:tcBorders>
              <w:top w:val="nil"/>
              <w:left w:val="nil"/>
              <w:bottom w:val="single" w:sz="4" w:space="0" w:color="auto"/>
              <w:right w:val="single" w:sz="4" w:space="0" w:color="auto"/>
            </w:tcBorders>
            <w:vAlign w:val="center"/>
            <w:hideMark/>
          </w:tcPr>
          <w:p w14:paraId="14DC065A"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57EC61FE"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961" w:type="dxa"/>
            <w:tcBorders>
              <w:top w:val="nil"/>
              <w:left w:val="nil"/>
              <w:bottom w:val="single" w:sz="4" w:space="0" w:color="auto"/>
              <w:right w:val="single" w:sz="4" w:space="0" w:color="auto"/>
            </w:tcBorders>
            <w:vAlign w:val="center"/>
            <w:hideMark/>
          </w:tcPr>
          <w:p w14:paraId="22782910"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640" w:type="dxa"/>
            <w:tcBorders>
              <w:top w:val="nil"/>
              <w:left w:val="nil"/>
              <w:bottom w:val="single" w:sz="4" w:space="0" w:color="auto"/>
              <w:right w:val="single" w:sz="4" w:space="0" w:color="auto"/>
            </w:tcBorders>
            <w:vAlign w:val="center"/>
            <w:hideMark/>
          </w:tcPr>
          <w:p w14:paraId="76CC11D7"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DD56CCE"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4FBBCC83"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CE653B" w:rsidRPr="00CE653B" w14:paraId="738E2B4C" w14:textId="77777777" w:rsidTr="00497AED">
        <w:trPr>
          <w:trHeight w:val="288"/>
        </w:trPr>
        <w:tc>
          <w:tcPr>
            <w:tcW w:w="1260" w:type="dxa"/>
            <w:tcBorders>
              <w:top w:val="nil"/>
              <w:left w:val="single" w:sz="4" w:space="0" w:color="auto"/>
              <w:bottom w:val="single" w:sz="4" w:space="0" w:color="auto"/>
              <w:right w:val="nil"/>
            </w:tcBorders>
            <w:noWrap/>
            <w:vAlign w:val="bottom"/>
            <w:hideMark/>
          </w:tcPr>
          <w:p w14:paraId="3EB0AC50"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SBZ</w:t>
            </w:r>
          </w:p>
        </w:tc>
        <w:tc>
          <w:tcPr>
            <w:tcW w:w="1020" w:type="dxa"/>
            <w:tcBorders>
              <w:top w:val="nil"/>
              <w:left w:val="single" w:sz="4" w:space="0" w:color="auto"/>
              <w:bottom w:val="single" w:sz="4" w:space="0" w:color="auto"/>
              <w:right w:val="single" w:sz="4" w:space="0" w:color="auto"/>
            </w:tcBorders>
            <w:noWrap/>
            <w:vAlign w:val="bottom"/>
            <w:hideMark/>
          </w:tcPr>
          <w:p w14:paraId="1ACF3E60"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1B989D07"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02" w:type="dxa"/>
            <w:tcBorders>
              <w:top w:val="nil"/>
              <w:left w:val="nil"/>
              <w:bottom w:val="single" w:sz="4" w:space="0" w:color="auto"/>
              <w:right w:val="single" w:sz="4" w:space="0" w:color="auto"/>
            </w:tcBorders>
            <w:noWrap/>
            <w:vAlign w:val="bottom"/>
            <w:hideMark/>
          </w:tcPr>
          <w:p w14:paraId="48CCD934"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single" w:sz="4" w:space="0" w:color="auto"/>
              <w:right w:val="single" w:sz="4" w:space="0" w:color="auto"/>
            </w:tcBorders>
            <w:noWrap/>
            <w:vAlign w:val="bottom"/>
            <w:hideMark/>
          </w:tcPr>
          <w:p w14:paraId="75B57A8D"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1" w:type="dxa"/>
            <w:tcBorders>
              <w:top w:val="nil"/>
              <w:left w:val="nil"/>
              <w:bottom w:val="single" w:sz="4" w:space="0" w:color="auto"/>
              <w:right w:val="single" w:sz="4" w:space="0" w:color="auto"/>
            </w:tcBorders>
            <w:noWrap/>
            <w:vAlign w:val="bottom"/>
            <w:hideMark/>
          </w:tcPr>
          <w:p w14:paraId="4E2B6B2F"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640" w:type="dxa"/>
            <w:tcBorders>
              <w:top w:val="nil"/>
              <w:left w:val="nil"/>
              <w:bottom w:val="single" w:sz="4" w:space="0" w:color="auto"/>
              <w:right w:val="single" w:sz="4" w:space="0" w:color="auto"/>
            </w:tcBorders>
            <w:noWrap/>
            <w:vAlign w:val="bottom"/>
            <w:hideMark/>
          </w:tcPr>
          <w:p w14:paraId="72BBBC91"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273E065B"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11869852"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r>
      <w:tr w:rsidR="00CE653B" w:rsidRPr="00CE653B" w14:paraId="359657B6" w14:textId="77777777" w:rsidTr="00497AED">
        <w:trPr>
          <w:trHeight w:val="288"/>
        </w:trPr>
        <w:tc>
          <w:tcPr>
            <w:tcW w:w="1260" w:type="dxa"/>
            <w:tcBorders>
              <w:top w:val="nil"/>
              <w:left w:val="single" w:sz="4" w:space="0" w:color="auto"/>
              <w:bottom w:val="nil"/>
              <w:right w:val="nil"/>
            </w:tcBorders>
            <w:noWrap/>
            <w:vAlign w:val="bottom"/>
            <w:hideMark/>
          </w:tcPr>
          <w:p w14:paraId="301FF494"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20" w:type="dxa"/>
            <w:tcBorders>
              <w:top w:val="nil"/>
              <w:left w:val="single" w:sz="4" w:space="0" w:color="auto"/>
              <w:bottom w:val="nil"/>
              <w:right w:val="single" w:sz="4" w:space="0" w:color="auto"/>
            </w:tcBorders>
            <w:noWrap/>
            <w:vAlign w:val="bottom"/>
            <w:hideMark/>
          </w:tcPr>
          <w:p w14:paraId="54F68FE1"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11FA9AD6"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02" w:type="dxa"/>
            <w:tcBorders>
              <w:top w:val="nil"/>
              <w:left w:val="nil"/>
              <w:bottom w:val="nil"/>
              <w:right w:val="single" w:sz="4" w:space="0" w:color="auto"/>
            </w:tcBorders>
            <w:noWrap/>
            <w:vAlign w:val="bottom"/>
            <w:hideMark/>
          </w:tcPr>
          <w:p w14:paraId="5612AD07"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2584C29B"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961" w:type="dxa"/>
            <w:tcBorders>
              <w:top w:val="nil"/>
              <w:left w:val="nil"/>
              <w:bottom w:val="nil"/>
              <w:right w:val="single" w:sz="4" w:space="0" w:color="auto"/>
            </w:tcBorders>
            <w:noWrap/>
            <w:vAlign w:val="bottom"/>
            <w:hideMark/>
          </w:tcPr>
          <w:p w14:paraId="712A7EB6"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640" w:type="dxa"/>
            <w:tcBorders>
              <w:top w:val="nil"/>
              <w:left w:val="nil"/>
              <w:bottom w:val="nil"/>
              <w:right w:val="single" w:sz="4" w:space="0" w:color="auto"/>
            </w:tcBorders>
            <w:noWrap/>
            <w:vAlign w:val="bottom"/>
            <w:hideMark/>
          </w:tcPr>
          <w:p w14:paraId="064BF41F"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2AE1013C"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14F92893"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 </w:t>
            </w:r>
          </w:p>
        </w:tc>
      </w:tr>
      <w:tr w:rsidR="00CE653B" w:rsidRPr="00CE653B" w14:paraId="171AF3D5" w14:textId="77777777" w:rsidTr="00497AED">
        <w:trPr>
          <w:trHeight w:val="288"/>
        </w:trPr>
        <w:tc>
          <w:tcPr>
            <w:tcW w:w="1260" w:type="dxa"/>
            <w:tcBorders>
              <w:top w:val="nil"/>
              <w:left w:val="single" w:sz="4" w:space="0" w:color="auto"/>
              <w:bottom w:val="single" w:sz="4" w:space="0" w:color="auto"/>
              <w:right w:val="nil"/>
            </w:tcBorders>
            <w:noWrap/>
            <w:vAlign w:val="bottom"/>
            <w:hideMark/>
          </w:tcPr>
          <w:p w14:paraId="63AF9F75" w14:textId="77777777" w:rsidR="00CE653B" w:rsidRPr="00CE653B" w:rsidRDefault="00CE653B" w:rsidP="00CE653B">
            <w:pPr>
              <w:spacing w:after="0" w:line="240" w:lineRule="auto"/>
              <w:rPr>
                <w:rFonts w:ascii="Aptos Narrow" w:eastAsia="Times New Roman" w:hAnsi="Aptos Narrow" w:cs="Times New Roman"/>
                <w:color w:val="000000"/>
                <w:kern w:val="0"/>
                <w:sz w:val="22"/>
                <w:szCs w:val="22"/>
                <w:lang w:eastAsia="nl-NL"/>
                <w14:ligatures w14:val="none"/>
              </w:rPr>
            </w:pPr>
            <w:r w:rsidRPr="00CE653B">
              <w:rPr>
                <w:rFonts w:ascii="Aptos Narrow" w:eastAsia="Times New Roman" w:hAnsi="Aptos Narrow" w:cs="Times New Roman"/>
                <w:color w:val="000000"/>
                <w:kern w:val="0"/>
                <w:sz w:val="22"/>
                <w:szCs w:val="22"/>
                <w:lang w:eastAsia="nl-NL"/>
                <w14:ligatures w14:val="none"/>
              </w:rPr>
              <w:t>SPOA</w:t>
            </w:r>
          </w:p>
        </w:tc>
        <w:tc>
          <w:tcPr>
            <w:tcW w:w="1020" w:type="dxa"/>
            <w:tcBorders>
              <w:top w:val="nil"/>
              <w:left w:val="single" w:sz="4" w:space="0" w:color="auto"/>
              <w:bottom w:val="single" w:sz="4" w:space="0" w:color="auto"/>
              <w:right w:val="single" w:sz="4" w:space="0" w:color="auto"/>
            </w:tcBorders>
            <w:vAlign w:val="center"/>
            <w:hideMark/>
          </w:tcPr>
          <w:p w14:paraId="63852A23" w14:textId="10BB8338" w:rsidR="00CE653B" w:rsidRPr="00CE653B" w:rsidRDefault="00756F40" w:rsidP="00CE653B">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06AE6A5E" w14:textId="65B4CEBB" w:rsidR="00CE653B" w:rsidRPr="00CE653B" w:rsidRDefault="00C3315B"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Nee</w:t>
            </w:r>
          </w:p>
        </w:tc>
        <w:tc>
          <w:tcPr>
            <w:tcW w:w="1002" w:type="dxa"/>
            <w:tcBorders>
              <w:top w:val="nil"/>
              <w:left w:val="nil"/>
              <w:bottom w:val="single" w:sz="4" w:space="0" w:color="auto"/>
              <w:right w:val="single" w:sz="4" w:space="0" w:color="auto"/>
            </w:tcBorders>
            <w:noWrap/>
            <w:vAlign w:val="bottom"/>
            <w:hideMark/>
          </w:tcPr>
          <w:p w14:paraId="6C334FF8" w14:textId="11A02A3B" w:rsidR="00CE653B" w:rsidRPr="00CE653B" w:rsidRDefault="00C3315B"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w:t>
            </w:r>
            <w:ins w:id="687" w:author="Jitty van der Kuur" w:date="2026-04-14T16:11:00Z" w16du:dateUtc="2026-04-14T14:11:00Z">
              <w:r w:rsidR="001A16AF">
                <w:rPr>
                  <w:rFonts w:ascii="Aptos Narrow" w:eastAsia="Times New Roman" w:hAnsi="Aptos Narrow" w:cs="Times New Roman"/>
                  <w:color w:val="000000"/>
                  <w:kern w:val="0"/>
                  <w:sz w:val="22"/>
                  <w:szCs w:val="22"/>
                  <w:lang w:eastAsia="nl-NL"/>
                  <w14:ligatures w14:val="none"/>
                </w:rPr>
                <w:t>vt</w:t>
              </w:r>
            </w:ins>
            <w:del w:id="688" w:author="Jitty van der Kuur" w:date="2026-04-14T16:11:00Z" w16du:dateUtc="2026-04-14T14:11:00Z">
              <w:r w:rsidDel="00B10212">
                <w:rPr>
                  <w:rFonts w:ascii="Aptos Narrow" w:eastAsia="Times New Roman" w:hAnsi="Aptos Narrow" w:cs="Times New Roman"/>
                  <w:color w:val="000000"/>
                  <w:kern w:val="0"/>
                  <w:sz w:val="22"/>
                  <w:szCs w:val="22"/>
                  <w:lang w:eastAsia="nl-NL"/>
                  <w14:ligatures w14:val="none"/>
                </w:rPr>
                <w:delText>ee</w:delText>
              </w:r>
            </w:del>
          </w:p>
        </w:tc>
        <w:tc>
          <w:tcPr>
            <w:tcW w:w="960" w:type="dxa"/>
            <w:tcBorders>
              <w:top w:val="nil"/>
              <w:left w:val="nil"/>
              <w:bottom w:val="single" w:sz="4" w:space="0" w:color="auto"/>
              <w:right w:val="single" w:sz="4" w:space="0" w:color="auto"/>
            </w:tcBorders>
            <w:noWrap/>
            <w:vAlign w:val="bottom"/>
            <w:hideMark/>
          </w:tcPr>
          <w:p w14:paraId="078FC34D" w14:textId="18E61C85" w:rsidR="00CE653B" w:rsidRPr="00CE653B" w:rsidRDefault="00CE653B"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961" w:type="dxa"/>
            <w:tcBorders>
              <w:top w:val="nil"/>
              <w:left w:val="nil"/>
              <w:bottom w:val="single" w:sz="4" w:space="0" w:color="auto"/>
              <w:right w:val="single" w:sz="4" w:space="0" w:color="auto"/>
            </w:tcBorders>
            <w:noWrap/>
            <w:vAlign w:val="bottom"/>
            <w:hideMark/>
          </w:tcPr>
          <w:p w14:paraId="31440B29" w14:textId="469A7AED" w:rsidR="00CE653B" w:rsidRPr="00CE653B" w:rsidRDefault="008A3474"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ins w:id="689" w:author="Jitty van der Kuur" w:date="2026-05-22T10:14:00Z" w16du:dateUtc="2026-05-22T08:14:00Z">
              <w:r>
                <w:rPr>
                  <w:rFonts w:ascii="Aptos Narrow" w:eastAsia="Times New Roman" w:hAnsi="Aptos Narrow" w:cs="Times New Roman"/>
                  <w:color w:val="000000"/>
                  <w:kern w:val="0"/>
                  <w:sz w:val="22"/>
                  <w:szCs w:val="22"/>
                  <w:lang w:eastAsia="nl-NL"/>
                  <w14:ligatures w14:val="none"/>
                </w:rPr>
                <w:t>Nee</w:t>
              </w:r>
            </w:ins>
          </w:p>
        </w:tc>
        <w:tc>
          <w:tcPr>
            <w:tcW w:w="1640" w:type="dxa"/>
            <w:tcBorders>
              <w:top w:val="nil"/>
              <w:left w:val="nil"/>
              <w:bottom w:val="single" w:sz="4" w:space="0" w:color="auto"/>
              <w:right w:val="single" w:sz="4" w:space="0" w:color="auto"/>
            </w:tcBorders>
            <w:vAlign w:val="center"/>
            <w:hideMark/>
          </w:tcPr>
          <w:p w14:paraId="1A6CE17D" w14:textId="695DED20"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commentRangeStart w:id="690"/>
            <w:del w:id="691" w:author="Jitty van der Kuur" w:date="2026-06-23T12:09:00Z" w16du:dateUtc="2026-06-23T10:09:00Z">
              <w:r w:rsidRPr="00CE653B" w:rsidDel="00605D11">
                <w:rPr>
                  <w:rFonts w:ascii="Aptos" w:eastAsia="Times New Roman" w:hAnsi="Aptos" w:cs="Times New Roman"/>
                  <w:color w:val="000000"/>
                  <w:kern w:val="0"/>
                  <w:sz w:val="22"/>
                  <w:szCs w:val="22"/>
                  <w:lang w:eastAsia="nl-NL"/>
                  <w14:ligatures w14:val="none"/>
                </w:rPr>
                <w:delText>Nee</w:delText>
              </w:r>
            </w:del>
            <w:ins w:id="692" w:author="Jitty van der Kuur" w:date="2026-06-23T12:09:00Z" w16du:dateUtc="2026-06-23T10:09:00Z">
              <w:r w:rsidR="00605D11">
                <w:rPr>
                  <w:rFonts w:ascii="Aptos" w:eastAsia="Times New Roman" w:hAnsi="Aptos" w:cs="Times New Roman"/>
                  <w:color w:val="000000"/>
                  <w:kern w:val="0"/>
                  <w:sz w:val="22"/>
                  <w:szCs w:val="22"/>
                  <w:lang w:eastAsia="nl-NL"/>
                  <w14:ligatures w14:val="none"/>
                </w:rPr>
                <w:t>Ja</w:t>
              </w:r>
            </w:ins>
            <w:commentRangeEnd w:id="690"/>
            <w:r w:rsidR="004C5DD1" w:rsidRPr="00CE653B">
              <w:rPr>
                <w:rStyle w:val="CommentReference"/>
                <w:rFonts w:ascii="Aptos" w:eastAsia="Times New Roman" w:hAnsi="Aptos" w:cs="Times New Roman"/>
                <w:color w:val="000000"/>
                <w:kern w:val="0"/>
                <w:sz w:val="22"/>
                <w:szCs w:val="22"/>
                <w:lang w:eastAsia="nl-NL"/>
                <w14:ligatures w14:val="none"/>
              </w:rPr>
              <w:commentReference w:id="690"/>
            </w:r>
          </w:p>
        </w:tc>
        <w:tc>
          <w:tcPr>
            <w:tcW w:w="1040" w:type="dxa"/>
            <w:tcBorders>
              <w:top w:val="nil"/>
              <w:left w:val="nil"/>
              <w:bottom w:val="single" w:sz="4" w:space="0" w:color="auto"/>
              <w:right w:val="single" w:sz="4" w:space="0" w:color="auto"/>
            </w:tcBorders>
            <w:vAlign w:val="center"/>
            <w:hideMark/>
          </w:tcPr>
          <w:p w14:paraId="5E1337B9" w14:textId="13367FBA"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del w:id="693" w:author="Jitty van der Kuur" w:date="2026-06-23T12:09:00Z" w16du:dateUtc="2026-06-23T10:09:00Z">
              <w:r w:rsidRPr="00605D11" w:rsidDel="00605D11">
                <w:rPr>
                  <w:rFonts w:ascii="Aptos" w:eastAsia="Times New Roman" w:hAnsi="Aptos" w:cs="Times New Roman"/>
                  <w:kern w:val="0"/>
                  <w:sz w:val="22"/>
                  <w:szCs w:val="22"/>
                  <w:lang w:eastAsia="nl-NL"/>
                  <w14:ligatures w14:val="none"/>
                  <w:rPrChange w:id="694" w:author="Jitty van der Kuur" w:date="2026-06-23T12:09:00Z" w16du:dateUtc="2026-06-23T10:09:00Z">
                    <w:rPr>
                      <w:rFonts w:ascii="Aptos" w:eastAsia="Times New Roman" w:hAnsi="Aptos" w:cs="Times New Roman"/>
                      <w:color w:val="EE0000"/>
                      <w:kern w:val="0"/>
                      <w:sz w:val="22"/>
                      <w:szCs w:val="22"/>
                      <w:lang w:eastAsia="nl-NL"/>
                      <w14:ligatures w14:val="none"/>
                    </w:rPr>
                  </w:rPrChange>
                </w:rPr>
                <w:delText>J</w:delText>
              </w:r>
              <w:commentRangeStart w:id="695"/>
              <w:r w:rsidRPr="00605D11" w:rsidDel="00605D11">
                <w:rPr>
                  <w:rFonts w:ascii="Aptos" w:eastAsia="Times New Roman" w:hAnsi="Aptos" w:cs="Times New Roman"/>
                  <w:kern w:val="0"/>
                  <w:sz w:val="22"/>
                  <w:szCs w:val="22"/>
                  <w:lang w:eastAsia="nl-NL"/>
                  <w14:ligatures w14:val="none"/>
                  <w:rPrChange w:id="696" w:author="Jitty van der Kuur" w:date="2026-06-23T12:09:00Z" w16du:dateUtc="2026-06-23T10:09:00Z">
                    <w:rPr>
                      <w:rFonts w:ascii="Aptos" w:eastAsia="Times New Roman" w:hAnsi="Aptos" w:cs="Times New Roman"/>
                      <w:color w:val="EE0000"/>
                      <w:kern w:val="0"/>
                      <w:sz w:val="22"/>
                      <w:szCs w:val="22"/>
                      <w:lang w:eastAsia="nl-NL"/>
                      <w14:ligatures w14:val="none"/>
                    </w:rPr>
                  </w:rPrChange>
                </w:rPr>
                <w:delText>a</w:delText>
              </w:r>
              <w:commentRangeEnd w:id="695"/>
              <w:r w:rsidR="00DD6B6A" w:rsidRPr="00605D11" w:rsidDel="00605D11">
                <w:rPr>
                  <w:rStyle w:val="CommentReference"/>
                  <w:rFonts w:ascii="Aptos" w:eastAsia="Times New Roman" w:hAnsi="Aptos" w:cs="Times New Roman"/>
                  <w:kern w:val="0"/>
                  <w:sz w:val="22"/>
                  <w:szCs w:val="22"/>
                  <w:lang w:eastAsia="nl-NL"/>
                  <w14:ligatures w14:val="none"/>
                  <w:rPrChange w:id="697" w:author="Jitty van der Kuur" w:date="2026-06-23T12:09:00Z" w16du:dateUtc="2026-06-23T10:09:00Z">
                    <w:rPr>
                      <w:rStyle w:val="CommentReference"/>
                      <w:rFonts w:ascii="Aptos" w:eastAsia="Times New Roman" w:hAnsi="Aptos" w:cs="Times New Roman"/>
                      <w:color w:val="EE0000"/>
                      <w:kern w:val="0"/>
                      <w:sz w:val="22"/>
                      <w:szCs w:val="22"/>
                      <w:lang w:eastAsia="nl-NL"/>
                      <w14:ligatures w14:val="none"/>
                    </w:rPr>
                  </w:rPrChange>
                </w:rPr>
                <w:commentReference w:id="695"/>
              </w:r>
            </w:del>
            <w:ins w:id="698" w:author="Jitty van der Kuur" w:date="2026-06-23T12:09:00Z" w16du:dateUtc="2026-06-23T10:09:00Z">
              <w:r w:rsidR="00605D11" w:rsidRPr="00605D11">
                <w:rPr>
                  <w:rFonts w:ascii="Aptos" w:eastAsia="Times New Roman" w:hAnsi="Aptos" w:cs="Times New Roman"/>
                  <w:kern w:val="0"/>
                  <w:sz w:val="22"/>
                  <w:szCs w:val="22"/>
                  <w:lang w:eastAsia="nl-NL"/>
                  <w14:ligatures w14:val="none"/>
                  <w:rPrChange w:id="699" w:author="Jitty van der Kuur" w:date="2026-06-23T12:09:00Z" w16du:dateUtc="2026-06-23T10:09:00Z">
                    <w:rPr>
                      <w:rFonts w:ascii="Aptos" w:eastAsia="Times New Roman" w:hAnsi="Aptos" w:cs="Times New Roman"/>
                      <w:color w:val="EE0000"/>
                      <w:kern w:val="0"/>
                      <w:sz w:val="22"/>
                      <w:szCs w:val="22"/>
                      <w:lang w:eastAsia="nl-NL"/>
                      <w14:ligatures w14:val="none"/>
                    </w:rPr>
                  </w:rPrChange>
                </w:rPr>
                <w:t>Nee</w:t>
              </w:r>
            </w:ins>
          </w:p>
        </w:tc>
        <w:tc>
          <w:tcPr>
            <w:tcW w:w="1040" w:type="dxa"/>
            <w:tcBorders>
              <w:top w:val="nil"/>
              <w:left w:val="nil"/>
              <w:bottom w:val="single" w:sz="4" w:space="0" w:color="auto"/>
              <w:right w:val="single" w:sz="4" w:space="0" w:color="auto"/>
            </w:tcBorders>
            <w:vAlign w:val="center"/>
            <w:hideMark/>
          </w:tcPr>
          <w:p w14:paraId="224DA0B5" w14:textId="77777777" w:rsidR="00CE653B" w:rsidRPr="00CE653B" w:rsidRDefault="00CE653B" w:rsidP="00CE653B">
            <w:pPr>
              <w:spacing w:after="0" w:line="240" w:lineRule="auto"/>
              <w:jc w:val="center"/>
              <w:rPr>
                <w:rFonts w:ascii="Aptos" w:eastAsia="Times New Roman" w:hAnsi="Aptos" w:cs="Times New Roman"/>
                <w:color w:val="000000"/>
                <w:kern w:val="0"/>
                <w:sz w:val="22"/>
                <w:szCs w:val="22"/>
                <w:lang w:eastAsia="nl-NL"/>
                <w14:ligatures w14:val="none"/>
              </w:rPr>
            </w:pPr>
            <w:r w:rsidRPr="00CE653B">
              <w:rPr>
                <w:rFonts w:ascii="Aptos" w:eastAsia="Times New Roman" w:hAnsi="Aptos" w:cs="Times New Roman"/>
                <w:color w:val="000000"/>
                <w:kern w:val="0"/>
                <w:sz w:val="22"/>
                <w:szCs w:val="22"/>
                <w:lang w:eastAsia="nl-NL"/>
                <w14:ligatures w14:val="none"/>
              </w:rPr>
              <w:t>Nee</w:t>
            </w:r>
          </w:p>
        </w:tc>
      </w:tr>
      <w:tr w:rsidR="00497AED" w:rsidRPr="00497AED" w14:paraId="0335E2DF" w14:textId="77777777" w:rsidTr="00497AED">
        <w:trPr>
          <w:trHeight w:val="288"/>
        </w:trPr>
        <w:tc>
          <w:tcPr>
            <w:tcW w:w="1260" w:type="dxa"/>
            <w:tcBorders>
              <w:top w:val="nil"/>
              <w:left w:val="single" w:sz="4" w:space="0" w:color="auto"/>
              <w:bottom w:val="single" w:sz="4" w:space="0" w:color="auto"/>
              <w:right w:val="nil"/>
            </w:tcBorders>
            <w:noWrap/>
            <w:vAlign w:val="bottom"/>
            <w:hideMark/>
          </w:tcPr>
          <w:p w14:paraId="2B4A278C" w14:textId="77777777" w:rsidR="00497AED" w:rsidRPr="00497AED" w:rsidRDefault="00497AED" w:rsidP="00497AED">
            <w:pPr>
              <w:spacing w:after="0" w:line="240" w:lineRule="auto"/>
              <w:rPr>
                <w:rFonts w:ascii="Aptos Narrow" w:eastAsia="Times New Roman" w:hAnsi="Aptos Narrow" w:cs="Times New Roman"/>
                <w:color w:val="000000"/>
                <w:kern w:val="0"/>
                <w:sz w:val="22"/>
                <w:szCs w:val="22"/>
                <w:lang w:eastAsia="nl-NL"/>
                <w14:ligatures w14:val="none"/>
              </w:rPr>
            </w:pPr>
            <w:r w:rsidRPr="00497AED">
              <w:rPr>
                <w:rFonts w:ascii="Aptos Narrow" w:eastAsia="Times New Roman" w:hAnsi="Aptos Narrow" w:cs="Times New Roman"/>
                <w:color w:val="000000"/>
                <w:kern w:val="0"/>
                <w:sz w:val="22"/>
                <w:szCs w:val="22"/>
                <w:lang w:eastAsia="nl-NL"/>
                <w14:ligatures w14:val="none"/>
              </w:rPr>
              <w:t>SPV</w:t>
            </w:r>
          </w:p>
        </w:tc>
        <w:tc>
          <w:tcPr>
            <w:tcW w:w="1020" w:type="dxa"/>
            <w:tcBorders>
              <w:top w:val="nil"/>
              <w:left w:val="single" w:sz="4" w:space="0" w:color="auto"/>
              <w:bottom w:val="single" w:sz="4" w:space="0" w:color="auto"/>
              <w:right w:val="single" w:sz="4" w:space="0" w:color="auto"/>
            </w:tcBorders>
            <w:vAlign w:val="center"/>
            <w:hideMark/>
          </w:tcPr>
          <w:p w14:paraId="56DBDD4E" w14:textId="77777777" w:rsidR="00497AED" w:rsidRPr="00497AED" w:rsidRDefault="00497AED" w:rsidP="00497AED">
            <w:pPr>
              <w:spacing w:after="0" w:line="240" w:lineRule="auto"/>
              <w:jc w:val="center"/>
              <w:rPr>
                <w:rFonts w:ascii="Aptos" w:eastAsia="Times New Roman" w:hAnsi="Aptos" w:cs="Times New Roman"/>
                <w:color w:val="000000"/>
                <w:kern w:val="0"/>
                <w:sz w:val="22"/>
                <w:szCs w:val="22"/>
                <w:lang w:eastAsia="nl-NL"/>
                <w14:ligatures w14:val="none"/>
              </w:rPr>
            </w:pPr>
            <w:r w:rsidRPr="00497AED">
              <w:rPr>
                <w:rFonts w:ascii="Aptos" w:eastAsia="Times New Roman" w:hAnsi="Aptos" w:cs="Times New Roman"/>
                <w:color w:val="000000"/>
                <w:kern w:val="0"/>
                <w:sz w:val="22"/>
                <w:szCs w:val="22"/>
                <w:lang w:eastAsia="nl-NL"/>
                <w14:ligatures w14:val="none"/>
              </w:rPr>
              <w:t>Ja</w:t>
            </w:r>
          </w:p>
        </w:tc>
        <w:tc>
          <w:tcPr>
            <w:tcW w:w="960" w:type="dxa"/>
            <w:tcBorders>
              <w:top w:val="nil"/>
              <w:left w:val="nil"/>
              <w:bottom w:val="single" w:sz="4" w:space="0" w:color="auto"/>
              <w:right w:val="single" w:sz="4" w:space="0" w:color="auto"/>
            </w:tcBorders>
            <w:noWrap/>
            <w:vAlign w:val="bottom"/>
            <w:hideMark/>
          </w:tcPr>
          <w:p w14:paraId="4BC5E30F" w14:textId="77777777" w:rsidR="00497AED" w:rsidRPr="00497AED" w:rsidRDefault="00497AED"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r w:rsidRPr="00497AED">
              <w:rPr>
                <w:rFonts w:ascii="Aptos Narrow" w:eastAsia="Times New Roman" w:hAnsi="Aptos Narrow" w:cs="Times New Roman"/>
                <w:color w:val="000000"/>
                <w:kern w:val="0"/>
                <w:sz w:val="22"/>
                <w:szCs w:val="22"/>
                <w:lang w:eastAsia="nl-NL"/>
                <w14:ligatures w14:val="none"/>
              </w:rPr>
              <w:t>Nee</w:t>
            </w:r>
          </w:p>
        </w:tc>
        <w:tc>
          <w:tcPr>
            <w:tcW w:w="1002" w:type="dxa"/>
            <w:tcBorders>
              <w:top w:val="nil"/>
              <w:left w:val="nil"/>
              <w:bottom w:val="single" w:sz="4" w:space="0" w:color="auto"/>
              <w:right w:val="single" w:sz="4" w:space="0" w:color="auto"/>
            </w:tcBorders>
            <w:noWrap/>
            <w:vAlign w:val="bottom"/>
            <w:hideMark/>
          </w:tcPr>
          <w:p w14:paraId="01A49B9B" w14:textId="53EE7F43" w:rsidR="00497AED" w:rsidRPr="00497AED" w:rsidRDefault="00403543"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ins w:id="700" w:author="Jitty van der Kuur" w:date="2026-05-12T16:42:00Z" w16du:dateUtc="2026-05-12T14:42:00Z">
              <w:r w:rsidRPr="00497AED">
                <w:rPr>
                  <w:rFonts w:ascii="Aptos" w:eastAsia="Times New Roman" w:hAnsi="Aptos" w:cs="Times New Roman"/>
                  <w:color w:val="000000"/>
                  <w:kern w:val="0"/>
                  <w:sz w:val="22"/>
                  <w:szCs w:val="22"/>
                  <w:lang w:eastAsia="nl-NL"/>
                  <w14:ligatures w14:val="none"/>
                </w:rPr>
                <w:t>Ja</w:t>
              </w:r>
            </w:ins>
          </w:p>
        </w:tc>
        <w:tc>
          <w:tcPr>
            <w:tcW w:w="960" w:type="dxa"/>
            <w:tcBorders>
              <w:top w:val="nil"/>
              <w:left w:val="nil"/>
              <w:bottom w:val="single" w:sz="4" w:space="0" w:color="auto"/>
              <w:right w:val="single" w:sz="4" w:space="0" w:color="auto"/>
            </w:tcBorders>
            <w:noWrap/>
            <w:vAlign w:val="bottom"/>
            <w:hideMark/>
          </w:tcPr>
          <w:p w14:paraId="22F24507" w14:textId="310D111F" w:rsidR="00497AED" w:rsidRPr="00497AED" w:rsidRDefault="00497AED"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961" w:type="dxa"/>
            <w:tcBorders>
              <w:top w:val="nil"/>
              <w:left w:val="nil"/>
              <w:bottom w:val="single" w:sz="4" w:space="0" w:color="auto"/>
              <w:right w:val="single" w:sz="4" w:space="0" w:color="auto"/>
            </w:tcBorders>
            <w:noWrap/>
            <w:vAlign w:val="bottom"/>
            <w:hideMark/>
          </w:tcPr>
          <w:p w14:paraId="434EEE78" w14:textId="5D56A0EF" w:rsidR="00497AED" w:rsidRPr="00497AED" w:rsidRDefault="00497AED" w:rsidP="00230AF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1640" w:type="dxa"/>
            <w:tcBorders>
              <w:top w:val="nil"/>
              <w:left w:val="nil"/>
              <w:bottom w:val="single" w:sz="4" w:space="0" w:color="auto"/>
              <w:right w:val="single" w:sz="4" w:space="0" w:color="auto"/>
            </w:tcBorders>
            <w:vAlign w:val="center"/>
            <w:hideMark/>
          </w:tcPr>
          <w:p w14:paraId="461F372A" w14:textId="77777777" w:rsidR="00497AED" w:rsidRPr="00497AED" w:rsidRDefault="00497AED" w:rsidP="00497AED">
            <w:pPr>
              <w:spacing w:after="0" w:line="240" w:lineRule="auto"/>
              <w:jc w:val="center"/>
              <w:rPr>
                <w:rFonts w:ascii="Aptos" w:eastAsia="Times New Roman" w:hAnsi="Aptos" w:cs="Times New Roman"/>
                <w:color w:val="000000"/>
                <w:kern w:val="0"/>
                <w:sz w:val="22"/>
                <w:szCs w:val="22"/>
                <w:lang w:eastAsia="nl-NL"/>
                <w14:ligatures w14:val="none"/>
              </w:rPr>
            </w:pPr>
            <w:r w:rsidRPr="00497AED">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6942604" w14:textId="77777777" w:rsidR="00497AED" w:rsidRPr="00497AED" w:rsidRDefault="00497AED" w:rsidP="00497AED">
            <w:pPr>
              <w:spacing w:after="0" w:line="240" w:lineRule="auto"/>
              <w:jc w:val="center"/>
              <w:rPr>
                <w:rFonts w:ascii="Aptos" w:eastAsia="Times New Roman" w:hAnsi="Aptos" w:cs="Times New Roman"/>
                <w:color w:val="000000"/>
                <w:kern w:val="0"/>
                <w:sz w:val="22"/>
                <w:szCs w:val="22"/>
                <w:lang w:eastAsia="nl-NL"/>
                <w14:ligatures w14:val="none"/>
              </w:rPr>
            </w:pPr>
            <w:r w:rsidRPr="00497AED">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6C834689" w14:textId="77777777" w:rsidR="00497AED" w:rsidRPr="00497AED" w:rsidRDefault="00497AED" w:rsidP="00497AED">
            <w:pPr>
              <w:spacing w:after="0" w:line="240" w:lineRule="auto"/>
              <w:jc w:val="center"/>
              <w:rPr>
                <w:rFonts w:ascii="Aptos" w:eastAsia="Times New Roman" w:hAnsi="Aptos" w:cs="Times New Roman"/>
                <w:color w:val="000000"/>
                <w:kern w:val="0"/>
                <w:sz w:val="22"/>
                <w:szCs w:val="22"/>
                <w:lang w:eastAsia="nl-NL"/>
                <w14:ligatures w14:val="none"/>
              </w:rPr>
            </w:pPr>
            <w:r w:rsidRPr="00497AED">
              <w:rPr>
                <w:rFonts w:ascii="Aptos" w:eastAsia="Times New Roman" w:hAnsi="Aptos" w:cs="Times New Roman"/>
                <w:color w:val="000000"/>
                <w:kern w:val="0"/>
                <w:sz w:val="22"/>
                <w:szCs w:val="22"/>
                <w:lang w:eastAsia="nl-NL"/>
                <w14:ligatures w14:val="none"/>
              </w:rPr>
              <w:t>Nee</w:t>
            </w:r>
          </w:p>
        </w:tc>
      </w:tr>
    </w:tbl>
    <w:p w14:paraId="527E7134" w14:textId="77777777" w:rsidR="00CE653B" w:rsidRDefault="00CE653B">
      <w:pPr>
        <w:spacing w:line="259" w:lineRule="auto"/>
        <w:rPr>
          <w:sz w:val="22"/>
          <w:szCs w:val="22"/>
        </w:rPr>
      </w:pPr>
    </w:p>
    <w:p w14:paraId="120AEBAA" w14:textId="30C38DCD" w:rsidR="001D0128" w:rsidRDefault="00A47600" w:rsidP="001D0128">
      <w:pPr>
        <w:spacing w:line="259" w:lineRule="auto"/>
        <w:rPr>
          <w:sz w:val="22"/>
          <w:szCs w:val="22"/>
        </w:rPr>
      </w:pPr>
      <w:r w:rsidRPr="00230AF7">
        <w:rPr>
          <w:sz w:val="22"/>
          <w:szCs w:val="22"/>
          <w:highlight w:val="cyan"/>
        </w:rPr>
        <w:t xml:space="preserve">Inkomen direct voorafgaand </w:t>
      </w:r>
      <w:r w:rsidR="00AD3212" w:rsidRPr="00230AF7">
        <w:rPr>
          <w:sz w:val="22"/>
          <w:szCs w:val="22"/>
          <w:highlight w:val="cyan"/>
        </w:rPr>
        <w:t>aan ziekte/AO, zelfstandigen wel 5 jaar gemiddeld</w:t>
      </w:r>
      <w:r w:rsidR="00AD3212" w:rsidRPr="00230AF7">
        <w:rPr>
          <w:sz w:val="22"/>
          <w:szCs w:val="22"/>
          <w:highlight w:val="cyan"/>
        </w:rPr>
        <w:br/>
      </w:r>
      <w:r w:rsidR="001D0128" w:rsidRPr="00810A30">
        <w:rPr>
          <w:sz w:val="22"/>
          <w:szCs w:val="22"/>
          <w:highlight w:val="yellow"/>
        </w:rPr>
        <w:t>xxx</w:t>
      </w:r>
    </w:p>
    <w:p w14:paraId="689E2699" w14:textId="0406C316" w:rsidR="00C62503" w:rsidRPr="001B6F5A" w:rsidRDefault="00C62503">
      <w:pPr>
        <w:spacing w:line="259" w:lineRule="auto"/>
        <w:rPr>
          <w:sz w:val="22"/>
          <w:szCs w:val="22"/>
        </w:rPr>
      </w:pPr>
      <w:r w:rsidRPr="001B6F5A">
        <w:rPr>
          <w:sz w:val="22"/>
          <w:szCs w:val="22"/>
        </w:rPr>
        <w:br w:type="page"/>
      </w:r>
    </w:p>
    <w:p w14:paraId="50C4B06D" w14:textId="0AF4187D" w:rsidR="00C100C1" w:rsidRPr="00127754" w:rsidRDefault="00C100C1" w:rsidP="00C100C1">
      <w:pPr>
        <w:pStyle w:val="Heading1"/>
        <w:numPr>
          <w:ilvl w:val="0"/>
          <w:numId w:val="1"/>
        </w:numPr>
      </w:pPr>
      <w:bookmarkStart w:id="701" w:name="_Toc222499716"/>
      <w:bookmarkStart w:id="702" w:name="_Ref182220437"/>
      <w:r>
        <w:lastRenderedPageBreak/>
        <w:t>Onbetaald verlof</w:t>
      </w:r>
    </w:p>
    <w:p w14:paraId="24B13205" w14:textId="20F8454C" w:rsidR="00C100C1" w:rsidRDefault="00C100C1" w:rsidP="00C100C1">
      <w:pPr>
        <w:spacing w:line="259" w:lineRule="auto"/>
        <w:rPr>
          <w:sz w:val="22"/>
          <w:szCs w:val="22"/>
        </w:rPr>
      </w:pPr>
      <w:r>
        <w:rPr>
          <w:sz w:val="22"/>
          <w:szCs w:val="22"/>
        </w:rPr>
        <w:t xml:space="preserve">Tijdens de periode van onbetaald verlof blijft de deelnemer een actieve deelnemer. </w:t>
      </w:r>
      <w:r w:rsidR="00152B19">
        <w:rPr>
          <w:sz w:val="22"/>
          <w:szCs w:val="22"/>
        </w:rPr>
        <w:t>Vaak wordt geen pensioen opgebouwd, maar op grond van de wet is een overlijdensrisico voor wat betreft het partnerpensioen wel voor een periode van 18 maanden gedekt.</w:t>
      </w:r>
    </w:p>
    <w:p w14:paraId="09550161" w14:textId="77777777" w:rsidR="00152B19" w:rsidRDefault="00152B19" w:rsidP="00152B19">
      <w:pPr>
        <w:pStyle w:val="Heading2"/>
        <w:numPr>
          <w:ilvl w:val="1"/>
          <w:numId w:val="1"/>
        </w:numPr>
      </w:pPr>
      <w:r>
        <w:t>Fondsen</w:t>
      </w:r>
    </w:p>
    <w:tbl>
      <w:tblPr>
        <w:tblW w:w="7797" w:type="dxa"/>
        <w:tblCellMar>
          <w:left w:w="70" w:type="dxa"/>
          <w:right w:w="70" w:type="dxa"/>
        </w:tblCellMar>
        <w:tblLook w:val="04A0" w:firstRow="1" w:lastRow="0" w:firstColumn="1" w:lastColumn="0" w:noHBand="0" w:noVBand="1"/>
      </w:tblPr>
      <w:tblGrid>
        <w:gridCol w:w="1260"/>
        <w:gridCol w:w="767"/>
        <w:gridCol w:w="1030"/>
        <w:gridCol w:w="735"/>
        <w:gridCol w:w="1170"/>
        <w:gridCol w:w="731"/>
        <w:gridCol w:w="1263"/>
        <w:gridCol w:w="1134"/>
        <w:tblGridChange w:id="703">
          <w:tblGrid>
            <w:gridCol w:w="1260"/>
            <w:gridCol w:w="767"/>
            <w:gridCol w:w="1030"/>
            <w:gridCol w:w="735"/>
            <w:gridCol w:w="877"/>
            <w:gridCol w:w="293"/>
            <w:gridCol w:w="438"/>
            <w:gridCol w:w="293"/>
            <w:gridCol w:w="970"/>
            <w:gridCol w:w="293"/>
            <w:gridCol w:w="841"/>
            <w:gridCol w:w="293"/>
          </w:tblGrid>
        </w:tblGridChange>
      </w:tblGrid>
      <w:tr w:rsidR="00AA65B7" w:rsidRPr="00AA65B7" w14:paraId="1384F5B4" w14:textId="77777777" w:rsidTr="00230AF7">
        <w:trPr>
          <w:trHeight w:val="288"/>
        </w:trPr>
        <w:tc>
          <w:tcPr>
            <w:tcW w:w="1260" w:type="dxa"/>
            <w:tcBorders>
              <w:top w:val="nil"/>
              <w:left w:val="nil"/>
              <w:bottom w:val="nil"/>
              <w:right w:val="nil"/>
            </w:tcBorders>
            <w:noWrap/>
            <w:vAlign w:val="bottom"/>
            <w:hideMark/>
          </w:tcPr>
          <w:p w14:paraId="5CE327F5" w14:textId="77777777" w:rsidR="00AA65B7" w:rsidRPr="00AA65B7" w:rsidRDefault="00AA65B7" w:rsidP="00AA65B7">
            <w:pPr>
              <w:spacing w:after="0" w:line="240" w:lineRule="auto"/>
              <w:rPr>
                <w:rFonts w:ascii="Times New Roman" w:eastAsia="Times New Roman" w:hAnsi="Times New Roman" w:cs="Times New Roman"/>
                <w:kern w:val="0"/>
                <w:sz w:val="20"/>
                <w:szCs w:val="20"/>
                <w:lang w:eastAsia="nl-NL"/>
                <w14:ligatures w14:val="none"/>
              </w:rPr>
            </w:pPr>
          </w:p>
        </w:tc>
        <w:tc>
          <w:tcPr>
            <w:tcW w:w="6537" w:type="dxa"/>
            <w:gridSpan w:val="7"/>
            <w:tcBorders>
              <w:top w:val="single" w:sz="4" w:space="0" w:color="auto"/>
              <w:left w:val="single" w:sz="4" w:space="0" w:color="auto"/>
              <w:bottom w:val="nil"/>
              <w:right w:val="single" w:sz="4" w:space="0" w:color="000000"/>
            </w:tcBorders>
            <w:noWrap/>
            <w:vAlign w:val="bottom"/>
            <w:hideMark/>
          </w:tcPr>
          <w:p w14:paraId="1180C151"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Onbetaald verlof</w:t>
            </w:r>
          </w:p>
        </w:tc>
      </w:tr>
      <w:tr w:rsidR="00AA65B7" w:rsidRPr="00AA65B7" w14:paraId="723BDDB6" w14:textId="77777777" w:rsidTr="00230AF7">
        <w:trPr>
          <w:trHeight w:val="324"/>
        </w:trPr>
        <w:tc>
          <w:tcPr>
            <w:tcW w:w="1260" w:type="dxa"/>
            <w:tcBorders>
              <w:top w:val="nil"/>
              <w:left w:val="nil"/>
              <w:bottom w:val="nil"/>
              <w:right w:val="nil"/>
            </w:tcBorders>
            <w:vAlign w:val="bottom"/>
            <w:hideMark/>
          </w:tcPr>
          <w:p w14:paraId="6ED2B37C"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797" w:type="dxa"/>
            <w:gridSpan w:val="2"/>
            <w:tcBorders>
              <w:top w:val="single" w:sz="4" w:space="0" w:color="auto"/>
              <w:left w:val="single" w:sz="4" w:space="0" w:color="auto"/>
              <w:bottom w:val="single" w:sz="4" w:space="0" w:color="auto"/>
              <w:right w:val="single" w:sz="4" w:space="0" w:color="000000"/>
            </w:tcBorders>
            <w:noWrap/>
            <w:vAlign w:val="bottom"/>
            <w:hideMark/>
          </w:tcPr>
          <w:p w14:paraId="243C859F"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Opbouw</w:t>
            </w:r>
          </w:p>
        </w:tc>
        <w:tc>
          <w:tcPr>
            <w:tcW w:w="2343" w:type="dxa"/>
            <w:gridSpan w:val="3"/>
            <w:tcBorders>
              <w:top w:val="single" w:sz="4" w:space="0" w:color="auto"/>
              <w:left w:val="nil"/>
              <w:bottom w:val="single" w:sz="4" w:space="0" w:color="auto"/>
              <w:right w:val="single" w:sz="4" w:space="0" w:color="000000"/>
            </w:tcBorders>
            <w:noWrap/>
            <w:vAlign w:val="bottom"/>
            <w:hideMark/>
          </w:tcPr>
          <w:p w14:paraId="40DEFC0E"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Risicodekking Ovl</w:t>
            </w:r>
          </w:p>
        </w:tc>
        <w:tc>
          <w:tcPr>
            <w:tcW w:w="1263" w:type="dxa"/>
            <w:tcBorders>
              <w:top w:val="single" w:sz="4" w:space="0" w:color="auto"/>
              <w:left w:val="nil"/>
              <w:bottom w:val="single" w:sz="4" w:space="0" w:color="auto"/>
              <w:right w:val="single" w:sz="4" w:space="0" w:color="auto"/>
            </w:tcBorders>
            <w:noWrap/>
            <w:vAlign w:val="bottom"/>
            <w:hideMark/>
          </w:tcPr>
          <w:p w14:paraId="45787004" w14:textId="61DD5493"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Ris</w:t>
            </w:r>
            <w:r>
              <w:rPr>
                <w:rFonts w:ascii="Aptos Narrow" w:eastAsia="Times New Roman" w:hAnsi="Aptos Narrow" w:cs="Times New Roman"/>
                <w:b/>
                <w:bCs/>
                <w:color w:val="000000"/>
                <w:kern w:val="0"/>
                <w:sz w:val="22"/>
                <w:szCs w:val="22"/>
                <w:lang w:eastAsia="nl-NL"/>
                <w14:ligatures w14:val="none"/>
              </w:rPr>
              <w:t>ico</w:t>
            </w:r>
            <w:r w:rsidRPr="00AA65B7">
              <w:rPr>
                <w:rFonts w:ascii="Aptos Narrow" w:eastAsia="Times New Roman" w:hAnsi="Aptos Narrow" w:cs="Times New Roman"/>
                <w:b/>
                <w:bCs/>
                <w:color w:val="000000"/>
                <w:kern w:val="0"/>
                <w:sz w:val="22"/>
                <w:szCs w:val="22"/>
                <w:lang w:eastAsia="nl-NL"/>
                <w14:ligatures w14:val="none"/>
              </w:rPr>
              <w:t xml:space="preserve"> AO</w:t>
            </w:r>
            <w:r>
              <w:rPr>
                <w:rFonts w:ascii="Aptos Narrow" w:eastAsia="Times New Roman" w:hAnsi="Aptos Narrow" w:cs="Times New Roman"/>
                <w:b/>
                <w:bCs/>
                <w:color w:val="000000"/>
                <w:kern w:val="0"/>
                <w:sz w:val="22"/>
                <w:szCs w:val="22"/>
                <w:lang w:eastAsia="nl-NL"/>
                <w14:ligatures w14:val="none"/>
              </w:rPr>
              <w:t>PV</w:t>
            </w:r>
          </w:p>
        </w:tc>
        <w:tc>
          <w:tcPr>
            <w:tcW w:w="1134" w:type="dxa"/>
            <w:tcBorders>
              <w:top w:val="single" w:sz="4" w:space="0" w:color="auto"/>
              <w:left w:val="nil"/>
              <w:bottom w:val="single" w:sz="4" w:space="0" w:color="auto"/>
              <w:right w:val="single" w:sz="4" w:space="0" w:color="auto"/>
            </w:tcBorders>
            <w:noWrap/>
            <w:vAlign w:val="bottom"/>
            <w:hideMark/>
          </w:tcPr>
          <w:p w14:paraId="386E1582"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Duur</w:t>
            </w:r>
          </w:p>
        </w:tc>
      </w:tr>
      <w:tr w:rsidR="00AA65B7" w:rsidRPr="00AA65B7" w14:paraId="1D7D1C21" w14:textId="77777777" w:rsidTr="00970218">
        <w:tblPrEx>
          <w:tblW w:w="7797" w:type="dxa"/>
          <w:tblCellMar>
            <w:left w:w="70" w:type="dxa"/>
            <w:right w:w="70" w:type="dxa"/>
          </w:tblCellMar>
          <w:tblPrExChange w:id="704" w:author="Jitty van der Kuur" w:date="2026-05-26T15:02:00Z" w16du:dateUtc="2026-05-26T13:02:00Z">
            <w:tblPrEx>
              <w:tblW w:w="7797" w:type="dxa"/>
              <w:tblCellMar>
                <w:left w:w="70" w:type="dxa"/>
                <w:right w:w="70" w:type="dxa"/>
              </w:tblCellMar>
            </w:tblPrEx>
          </w:tblPrExChange>
        </w:tblPrEx>
        <w:trPr>
          <w:trHeight w:val="408"/>
          <w:trPrChange w:id="705" w:author="Jitty van der Kuur" w:date="2026-05-26T15:02:00Z" w16du:dateUtc="2026-05-26T13:02:00Z">
            <w:trPr>
              <w:gridAfter w:val="0"/>
              <w:trHeight w:val="408"/>
            </w:trPr>
          </w:trPrChange>
        </w:trPr>
        <w:tc>
          <w:tcPr>
            <w:tcW w:w="1260" w:type="dxa"/>
            <w:tcBorders>
              <w:top w:val="nil"/>
              <w:left w:val="nil"/>
              <w:bottom w:val="nil"/>
              <w:right w:val="nil"/>
            </w:tcBorders>
            <w:vAlign w:val="bottom"/>
            <w:hideMark/>
            <w:tcPrChange w:id="706" w:author="Jitty van der Kuur" w:date="2026-05-26T15:02:00Z" w16du:dateUtc="2026-05-26T13:02:00Z">
              <w:tcPr>
                <w:tcW w:w="1260" w:type="dxa"/>
                <w:tcBorders>
                  <w:top w:val="nil"/>
                  <w:left w:val="nil"/>
                  <w:bottom w:val="nil"/>
                  <w:right w:val="nil"/>
                </w:tcBorders>
                <w:vAlign w:val="bottom"/>
                <w:hideMark/>
              </w:tcPr>
            </w:tcPrChange>
          </w:tcPr>
          <w:p w14:paraId="7DB585E0"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767" w:type="dxa"/>
            <w:tcBorders>
              <w:top w:val="single" w:sz="4" w:space="0" w:color="auto"/>
              <w:left w:val="single" w:sz="4" w:space="0" w:color="auto"/>
              <w:bottom w:val="single" w:sz="4" w:space="0" w:color="auto"/>
              <w:right w:val="single" w:sz="4" w:space="0" w:color="auto"/>
            </w:tcBorders>
            <w:noWrap/>
            <w:vAlign w:val="bottom"/>
            <w:hideMark/>
            <w:tcPrChange w:id="707" w:author="Jitty van der Kuur" w:date="2026-05-26T15:02:00Z" w16du:dateUtc="2026-05-26T13:02:00Z">
              <w:tcPr>
                <w:tcW w:w="767" w:type="dxa"/>
                <w:tcBorders>
                  <w:top w:val="nil"/>
                  <w:left w:val="single" w:sz="4" w:space="0" w:color="auto"/>
                  <w:bottom w:val="single" w:sz="4" w:space="0" w:color="auto"/>
                  <w:right w:val="nil"/>
                </w:tcBorders>
                <w:noWrap/>
                <w:vAlign w:val="bottom"/>
                <w:hideMark/>
              </w:tcPr>
            </w:tcPrChange>
          </w:tcPr>
          <w:p w14:paraId="37DDDED5"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Wel</w:t>
            </w:r>
          </w:p>
        </w:tc>
        <w:tc>
          <w:tcPr>
            <w:tcW w:w="1030" w:type="dxa"/>
            <w:tcBorders>
              <w:top w:val="nil"/>
              <w:left w:val="single" w:sz="4" w:space="0" w:color="auto"/>
              <w:bottom w:val="single" w:sz="4" w:space="0" w:color="auto"/>
              <w:right w:val="single" w:sz="4" w:space="0" w:color="auto"/>
            </w:tcBorders>
            <w:noWrap/>
            <w:vAlign w:val="bottom"/>
            <w:hideMark/>
            <w:tcPrChange w:id="708" w:author="Jitty van der Kuur" w:date="2026-05-26T15:02:00Z" w16du:dateUtc="2026-05-26T13:02:00Z">
              <w:tcPr>
                <w:tcW w:w="1030" w:type="dxa"/>
                <w:tcBorders>
                  <w:top w:val="nil"/>
                  <w:left w:val="nil"/>
                  <w:bottom w:val="single" w:sz="4" w:space="0" w:color="auto"/>
                  <w:right w:val="single" w:sz="4" w:space="0" w:color="auto"/>
                </w:tcBorders>
                <w:noWrap/>
                <w:vAlign w:val="bottom"/>
                <w:hideMark/>
              </w:tcPr>
            </w:tcPrChange>
          </w:tcPr>
          <w:p w14:paraId="55BA5FFA"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Geen</w:t>
            </w:r>
          </w:p>
        </w:tc>
        <w:tc>
          <w:tcPr>
            <w:tcW w:w="735" w:type="dxa"/>
            <w:tcBorders>
              <w:top w:val="single" w:sz="4" w:space="0" w:color="auto"/>
              <w:left w:val="nil"/>
              <w:bottom w:val="single" w:sz="4" w:space="0" w:color="auto"/>
              <w:right w:val="single" w:sz="4" w:space="0" w:color="auto"/>
            </w:tcBorders>
            <w:noWrap/>
            <w:vAlign w:val="bottom"/>
            <w:hideMark/>
            <w:tcPrChange w:id="709" w:author="Jitty van der Kuur" w:date="2026-05-26T15:02:00Z" w16du:dateUtc="2026-05-26T13:02:00Z">
              <w:tcPr>
                <w:tcW w:w="735" w:type="dxa"/>
                <w:tcBorders>
                  <w:top w:val="nil"/>
                  <w:left w:val="nil"/>
                  <w:bottom w:val="single" w:sz="4" w:space="0" w:color="auto"/>
                  <w:right w:val="nil"/>
                </w:tcBorders>
                <w:noWrap/>
                <w:vAlign w:val="bottom"/>
                <w:hideMark/>
              </w:tcPr>
            </w:tcPrChange>
          </w:tcPr>
          <w:p w14:paraId="6A00E86A"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LPP</w:t>
            </w:r>
          </w:p>
        </w:tc>
        <w:tc>
          <w:tcPr>
            <w:tcW w:w="877" w:type="dxa"/>
            <w:tcBorders>
              <w:top w:val="nil"/>
              <w:left w:val="single" w:sz="4" w:space="0" w:color="auto"/>
              <w:bottom w:val="single" w:sz="4" w:space="0" w:color="auto"/>
              <w:right w:val="single" w:sz="4" w:space="0" w:color="auto"/>
            </w:tcBorders>
            <w:noWrap/>
            <w:vAlign w:val="bottom"/>
            <w:hideMark/>
            <w:tcPrChange w:id="710" w:author="Jitty van der Kuur" w:date="2026-05-26T15:02:00Z" w16du:dateUtc="2026-05-26T13:02:00Z">
              <w:tcPr>
                <w:tcW w:w="877" w:type="dxa"/>
                <w:tcBorders>
                  <w:top w:val="nil"/>
                  <w:left w:val="nil"/>
                  <w:bottom w:val="single" w:sz="4" w:space="0" w:color="auto"/>
                  <w:right w:val="nil"/>
                </w:tcBorders>
                <w:noWrap/>
                <w:vAlign w:val="bottom"/>
                <w:hideMark/>
              </w:tcPr>
            </w:tcPrChange>
          </w:tcPr>
          <w:p w14:paraId="3FE1083E"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WZP</w:t>
            </w:r>
          </w:p>
        </w:tc>
        <w:tc>
          <w:tcPr>
            <w:tcW w:w="731" w:type="dxa"/>
            <w:tcBorders>
              <w:top w:val="single" w:sz="4" w:space="0" w:color="auto"/>
              <w:left w:val="single" w:sz="4" w:space="0" w:color="auto"/>
              <w:bottom w:val="single" w:sz="4" w:space="0" w:color="auto"/>
              <w:right w:val="single" w:sz="4" w:space="0" w:color="auto"/>
            </w:tcBorders>
            <w:noWrap/>
            <w:vAlign w:val="bottom"/>
            <w:hideMark/>
            <w:tcPrChange w:id="711" w:author="Jitty van der Kuur" w:date="2026-05-26T15:02:00Z" w16du:dateUtc="2026-05-26T13:02:00Z">
              <w:tcPr>
                <w:tcW w:w="731" w:type="dxa"/>
                <w:gridSpan w:val="2"/>
                <w:tcBorders>
                  <w:top w:val="nil"/>
                  <w:left w:val="nil"/>
                  <w:bottom w:val="single" w:sz="4" w:space="0" w:color="auto"/>
                  <w:right w:val="single" w:sz="4" w:space="0" w:color="auto"/>
                </w:tcBorders>
                <w:noWrap/>
                <w:vAlign w:val="bottom"/>
                <w:hideMark/>
              </w:tcPr>
            </w:tcPrChange>
          </w:tcPr>
          <w:p w14:paraId="37061548"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TPP</w:t>
            </w:r>
          </w:p>
        </w:tc>
        <w:tc>
          <w:tcPr>
            <w:tcW w:w="1263" w:type="dxa"/>
            <w:tcBorders>
              <w:top w:val="nil"/>
              <w:left w:val="nil"/>
              <w:bottom w:val="single" w:sz="4" w:space="0" w:color="auto"/>
              <w:right w:val="single" w:sz="4" w:space="0" w:color="auto"/>
            </w:tcBorders>
            <w:noWrap/>
            <w:vAlign w:val="bottom"/>
            <w:hideMark/>
            <w:tcPrChange w:id="712" w:author="Jitty van der Kuur" w:date="2026-05-26T15:02:00Z" w16du:dateUtc="2026-05-26T13:02:00Z">
              <w:tcPr>
                <w:tcW w:w="1263" w:type="dxa"/>
                <w:gridSpan w:val="2"/>
                <w:tcBorders>
                  <w:top w:val="nil"/>
                  <w:left w:val="nil"/>
                  <w:bottom w:val="single" w:sz="4" w:space="0" w:color="auto"/>
                  <w:right w:val="single" w:sz="4" w:space="0" w:color="auto"/>
                </w:tcBorders>
                <w:noWrap/>
                <w:vAlign w:val="bottom"/>
                <w:hideMark/>
              </w:tcPr>
            </w:tcPrChange>
          </w:tcPr>
          <w:p w14:paraId="7F6B2E10"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AOPV</w:t>
            </w:r>
          </w:p>
        </w:tc>
        <w:tc>
          <w:tcPr>
            <w:tcW w:w="1134" w:type="dxa"/>
            <w:tcBorders>
              <w:top w:val="nil"/>
              <w:left w:val="nil"/>
              <w:bottom w:val="single" w:sz="4" w:space="0" w:color="auto"/>
              <w:right w:val="single" w:sz="4" w:space="0" w:color="auto"/>
            </w:tcBorders>
            <w:noWrap/>
            <w:vAlign w:val="bottom"/>
            <w:hideMark/>
            <w:tcPrChange w:id="713" w:author="Jitty van der Kuur" w:date="2026-05-26T15:02:00Z" w16du:dateUtc="2026-05-26T13:02:00Z">
              <w:tcPr>
                <w:tcW w:w="1134" w:type="dxa"/>
                <w:gridSpan w:val="2"/>
                <w:tcBorders>
                  <w:top w:val="nil"/>
                  <w:left w:val="nil"/>
                  <w:bottom w:val="single" w:sz="4" w:space="0" w:color="auto"/>
                  <w:right w:val="single" w:sz="4" w:space="0" w:color="auto"/>
                </w:tcBorders>
                <w:noWrap/>
                <w:vAlign w:val="bottom"/>
                <w:hideMark/>
              </w:tcPr>
            </w:tcPrChange>
          </w:tcPr>
          <w:p w14:paraId="4DD323E2" w14:textId="77777777" w:rsidR="00AA65B7" w:rsidRPr="00AA65B7" w:rsidRDefault="00AA65B7" w:rsidP="00AA65B7">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A65B7">
              <w:rPr>
                <w:rFonts w:ascii="Aptos Narrow" w:eastAsia="Times New Roman" w:hAnsi="Aptos Narrow" w:cs="Times New Roman"/>
                <w:b/>
                <w:bCs/>
                <w:color w:val="000000"/>
                <w:kern w:val="0"/>
                <w:sz w:val="22"/>
                <w:szCs w:val="22"/>
                <w:lang w:eastAsia="nl-NL"/>
                <w14:ligatures w14:val="none"/>
              </w:rPr>
              <w:t>18 mnd</w:t>
            </w:r>
          </w:p>
        </w:tc>
      </w:tr>
      <w:tr w:rsidR="00AA65B7" w:rsidRPr="00AA65B7" w14:paraId="5949954E" w14:textId="77777777" w:rsidTr="00970218">
        <w:tblPrEx>
          <w:tblW w:w="7797" w:type="dxa"/>
          <w:tblCellMar>
            <w:left w:w="70" w:type="dxa"/>
            <w:right w:w="70" w:type="dxa"/>
          </w:tblCellMar>
          <w:tblPrExChange w:id="714" w:author="Jitty van der Kuur" w:date="2026-05-26T15:02:00Z" w16du:dateUtc="2026-05-26T13:02:00Z">
            <w:tblPrEx>
              <w:tblW w:w="7797" w:type="dxa"/>
              <w:tblCellMar>
                <w:left w:w="70" w:type="dxa"/>
                <w:right w:w="70" w:type="dxa"/>
              </w:tblCellMar>
            </w:tblPrEx>
          </w:tblPrExChange>
        </w:tblPrEx>
        <w:trPr>
          <w:trHeight w:val="396"/>
          <w:trPrChange w:id="715" w:author="Jitty van der Kuur" w:date="2026-05-26T15:02:00Z" w16du:dateUtc="2026-05-26T13:02:00Z">
            <w:trPr>
              <w:gridAfter w:val="0"/>
              <w:trHeight w:val="396"/>
            </w:trPr>
          </w:trPrChange>
        </w:trPr>
        <w:tc>
          <w:tcPr>
            <w:tcW w:w="1260" w:type="dxa"/>
            <w:tcBorders>
              <w:top w:val="single" w:sz="4" w:space="0" w:color="auto"/>
              <w:left w:val="single" w:sz="4" w:space="0" w:color="auto"/>
              <w:bottom w:val="single" w:sz="4" w:space="0" w:color="auto"/>
              <w:right w:val="nil"/>
            </w:tcBorders>
            <w:noWrap/>
            <w:vAlign w:val="bottom"/>
            <w:hideMark/>
            <w:tcPrChange w:id="716" w:author="Jitty van der Kuur" w:date="2026-05-26T15:02:00Z" w16du:dateUtc="2026-05-26T13:02:00Z">
              <w:tcPr>
                <w:tcW w:w="1260" w:type="dxa"/>
                <w:tcBorders>
                  <w:top w:val="single" w:sz="4" w:space="0" w:color="auto"/>
                  <w:left w:val="single" w:sz="4" w:space="0" w:color="auto"/>
                  <w:bottom w:val="single" w:sz="4" w:space="0" w:color="auto"/>
                  <w:right w:val="nil"/>
                </w:tcBorders>
                <w:noWrap/>
                <w:vAlign w:val="bottom"/>
                <w:hideMark/>
              </w:tcPr>
            </w:tcPrChange>
          </w:tcPr>
          <w:p w14:paraId="0221EE8A"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Standaard</w:t>
            </w:r>
          </w:p>
        </w:tc>
        <w:tc>
          <w:tcPr>
            <w:tcW w:w="767" w:type="dxa"/>
            <w:tcBorders>
              <w:top w:val="nil"/>
              <w:left w:val="single" w:sz="4" w:space="0" w:color="auto"/>
              <w:bottom w:val="nil"/>
              <w:right w:val="single" w:sz="4" w:space="0" w:color="auto"/>
            </w:tcBorders>
            <w:noWrap/>
            <w:vAlign w:val="center"/>
            <w:hideMark/>
            <w:tcPrChange w:id="717"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6AC8CCF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nil"/>
              <w:right w:val="single" w:sz="4" w:space="0" w:color="auto"/>
            </w:tcBorders>
            <w:noWrap/>
            <w:vAlign w:val="center"/>
            <w:hideMark/>
            <w:tcPrChange w:id="718"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346C1FB6"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single" w:sz="4" w:space="0" w:color="auto"/>
              <w:right w:val="single" w:sz="4" w:space="0" w:color="auto"/>
            </w:tcBorders>
            <w:noWrap/>
            <w:vAlign w:val="center"/>
            <w:hideMark/>
            <w:tcPrChange w:id="719" w:author="Jitty van der Kuur" w:date="2026-05-26T15:02:00Z" w16du:dateUtc="2026-05-26T13:02:00Z">
              <w:tcPr>
                <w:tcW w:w="735" w:type="dxa"/>
                <w:tcBorders>
                  <w:top w:val="nil"/>
                  <w:left w:val="nil"/>
                  <w:bottom w:val="single" w:sz="4" w:space="0" w:color="auto"/>
                  <w:right w:val="nil"/>
                </w:tcBorders>
                <w:noWrap/>
                <w:vAlign w:val="center"/>
                <w:hideMark/>
              </w:tcPr>
            </w:tcPrChange>
          </w:tcPr>
          <w:p w14:paraId="33095CF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single" w:sz="4" w:space="0" w:color="auto"/>
              <w:right w:val="single" w:sz="4" w:space="0" w:color="auto"/>
            </w:tcBorders>
            <w:noWrap/>
            <w:vAlign w:val="center"/>
            <w:hideMark/>
            <w:tcPrChange w:id="720" w:author="Jitty van der Kuur" w:date="2026-05-26T15:02:00Z" w16du:dateUtc="2026-05-26T13:02:00Z">
              <w:tcPr>
                <w:tcW w:w="877" w:type="dxa"/>
                <w:tcBorders>
                  <w:top w:val="nil"/>
                  <w:left w:val="nil"/>
                  <w:bottom w:val="single" w:sz="4" w:space="0" w:color="auto"/>
                  <w:right w:val="nil"/>
                </w:tcBorders>
                <w:noWrap/>
                <w:vAlign w:val="center"/>
                <w:hideMark/>
              </w:tcPr>
            </w:tcPrChange>
          </w:tcPr>
          <w:p w14:paraId="09402D07" w14:textId="31A90310" w:rsidR="00AA65B7" w:rsidRPr="00AA65B7" w:rsidRDefault="00E91255"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ins w:id="721" w:author="Jitty van der Kuur" w:date="2026-06-22T11:29:00Z" w16du:dateUtc="2026-06-22T09:29:00Z">
              <w:r>
                <w:rPr>
                  <w:rFonts w:ascii="Aptos Narrow" w:eastAsia="Times New Roman" w:hAnsi="Aptos Narrow" w:cs="Times New Roman"/>
                  <w:color w:val="000000"/>
                  <w:kern w:val="0"/>
                  <w:sz w:val="22"/>
                  <w:szCs w:val="22"/>
                  <w:lang w:eastAsia="nl-NL"/>
                  <w14:ligatures w14:val="none"/>
                </w:rPr>
                <w:t>Ja</w:t>
              </w:r>
            </w:ins>
            <w:r w:rsidR="00AA65B7" w:rsidRPr="00AA65B7">
              <w:rPr>
                <w:rFonts w:ascii="Aptos Narrow" w:eastAsia="Times New Roman" w:hAnsi="Aptos Narrow" w:cs="Times New Roman"/>
                <w:color w:val="000000"/>
                <w:kern w:val="0"/>
                <w:sz w:val="22"/>
                <w:szCs w:val="22"/>
                <w:lang w:eastAsia="nl-NL"/>
                <w14:ligatures w14:val="none"/>
              </w:rPr>
              <w:t> </w:t>
            </w:r>
          </w:p>
        </w:tc>
        <w:tc>
          <w:tcPr>
            <w:tcW w:w="731" w:type="dxa"/>
            <w:tcBorders>
              <w:top w:val="nil"/>
              <w:left w:val="single" w:sz="4" w:space="0" w:color="auto"/>
              <w:bottom w:val="single" w:sz="4" w:space="0" w:color="auto"/>
              <w:right w:val="single" w:sz="4" w:space="0" w:color="auto"/>
            </w:tcBorders>
            <w:noWrap/>
            <w:vAlign w:val="center"/>
            <w:hideMark/>
            <w:tcPrChange w:id="722" w:author="Jitty van der Kuur" w:date="2026-05-26T15:02:00Z" w16du:dateUtc="2026-05-26T13:02:00Z">
              <w:tcPr>
                <w:tcW w:w="731" w:type="dxa"/>
                <w:gridSpan w:val="2"/>
                <w:tcBorders>
                  <w:top w:val="nil"/>
                  <w:left w:val="nil"/>
                  <w:bottom w:val="single" w:sz="4" w:space="0" w:color="auto"/>
                  <w:right w:val="single" w:sz="4" w:space="0" w:color="auto"/>
                </w:tcBorders>
                <w:noWrap/>
                <w:vAlign w:val="center"/>
                <w:hideMark/>
              </w:tcPr>
            </w:tcPrChange>
          </w:tcPr>
          <w:p w14:paraId="7E0C08FB"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263" w:type="dxa"/>
            <w:tcBorders>
              <w:top w:val="nil"/>
              <w:left w:val="nil"/>
              <w:bottom w:val="single" w:sz="4" w:space="0" w:color="auto"/>
              <w:right w:val="single" w:sz="4" w:space="0" w:color="auto"/>
            </w:tcBorders>
            <w:noWrap/>
            <w:vAlign w:val="center"/>
            <w:hideMark/>
            <w:tcPrChange w:id="723" w:author="Jitty van der Kuur" w:date="2026-05-26T15:02:00Z" w16du:dateUtc="2026-05-26T13:02:00Z">
              <w:tcPr>
                <w:tcW w:w="1263" w:type="dxa"/>
                <w:gridSpan w:val="2"/>
                <w:tcBorders>
                  <w:top w:val="nil"/>
                  <w:left w:val="nil"/>
                  <w:bottom w:val="single" w:sz="4" w:space="0" w:color="auto"/>
                  <w:right w:val="single" w:sz="4" w:space="0" w:color="auto"/>
                </w:tcBorders>
                <w:noWrap/>
                <w:vAlign w:val="center"/>
                <w:hideMark/>
              </w:tcPr>
            </w:tcPrChange>
          </w:tcPr>
          <w:p w14:paraId="2EC1822A"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134" w:type="dxa"/>
            <w:tcBorders>
              <w:top w:val="nil"/>
              <w:left w:val="nil"/>
              <w:bottom w:val="single" w:sz="4" w:space="0" w:color="auto"/>
              <w:right w:val="single" w:sz="4" w:space="0" w:color="auto"/>
            </w:tcBorders>
            <w:noWrap/>
            <w:vAlign w:val="center"/>
            <w:hideMark/>
            <w:tcPrChange w:id="724" w:author="Jitty van der Kuur" w:date="2026-05-26T15:02:00Z" w16du:dateUtc="2026-05-26T13:02:00Z">
              <w:tcPr>
                <w:tcW w:w="1134" w:type="dxa"/>
                <w:gridSpan w:val="2"/>
                <w:tcBorders>
                  <w:top w:val="nil"/>
                  <w:left w:val="nil"/>
                  <w:bottom w:val="single" w:sz="4" w:space="0" w:color="auto"/>
                  <w:right w:val="single" w:sz="4" w:space="0" w:color="auto"/>
                </w:tcBorders>
                <w:noWrap/>
                <w:vAlign w:val="center"/>
                <w:hideMark/>
              </w:tcPr>
            </w:tcPrChange>
          </w:tcPr>
          <w:p w14:paraId="50AB5E3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20EE2B39" w14:textId="77777777" w:rsidTr="00970218">
        <w:tblPrEx>
          <w:tblW w:w="7797" w:type="dxa"/>
          <w:tblCellMar>
            <w:left w:w="70" w:type="dxa"/>
            <w:right w:w="70" w:type="dxa"/>
          </w:tblCellMar>
          <w:tblPrExChange w:id="725" w:author="Jitty van der Kuur" w:date="2026-05-26T15:02:00Z" w16du:dateUtc="2026-05-26T13:02:00Z">
            <w:tblPrEx>
              <w:tblW w:w="7797" w:type="dxa"/>
              <w:tblCellMar>
                <w:left w:w="70" w:type="dxa"/>
                <w:right w:w="70" w:type="dxa"/>
              </w:tblCellMar>
            </w:tblPrEx>
          </w:tblPrExChange>
        </w:tblPrEx>
        <w:trPr>
          <w:trHeight w:val="288"/>
          <w:trPrChange w:id="72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72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76F1B5D0"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SPH&amp;P</w:t>
            </w:r>
          </w:p>
        </w:tc>
        <w:tc>
          <w:tcPr>
            <w:tcW w:w="767" w:type="dxa"/>
            <w:tcBorders>
              <w:top w:val="single" w:sz="4" w:space="0" w:color="auto"/>
              <w:left w:val="single" w:sz="4" w:space="0" w:color="auto"/>
              <w:bottom w:val="nil"/>
              <w:right w:val="single" w:sz="4" w:space="0" w:color="auto"/>
            </w:tcBorders>
            <w:noWrap/>
            <w:vAlign w:val="center"/>
            <w:hideMark/>
            <w:tcPrChange w:id="728" w:author="Jitty van der Kuur" w:date="2026-05-26T15:02:00Z" w16du:dateUtc="2026-05-26T13:02:00Z">
              <w:tcPr>
                <w:tcW w:w="767" w:type="dxa"/>
                <w:tcBorders>
                  <w:top w:val="single" w:sz="4" w:space="0" w:color="auto"/>
                  <w:left w:val="single" w:sz="4" w:space="0" w:color="auto"/>
                  <w:bottom w:val="nil"/>
                  <w:right w:val="nil"/>
                </w:tcBorders>
                <w:noWrap/>
                <w:vAlign w:val="center"/>
                <w:hideMark/>
              </w:tcPr>
            </w:tcPrChange>
          </w:tcPr>
          <w:p w14:paraId="31D8DCA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030" w:type="dxa"/>
            <w:tcBorders>
              <w:top w:val="single" w:sz="4" w:space="0" w:color="auto"/>
              <w:left w:val="single" w:sz="4" w:space="0" w:color="auto"/>
              <w:bottom w:val="nil"/>
              <w:right w:val="single" w:sz="4" w:space="0" w:color="auto"/>
            </w:tcBorders>
            <w:noWrap/>
            <w:vAlign w:val="center"/>
            <w:hideMark/>
            <w:tcPrChange w:id="729" w:author="Jitty van der Kuur" w:date="2026-05-26T15:02:00Z" w16du:dateUtc="2026-05-26T13:02:00Z">
              <w:tcPr>
                <w:tcW w:w="1030" w:type="dxa"/>
                <w:tcBorders>
                  <w:top w:val="single" w:sz="4" w:space="0" w:color="auto"/>
                  <w:left w:val="nil"/>
                  <w:bottom w:val="nil"/>
                  <w:right w:val="single" w:sz="4" w:space="0" w:color="auto"/>
                </w:tcBorders>
                <w:noWrap/>
                <w:vAlign w:val="center"/>
                <w:hideMark/>
              </w:tcPr>
            </w:tcPrChange>
          </w:tcPr>
          <w:p w14:paraId="6795E8A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5" w:type="dxa"/>
            <w:tcBorders>
              <w:top w:val="nil"/>
              <w:left w:val="nil"/>
              <w:bottom w:val="nil"/>
              <w:right w:val="single" w:sz="4" w:space="0" w:color="auto"/>
            </w:tcBorders>
            <w:noWrap/>
            <w:vAlign w:val="center"/>
            <w:hideMark/>
            <w:tcPrChange w:id="730" w:author="Jitty van der Kuur" w:date="2026-05-26T15:02:00Z" w16du:dateUtc="2026-05-26T13:02:00Z">
              <w:tcPr>
                <w:tcW w:w="735" w:type="dxa"/>
                <w:tcBorders>
                  <w:top w:val="nil"/>
                  <w:left w:val="nil"/>
                  <w:bottom w:val="nil"/>
                  <w:right w:val="nil"/>
                </w:tcBorders>
                <w:noWrap/>
                <w:vAlign w:val="center"/>
                <w:hideMark/>
              </w:tcPr>
            </w:tcPrChange>
          </w:tcPr>
          <w:p w14:paraId="7D0C384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877" w:type="dxa"/>
            <w:tcBorders>
              <w:top w:val="nil"/>
              <w:left w:val="single" w:sz="4" w:space="0" w:color="auto"/>
              <w:bottom w:val="nil"/>
              <w:right w:val="single" w:sz="4" w:space="0" w:color="auto"/>
            </w:tcBorders>
            <w:noWrap/>
            <w:vAlign w:val="center"/>
            <w:hideMark/>
            <w:tcPrChange w:id="731" w:author="Jitty van der Kuur" w:date="2026-05-26T15:02:00Z" w16du:dateUtc="2026-05-26T13:02:00Z">
              <w:tcPr>
                <w:tcW w:w="877" w:type="dxa"/>
                <w:tcBorders>
                  <w:top w:val="nil"/>
                  <w:left w:val="nil"/>
                  <w:bottom w:val="nil"/>
                  <w:right w:val="nil"/>
                </w:tcBorders>
                <w:noWrap/>
                <w:vAlign w:val="center"/>
                <w:hideMark/>
              </w:tcPr>
            </w:tcPrChange>
          </w:tcPr>
          <w:p w14:paraId="58D79FD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1" w:type="dxa"/>
            <w:tcBorders>
              <w:top w:val="nil"/>
              <w:left w:val="single" w:sz="4" w:space="0" w:color="auto"/>
              <w:bottom w:val="nil"/>
              <w:right w:val="single" w:sz="4" w:space="0" w:color="auto"/>
            </w:tcBorders>
            <w:noWrap/>
            <w:vAlign w:val="center"/>
            <w:hideMark/>
            <w:tcPrChange w:id="73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631B967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263" w:type="dxa"/>
            <w:tcBorders>
              <w:top w:val="nil"/>
              <w:left w:val="nil"/>
              <w:bottom w:val="nil"/>
              <w:right w:val="single" w:sz="4" w:space="0" w:color="auto"/>
            </w:tcBorders>
            <w:noWrap/>
            <w:vAlign w:val="center"/>
            <w:hideMark/>
            <w:tcPrChange w:id="73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3467C57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134" w:type="dxa"/>
            <w:tcBorders>
              <w:top w:val="nil"/>
              <w:left w:val="nil"/>
              <w:bottom w:val="nil"/>
              <w:right w:val="single" w:sz="4" w:space="0" w:color="auto"/>
            </w:tcBorders>
            <w:noWrap/>
            <w:vAlign w:val="center"/>
            <w:hideMark/>
            <w:tcPrChange w:id="73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0C0E701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r>
      <w:tr w:rsidR="00AA65B7" w:rsidRPr="00AA65B7" w14:paraId="29DA2DE9" w14:textId="77777777" w:rsidTr="00970218">
        <w:tblPrEx>
          <w:tblW w:w="7797" w:type="dxa"/>
          <w:tblCellMar>
            <w:left w:w="70" w:type="dxa"/>
            <w:right w:w="70" w:type="dxa"/>
          </w:tblCellMar>
          <w:tblPrExChange w:id="735" w:author="Jitty van der Kuur" w:date="2026-05-26T15:02:00Z" w16du:dateUtc="2026-05-26T13:02:00Z">
            <w:tblPrEx>
              <w:tblW w:w="7797" w:type="dxa"/>
              <w:tblCellMar>
                <w:left w:w="70" w:type="dxa"/>
                <w:right w:w="70" w:type="dxa"/>
              </w:tblCellMar>
            </w:tblPrEx>
          </w:tblPrExChange>
        </w:tblPrEx>
        <w:trPr>
          <w:trHeight w:val="288"/>
          <w:trPrChange w:id="73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73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6BFCE486"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SPD</w:t>
            </w:r>
          </w:p>
        </w:tc>
        <w:tc>
          <w:tcPr>
            <w:tcW w:w="767" w:type="dxa"/>
            <w:tcBorders>
              <w:top w:val="nil"/>
              <w:left w:val="single" w:sz="4" w:space="0" w:color="auto"/>
              <w:bottom w:val="nil"/>
              <w:right w:val="single" w:sz="4" w:space="0" w:color="auto"/>
            </w:tcBorders>
            <w:noWrap/>
            <w:vAlign w:val="center"/>
            <w:hideMark/>
            <w:tcPrChange w:id="73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5FD7D91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nil"/>
              <w:right w:val="single" w:sz="4" w:space="0" w:color="auto"/>
            </w:tcBorders>
            <w:noWrap/>
            <w:vAlign w:val="center"/>
            <w:hideMark/>
            <w:tcPrChange w:id="73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76AF730F"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nil"/>
              <w:right w:val="single" w:sz="4" w:space="0" w:color="auto"/>
            </w:tcBorders>
            <w:noWrap/>
            <w:vAlign w:val="center"/>
            <w:hideMark/>
            <w:tcPrChange w:id="740" w:author="Jitty van der Kuur" w:date="2026-05-26T15:02:00Z" w16du:dateUtc="2026-05-26T13:02:00Z">
              <w:tcPr>
                <w:tcW w:w="735" w:type="dxa"/>
                <w:tcBorders>
                  <w:top w:val="nil"/>
                  <w:left w:val="nil"/>
                  <w:bottom w:val="nil"/>
                  <w:right w:val="nil"/>
                </w:tcBorders>
                <w:noWrap/>
                <w:vAlign w:val="center"/>
                <w:hideMark/>
              </w:tcPr>
            </w:tcPrChange>
          </w:tcPr>
          <w:p w14:paraId="43DDF96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nil"/>
              <w:right w:val="single" w:sz="4" w:space="0" w:color="auto"/>
            </w:tcBorders>
            <w:noWrap/>
            <w:vAlign w:val="center"/>
            <w:hideMark/>
            <w:tcPrChange w:id="741" w:author="Jitty van der Kuur" w:date="2026-05-26T15:02:00Z" w16du:dateUtc="2026-05-26T13:02:00Z">
              <w:tcPr>
                <w:tcW w:w="877" w:type="dxa"/>
                <w:tcBorders>
                  <w:top w:val="nil"/>
                  <w:left w:val="nil"/>
                  <w:bottom w:val="nil"/>
                  <w:right w:val="nil"/>
                </w:tcBorders>
                <w:noWrap/>
                <w:vAlign w:val="center"/>
                <w:hideMark/>
              </w:tcPr>
            </w:tcPrChange>
          </w:tcPr>
          <w:p w14:paraId="35B53D6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1" w:type="dxa"/>
            <w:tcBorders>
              <w:top w:val="nil"/>
              <w:left w:val="single" w:sz="4" w:space="0" w:color="auto"/>
              <w:bottom w:val="nil"/>
              <w:right w:val="single" w:sz="4" w:space="0" w:color="auto"/>
            </w:tcBorders>
            <w:noWrap/>
            <w:vAlign w:val="center"/>
            <w:hideMark/>
            <w:tcPrChange w:id="74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05009A1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1263" w:type="dxa"/>
            <w:tcBorders>
              <w:top w:val="nil"/>
              <w:left w:val="nil"/>
              <w:bottom w:val="nil"/>
              <w:right w:val="single" w:sz="4" w:space="0" w:color="auto"/>
            </w:tcBorders>
            <w:noWrap/>
            <w:vAlign w:val="center"/>
            <w:hideMark/>
            <w:tcPrChange w:id="74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032434C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nil"/>
              <w:left w:val="nil"/>
              <w:bottom w:val="nil"/>
              <w:right w:val="single" w:sz="4" w:space="0" w:color="auto"/>
            </w:tcBorders>
            <w:noWrap/>
            <w:vAlign w:val="center"/>
            <w:hideMark/>
            <w:tcPrChange w:id="74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1F08A62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1E24334B" w14:textId="77777777" w:rsidTr="00970218">
        <w:tblPrEx>
          <w:tblW w:w="7797" w:type="dxa"/>
          <w:tblCellMar>
            <w:left w:w="70" w:type="dxa"/>
            <w:right w:w="70" w:type="dxa"/>
          </w:tblCellMar>
          <w:tblPrExChange w:id="745" w:author="Jitty van der Kuur" w:date="2026-05-26T15:02:00Z" w16du:dateUtc="2026-05-26T13:02:00Z">
            <w:tblPrEx>
              <w:tblW w:w="7797" w:type="dxa"/>
              <w:tblCellMar>
                <w:left w:w="70" w:type="dxa"/>
                <w:right w:w="70" w:type="dxa"/>
              </w:tblCellMar>
            </w:tblPrEx>
          </w:tblPrExChange>
        </w:tblPrEx>
        <w:trPr>
          <w:trHeight w:val="288"/>
          <w:trPrChange w:id="746" w:author="Jitty van der Kuur" w:date="2026-05-26T15:02:00Z" w16du:dateUtc="2026-05-26T13:02:00Z">
            <w:trPr>
              <w:gridAfter w:val="0"/>
              <w:trHeight w:val="288"/>
            </w:trPr>
          </w:trPrChange>
        </w:trPr>
        <w:tc>
          <w:tcPr>
            <w:tcW w:w="1260" w:type="dxa"/>
            <w:tcBorders>
              <w:top w:val="nil"/>
              <w:left w:val="single" w:sz="4" w:space="0" w:color="auto"/>
              <w:bottom w:val="single" w:sz="4" w:space="0" w:color="auto"/>
              <w:right w:val="nil"/>
            </w:tcBorders>
            <w:noWrap/>
            <w:vAlign w:val="bottom"/>
            <w:hideMark/>
            <w:tcPrChange w:id="747" w:author="Jitty van der Kuur" w:date="2026-05-26T15:02:00Z" w16du:dateUtc="2026-05-26T13:02:00Z">
              <w:tcPr>
                <w:tcW w:w="1260" w:type="dxa"/>
                <w:tcBorders>
                  <w:top w:val="nil"/>
                  <w:left w:val="single" w:sz="4" w:space="0" w:color="auto"/>
                  <w:bottom w:val="single" w:sz="4" w:space="0" w:color="auto"/>
                  <w:right w:val="nil"/>
                </w:tcBorders>
                <w:noWrap/>
                <w:vAlign w:val="bottom"/>
                <w:hideMark/>
              </w:tcPr>
            </w:tcPrChange>
          </w:tcPr>
          <w:p w14:paraId="32202008"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SPF</w:t>
            </w:r>
          </w:p>
        </w:tc>
        <w:tc>
          <w:tcPr>
            <w:tcW w:w="767" w:type="dxa"/>
            <w:tcBorders>
              <w:top w:val="nil"/>
              <w:left w:val="single" w:sz="4" w:space="0" w:color="auto"/>
              <w:bottom w:val="single" w:sz="4" w:space="0" w:color="auto"/>
              <w:right w:val="single" w:sz="4" w:space="0" w:color="auto"/>
            </w:tcBorders>
            <w:noWrap/>
            <w:vAlign w:val="center"/>
            <w:hideMark/>
            <w:tcPrChange w:id="748" w:author="Jitty van der Kuur" w:date="2026-05-26T15:02:00Z" w16du:dateUtc="2026-05-26T13:02:00Z">
              <w:tcPr>
                <w:tcW w:w="767" w:type="dxa"/>
                <w:tcBorders>
                  <w:top w:val="nil"/>
                  <w:left w:val="single" w:sz="4" w:space="0" w:color="auto"/>
                  <w:bottom w:val="single" w:sz="4" w:space="0" w:color="auto"/>
                  <w:right w:val="nil"/>
                </w:tcBorders>
                <w:noWrap/>
                <w:vAlign w:val="center"/>
                <w:hideMark/>
              </w:tcPr>
            </w:tcPrChange>
          </w:tcPr>
          <w:p w14:paraId="1579AB5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single" w:sz="4" w:space="0" w:color="auto"/>
              <w:right w:val="single" w:sz="4" w:space="0" w:color="auto"/>
            </w:tcBorders>
            <w:noWrap/>
            <w:vAlign w:val="center"/>
            <w:hideMark/>
            <w:tcPrChange w:id="749" w:author="Jitty van der Kuur" w:date="2026-05-26T15:02:00Z" w16du:dateUtc="2026-05-26T13:02:00Z">
              <w:tcPr>
                <w:tcW w:w="1030" w:type="dxa"/>
                <w:tcBorders>
                  <w:top w:val="nil"/>
                  <w:left w:val="nil"/>
                  <w:bottom w:val="single" w:sz="4" w:space="0" w:color="auto"/>
                  <w:right w:val="single" w:sz="4" w:space="0" w:color="auto"/>
                </w:tcBorders>
                <w:noWrap/>
                <w:vAlign w:val="center"/>
                <w:hideMark/>
              </w:tcPr>
            </w:tcPrChange>
          </w:tcPr>
          <w:p w14:paraId="77AE4F8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single" w:sz="4" w:space="0" w:color="auto"/>
              <w:right w:val="single" w:sz="4" w:space="0" w:color="auto"/>
            </w:tcBorders>
            <w:noWrap/>
            <w:vAlign w:val="center"/>
            <w:hideMark/>
            <w:tcPrChange w:id="750" w:author="Jitty van der Kuur" w:date="2026-05-26T15:02:00Z" w16du:dateUtc="2026-05-26T13:02:00Z">
              <w:tcPr>
                <w:tcW w:w="735" w:type="dxa"/>
                <w:tcBorders>
                  <w:top w:val="nil"/>
                  <w:left w:val="nil"/>
                  <w:bottom w:val="single" w:sz="4" w:space="0" w:color="auto"/>
                  <w:right w:val="nil"/>
                </w:tcBorders>
                <w:noWrap/>
                <w:vAlign w:val="center"/>
                <w:hideMark/>
              </w:tcPr>
            </w:tcPrChange>
          </w:tcPr>
          <w:p w14:paraId="752D55EA"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single" w:sz="4" w:space="0" w:color="auto"/>
              <w:right w:val="single" w:sz="4" w:space="0" w:color="auto"/>
            </w:tcBorders>
            <w:noWrap/>
            <w:vAlign w:val="center"/>
            <w:hideMark/>
            <w:tcPrChange w:id="751" w:author="Jitty van der Kuur" w:date="2026-05-26T15:02:00Z" w16du:dateUtc="2026-05-26T13:02:00Z">
              <w:tcPr>
                <w:tcW w:w="877" w:type="dxa"/>
                <w:tcBorders>
                  <w:top w:val="nil"/>
                  <w:left w:val="nil"/>
                  <w:bottom w:val="single" w:sz="4" w:space="0" w:color="auto"/>
                  <w:right w:val="nil"/>
                </w:tcBorders>
                <w:noWrap/>
                <w:vAlign w:val="center"/>
                <w:hideMark/>
              </w:tcPr>
            </w:tcPrChange>
          </w:tcPr>
          <w:p w14:paraId="6745DFA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1" w:type="dxa"/>
            <w:tcBorders>
              <w:top w:val="nil"/>
              <w:left w:val="single" w:sz="4" w:space="0" w:color="auto"/>
              <w:bottom w:val="single" w:sz="4" w:space="0" w:color="auto"/>
              <w:right w:val="single" w:sz="4" w:space="0" w:color="auto"/>
            </w:tcBorders>
            <w:noWrap/>
            <w:vAlign w:val="center"/>
            <w:hideMark/>
            <w:tcPrChange w:id="752" w:author="Jitty van der Kuur" w:date="2026-05-26T15:02:00Z" w16du:dateUtc="2026-05-26T13:02:00Z">
              <w:tcPr>
                <w:tcW w:w="731" w:type="dxa"/>
                <w:gridSpan w:val="2"/>
                <w:tcBorders>
                  <w:top w:val="nil"/>
                  <w:left w:val="nil"/>
                  <w:bottom w:val="single" w:sz="4" w:space="0" w:color="auto"/>
                  <w:right w:val="single" w:sz="4" w:space="0" w:color="auto"/>
                </w:tcBorders>
                <w:noWrap/>
                <w:vAlign w:val="center"/>
                <w:hideMark/>
              </w:tcPr>
            </w:tcPrChange>
          </w:tcPr>
          <w:p w14:paraId="7EA0F36F"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1263" w:type="dxa"/>
            <w:tcBorders>
              <w:top w:val="nil"/>
              <w:left w:val="nil"/>
              <w:bottom w:val="single" w:sz="4" w:space="0" w:color="auto"/>
              <w:right w:val="single" w:sz="4" w:space="0" w:color="auto"/>
            </w:tcBorders>
            <w:noWrap/>
            <w:vAlign w:val="center"/>
            <w:hideMark/>
            <w:tcPrChange w:id="753" w:author="Jitty van der Kuur" w:date="2026-05-26T15:02:00Z" w16du:dateUtc="2026-05-26T13:02:00Z">
              <w:tcPr>
                <w:tcW w:w="1263" w:type="dxa"/>
                <w:gridSpan w:val="2"/>
                <w:tcBorders>
                  <w:top w:val="nil"/>
                  <w:left w:val="nil"/>
                  <w:bottom w:val="single" w:sz="4" w:space="0" w:color="auto"/>
                  <w:right w:val="single" w:sz="4" w:space="0" w:color="auto"/>
                </w:tcBorders>
                <w:noWrap/>
                <w:vAlign w:val="center"/>
                <w:hideMark/>
              </w:tcPr>
            </w:tcPrChange>
          </w:tcPr>
          <w:p w14:paraId="7FA7E24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nil"/>
              <w:left w:val="nil"/>
              <w:bottom w:val="single" w:sz="4" w:space="0" w:color="auto"/>
              <w:right w:val="single" w:sz="4" w:space="0" w:color="auto"/>
            </w:tcBorders>
            <w:noWrap/>
            <w:vAlign w:val="center"/>
            <w:hideMark/>
            <w:tcPrChange w:id="754" w:author="Jitty van der Kuur" w:date="2026-05-26T15:02:00Z" w16du:dateUtc="2026-05-26T13:02:00Z">
              <w:tcPr>
                <w:tcW w:w="1134" w:type="dxa"/>
                <w:gridSpan w:val="2"/>
                <w:tcBorders>
                  <w:top w:val="nil"/>
                  <w:left w:val="nil"/>
                  <w:bottom w:val="single" w:sz="4" w:space="0" w:color="auto"/>
                  <w:right w:val="single" w:sz="4" w:space="0" w:color="auto"/>
                </w:tcBorders>
                <w:noWrap/>
                <w:vAlign w:val="center"/>
                <w:hideMark/>
              </w:tcPr>
            </w:tcPrChange>
          </w:tcPr>
          <w:p w14:paraId="669FDE6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2410C236" w14:textId="77777777" w:rsidTr="00970218">
        <w:tblPrEx>
          <w:tblW w:w="7797" w:type="dxa"/>
          <w:tblCellMar>
            <w:left w:w="70" w:type="dxa"/>
            <w:right w:w="70" w:type="dxa"/>
          </w:tblCellMar>
          <w:tblPrExChange w:id="755" w:author="Jitty van der Kuur" w:date="2026-05-26T15:02:00Z" w16du:dateUtc="2026-05-26T13:02:00Z">
            <w:tblPrEx>
              <w:tblW w:w="7797" w:type="dxa"/>
              <w:tblCellMar>
                <w:left w:w="70" w:type="dxa"/>
                <w:right w:w="70" w:type="dxa"/>
              </w:tblCellMar>
            </w:tblPrEx>
          </w:tblPrExChange>
        </w:tblPrEx>
        <w:trPr>
          <w:trHeight w:val="288"/>
          <w:trPrChange w:id="75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75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6DD09338"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SSPF bruto</w:t>
            </w:r>
          </w:p>
        </w:tc>
        <w:tc>
          <w:tcPr>
            <w:tcW w:w="767" w:type="dxa"/>
            <w:tcBorders>
              <w:top w:val="nil"/>
              <w:left w:val="single" w:sz="4" w:space="0" w:color="auto"/>
              <w:bottom w:val="nil"/>
              <w:right w:val="single" w:sz="4" w:space="0" w:color="auto"/>
            </w:tcBorders>
            <w:noWrap/>
            <w:vAlign w:val="center"/>
            <w:hideMark/>
            <w:tcPrChange w:id="75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75ACB66A"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030" w:type="dxa"/>
            <w:tcBorders>
              <w:top w:val="nil"/>
              <w:left w:val="single" w:sz="4" w:space="0" w:color="auto"/>
              <w:bottom w:val="nil"/>
              <w:right w:val="single" w:sz="4" w:space="0" w:color="auto"/>
            </w:tcBorders>
            <w:noWrap/>
            <w:vAlign w:val="center"/>
            <w:hideMark/>
            <w:tcPrChange w:id="75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7DDEF01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5" w:type="dxa"/>
            <w:tcBorders>
              <w:top w:val="nil"/>
              <w:left w:val="nil"/>
              <w:bottom w:val="nil"/>
              <w:right w:val="single" w:sz="4" w:space="0" w:color="auto"/>
            </w:tcBorders>
            <w:noWrap/>
            <w:vAlign w:val="center"/>
            <w:hideMark/>
            <w:tcPrChange w:id="760" w:author="Jitty van der Kuur" w:date="2026-05-26T15:02:00Z" w16du:dateUtc="2026-05-26T13:02:00Z">
              <w:tcPr>
                <w:tcW w:w="735" w:type="dxa"/>
                <w:tcBorders>
                  <w:top w:val="nil"/>
                  <w:left w:val="nil"/>
                  <w:bottom w:val="nil"/>
                  <w:right w:val="nil"/>
                </w:tcBorders>
                <w:noWrap/>
                <w:vAlign w:val="center"/>
                <w:hideMark/>
              </w:tcPr>
            </w:tcPrChange>
          </w:tcPr>
          <w:p w14:paraId="6CACF49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877" w:type="dxa"/>
            <w:tcBorders>
              <w:top w:val="nil"/>
              <w:left w:val="single" w:sz="4" w:space="0" w:color="auto"/>
              <w:bottom w:val="nil"/>
              <w:right w:val="single" w:sz="4" w:space="0" w:color="auto"/>
            </w:tcBorders>
            <w:noWrap/>
            <w:vAlign w:val="center"/>
            <w:hideMark/>
            <w:tcPrChange w:id="761" w:author="Jitty van der Kuur" w:date="2026-05-26T15:02:00Z" w16du:dateUtc="2026-05-26T13:02:00Z">
              <w:tcPr>
                <w:tcW w:w="877" w:type="dxa"/>
                <w:tcBorders>
                  <w:top w:val="nil"/>
                  <w:left w:val="nil"/>
                  <w:bottom w:val="nil"/>
                  <w:right w:val="nil"/>
                </w:tcBorders>
                <w:noWrap/>
                <w:vAlign w:val="center"/>
                <w:hideMark/>
              </w:tcPr>
            </w:tcPrChange>
          </w:tcPr>
          <w:p w14:paraId="422F85F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1" w:type="dxa"/>
            <w:tcBorders>
              <w:top w:val="nil"/>
              <w:left w:val="single" w:sz="4" w:space="0" w:color="auto"/>
              <w:bottom w:val="nil"/>
              <w:right w:val="single" w:sz="4" w:space="0" w:color="auto"/>
            </w:tcBorders>
            <w:noWrap/>
            <w:vAlign w:val="center"/>
            <w:hideMark/>
            <w:tcPrChange w:id="76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34342BFA"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263" w:type="dxa"/>
            <w:tcBorders>
              <w:top w:val="nil"/>
              <w:left w:val="nil"/>
              <w:bottom w:val="nil"/>
              <w:right w:val="single" w:sz="4" w:space="0" w:color="auto"/>
            </w:tcBorders>
            <w:noWrap/>
            <w:vAlign w:val="center"/>
            <w:hideMark/>
            <w:tcPrChange w:id="76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5087F35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134" w:type="dxa"/>
            <w:tcBorders>
              <w:top w:val="nil"/>
              <w:left w:val="nil"/>
              <w:bottom w:val="nil"/>
              <w:right w:val="single" w:sz="4" w:space="0" w:color="auto"/>
            </w:tcBorders>
            <w:noWrap/>
            <w:vAlign w:val="center"/>
            <w:hideMark/>
            <w:tcPrChange w:id="76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0A8ED1BC"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r>
      <w:tr w:rsidR="00AA65B7" w:rsidRPr="00AA65B7" w14:paraId="4340853B" w14:textId="77777777" w:rsidTr="00970218">
        <w:tblPrEx>
          <w:tblW w:w="7797" w:type="dxa"/>
          <w:tblCellMar>
            <w:left w:w="70" w:type="dxa"/>
            <w:right w:w="70" w:type="dxa"/>
          </w:tblCellMar>
          <w:tblPrExChange w:id="765" w:author="Jitty van der Kuur" w:date="2026-05-26T15:02:00Z" w16du:dateUtc="2026-05-26T13:02:00Z">
            <w:tblPrEx>
              <w:tblW w:w="7797" w:type="dxa"/>
              <w:tblCellMar>
                <w:left w:w="70" w:type="dxa"/>
                <w:right w:w="70" w:type="dxa"/>
              </w:tblCellMar>
            </w:tblPrEx>
          </w:tblPrExChange>
        </w:tblPrEx>
        <w:trPr>
          <w:trHeight w:val="288"/>
          <w:trPrChange w:id="76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76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31F74BD6"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SNPS bruto</w:t>
            </w:r>
          </w:p>
        </w:tc>
        <w:tc>
          <w:tcPr>
            <w:tcW w:w="767" w:type="dxa"/>
            <w:tcBorders>
              <w:top w:val="nil"/>
              <w:left w:val="single" w:sz="4" w:space="0" w:color="auto"/>
              <w:bottom w:val="nil"/>
              <w:right w:val="single" w:sz="4" w:space="0" w:color="auto"/>
            </w:tcBorders>
            <w:noWrap/>
            <w:vAlign w:val="center"/>
            <w:hideMark/>
            <w:tcPrChange w:id="76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77252FC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nil"/>
              <w:right w:val="single" w:sz="4" w:space="0" w:color="auto"/>
            </w:tcBorders>
            <w:noWrap/>
            <w:vAlign w:val="center"/>
            <w:hideMark/>
            <w:tcPrChange w:id="76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68A5BEE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nil"/>
              <w:right w:val="single" w:sz="4" w:space="0" w:color="auto"/>
            </w:tcBorders>
            <w:noWrap/>
            <w:vAlign w:val="center"/>
            <w:hideMark/>
            <w:tcPrChange w:id="770" w:author="Jitty van der Kuur" w:date="2026-05-26T15:02:00Z" w16du:dateUtc="2026-05-26T13:02:00Z">
              <w:tcPr>
                <w:tcW w:w="735" w:type="dxa"/>
                <w:tcBorders>
                  <w:top w:val="nil"/>
                  <w:left w:val="nil"/>
                  <w:bottom w:val="nil"/>
                  <w:right w:val="nil"/>
                </w:tcBorders>
                <w:noWrap/>
                <w:vAlign w:val="center"/>
                <w:hideMark/>
              </w:tcPr>
            </w:tcPrChange>
          </w:tcPr>
          <w:p w14:paraId="3998876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nil"/>
              <w:right w:val="single" w:sz="4" w:space="0" w:color="auto"/>
            </w:tcBorders>
            <w:noWrap/>
            <w:vAlign w:val="center"/>
            <w:hideMark/>
            <w:tcPrChange w:id="771" w:author="Jitty van der Kuur" w:date="2026-05-26T15:02:00Z" w16du:dateUtc="2026-05-26T13:02:00Z">
              <w:tcPr>
                <w:tcW w:w="877" w:type="dxa"/>
                <w:tcBorders>
                  <w:top w:val="nil"/>
                  <w:left w:val="nil"/>
                  <w:bottom w:val="nil"/>
                  <w:right w:val="nil"/>
                </w:tcBorders>
                <w:noWrap/>
                <w:vAlign w:val="center"/>
                <w:hideMark/>
              </w:tcPr>
            </w:tcPrChange>
          </w:tcPr>
          <w:p w14:paraId="2B8EF66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1" w:type="dxa"/>
            <w:tcBorders>
              <w:top w:val="nil"/>
              <w:left w:val="single" w:sz="4" w:space="0" w:color="auto"/>
              <w:bottom w:val="nil"/>
              <w:right w:val="single" w:sz="4" w:space="0" w:color="auto"/>
            </w:tcBorders>
            <w:noWrap/>
            <w:vAlign w:val="center"/>
            <w:hideMark/>
            <w:tcPrChange w:id="77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268E7BB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263" w:type="dxa"/>
            <w:tcBorders>
              <w:top w:val="nil"/>
              <w:left w:val="nil"/>
              <w:bottom w:val="nil"/>
              <w:right w:val="single" w:sz="4" w:space="0" w:color="auto"/>
            </w:tcBorders>
            <w:noWrap/>
            <w:vAlign w:val="center"/>
            <w:hideMark/>
            <w:tcPrChange w:id="77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432C25B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nil"/>
              <w:left w:val="nil"/>
              <w:bottom w:val="nil"/>
              <w:right w:val="single" w:sz="4" w:space="0" w:color="auto"/>
            </w:tcBorders>
            <w:noWrap/>
            <w:vAlign w:val="center"/>
            <w:hideMark/>
            <w:tcPrChange w:id="77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0FAEE2D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55D3FACA" w14:textId="77777777" w:rsidTr="00970218">
        <w:tblPrEx>
          <w:tblW w:w="7797" w:type="dxa"/>
          <w:tblCellMar>
            <w:left w:w="70" w:type="dxa"/>
            <w:right w:w="70" w:type="dxa"/>
          </w:tblCellMar>
          <w:tblPrExChange w:id="775" w:author="Jitty van der Kuur" w:date="2026-05-26T15:02:00Z" w16du:dateUtc="2026-05-26T13:02:00Z">
            <w:tblPrEx>
              <w:tblW w:w="7797" w:type="dxa"/>
              <w:tblCellMar>
                <w:left w:w="70" w:type="dxa"/>
                <w:right w:w="70" w:type="dxa"/>
              </w:tblCellMar>
            </w:tblPrEx>
          </w:tblPrExChange>
        </w:tblPrEx>
        <w:trPr>
          <w:trHeight w:val="288"/>
          <w:trPrChange w:id="77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77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1D43F457"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SNPS netto</w:t>
            </w:r>
          </w:p>
        </w:tc>
        <w:tc>
          <w:tcPr>
            <w:tcW w:w="767" w:type="dxa"/>
            <w:tcBorders>
              <w:top w:val="nil"/>
              <w:left w:val="single" w:sz="4" w:space="0" w:color="auto"/>
              <w:bottom w:val="nil"/>
              <w:right w:val="single" w:sz="4" w:space="0" w:color="auto"/>
            </w:tcBorders>
            <w:noWrap/>
            <w:vAlign w:val="center"/>
            <w:hideMark/>
            <w:tcPrChange w:id="77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5301612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nil"/>
              <w:right w:val="single" w:sz="4" w:space="0" w:color="auto"/>
            </w:tcBorders>
            <w:noWrap/>
            <w:vAlign w:val="center"/>
            <w:hideMark/>
            <w:tcPrChange w:id="77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76F9142B"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nil"/>
              <w:right w:val="single" w:sz="4" w:space="0" w:color="auto"/>
            </w:tcBorders>
            <w:noWrap/>
            <w:vAlign w:val="center"/>
            <w:hideMark/>
            <w:tcPrChange w:id="780" w:author="Jitty van der Kuur" w:date="2026-05-26T15:02:00Z" w16du:dateUtc="2026-05-26T13:02:00Z">
              <w:tcPr>
                <w:tcW w:w="735" w:type="dxa"/>
                <w:tcBorders>
                  <w:top w:val="nil"/>
                  <w:left w:val="nil"/>
                  <w:bottom w:val="nil"/>
                  <w:right w:val="nil"/>
                </w:tcBorders>
                <w:noWrap/>
                <w:vAlign w:val="center"/>
                <w:hideMark/>
              </w:tcPr>
            </w:tcPrChange>
          </w:tcPr>
          <w:p w14:paraId="4C87B14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nil"/>
              <w:right w:val="single" w:sz="4" w:space="0" w:color="auto"/>
            </w:tcBorders>
            <w:noWrap/>
            <w:vAlign w:val="center"/>
            <w:hideMark/>
            <w:tcPrChange w:id="781" w:author="Jitty van der Kuur" w:date="2026-05-26T15:02:00Z" w16du:dateUtc="2026-05-26T13:02:00Z">
              <w:tcPr>
                <w:tcW w:w="877" w:type="dxa"/>
                <w:tcBorders>
                  <w:top w:val="nil"/>
                  <w:left w:val="nil"/>
                  <w:bottom w:val="nil"/>
                  <w:right w:val="nil"/>
                </w:tcBorders>
                <w:noWrap/>
                <w:vAlign w:val="center"/>
                <w:hideMark/>
              </w:tcPr>
            </w:tcPrChange>
          </w:tcPr>
          <w:p w14:paraId="0CA7D95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731" w:type="dxa"/>
            <w:tcBorders>
              <w:top w:val="nil"/>
              <w:left w:val="single" w:sz="4" w:space="0" w:color="auto"/>
              <w:bottom w:val="nil"/>
              <w:right w:val="single" w:sz="4" w:space="0" w:color="auto"/>
            </w:tcBorders>
            <w:noWrap/>
            <w:vAlign w:val="center"/>
            <w:hideMark/>
            <w:tcPrChange w:id="78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1E4A9AF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1263" w:type="dxa"/>
            <w:tcBorders>
              <w:top w:val="nil"/>
              <w:left w:val="nil"/>
              <w:bottom w:val="nil"/>
              <w:right w:val="single" w:sz="4" w:space="0" w:color="auto"/>
            </w:tcBorders>
            <w:noWrap/>
            <w:vAlign w:val="center"/>
            <w:hideMark/>
            <w:tcPrChange w:id="78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2F27582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nil"/>
              <w:left w:val="nil"/>
              <w:bottom w:val="nil"/>
              <w:right w:val="single" w:sz="4" w:space="0" w:color="auto"/>
            </w:tcBorders>
            <w:noWrap/>
            <w:vAlign w:val="center"/>
            <w:hideMark/>
            <w:tcPrChange w:id="78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136CF3DC"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122C5623" w14:textId="77777777" w:rsidTr="00970218">
        <w:tblPrEx>
          <w:tblW w:w="7797" w:type="dxa"/>
          <w:tblCellMar>
            <w:left w:w="70" w:type="dxa"/>
            <w:right w:w="70" w:type="dxa"/>
          </w:tblCellMar>
          <w:tblPrExChange w:id="785" w:author="Jitty van der Kuur" w:date="2026-05-26T15:02:00Z" w16du:dateUtc="2026-05-26T13:02:00Z">
            <w:tblPrEx>
              <w:tblW w:w="7797" w:type="dxa"/>
              <w:tblCellMar>
                <w:left w:w="70" w:type="dxa"/>
                <w:right w:w="70" w:type="dxa"/>
              </w:tblCellMar>
            </w:tblPrEx>
          </w:tblPrExChange>
        </w:tblPrEx>
        <w:trPr>
          <w:trHeight w:val="288"/>
          <w:trPrChange w:id="786" w:author="Jitty van der Kuur" w:date="2026-05-26T15:02:00Z" w16du:dateUtc="2026-05-26T13:02:00Z">
            <w:trPr>
              <w:gridAfter w:val="0"/>
              <w:trHeight w:val="288"/>
            </w:trPr>
          </w:trPrChange>
        </w:trPr>
        <w:tc>
          <w:tcPr>
            <w:tcW w:w="1260" w:type="dxa"/>
            <w:tcBorders>
              <w:top w:val="nil"/>
              <w:left w:val="single" w:sz="4" w:space="0" w:color="auto"/>
              <w:bottom w:val="single" w:sz="4" w:space="0" w:color="auto"/>
              <w:right w:val="nil"/>
            </w:tcBorders>
            <w:noWrap/>
            <w:vAlign w:val="bottom"/>
            <w:hideMark/>
            <w:tcPrChange w:id="787" w:author="Jitty van der Kuur" w:date="2026-05-26T15:02:00Z" w16du:dateUtc="2026-05-26T13:02:00Z">
              <w:tcPr>
                <w:tcW w:w="1260" w:type="dxa"/>
                <w:tcBorders>
                  <w:top w:val="nil"/>
                  <w:left w:val="single" w:sz="4" w:space="0" w:color="auto"/>
                  <w:bottom w:val="single" w:sz="4" w:space="0" w:color="auto"/>
                  <w:right w:val="nil"/>
                </w:tcBorders>
                <w:noWrap/>
                <w:vAlign w:val="bottom"/>
                <w:hideMark/>
              </w:tcPr>
            </w:tcPrChange>
          </w:tcPr>
          <w:p w14:paraId="4048F63E"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AKZO</w:t>
            </w:r>
          </w:p>
        </w:tc>
        <w:tc>
          <w:tcPr>
            <w:tcW w:w="767" w:type="dxa"/>
            <w:tcBorders>
              <w:top w:val="nil"/>
              <w:left w:val="single" w:sz="4" w:space="0" w:color="auto"/>
              <w:bottom w:val="single" w:sz="4" w:space="0" w:color="auto"/>
              <w:right w:val="single" w:sz="4" w:space="0" w:color="auto"/>
            </w:tcBorders>
            <w:noWrap/>
            <w:vAlign w:val="center"/>
            <w:hideMark/>
            <w:tcPrChange w:id="788" w:author="Jitty van der Kuur" w:date="2026-05-26T15:02:00Z" w16du:dateUtc="2026-05-26T13:02:00Z">
              <w:tcPr>
                <w:tcW w:w="767" w:type="dxa"/>
                <w:tcBorders>
                  <w:top w:val="nil"/>
                  <w:left w:val="single" w:sz="4" w:space="0" w:color="auto"/>
                  <w:bottom w:val="single" w:sz="4" w:space="0" w:color="auto"/>
                  <w:right w:val="nil"/>
                </w:tcBorders>
                <w:noWrap/>
                <w:vAlign w:val="center"/>
                <w:hideMark/>
              </w:tcPr>
            </w:tcPrChange>
          </w:tcPr>
          <w:p w14:paraId="4A1B80B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single" w:sz="4" w:space="0" w:color="auto"/>
              <w:right w:val="single" w:sz="4" w:space="0" w:color="auto"/>
            </w:tcBorders>
            <w:noWrap/>
            <w:vAlign w:val="center"/>
            <w:hideMark/>
            <w:tcPrChange w:id="789" w:author="Jitty van der Kuur" w:date="2026-05-26T15:02:00Z" w16du:dateUtc="2026-05-26T13:02:00Z">
              <w:tcPr>
                <w:tcW w:w="1030" w:type="dxa"/>
                <w:tcBorders>
                  <w:top w:val="nil"/>
                  <w:left w:val="nil"/>
                  <w:bottom w:val="single" w:sz="4" w:space="0" w:color="auto"/>
                  <w:right w:val="single" w:sz="4" w:space="0" w:color="auto"/>
                </w:tcBorders>
                <w:noWrap/>
                <w:vAlign w:val="center"/>
                <w:hideMark/>
              </w:tcPr>
            </w:tcPrChange>
          </w:tcPr>
          <w:p w14:paraId="1C25BE4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single" w:sz="4" w:space="0" w:color="auto"/>
              <w:right w:val="single" w:sz="4" w:space="0" w:color="auto"/>
            </w:tcBorders>
            <w:noWrap/>
            <w:vAlign w:val="center"/>
            <w:hideMark/>
            <w:tcPrChange w:id="790" w:author="Jitty van der Kuur" w:date="2026-05-26T15:02:00Z" w16du:dateUtc="2026-05-26T13:02:00Z">
              <w:tcPr>
                <w:tcW w:w="735" w:type="dxa"/>
                <w:tcBorders>
                  <w:top w:val="nil"/>
                  <w:left w:val="nil"/>
                  <w:bottom w:val="single" w:sz="4" w:space="0" w:color="auto"/>
                  <w:right w:val="nil"/>
                </w:tcBorders>
                <w:noWrap/>
                <w:vAlign w:val="center"/>
                <w:hideMark/>
              </w:tcPr>
            </w:tcPrChange>
          </w:tcPr>
          <w:p w14:paraId="6F02774C"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single" w:sz="4" w:space="0" w:color="auto"/>
              <w:right w:val="single" w:sz="4" w:space="0" w:color="auto"/>
            </w:tcBorders>
            <w:noWrap/>
            <w:vAlign w:val="center"/>
            <w:hideMark/>
            <w:tcPrChange w:id="791" w:author="Jitty van der Kuur" w:date="2026-05-26T15:02:00Z" w16du:dateUtc="2026-05-26T13:02:00Z">
              <w:tcPr>
                <w:tcW w:w="877" w:type="dxa"/>
                <w:tcBorders>
                  <w:top w:val="nil"/>
                  <w:left w:val="nil"/>
                  <w:bottom w:val="single" w:sz="4" w:space="0" w:color="auto"/>
                  <w:right w:val="nil"/>
                </w:tcBorders>
                <w:noWrap/>
                <w:vAlign w:val="center"/>
                <w:hideMark/>
              </w:tcPr>
            </w:tcPrChange>
          </w:tcPr>
          <w:p w14:paraId="4CA78AF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1" w:type="dxa"/>
            <w:tcBorders>
              <w:top w:val="nil"/>
              <w:left w:val="single" w:sz="4" w:space="0" w:color="auto"/>
              <w:bottom w:val="single" w:sz="4" w:space="0" w:color="auto"/>
              <w:right w:val="single" w:sz="4" w:space="0" w:color="auto"/>
            </w:tcBorders>
            <w:noWrap/>
            <w:vAlign w:val="center"/>
            <w:hideMark/>
            <w:tcPrChange w:id="792" w:author="Jitty van der Kuur" w:date="2026-05-26T15:02:00Z" w16du:dateUtc="2026-05-26T13:02:00Z">
              <w:tcPr>
                <w:tcW w:w="731" w:type="dxa"/>
                <w:gridSpan w:val="2"/>
                <w:tcBorders>
                  <w:top w:val="nil"/>
                  <w:left w:val="nil"/>
                  <w:bottom w:val="single" w:sz="4" w:space="0" w:color="auto"/>
                  <w:right w:val="single" w:sz="4" w:space="0" w:color="auto"/>
                </w:tcBorders>
                <w:noWrap/>
                <w:vAlign w:val="center"/>
                <w:hideMark/>
              </w:tcPr>
            </w:tcPrChange>
          </w:tcPr>
          <w:p w14:paraId="528AA5A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263" w:type="dxa"/>
            <w:tcBorders>
              <w:top w:val="nil"/>
              <w:left w:val="nil"/>
              <w:bottom w:val="single" w:sz="4" w:space="0" w:color="auto"/>
              <w:right w:val="single" w:sz="4" w:space="0" w:color="auto"/>
            </w:tcBorders>
            <w:noWrap/>
            <w:vAlign w:val="center"/>
            <w:hideMark/>
            <w:tcPrChange w:id="793" w:author="Jitty van der Kuur" w:date="2026-05-26T15:02:00Z" w16du:dateUtc="2026-05-26T13:02:00Z">
              <w:tcPr>
                <w:tcW w:w="1263" w:type="dxa"/>
                <w:gridSpan w:val="2"/>
                <w:tcBorders>
                  <w:top w:val="nil"/>
                  <w:left w:val="nil"/>
                  <w:bottom w:val="single" w:sz="4" w:space="0" w:color="auto"/>
                  <w:right w:val="single" w:sz="4" w:space="0" w:color="auto"/>
                </w:tcBorders>
                <w:noWrap/>
                <w:vAlign w:val="center"/>
                <w:hideMark/>
              </w:tcPr>
            </w:tcPrChange>
          </w:tcPr>
          <w:p w14:paraId="2C01F0E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nil"/>
              <w:left w:val="nil"/>
              <w:bottom w:val="single" w:sz="4" w:space="0" w:color="auto"/>
              <w:right w:val="single" w:sz="4" w:space="0" w:color="auto"/>
            </w:tcBorders>
            <w:noWrap/>
            <w:vAlign w:val="center"/>
            <w:hideMark/>
            <w:tcPrChange w:id="794" w:author="Jitty van der Kuur" w:date="2026-05-26T15:02:00Z" w16du:dateUtc="2026-05-26T13:02:00Z">
              <w:tcPr>
                <w:tcW w:w="1134" w:type="dxa"/>
                <w:gridSpan w:val="2"/>
                <w:tcBorders>
                  <w:top w:val="nil"/>
                  <w:left w:val="nil"/>
                  <w:bottom w:val="single" w:sz="4" w:space="0" w:color="auto"/>
                  <w:right w:val="single" w:sz="4" w:space="0" w:color="auto"/>
                </w:tcBorders>
                <w:noWrap/>
                <w:vAlign w:val="center"/>
                <w:hideMark/>
              </w:tcPr>
            </w:tcPrChange>
          </w:tcPr>
          <w:p w14:paraId="6183A3B6"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34C84CDC" w14:textId="77777777" w:rsidTr="00970218">
        <w:tblPrEx>
          <w:tblW w:w="7797" w:type="dxa"/>
          <w:tblCellMar>
            <w:left w:w="70" w:type="dxa"/>
            <w:right w:w="70" w:type="dxa"/>
          </w:tblCellMar>
          <w:tblPrExChange w:id="795" w:author="Jitty van der Kuur" w:date="2026-05-26T15:02:00Z" w16du:dateUtc="2026-05-26T13:02:00Z">
            <w:tblPrEx>
              <w:tblW w:w="7797" w:type="dxa"/>
              <w:tblCellMar>
                <w:left w:w="70" w:type="dxa"/>
                <w:right w:w="70" w:type="dxa"/>
              </w:tblCellMar>
            </w:tblPrEx>
          </w:tblPrExChange>
        </w:tblPrEx>
        <w:trPr>
          <w:trHeight w:val="288"/>
          <w:trPrChange w:id="796" w:author="Jitty van der Kuur" w:date="2026-05-26T15:02:00Z" w16du:dateUtc="2026-05-26T13:02:00Z">
            <w:trPr>
              <w:gridAfter w:val="0"/>
              <w:trHeight w:val="288"/>
            </w:trPr>
          </w:trPrChange>
        </w:trPr>
        <w:tc>
          <w:tcPr>
            <w:tcW w:w="1260" w:type="dxa"/>
            <w:tcBorders>
              <w:top w:val="nil"/>
              <w:left w:val="single" w:sz="4" w:space="0" w:color="auto"/>
              <w:bottom w:val="single" w:sz="4" w:space="0" w:color="auto"/>
              <w:right w:val="nil"/>
            </w:tcBorders>
            <w:noWrap/>
            <w:vAlign w:val="bottom"/>
            <w:hideMark/>
            <w:tcPrChange w:id="797" w:author="Jitty van der Kuur" w:date="2026-05-26T15:02:00Z" w16du:dateUtc="2026-05-26T13:02:00Z">
              <w:tcPr>
                <w:tcW w:w="1260" w:type="dxa"/>
                <w:tcBorders>
                  <w:top w:val="nil"/>
                  <w:left w:val="single" w:sz="4" w:space="0" w:color="auto"/>
                  <w:bottom w:val="single" w:sz="4" w:space="0" w:color="auto"/>
                  <w:right w:val="nil"/>
                </w:tcBorders>
                <w:noWrap/>
                <w:vAlign w:val="bottom"/>
                <w:hideMark/>
              </w:tcPr>
            </w:tcPrChange>
          </w:tcPr>
          <w:p w14:paraId="49F12819"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SBZ</w:t>
            </w:r>
          </w:p>
        </w:tc>
        <w:tc>
          <w:tcPr>
            <w:tcW w:w="767" w:type="dxa"/>
            <w:tcBorders>
              <w:top w:val="nil"/>
              <w:left w:val="single" w:sz="4" w:space="0" w:color="auto"/>
              <w:bottom w:val="single" w:sz="4" w:space="0" w:color="auto"/>
              <w:right w:val="single" w:sz="4" w:space="0" w:color="auto"/>
            </w:tcBorders>
            <w:noWrap/>
            <w:vAlign w:val="center"/>
            <w:hideMark/>
            <w:tcPrChange w:id="798" w:author="Jitty van der Kuur" w:date="2026-05-26T15:02:00Z" w16du:dateUtc="2026-05-26T13:02:00Z">
              <w:tcPr>
                <w:tcW w:w="767" w:type="dxa"/>
                <w:tcBorders>
                  <w:top w:val="nil"/>
                  <w:left w:val="single" w:sz="4" w:space="0" w:color="auto"/>
                  <w:bottom w:val="single" w:sz="4" w:space="0" w:color="auto"/>
                  <w:right w:val="nil"/>
                </w:tcBorders>
                <w:noWrap/>
                <w:vAlign w:val="center"/>
                <w:hideMark/>
              </w:tcPr>
            </w:tcPrChange>
          </w:tcPr>
          <w:p w14:paraId="439C277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030" w:type="dxa"/>
            <w:tcBorders>
              <w:top w:val="nil"/>
              <w:left w:val="single" w:sz="4" w:space="0" w:color="auto"/>
              <w:bottom w:val="single" w:sz="4" w:space="0" w:color="auto"/>
              <w:right w:val="single" w:sz="4" w:space="0" w:color="auto"/>
            </w:tcBorders>
            <w:noWrap/>
            <w:vAlign w:val="center"/>
            <w:hideMark/>
            <w:tcPrChange w:id="799" w:author="Jitty van der Kuur" w:date="2026-05-26T15:02:00Z" w16du:dateUtc="2026-05-26T13:02:00Z">
              <w:tcPr>
                <w:tcW w:w="1030" w:type="dxa"/>
                <w:tcBorders>
                  <w:top w:val="nil"/>
                  <w:left w:val="nil"/>
                  <w:bottom w:val="single" w:sz="4" w:space="0" w:color="auto"/>
                  <w:right w:val="single" w:sz="4" w:space="0" w:color="auto"/>
                </w:tcBorders>
                <w:noWrap/>
                <w:vAlign w:val="center"/>
                <w:hideMark/>
              </w:tcPr>
            </w:tcPrChange>
          </w:tcPr>
          <w:p w14:paraId="58A1E42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5" w:type="dxa"/>
            <w:tcBorders>
              <w:top w:val="nil"/>
              <w:left w:val="nil"/>
              <w:bottom w:val="single" w:sz="4" w:space="0" w:color="auto"/>
              <w:right w:val="single" w:sz="4" w:space="0" w:color="auto"/>
            </w:tcBorders>
            <w:noWrap/>
            <w:vAlign w:val="center"/>
            <w:hideMark/>
            <w:tcPrChange w:id="800" w:author="Jitty van der Kuur" w:date="2026-05-26T15:02:00Z" w16du:dateUtc="2026-05-26T13:02:00Z">
              <w:tcPr>
                <w:tcW w:w="735" w:type="dxa"/>
                <w:tcBorders>
                  <w:top w:val="nil"/>
                  <w:left w:val="nil"/>
                  <w:bottom w:val="single" w:sz="4" w:space="0" w:color="auto"/>
                  <w:right w:val="nil"/>
                </w:tcBorders>
                <w:noWrap/>
                <w:vAlign w:val="center"/>
                <w:hideMark/>
              </w:tcPr>
            </w:tcPrChange>
          </w:tcPr>
          <w:p w14:paraId="55BA9EA8"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877" w:type="dxa"/>
            <w:tcBorders>
              <w:top w:val="nil"/>
              <w:left w:val="single" w:sz="4" w:space="0" w:color="auto"/>
              <w:bottom w:val="single" w:sz="4" w:space="0" w:color="auto"/>
              <w:right w:val="single" w:sz="4" w:space="0" w:color="auto"/>
            </w:tcBorders>
            <w:noWrap/>
            <w:vAlign w:val="center"/>
            <w:hideMark/>
            <w:tcPrChange w:id="801" w:author="Jitty van der Kuur" w:date="2026-05-26T15:02:00Z" w16du:dateUtc="2026-05-26T13:02:00Z">
              <w:tcPr>
                <w:tcW w:w="877" w:type="dxa"/>
                <w:tcBorders>
                  <w:top w:val="nil"/>
                  <w:left w:val="nil"/>
                  <w:bottom w:val="single" w:sz="4" w:space="0" w:color="auto"/>
                  <w:right w:val="nil"/>
                </w:tcBorders>
                <w:noWrap/>
                <w:vAlign w:val="center"/>
                <w:hideMark/>
              </w:tcPr>
            </w:tcPrChange>
          </w:tcPr>
          <w:p w14:paraId="736581D9"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1" w:type="dxa"/>
            <w:tcBorders>
              <w:top w:val="nil"/>
              <w:left w:val="single" w:sz="4" w:space="0" w:color="auto"/>
              <w:bottom w:val="single" w:sz="4" w:space="0" w:color="auto"/>
              <w:right w:val="single" w:sz="4" w:space="0" w:color="auto"/>
            </w:tcBorders>
            <w:noWrap/>
            <w:vAlign w:val="center"/>
            <w:hideMark/>
            <w:tcPrChange w:id="802" w:author="Jitty van der Kuur" w:date="2026-05-26T15:02:00Z" w16du:dateUtc="2026-05-26T13:02:00Z">
              <w:tcPr>
                <w:tcW w:w="731" w:type="dxa"/>
                <w:gridSpan w:val="2"/>
                <w:tcBorders>
                  <w:top w:val="nil"/>
                  <w:left w:val="nil"/>
                  <w:bottom w:val="single" w:sz="4" w:space="0" w:color="auto"/>
                  <w:right w:val="single" w:sz="4" w:space="0" w:color="auto"/>
                </w:tcBorders>
                <w:noWrap/>
                <w:vAlign w:val="center"/>
                <w:hideMark/>
              </w:tcPr>
            </w:tcPrChange>
          </w:tcPr>
          <w:p w14:paraId="1833547A"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263" w:type="dxa"/>
            <w:tcBorders>
              <w:top w:val="nil"/>
              <w:left w:val="nil"/>
              <w:bottom w:val="single" w:sz="4" w:space="0" w:color="auto"/>
              <w:right w:val="single" w:sz="4" w:space="0" w:color="auto"/>
            </w:tcBorders>
            <w:noWrap/>
            <w:vAlign w:val="center"/>
            <w:hideMark/>
            <w:tcPrChange w:id="803" w:author="Jitty van der Kuur" w:date="2026-05-26T15:02:00Z" w16du:dateUtc="2026-05-26T13:02:00Z">
              <w:tcPr>
                <w:tcW w:w="1263" w:type="dxa"/>
                <w:gridSpan w:val="2"/>
                <w:tcBorders>
                  <w:top w:val="nil"/>
                  <w:left w:val="nil"/>
                  <w:bottom w:val="single" w:sz="4" w:space="0" w:color="auto"/>
                  <w:right w:val="single" w:sz="4" w:space="0" w:color="auto"/>
                </w:tcBorders>
                <w:noWrap/>
                <w:vAlign w:val="center"/>
                <w:hideMark/>
              </w:tcPr>
            </w:tcPrChange>
          </w:tcPr>
          <w:p w14:paraId="043C7C8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134" w:type="dxa"/>
            <w:tcBorders>
              <w:top w:val="nil"/>
              <w:left w:val="nil"/>
              <w:bottom w:val="single" w:sz="4" w:space="0" w:color="auto"/>
              <w:right w:val="single" w:sz="4" w:space="0" w:color="auto"/>
            </w:tcBorders>
            <w:noWrap/>
            <w:vAlign w:val="center"/>
            <w:hideMark/>
            <w:tcPrChange w:id="804" w:author="Jitty van der Kuur" w:date="2026-05-26T15:02:00Z" w16du:dateUtc="2026-05-26T13:02:00Z">
              <w:tcPr>
                <w:tcW w:w="1134" w:type="dxa"/>
                <w:gridSpan w:val="2"/>
                <w:tcBorders>
                  <w:top w:val="nil"/>
                  <w:left w:val="nil"/>
                  <w:bottom w:val="single" w:sz="4" w:space="0" w:color="auto"/>
                  <w:right w:val="single" w:sz="4" w:space="0" w:color="auto"/>
                </w:tcBorders>
                <w:noWrap/>
                <w:vAlign w:val="center"/>
                <w:hideMark/>
              </w:tcPr>
            </w:tcPrChange>
          </w:tcPr>
          <w:p w14:paraId="1F810C79"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r>
      <w:tr w:rsidR="00AA65B7" w:rsidRPr="00AA65B7" w14:paraId="521DF227" w14:textId="77777777" w:rsidTr="00970218">
        <w:tblPrEx>
          <w:tblW w:w="7797" w:type="dxa"/>
          <w:tblCellMar>
            <w:left w:w="70" w:type="dxa"/>
            <w:right w:w="70" w:type="dxa"/>
          </w:tblCellMar>
          <w:tblPrExChange w:id="805" w:author="Jitty van der Kuur" w:date="2026-05-26T15:02:00Z" w16du:dateUtc="2026-05-26T13:02:00Z">
            <w:tblPrEx>
              <w:tblW w:w="7797" w:type="dxa"/>
              <w:tblCellMar>
                <w:left w:w="70" w:type="dxa"/>
                <w:right w:w="70" w:type="dxa"/>
              </w:tblCellMar>
            </w:tblPrEx>
          </w:tblPrExChange>
        </w:tblPrEx>
        <w:trPr>
          <w:trHeight w:val="288"/>
          <w:trPrChange w:id="806" w:author="Jitty van der Kuur" w:date="2026-05-26T15:02:00Z" w16du:dateUtc="2026-05-26T13:02:00Z">
            <w:trPr>
              <w:gridAfter w:val="0"/>
              <w:trHeight w:val="288"/>
            </w:trPr>
          </w:trPrChange>
        </w:trPr>
        <w:tc>
          <w:tcPr>
            <w:tcW w:w="1260" w:type="dxa"/>
            <w:tcBorders>
              <w:top w:val="nil"/>
              <w:left w:val="single" w:sz="4" w:space="0" w:color="auto"/>
              <w:bottom w:val="nil"/>
              <w:right w:val="nil"/>
            </w:tcBorders>
            <w:noWrap/>
            <w:vAlign w:val="bottom"/>
            <w:hideMark/>
            <w:tcPrChange w:id="807" w:author="Jitty van der Kuur" w:date="2026-05-26T15:02:00Z" w16du:dateUtc="2026-05-26T13:02:00Z">
              <w:tcPr>
                <w:tcW w:w="1260" w:type="dxa"/>
                <w:tcBorders>
                  <w:top w:val="nil"/>
                  <w:left w:val="single" w:sz="4" w:space="0" w:color="auto"/>
                  <w:bottom w:val="nil"/>
                  <w:right w:val="nil"/>
                </w:tcBorders>
                <w:noWrap/>
                <w:vAlign w:val="bottom"/>
                <w:hideMark/>
              </w:tcPr>
            </w:tcPrChange>
          </w:tcPr>
          <w:p w14:paraId="033951AB"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67" w:type="dxa"/>
            <w:tcBorders>
              <w:top w:val="nil"/>
              <w:left w:val="single" w:sz="4" w:space="0" w:color="auto"/>
              <w:bottom w:val="nil"/>
              <w:right w:val="single" w:sz="4" w:space="0" w:color="auto"/>
            </w:tcBorders>
            <w:noWrap/>
            <w:vAlign w:val="center"/>
            <w:hideMark/>
            <w:tcPrChange w:id="80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48FEB40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030" w:type="dxa"/>
            <w:tcBorders>
              <w:top w:val="nil"/>
              <w:left w:val="single" w:sz="4" w:space="0" w:color="auto"/>
              <w:bottom w:val="nil"/>
              <w:right w:val="single" w:sz="4" w:space="0" w:color="auto"/>
            </w:tcBorders>
            <w:noWrap/>
            <w:vAlign w:val="center"/>
            <w:hideMark/>
            <w:tcPrChange w:id="80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6E4C94FB"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735" w:type="dxa"/>
            <w:tcBorders>
              <w:top w:val="nil"/>
              <w:left w:val="nil"/>
              <w:bottom w:val="nil"/>
              <w:right w:val="single" w:sz="4" w:space="0" w:color="auto"/>
            </w:tcBorders>
            <w:noWrap/>
            <w:vAlign w:val="center"/>
            <w:hideMark/>
            <w:tcPrChange w:id="810" w:author="Jitty van der Kuur" w:date="2026-05-26T15:02:00Z" w16du:dateUtc="2026-05-26T13:02:00Z">
              <w:tcPr>
                <w:tcW w:w="735" w:type="dxa"/>
                <w:tcBorders>
                  <w:top w:val="nil"/>
                  <w:left w:val="nil"/>
                  <w:bottom w:val="nil"/>
                  <w:right w:val="nil"/>
                </w:tcBorders>
                <w:noWrap/>
                <w:vAlign w:val="center"/>
                <w:hideMark/>
              </w:tcPr>
            </w:tcPrChange>
          </w:tcPr>
          <w:p w14:paraId="0AFC5361"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877" w:type="dxa"/>
            <w:tcBorders>
              <w:top w:val="nil"/>
              <w:left w:val="single" w:sz="4" w:space="0" w:color="auto"/>
              <w:bottom w:val="nil"/>
              <w:right w:val="single" w:sz="4" w:space="0" w:color="auto"/>
            </w:tcBorders>
            <w:noWrap/>
            <w:vAlign w:val="center"/>
            <w:hideMark/>
            <w:tcPrChange w:id="811" w:author="Jitty van der Kuur" w:date="2026-05-26T15:02:00Z" w16du:dateUtc="2026-05-26T13:02:00Z">
              <w:tcPr>
                <w:tcW w:w="877" w:type="dxa"/>
                <w:tcBorders>
                  <w:top w:val="nil"/>
                  <w:left w:val="nil"/>
                  <w:bottom w:val="nil"/>
                  <w:right w:val="nil"/>
                </w:tcBorders>
                <w:noWrap/>
                <w:vAlign w:val="center"/>
                <w:hideMark/>
              </w:tcPr>
            </w:tcPrChange>
          </w:tcPr>
          <w:p w14:paraId="0D175CD3"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p>
        </w:tc>
        <w:tc>
          <w:tcPr>
            <w:tcW w:w="731" w:type="dxa"/>
            <w:tcBorders>
              <w:top w:val="nil"/>
              <w:left w:val="single" w:sz="4" w:space="0" w:color="auto"/>
              <w:bottom w:val="nil"/>
              <w:right w:val="single" w:sz="4" w:space="0" w:color="auto"/>
            </w:tcBorders>
            <w:noWrap/>
            <w:vAlign w:val="center"/>
            <w:hideMark/>
            <w:tcPrChange w:id="812"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5450C10D"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263" w:type="dxa"/>
            <w:tcBorders>
              <w:top w:val="nil"/>
              <w:left w:val="nil"/>
              <w:bottom w:val="nil"/>
              <w:right w:val="single" w:sz="4" w:space="0" w:color="auto"/>
            </w:tcBorders>
            <w:noWrap/>
            <w:vAlign w:val="center"/>
            <w:hideMark/>
            <w:tcPrChange w:id="813"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390AE49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c>
          <w:tcPr>
            <w:tcW w:w="1134" w:type="dxa"/>
            <w:tcBorders>
              <w:top w:val="nil"/>
              <w:left w:val="nil"/>
              <w:bottom w:val="nil"/>
              <w:right w:val="single" w:sz="4" w:space="0" w:color="auto"/>
            </w:tcBorders>
            <w:noWrap/>
            <w:vAlign w:val="center"/>
            <w:hideMark/>
            <w:tcPrChange w:id="814"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71F1538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 </w:t>
            </w:r>
          </w:p>
        </w:tc>
      </w:tr>
      <w:tr w:rsidR="00AA65B7" w:rsidRPr="00AA65B7" w14:paraId="4F750439" w14:textId="77777777" w:rsidTr="00970218">
        <w:tblPrEx>
          <w:tblW w:w="7797" w:type="dxa"/>
          <w:tblCellMar>
            <w:left w:w="70" w:type="dxa"/>
            <w:right w:w="70" w:type="dxa"/>
          </w:tblCellMar>
          <w:tblPrExChange w:id="815" w:author="Jitty van der Kuur" w:date="2026-05-26T15:02:00Z" w16du:dateUtc="2026-05-26T13:02:00Z">
            <w:tblPrEx>
              <w:tblW w:w="7797" w:type="dxa"/>
              <w:tblCellMar>
                <w:left w:w="70" w:type="dxa"/>
                <w:right w:w="70" w:type="dxa"/>
              </w:tblCellMar>
            </w:tblPrEx>
          </w:tblPrExChange>
        </w:tblPrEx>
        <w:trPr>
          <w:trHeight w:val="288"/>
          <w:trPrChange w:id="816" w:author="Jitty van der Kuur" w:date="2026-05-26T15:02:00Z" w16du:dateUtc="2026-05-26T13:02:00Z">
            <w:trPr>
              <w:gridAfter w:val="0"/>
              <w:trHeight w:val="288"/>
            </w:trPr>
          </w:trPrChange>
        </w:trPr>
        <w:tc>
          <w:tcPr>
            <w:tcW w:w="1260" w:type="dxa"/>
            <w:tcBorders>
              <w:top w:val="nil"/>
              <w:left w:val="single" w:sz="4" w:space="0" w:color="auto"/>
              <w:bottom w:val="single" w:sz="4" w:space="0" w:color="auto"/>
              <w:right w:val="nil"/>
            </w:tcBorders>
            <w:noWrap/>
            <w:vAlign w:val="bottom"/>
            <w:hideMark/>
            <w:tcPrChange w:id="817" w:author="Jitty van der Kuur" w:date="2026-05-26T15:02:00Z" w16du:dateUtc="2026-05-26T13:02:00Z">
              <w:tcPr>
                <w:tcW w:w="1260" w:type="dxa"/>
                <w:tcBorders>
                  <w:top w:val="nil"/>
                  <w:left w:val="single" w:sz="4" w:space="0" w:color="auto"/>
                  <w:bottom w:val="single" w:sz="4" w:space="0" w:color="auto"/>
                  <w:right w:val="nil"/>
                </w:tcBorders>
                <w:noWrap/>
                <w:vAlign w:val="bottom"/>
                <w:hideMark/>
              </w:tcPr>
            </w:tcPrChange>
          </w:tcPr>
          <w:p w14:paraId="61DF9E1A"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SPOA</w:t>
            </w:r>
          </w:p>
        </w:tc>
        <w:tc>
          <w:tcPr>
            <w:tcW w:w="767" w:type="dxa"/>
            <w:tcBorders>
              <w:top w:val="nil"/>
              <w:left w:val="single" w:sz="4" w:space="0" w:color="auto"/>
              <w:bottom w:val="nil"/>
              <w:right w:val="single" w:sz="4" w:space="0" w:color="auto"/>
            </w:tcBorders>
            <w:noWrap/>
            <w:vAlign w:val="center"/>
            <w:hideMark/>
            <w:tcPrChange w:id="818" w:author="Jitty van der Kuur" w:date="2026-05-26T15:02:00Z" w16du:dateUtc="2026-05-26T13:02:00Z">
              <w:tcPr>
                <w:tcW w:w="767" w:type="dxa"/>
                <w:tcBorders>
                  <w:top w:val="nil"/>
                  <w:left w:val="single" w:sz="4" w:space="0" w:color="auto"/>
                  <w:bottom w:val="nil"/>
                  <w:right w:val="nil"/>
                </w:tcBorders>
                <w:noWrap/>
                <w:vAlign w:val="center"/>
                <w:hideMark/>
              </w:tcPr>
            </w:tcPrChange>
          </w:tcPr>
          <w:p w14:paraId="5AC146C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nil"/>
              <w:left w:val="single" w:sz="4" w:space="0" w:color="auto"/>
              <w:bottom w:val="nil"/>
              <w:right w:val="single" w:sz="4" w:space="0" w:color="auto"/>
            </w:tcBorders>
            <w:noWrap/>
            <w:vAlign w:val="center"/>
            <w:hideMark/>
            <w:tcPrChange w:id="819" w:author="Jitty van der Kuur" w:date="2026-05-26T15:02:00Z" w16du:dateUtc="2026-05-26T13:02:00Z">
              <w:tcPr>
                <w:tcW w:w="1030" w:type="dxa"/>
                <w:tcBorders>
                  <w:top w:val="nil"/>
                  <w:left w:val="nil"/>
                  <w:bottom w:val="nil"/>
                  <w:right w:val="single" w:sz="4" w:space="0" w:color="auto"/>
                </w:tcBorders>
                <w:noWrap/>
                <w:vAlign w:val="center"/>
                <w:hideMark/>
              </w:tcPr>
            </w:tcPrChange>
          </w:tcPr>
          <w:p w14:paraId="43C51962"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nil"/>
              <w:left w:val="nil"/>
              <w:bottom w:val="nil"/>
              <w:right w:val="single" w:sz="4" w:space="0" w:color="auto"/>
            </w:tcBorders>
            <w:noWrap/>
            <w:vAlign w:val="center"/>
            <w:hideMark/>
            <w:tcPrChange w:id="820" w:author="Jitty van der Kuur" w:date="2026-05-26T15:02:00Z" w16du:dateUtc="2026-05-26T13:02:00Z">
              <w:tcPr>
                <w:tcW w:w="735" w:type="dxa"/>
                <w:tcBorders>
                  <w:top w:val="nil"/>
                  <w:left w:val="nil"/>
                  <w:bottom w:val="nil"/>
                  <w:right w:val="nil"/>
                </w:tcBorders>
                <w:noWrap/>
                <w:vAlign w:val="center"/>
                <w:hideMark/>
              </w:tcPr>
            </w:tcPrChange>
          </w:tcPr>
          <w:p w14:paraId="7B6B9D5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nil"/>
              <w:left w:val="single" w:sz="4" w:space="0" w:color="auto"/>
              <w:bottom w:val="nil"/>
              <w:right w:val="single" w:sz="4" w:space="0" w:color="auto"/>
            </w:tcBorders>
            <w:noWrap/>
            <w:vAlign w:val="center"/>
            <w:hideMark/>
            <w:tcPrChange w:id="821" w:author="Jitty van der Kuur" w:date="2026-05-26T15:02:00Z" w16du:dateUtc="2026-05-26T13:02:00Z">
              <w:tcPr>
                <w:tcW w:w="877" w:type="dxa"/>
                <w:tcBorders>
                  <w:top w:val="nil"/>
                  <w:left w:val="nil"/>
                  <w:bottom w:val="nil"/>
                  <w:right w:val="nil"/>
                </w:tcBorders>
                <w:noWrap/>
                <w:vAlign w:val="center"/>
                <w:hideMark/>
              </w:tcPr>
            </w:tcPrChange>
          </w:tcPr>
          <w:p w14:paraId="6A7F08A9" w14:textId="1B0B3A7B" w:rsidR="00AA65B7" w:rsidRPr="00AA65B7" w:rsidRDefault="002022E9" w:rsidP="00AA65B7">
            <w:pPr>
              <w:spacing w:after="0" w:line="240" w:lineRule="auto"/>
              <w:jc w:val="center"/>
              <w:rPr>
                <w:rFonts w:ascii="Aptos Narrow" w:eastAsia="Times New Roman" w:hAnsi="Aptos Narrow" w:cs="Times New Roman"/>
                <w:color w:val="FF0000"/>
                <w:kern w:val="0"/>
                <w:sz w:val="22"/>
                <w:szCs w:val="22"/>
                <w:lang w:eastAsia="nl-NL"/>
                <w14:ligatures w14:val="none"/>
              </w:rPr>
            </w:pPr>
            <w:commentRangeStart w:id="822"/>
            <w:ins w:id="823" w:author="Jitty van der Kuur" w:date="2026-06-22T11:27:00Z" w16du:dateUtc="2026-06-22T09:27:00Z">
              <w:r w:rsidRPr="00AA65B7">
                <w:rPr>
                  <w:rFonts w:ascii="Aptos Narrow" w:eastAsia="Times New Roman" w:hAnsi="Aptos Narrow" w:cs="Times New Roman"/>
                  <w:color w:val="000000"/>
                  <w:kern w:val="0"/>
                  <w:sz w:val="22"/>
                  <w:szCs w:val="22"/>
                  <w:lang w:eastAsia="nl-NL"/>
                  <w14:ligatures w14:val="none"/>
                </w:rPr>
                <w:t>Ja</w:t>
              </w:r>
            </w:ins>
            <w:commentRangeEnd w:id="822"/>
            <w:r w:rsidRPr="00AA65B7">
              <w:rPr>
                <w:rStyle w:val="CommentReference"/>
                <w:rFonts w:ascii="Aptos Narrow" w:eastAsia="Times New Roman" w:hAnsi="Aptos Narrow" w:cs="Times New Roman"/>
                <w:color w:val="FF0000"/>
                <w:kern w:val="0"/>
                <w:sz w:val="22"/>
                <w:szCs w:val="22"/>
                <w:lang w:eastAsia="nl-NL"/>
                <w14:ligatures w14:val="none"/>
              </w:rPr>
              <w:commentReference w:id="822"/>
            </w:r>
            <w:del w:id="824" w:author="Jitty van der Kuur" w:date="2026-06-22T11:27:00Z" w16du:dateUtc="2026-06-22T09:27:00Z">
              <w:r w:rsidR="00AA65B7" w:rsidRPr="00AA65B7" w:rsidDel="002022E9">
                <w:rPr>
                  <w:rFonts w:ascii="Aptos Narrow" w:eastAsia="Times New Roman" w:hAnsi="Aptos Narrow" w:cs="Times New Roman"/>
                  <w:color w:val="FF0000"/>
                  <w:kern w:val="0"/>
                  <w:sz w:val="22"/>
                  <w:szCs w:val="22"/>
                  <w:lang w:eastAsia="nl-NL"/>
                  <w14:ligatures w14:val="none"/>
                </w:rPr>
                <w:delText>Nee</w:delText>
              </w:r>
            </w:del>
          </w:p>
        </w:tc>
        <w:tc>
          <w:tcPr>
            <w:tcW w:w="731" w:type="dxa"/>
            <w:tcBorders>
              <w:top w:val="nil"/>
              <w:left w:val="single" w:sz="4" w:space="0" w:color="auto"/>
              <w:bottom w:val="nil"/>
              <w:right w:val="single" w:sz="4" w:space="0" w:color="auto"/>
            </w:tcBorders>
            <w:noWrap/>
            <w:vAlign w:val="center"/>
            <w:hideMark/>
            <w:tcPrChange w:id="825" w:author="Jitty van der Kuur" w:date="2026-05-26T15:02:00Z" w16du:dateUtc="2026-05-26T13:02:00Z">
              <w:tcPr>
                <w:tcW w:w="731" w:type="dxa"/>
                <w:gridSpan w:val="2"/>
                <w:tcBorders>
                  <w:top w:val="nil"/>
                  <w:left w:val="nil"/>
                  <w:bottom w:val="nil"/>
                  <w:right w:val="single" w:sz="4" w:space="0" w:color="auto"/>
                </w:tcBorders>
                <w:noWrap/>
                <w:vAlign w:val="center"/>
                <w:hideMark/>
              </w:tcPr>
            </w:tcPrChange>
          </w:tcPr>
          <w:p w14:paraId="267C2C5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1263" w:type="dxa"/>
            <w:tcBorders>
              <w:top w:val="nil"/>
              <w:left w:val="nil"/>
              <w:bottom w:val="nil"/>
              <w:right w:val="single" w:sz="4" w:space="0" w:color="auto"/>
            </w:tcBorders>
            <w:noWrap/>
            <w:vAlign w:val="center"/>
            <w:hideMark/>
            <w:tcPrChange w:id="826" w:author="Jitty van der Kuur" w:date="2026-05-26T15:02:00Z" w16du:dateUtc="2026-05-26T13:02:00Z">
              <w:tcPr>
                <w:tcW w:w="1263" w:type="dxa"/>
                <w:gridSpan w:val="2"/>
                <w:tcBorders>
                  <w:top w:val="nil"/>
                  <w:left w:val="nil"/>
                  <w:bottom w:val="nil"/>
                  <w:right w:val="single" w:sz="4" w:space="0" w:color="auto"/>
                </w:tcBorders>
                <w:noWrap/>
                <w:vAlign w:val="center"/>
                <w:hideMark/>
              </w:tcPr>
            </w:tcPrChange>
          </w:tcPr>
          <w:p w14:paraId="04BCC8A4" w14:textId="77777777" w:rsidR="00AA65B7" w:rsidRPr="00AA65B7" w:rsidRDefault="00AA65B7" w:rsidP="00AA65B7">
            <w:pPr>
              <w:spacing w:after="0" w:line="240" w:lineRule="auto"/>
              <w:jc w:val="center"/>
              <w:rPr>
                <w:rFonts w:ascii="Aptos Narrow" w:eastAsia="Times New Roman" w:hAnsi="Aptos Narrow" w:cs="Times New Roman"/>
                <w:color w:val="FF0000"/>
                <w:kern w:val="0"/>
                <w:sz w:val="22"/>
                <w:szCs w:val="22"/>
                <w:lang w:eastAsia="nl-NL"/>
                <w14:ligatures w14:val="none"/>
              </w:rPr>
            </w:pPr>
            <w:r w:rsidRPr="00AA65B7">
              <w:rPr>
                <w:rFonts w:ascii="Aptos Narrow" w:eastAsia="Times New Roman" w:hAnsi="Aptos Narrow" w:cs="Times New Roman"/>
                <w:color w:val="FF0000"/>
                <w:kern w:val="0"/>
                <w:sz w:val="22"/>
                <w:szCs w:val="22"/>
                <w:lang w:eastAsia="nl-NL"/>
                <w14:ligatures w14:val="none"/>
              </w:rPr>
              <w:t>Nee</w:t>
            </w:r>
          </w:p>
        </w:tc>
        <w:tc>
          <w:tcPr>
            <w:tcW w:w="1134" w:type="dxa"/>
            <w:tcBorders>
              <w:top w:val="nil"/>
              <w:left w:val="nil"/>
              <w:bottom w:val="nil"/>
              <w:right w:val="single" w:sz="4" w:space="0" w:color="auto"/>
            </w:tcBorders>
            <w:noWrap/>
            <w:vAlign w:val="center"/>
            <w:hideMark/>
            <w:tcPrChange w:id="827" w:author="Jitty van der Kuur" w:date="2026-05-26T15:02:00Z" w16du:dateUtc="2026-05-26T13:02:00Z">
              <w:tcPr>
                <w:tcW w:w="1134" w:type="dxa"/>
                <w:gridSpan w:val="2"/>
                <w:tcBorders>
                  <w:top w:val="nil"/>
                  <w:left w:val="nil"/>
                  <w:bottom w:val="nil"/>
                  <w:right w:val="single" w:sz="4" w:space="0" w:color="auto"/>
                </w:tcBorders>
                <w:noWrap/>
                <w:vAlign w:val="center"/>
                <w:hideMark/>
              </w:tcPr>
            </w:tcPrChange>
          </w:tcPr>
          <w:p w14:paraId="5969EB4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r w:rsidR="00AA65B7" w:rsidRPr="00AA65B7" w14:paraId="614C1F24" w14:textId="77777777" w:rsidTr="00970218">
        <w:tblPrEx>
          <w:tblW w:w="7797" w:type="dxa"/>
          <w:tblCellMar>
            <w:left w:w="70" w:type="dxa"/>
            <w:right w:w="70" w:type="dxa"/>
          </w:tblCellMar>
          <w:tblPrExChange w:id="828" w:author="Jitty van der Kuur" w:date="2026-05-26T15:02:00Z" w16du:dateUtc="2026-05-26T13:02:00Z">
            <w:tblPrEx>
              <w:tblW w:w="7797" w:type="dxa"/>
              <w:tblCellMar>
                <w:left w:w="70" w:type="dxa"/>
                <w:right w:w="70" w:type="dxa"/>
              </w:tblCellMar>
            </w:tblPrEx>
          </w:tblPrExChange>
        </w:tblPrEx>
        <w:trPr>
          <w:trHeight w:val="288"/>
          <w:trPrChange w:id="829" w:author="Jitty van der Kuur" w:date="2026-05-26T15:02:00Z" w16du:dateUtc="2026-05-26T13:02:00Z">
            <w:trPr>
              <w:gridAfter w:val="0"/>
              <w:trHeight w:val="288"/>
            </w:trPr>
          </w:trPrChange>
        </w:trPr>
        <w:tc>
          <w:tcPr>
            <w:tcW w:w="1260" w:type="dxa"/>
            <w:tcBorders>
              <w:top w:val="nil"/>
              <w:left w:val="single" w:sz="4" w:space="0" w:color="auto"/>
              <w:bottom w:val="single" w:sz="4" w:space="0" w:color="auto"/>
              <w:right w:val="nil"/>
            </w:tcBorders>
            <w:noWrap/>
            <w:vAlign w:val="bottom"/>
            <w:hideMark/>
            <w:tcPrChange w:id="830" w:author="Jitty van der Kuur" w:date="2026-05-26T15:02:00Z" w16du:dateUtc="2026-05-26T13:02:00Z">
              <w:tcPr>
                <w:tcW w:w="1260" w:type="dxa"/>
                <w:tcBorders>
                  <w:top w:val="nil"/>
                  <w:left w:val="single" w:sz="4" w:space="0" w:color="auto"/>
                  <w:bottom w:val="single" w:sz="4" w:space="0" w:color="auto"/>
                  <w:right w:val="nil"/>
                </w:tcBorders>
                <w:noWrap/>
                <w:vAlign w:val="bottom"/>
                <w:hideMark/>
              </w:tcPr>
            </w:tcPrChange>
          </w:tcPr>
          <w:p w14:paraId="572FE655" w14:textId="77777777" w:rsidR="00AA65B7" w:rsidRPr="00AA65B7" w:rsidRDefault="00AA65B7" w:rsidP="00AA65B7">
            <w:pPr>
              <w:spacing w:after="0" w:line="240" w:lineRule="auto"/>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SPV</w:t>
            </w:r>
          </w:p>
        </w:tc>
        <w:tc>
          <w:tcPr>
            <w:tcW w:w="767" w:type="dxa"/>
            <w:tcBorders>
              <w:top w:val="single" w:sz="4" w:space="0" w:color="auto"/>
              <w:left w:val="single" w:sz="4" w:space="0" w:color="auto"/>
              <w:bottom w:val="single" w:sz="4" w:space="0" w:color="auto"/>
              <w:right w:val="single" w:sz="4" w:space="0" w:color="auto"/>
            </w:tcBorders>
            <w:noWrap/>
            <w:vAlign w:val="center"/>
            <w:hideMark/>
            <w:tcPrChange w:id="831" w:author="Jitty van der Kuur" w:date="2026-05-26T15:02:00Z" w16du:dateUtc="2026-05-26T13:02:00Z">
              <w:tcPr>
                <w:tcW w:w="767" w:type="dxa"/>
                <w:tcBorders>
                  <w:top w:val="single" w:sz="4" w:space="0" w:color="auto"/>
                  <w:left w:val="single" w:sz="4" w:space="0" w:color="auto"/>
                  <w:bottom w:val="single" w:sz="4" w:space="0" w:color="auto"/>
                  <w:right w:val="nil"/>
                </w:tcBorders>
                <w:noWrap/>
                <w:vAlign w:val="center"/>
                <w:hideMark/>
              </w:tcPr>
            </w:tcPrChange>
          </w:tcPr>
          <w:p w14:paraId="63A42CBC"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Nee</w:t>
            </w:r>
          </w:p>
        </w:tc>
        <w:tc>
          <w:tcPr>
            <w:tcW w:w="1030" w:type="dxa"/>
            <w:tcBorders>
              <w:top w:val="single" w:sz="4" w:space="0" w:color="auto"/>
              <w:left w:val="single" w:sz="4" w:space="0" w:color="auto"/>
              <w:bottom w:val="single" w:sz="4" w:space="0" w:color="auto"/>
              <w:right w:val="single" w:sz="4" w:space="0" w:color="auto"/>
            </w:tcBorders>
            <w:noWrap/>
            <w:vAlign w:val="center"/>
            <w:hideMark/>
            <w:tcPrChange w:id="832" w:author="Jitty van der Kuur" w:date="2026-05-26T15:02:00Z" w16du:dateUtc="2026-05-26T13:02:00Z">
              <w:tcPr>
                <w:tcW w:w="1030" w:type="dxa"/>
                <w:tcBorders>
                  <w:top w:val="single" w:sz="4" w:space="0" w:color="auto"/>
                  <w:left w:val="nil"/>
                  <w:bottom w:val="single" w:sz="4" w:space="0" w:color="auto"/>
                  <w:right w:val="single" w:sz="4" w:space="0" w:color="auto"/>
                </w:tcBorders>
                <w:noWrap/>
                <w:vAlign w:val="center"/>
                <w:hideMark/>
              </w:tcPr>
            </w:tcPrChange>
          </w:tcPr>
          <w:p w14:paraId="2C550AAE"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5" w:type="dxa"/>
            <w:tcBorders>
              <w:top w:val="single" w:sz="4" w:space="0" w:color="auto"/>
              <w:left w:val="nil"/>
              <w:bottom w:val="single" w:sz="4" w:space="0" w:color="auto"/>
              <w:right w:val="single" w:sz="4" w:space="0" w:color="auto"/>
            </w:tcBorders>
            <w:noWrap/>
            <w:vAlign w:val="center"/>
            <w:hideMark/>
            <w:tcPrChange w:id="833" w:author="Jitty van der Kuur" w:date="2026-05-26T15:02:00Z" w16du:dateUtc="2026-05-26T13:02:00Z">
              <w:tcPr>
                <w:tcW w:w="735" w:type="dxa"/>
                <w:tcBorders>
                  <w:top w:val="single" w:sz="4" w:space="0" w:color="auto"/>
                  <w:left w:val="nil"/>
                  <w:bottom w:val="single" w:sz="4" w:space="0" w:color="auto"/>
                  <w:right w:val="nil"/>
                </w:tcBorders>
                <w:noWrap/>
                <w:vAlign w:val="center"/>
                <w:hideMark/>
              </w:tcPr>
            </w:tcPrChange>
          </w:tcPr>
          <w:p w14:paraId="55877BA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877" w:type="dxa"/>
            <w:tcBorders>
              <w:top w:val="single" w:sz="4" w:space="0" w:color="auto"/>
              <w:left w:val="single" w:sz="4" w:space="0" w:color="auto"/>
              <w:bottom w:val="single" w:sz="4" w:space="0" w:color="auto"/>
              <w:right w:val="single" w:sz="4" w:space="0" w:color="auto"/>
            </w:tcBorders>
            <w:noWrap/>
            <w:vAlign w:val="center"/>
            <w:hideMark/>
            <w:tcPrChange w:id="834" w:author="Jitty van der Kuur" w:date="2026-05-26T15:02:00Z" w16du:dateUtc="2026-05-26T13:02:00Z">
              <w:tcPr>
                <w:tcW w:w="877" w:type="dxa"/>
                <w:tcBorders>
                  <w:top w:val="single" w:sz="4" w:space="0" w:color="auto"/>
                  <w:left w:val="nil"/>
                  <w:bottom w:val="single" w:sz="4" w:space="0" w:color="auto"/>
                  <w:right w:val="nil"/>
                </w:tcBorders>
                <w:noWrap/>
                <w:vAlign w:val="center"/>
                <w:hideMark/>
              </w:tcPr>
            </w:tcPrChange>
          </w:tcPr>
          <w:p w14:paraId="499F38E4"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731" w:type="dxa"/>
            <w:tcBorders>
              <w:top w:val="single" w:sz="4" w:space="0" w:color="auto"/>
              <w:left w:val="single" w:sz="4" w:space="0" w:color="auto"/>
              <w:bottom w:val="single" w:sz="4" w:space="0" w:color="auto"/>
              <w:right w:val="single" w:sz="4" w:space="0" w:color="auto"/>
            </w:tcBorders>
            <w:noWrap/>
            <w:vAlign w:val="center"/>
            <w:hideMark/>
            <w:tcPrChange w:id="835" w:author="Jitty van der Kuur" w:date="2026-05-26T15:02:00Z" w16du:dateUtc="2026-05-26T13:02:00Z">
              <w:tcPr>
                <w:tcW w:w="731" w:type="dxa"/>
                <w:gridSpan w:val="2"/>
                <w:tcBorders>
                  <w:top w:val="single" w:sz="4" w:space="0" w:color="auto"/>
                  <w:left w:val="nil"/>
                  <w:bottom w:val="single" w:sz="4" w:space="0" w:color="auto"/>
                  <w:right w:val="single" w:sz="4" w:space="0" w:color="auto"/>
                </w:tcBorders>
                <w:noWrap/>
                <w:vAlign w:val="center"/>
                <w:hideMark/>
              </w:tcPr>
            </w:tcPrChange>
          </w:tcPr>
          <w:p w14:paraId="7C565565"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Nvt</w:t>
            </w:r>
          </w:p>
        </w:tc>
        <w:tc>
          <w:tcPr>
            <w:tcW w:w="1263" w:type="dxa"/>
            <w:tcBorders>
              <w:top w:val="single" w:sz="4" w:space="0" w:color="auto"/>
              <w:left w:val="nil"/>
              <w:bottom w:val="single" w:sz="4" w:space="0" w:color="auto"/>
              <w:right w:val="single" w:sz="4" w:space="0" w:color="auto"/>
            </w:tcBorders>
            <w:noWrap/>
            <w:vAlign w:val="center"/>
            <w:hideMark/>
            <w:tcPrChange w:id="836" w:author="Jitty van der Kuur" w:date="2026-05-26T15:02:00Z" w16du:dateUtc="2026-05-26T13:02:00Z">
              <w:tcPr>
                <w:tcW w:w="1263" w:type="dxa"/>
                <w:gridSpan w:val="2"/>
                <w:tcBorders>
                  <w:top w:val="single" w:sz="4" w:space="0" w:color="auto"/>
                  <w:left w:val="nil"/>
                  <w:bottom w:val="single" w:sz="4" w:space="0" w:color="auto"/>
                  <w:right w:val="single" w:sz="4" w:space="0" w:color="auto"/>
                </w:tcBorders>
                <w:noWrap/>
                <w:vAlign w:val="center"/>
                <w:hideMark/>
              </w:tcPr>
            </w:tcPrChange>
          </w:tcPr>
          <w:p w14:paraId="17170A57"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c>
          <w:tcPr>
            <w:tcW w:w="1134" w:type="dxa"/>
            <w:tcBorders>
              <w:top w:val="single" w:sz="4" w:space="0" w:color="auto"/>
              <w:left w:val="nil"/>
              <w:bottom w:val="single" w:sz="4" w:space="0" w:color="auto"/>
              <w:right w:val="single" w:sz="4" w:space="0" w:color="auto"/>
            </w:tcBorders>
            <w:noWrap/>
            <w:vAlign w:val="center"/>
            <w:hideMark/>
            <w:tcPrChange w:id="837" w:author="Jitty van der Kuur" w:date="2026-05-26T15:02:00Z" w16du:dateUtc="2026-05-26T13:02:00Z">
              <w:tcPr>
                <w:tcW w:w="1134" w:type="dxa"/>
                <w:gridSpan w:val="2"/>
                <w:tcBorders>
                  <w:top w:val="single" w:sz="4" w:space="0" w:color="auto"/>
                  <w:left w:val="nil"/>
                  <w:bottom w:val="single" w:sz="4" w:space="0" w:color="auto"/>
                  <w:right w:val="single" w:sz="4" w:space="0" w:color="auto"/>
                </w:tcBorders>
                <w:noWrap/>
                <w:vAlign w:val="center"/>
                <w:hideMark/>
              </w:tcPr>
            </w:tcPrChange>
          </w:tcPr>
          <w:p w14:paraId="69F46ED0" w14:textId="77777777" w:rsidR="00AA65B7" w:rsidRPr="00AA65B7" w:rsidRDefault="00AA65B7" w:rsidP="00AA65B7">
            <w:pPr>
              <w:spacing w:after="0" w:line="240" w:lineRule="auto"/>
              <w:jc w:val="center"/>
              <w:rPr>
                <w:rFonts w:ascii="Aptos Narrow" w:eastAsia="Times New Roman" w:hAnsi="Aptos Narrow" w:cs="Times New Roman"/>
                <w:color w:val="000000"/>
                <w:kern w:val="0"/>
                <w:sz w:val="22"/>
                <w:szCs w:val="22"/>
                <w:lang w:eastAsia="nl-NL"/>
                <w14:ligatures w14:val="none"/>
              </w:rPr>
            </w:pPr>
            <w:r w:rsidRPr="00AA65B7">
              <w:rPr>
                <w:rFonts w:ascii="Aptos Narrow" w:eastAsia="Times New Roman" w:hAnsi="Aptos Narrow" w:cs="Times New Roman"/>
                <w:color w:val="000000"/>
                <w:kern w:val="0"/>
                <w:sz w:val="22"/>
                <w:szCs w:val="22"/>
                <w:lang w:eastAsia="nl-NL"/>
                <w14:ligatures w14:val="none"/>
              </w:rPr>
              <w:t>Ja</w:t>
            </w:r>
          </w:p>
        </w:tc>
      </w:tr>
    </w:tbl>
    <w:p w14:paraId="7BC5CA46" w14:textId="77777777" w:rsidR="00C100C1" w:rsidRDefault="00C100C1">
      <w:pPr>
        <w:spacing w:line="259" w:lineRule="auto"/>
        <w:rPr>
          <w:rFonts w:asciiTheme="majorHAnsi" w:eastAsiaTheme="majorEastAsia" w:hAnsiTheme="majorHAnsi" w:cstheme="majorBidi"/>
          <w:color w:val="0F4761" w:themeColor="accent1" w:themeShade="BF"/>
          <w:sz w:val="40"/>
          <w:szCs w:val="40"/>
        </w:rPr>
      </w:pPr>
      <w:r>
        <w:br w:type="page"/>
      </w:r>
    </w:p>
    <w:p w14:paraId="5E45A978" w14:textId="3E41336A" w:rsidR="00BC3529" w:rsidRPr="00127754" w:rsidRDefault="00BC3529" w:rsidP="00BC3529">
      <w:pPr>
        <w:pStyle w:val="Heading1"/>
        <w:numPr>
          <w:ilvl w:val="0"/>
          <w:numId w:val="1"/>
        </w:numPr>
      </w:pPr>
      <w:r>
        <w:lastRenderedPageBreak/>
        <w:t>Voorlopige keuze vastgesteld of variabel</w:t>
      </w:r>
    </w:p>
    <w:p w14:paraId="5AF8C899" w14:textId="77777777" w:rsidR="00280056" w:rsidRDefault="00BC3529" w:rsidP="00BC3529">
      <w:pPr>
        <w:spacing w:line="259" w:lineRule="auto"/>
        <w:rPr>
          <w:sz w:val="22"/>
          <w:szCs w:val="22"/>
        </w:rPr>
      </w:pPr>
      <w:r w:rsidRPr="00230AF7">
        <w:rPr>
          <w:sz w:val="22"/>
          <w:szCs w:val="22"/>
        </w:rPr>
        <w:t xml:space="preserve">Vanaf 10 jaar voor de </w:t>
      </w:r>
      <w:r>
        <w:rPr>
          <w:sz w:val="22"/>
          <w:szCs w:val="22"/>
        </w:rPr>
        <w:t xml:space="preserve">reglementaire </w:t>
      </w:r>
      <w:r w:rsidRPr="00230AF7">
        <w:rPr>
          <w:sz w:val="22"/>
          <w:szCs w:val="22"/>
        </w:rPr>
        <w:t>pensioen</w:t>
      </w:r>
      <w:r w:rsidR="00280056">
        <w:rPr>
          <w:sz w:val="22"/>
          <w:szCs w:val="22"/>
        </w:rPr>
        <w:t>leeftijd</w:t>
      </w:r>
      <w:r w:rsidRPr="00230AF7">
        <w:rPr>
          <w:sz w:val="22"/>
          <w:szCs w:val="22"/>
        </w:rPr>
        <w:t xml:space="preserve"> maakt de deelnemer een voorlopige keuze voor een vastgesteld of variabel pensioen. </w:t>
      </w:r>
    </w:p>
    <w:p w14:paraId="6B0CE4E4" w14:textId="77777777" w:rsidR="00D70643" w:rsidRDefault="00FD1CA9" w:rsidP="00BC3529">
      <w:pPr>
        <w:spacing w:line="259" w:lineRule="auto"/>
        <w:rPr>
          <w:sz w:val="22"/>
          <w:szCs w:val="22"/>
        </w:rPr>
      </w:pPr>
      <w:r>
        <w:rPr>
          <w:sz w:val="22"/>
          <w:szCs w:val="22"/>
        </w:rPr>
        <w:t>Vanaf dat moment gelden er ook verschillende lifecycles</w:t>
      </w:r>
      <w:r w:rsidR="00D70643">
        <w:rPr>
          <w:sz w:val="22"/>
          <w:szCs w:val="22"/>
        </w:rPr>
        <w:t>:</w:t>
      </w:r>
    </w:p>
    <w:p w14:paraId="5A4AD1F3" w14:textId="77777777" w:rsidR="00D70643" w:rsidRDefault="00D70643" w:rsidP="00230AF7">
      <w:pPr>
        <w:pStyle w:val="ListParagraph"/>
        <w:numPr>
          <w:ilvl w:val="0"/>
          <w:numId w:val="50"/>
        </w:numPr>
        <w:spacing w:line="259" w:lineRule="auto"/>
        <w:rPr>
          <w:sz w:val="22"/>
          <w:szCs w:val="22"/>
        </w:rPr>
      </w:pPr>
      <w:r w:rsidRPr="00D70643">
        <w:rPr>
          <w:sz w:val="22"/>
          <w:szCs w:val="22"/>
        </w:rPr>
        <w:t>L</w:t>
      </w:r>
      <w:r w:rsidR="00FD1CA9" w:rsidRPr="00230AF7">
        <w:rPr>
          <w:sz w:val="22"/>
          <w:szCs w:val="22"/>
        </w:rPr>
        <w:t>ifecycle</w:t>
      </w:r>
      <w:r>
        <w:rPr>
          <w:sz w:val="22"/>
          <w:szCs w:val="22"/>
        </w:rPr>
        <w:t xml:space="preserve"> </w:t>
      </w:r>
      <w:r w:rsidR="00FD1CA9" w:rsidRPr="00230AF7">
        <w:rPr>
          <w:sz w:val="22"/>
          <w:szCs w:val="22"/>
        </w:rPr>
        <w:t>behorend bij een vastgesteld pensioen</w:t>
      </w:r>
    </w:p>
    <w:p w14:paraId="38898D9B" w14:textId="7A6F37A6" w:rsidR="00D70643" w:rsidRDefault="00D70643" w:rsidP="002200F5">
      <w:pPr>
        <w:pStyle w:val="ListParagraph"/>
        <w:numPr>
          <w:ilvl w:val="0"/>
          <w:numId w:val="50"/>
        </w:numPr>
        <w:spacing w:line="259" w:lineRule="auto"/>
        <w:rPr>
          <w:sz w:val="22"/>
          <w:szCs w:val="22"/>
        </w:rPr>
      </w:pPr>
      <w:r w:rsidRPr="00D70643">
        <w:rPr>
          <w:sz w:val="22"/>
          <w:szCs w:val="22"/>
        </w:rPr>
        <w:t>L</w:t>
      </w:r>
      <w:r w:rsidRPr="006C4CF2">
        <w:rPr>
          <w:sz w:val="22"/>
          <w:szCs w:val="22"/>
        </w:rPr>
        <w:t>ifecycle</w:t>
      </w:r>
      <w:r>
        <w:rPr>
          <w:sz w:val="22"/>
          <w:szCs w:val="22"/>
        </w:rPr>
        <w:t xml:space="preserve"> </w:t>
      </w:r>
      <w:r w:rsidRPr="006C4CF2">
        <w:rPr>
          <w:sz w:val="22"/>
          <w:szCs w:val="22"/>
        </w:rPr>
        <w:t xml:space="preserve">behorend bij een </w:t>
      </w:r>
      <w:r>
        <w:rPr>
          <w:sz w:val="22"/>
          <w:szCs w:val="22"/>
        </w:rPr>
        <w:t>variabel</w:t>
      </w:r>
      <w:r w:rsidRPr="006C4CF2">
        <w:rPr>
          <w:sz w:val="22"/>
          <w:szCs w:val="22"/>
        </w:rPr>
        <w:t xml:space="preserve"> pensioen</w:t>
      </w:r>
    </w:p>
    <w:p w14:paraId="0FDE67BE" w14:textId="0ECD27B0" w:rsidR="00C722C1" w:rsidRPr="00230AF7" w:rsidRDefault="00C722C1" w:rsidP="00230AF7">
      <w:pPr>
        <w:spacing w:line="259" w:lineRule="auto"/>
        <w:rPr>
          <w:sz w:val="22"/>
          <w:szCs w:val="22"/>
        </w:rPr>
      </w:pPr>
      <w:r>
        <w:rPr>
          <w:sz w:val="22"/>
          <w:szCs w:val="22"/>
        </w:rPr>
        <w:t xml:space="preserve">Verdere informatie over de lifecycles is opgenomen in hoofdstuk </w:t>
      </w:r>
      <w:r w:rsidRPr="00230AF7">
        <w:rPr>
          <w:sz w:val="22"/>
          <w:szCs w:val="22"/>
          <w:highlight w:val="yellow"/>
        </w:rPr>
        <w:fldChar w:fldCharType="begin"/>
      </w:r>
      <w:r w:rsidRPr="00230AF7">
        <w:rPr>
          <w:sz w:val="22"/>
          <w:szCs w:val="22"/>
          <w:highlight w:val="yellow"/>
        </w:rPr>
        <w:instrText xml:space="preserve"> REF _Ref226472639 \r \h </w:instrText>
      </w:r>
      <w:r>
        <w:rPr>
          <w:sz w:val="22"/>
          <w:szCs w:val="22"/>
          <w:highlight w:val="yellow"/>
        </w:rPr>
        <w:instrText xml:space="preserve"> \* MERGEFORMAT </w:instrText>
      </w:r>
      <w:r w:rsidRPr="00230AF7">
        <w:rPr>
          <w:sz w:val="22"/>
          <w:szCs w:val="22"/>
          <w:highlight w:val="yellow"/>
        </w:rPr>
      </w:r>
      <w:r w:rsidRPr="00230AF7">
        <w:rPr>
          <w:sz w:val="22"/>
          <w:szCs w:val="22"/>
          <w:highlight w:val="yellow"/>
        </w:rPr>
        <w:fldChar w:fldCharType="separate"/>
      </w:r>
      <w:r w:rsidRPr="00230AF7">
        <w:rPr>
          <w:sz w:val="22"/>
          <w:szCs w:val="22"/>
          <w:highlight w:val="yellow"/>
        </w:rPr>
        <w:t>9</w:t>
      </w:r>
      <w:r w:rsidRPr="00230AF7">
        <w:rPr>
          <w:sz w:val="22"/>
          <w:szCs w:val="22"/>
          <w:highlight w:val="yellow"/>
        </w:rPr>
        <w:fldChar w:fldCharType="end"/>
      </w:r>
      <w:r>
        <w:rPr>
          <w:sz w:val="22"/>
          <w:szCs w:val="22"/>
        </w:rPr>
        <w:t>.</w:t>
      </w:r>
    </w:p>
    <w:p w14:paraId="173780FD" w14:textId="7B4EFC36" w:rsidR="00BC3529" w:rsidRDefault="00316E52" w:rsidP="00230AF7">
      <w:pPr>
        <w:spacing w:line="259" w:lineRule="auto"/>
        <w:rPr>
          <w:sz w:val="22"/>
          <w:szCs w:val="22"/>
        </w:rPr>
      </w:pPr>
      <w:r>
        <w:rPr>
          <w:sz w:val="22"/>
          <w:szCs w:val="22"/>
        </w:rPr>
        <w:t>Een andere optie (geen onderdeel van de standaard van IG&amp;H) i</w:t>
      </w:r>
      <w:r w:rsidR="00EE4920">
        <w:rPr>
          <w:sz w:val="22"/>
          <w:szCs w:val="22"/>
        </w:rPr>
        <w:t>s, dat a</w:t>
      </w:r>
      <w:r w:rsidR="00BC3529" w:rsidRPr="00230AF7">
        <w:rPr>
          <w:sz w:val="22"/>
          <w:szCs w:val="22"/>
        </w:rPr>
        <w:t xml:space="preserve">ls de deelnemer voor variabel kiest, </w:t>
      </w:r>
      <w:r w:rsidR="00EE4920">
        <w:rPr>
          <w:sz w:val="22"/>
          <w:szCs w:val="22"/>
        </w:rPr>
        <w:t xml:space="preserve">er </w:t>
      </w:r>
      <w:r w:rsidR="00BC3529" w:rsidRPr="00230AF7">
        <w:rPr>
          <w:sz w:val="22"/>
          <w:szCs w:val="22"/>
        </w:rPr>
        <w:t>dan vanaf dat moment</w:t>
      </w:r>
      <w:r w:rsidR="004C2395">
        <w:rPr>
          <w:sz w:val="22"/>
          <w:szCs w:val="22"/>
        </w:rPr>
        <w:t xml:space="preserve"> </w:t>
      </w:r>
      <w:r w:rsidR="00BC3529" w:rsidRPr="00230AF7">
        <w:rPr>
          <w:sz w:val="22"/>
          <w:szCs w:val="22"/>
        </w:rPr>
        <w:t xml:space="preserve">een </w:t>
      </w:r>
      <w:r w:rsidR="00EB1A21">
        <w:rPr>
          <w:sz w:val="22"/>
          <w:szCs w:val="22"/>
        </w:rPr>
        <w:t>tijds</w:t>
      </w:r>
      <w:r w:rsidR="00BC3529" w:rsidRPr="00230AF7">
        <w:rPr>
          <w:sz w:val="22"/>
          <w:szCs w:val="22"/>
        </w:rPr>
        <w:t>evenredig deel van het PPK alvast gestort worden in het collectief</w:t>
      </w:r>
      <w:r w:rsidR="004C2395">
        <w:rPr>
          <w:sz w:val="22"/>
          <w:szCs w:val="22"/>
        </w:rPr>
        <w:t>. V</w:t>
      </w:r>
      <w:commentRangeStart w:id="838"/>
      <w:r w:rsidR="00BC3529" w:rsidRPr="00230AF7">
        <w:rPr>
          <w:sz w:val="22"/>
          <w:szCs w:val="22"/>
        </w:rPr>
        <w:t>oor wijzigingen in het collectieve deel wordt gedaan alsof dit een pensioen is dat behoort bij een pensioentrekkende</w:t>
      </w:r>
      <w:commentRangeEnd w:id="838"/>
      <w:r w:rsidR="00BC3529" w:rsidRPr="00230AF7">
        <w:rPr>
          <w:rStyle w:val="CommentReference"/>
          <w:sz w:val="22"/>
          <w:szCs w:val="22"/>
        </w:rPr>
        <w:commentReference w:id="838"/>
      </w:r>
      <w:r w:rsidR="00BC3529" w:rsidRPr="00230AF7">
        <w:rPr>
          <w:sz w:val="22"/>
          <w:szCs w:val="22"/>
        </w:rPr>
        <w:t xml:space="preserve">. </w:t>
      </w:r>
    </w:p>
    <w:p w14:paraId="38401BA7" w14:textId="77777777" w:rsidR="005428FA" w:rsidRDefault="005428FA" w:rsidP="005428FA">
      <w:pPr>
        <w:pStyle w:val="Heading2"/>
        <w:numPr>
          <w:ilvl w:val="1"/>
          <w:numId w:val="1"/>
        </w:numPr>
      </w:pPr>
      <w:r>
        <w:t>Fondsen</w:t>
      </w:r>
    </w:p>
    <w:p w14:paraId="2CC5A75E" w14:textId="77777777" w:rsidR="000D7886" w:rsidRDefault="000D7886" w:rsidP="000D7886">
      <w:pPr>
        <w:spacing w:line="259" w:lineRule="auto"/>
        <w:rPr>
          <w:sz w:val="22"/>
          <w:szCs w:val="22"/>
        </w:rPr>
      </w:pPr>
    </w:p>
    <w:tbl>
      <w:tblPr>
        <w:tblW w:w="4395" w:type="dxa"/>
        <w:tblCellMar>
          <w:left w:w="70" w:type="dxa"/>
          <w:right w:w="70" w:type="dxa"/>
        </w:tblCellMar>
        <w:tblLook w:val="04A0" w:firstRow="1" w:lastRow="0" w:firstColumn="1" w:lastColumn="0" w:noHBand="0" w:noVBand="1"/>
      </w:tblPr>
      <w:tblGrid>
        <w:gridCol w:w="1260"/>
        <w:gridCol w:w="1170"/>
        <w:gridCol w:w="850"/>
        <w:gridCol w:w="1418"/>
      </w:tblGrid>
      <w:tr w:rsidR="000D7886" w:rsidRPr="00600DF8" w14:paraId="521D1806" w14:textId="77777777" w:rsidTr="00281AD1">
        <w:trPr>
          <w:trHeight w:val="324"/>
        </w:trPr>
        <w:tc>
          <w:tcPr>
            <w:tcW w:w="1260" w:type="dxa"/>
            <w:tcBorders>
              <w:top w:val="nil"/>
              <w:left w:val="nil"/>
              <w:bottom w:val="nil"/>
              <w:right w:val="nil"/>
            </w:tcBorders>
            <w:vAlign w:val="bottom"/>
            <w:hideMark/>
          </w:tcPr>
          <w:p w14:paraId="35B28AE1" w14:textId="77777777" w:rsidR="000D7886" w:rsidRPr="00600DF8" w:rsidRDefault="000D7886" w:rsidP="00281AD1">
            <w:pPr>
              <w:spacing w:after="0" w:line="240" w:lineRule="auto"/>
              <w:rPr>
                <w:rFonts w:ascii="Times New Roman" w:eastAsia="Times New Roman" w:hAnsi="Times New Roman" w:cs="Times New Roman"/>
                <w:kern w:val="0"/>
                <w:sz w:val="20"/>
                <w:szCs w:val="20"/>
                <w:lang w:eastAsia="nl-NL"/>
                <w14:ligatures w14:val="none"/>
              </w:rPr>
            </w:pPr>
          </w:p>
        </w:tc>
        <w:tc>
          <w:tcPr>
            <w:tcW w:w="3135" w:type="dxa"/>
            <w:gridSpan w:val="3"/>
            <w:tcBorders>
              <w:top w:val="single" w:sz="4" w:space="0" w:color="auto"/>
              <w:left w:val="single" w:sz="4" w:space="0" w:color="auto"/>
              <w:bottom w:val="single" w:sz="4" w:space="0" w:color="auto"/>
              <w:right w:val="single" w:sz="4" w:space="0" w:color="000000"/>
            </w:tcBorders>
            <w:noWrap/>
            <w:vAlign w:val="bottom"/>
            <w:hideMark/>
          </w:tcPr>
          <w:p w14:paraId="1D86A964" w14:textId="77777777" w:rsidR="000D7886" w:rsidRPr="00600DF8" w:rsidRDefault="000D7886"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DF8">
              <w:rPr>
                <w:rFonts w:ascii="Aptos Narrow" w:eastAsia="Times New Roman" w:hAnsi="Aptos Narrow" w:cs="Times New Roman"/>
                <w:b/>
                <w:bCs/>
                <w:color w:val="000000"/>
                <w:kern w:val="0"/>
                <w:sz w:val="22"/>
                <w:szCs w:val="22"/>
                <w:lang w:eastAsia="nl-NL"/>
                <w14:ligatures w14:val="none"/>
              </w:rPr>
              <w:t>Geleidelijke toetreding tot CVP</w:t>
            </w:r>
          </w:p>
        </w:tc>
      </w:tr>
      <w:tr w:rsidR="00045C43" w:rsidRPr="00600DF8" w14:paraId="58C0BCB1" w14:textId="77777777" w:rsidTr="00045C43">
        <w:trPr>
          <w:trHeight w:val="348"/>
        </w:trPr>
        <w:tc>
          <w:tcPr>
            <w:tcW w:w="1260" w:type="dxa"/>
            <w:tcBorders>
              <w:top w:val="nil"/>
              <w:left w:val="nil"/>
              <w:bottom w:val="nil"/>
              <w:right w:val="nil"/>
            </w:tcBorders>
            <w:vAlign w:val="bottom"/>
            <w:hideMark/>
          </w:tcPr>
          <w:p w14:paraId="412F8EF2" w14:textId="77777777" w:rsidR="000D7886" w:rsidRPr="00600DF8" w:rsidRDefault="000D7886"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867" w:type="dxa"/>
            <w:tcBorders>
              <w:top w:val="nil"/>
              <w:left w:val="single" w:sz="4" w:space="0" w:color="auto"/>
              <w:bottom w:val="nil"/>
              <w:right w:val="single" w:sz="4" w:space="0" w:color="auto"/>
            </w:tcBorders>
            <w:noWrap/>
            <w:vAlign w:val="bottom"/>
            <w:hideMark/>
          </w:tcPr>
          <w:p w14:paraId="588BC1EA" w14:textId="77777777" w:rsidR="000D7886" w:rsidRPr="00600DF8" w:rsidRDefault="000D7886"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DF8">
              <w:rPr>
                <w:rFonts w:ascii="Aptos Narrow" w:eastAsia="Times New Roman" w:hAnsi="Aptos Narrow" w:cs="Times New Roman"/>
                <w:b/>
                <w:bCs/>
                <w:color w:val="000000"/>
                <w:kern w:val="0"/>
                <w:sz w:val="22"/>
                <w:szCs w:val="22"/>
                <w:lang w:eastAsia="nl-NL"/>
                <w14:ligatures w14:val="none"/>
              </w:rPr>
              <w:t>Wel</w:t>
            </w:r>
          </w:p>
        </w:tc>
        <w:tc>
          <w:tcPr>
            <w:tcW w:w="850" w:type="dxa"/>
            <w:tcBorders>
              <w:top w:val="nil"/>
              <w:left w:val="nil"/>
              <w:bottom w:val="nil"/>
              <w:right w:val="single" w:sz="4" w:space="0" w:color="auto"/>
            </w:tcBorders>
            <w:noWrap/>
            <w:vAlign w:val="bottom"/>
            <w:hideMark/>
          </w:tcPr>
          <w:p w14:paraId="049B0C59" w14:textId="77777777" w:rsidR="000D7886" w:rsidRPr="00600DF8" w:rsidRDefault="000D7886"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DF8">
              <w:rPr>
                <w:rFonts w:ascii="Aptos Narrow" w:eastAsia="Times New Roman" w:hAnsi="Aptos Narrow" w:cs="Times New Roman"/>
                <w:b/>
                <w:bCs/>
                <w:color w:val="000000"/>
                <w:kern w:val="0"/>
                <w:sz w:val="22"/>
                <w:szCs w:val="22"/>
                <w:lang w:eastAsia="nl-NL"/>
                <w14:ligatures w14:val="none"/>
              </w:rPr>
              <w:t>Geen</w:t>
            </w:r>
          </w:p>
        </w:tc>
        <w:tc>
          <w:tcPr>
            <w:tcW w:w="1418" w:type="dxa"/>
            <w:tcBorders>
              <w:top w:val="nil"/>
              <w:left w:val="nil"/>
              <w:bottom w:val="nil"/>
              <w:right w:val="single" w:sz="4" w:space="0" w:color="auto"/>
            </w:tcBorders>
            <w:noWrap/>
            <w:vAlign w:val="bottom"/>
            <w:hideMark/>
          </w:tcPr>
          <w:p w14:paraId="4B3559BE" w14:textId="77777777" w:rsidR="000D7886" w:rsidRPr="00600DF8" w:rsidRDefault="000D7886"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DF8">
              <w:rPr>
                <w:rFonts w:ascii="Aptos Narrow" w:eastAsia="Times New Roman" w:hAnsi="Aptos Narrow" w:cs="Times New Roman"/>
                <w:b/>
                <w:bCs/>
                <w:color w:val="000000"/>
                <w:kern w:val="0"/>
                <w:sz w:val="22"/>
                <w:szCs w:val="22"/>
                <w:lang w:eastAsia="nl-NL"/>
                <w14:ligatures w14:val="none"/>
              </w:rPr>
              <w:t>Duur</w:t>
            </w:r>
          </w:p>
        </w:tc>
      </w:tr>
      <w:tr w:rsidR="00045C43" w:rsidRPr="00600DF8" w14:paraId="4586BA7C" w14:textId="77777777" w:rsidTr="00045C43">
        <w:trPr>
          <w:trHeight w:val="276"/>
        </w:trPr>
        <w:tc>
          <w:tcPr>
            <w:tcW w:w="1260" w:type="dxa"/>
            <w:tcBorders>
              <w:top w:val="single" w:sz="4" w:space="0" w:color="auto"/>
              <w:left w:val="single" w:sz="4" w:space="0" w:color="auto"/>
              <w:bottom w:val="single" w:sz="4" w:space="0" w:color="auto"/>
              <w:right w:val="nil"/>
            </w:tcBorders>
            <w:noWrap/>
            <w:vAlign w:val="bottom"/>
            <w:hideMark/>
          </w:tcPr>
          <w:p w14:paraId="7513B700"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Standaard</w:t>
            </w:r>
          </w:p>
        </w:tc>
        <w:tc>
          <w:tcPr>
            <w:tcW w:w="867" w:type="dxa"/>
            <w:tcBorders>
              <w:top w:val="single" w:sz="4" w:space="0" w:color="auto"/>
              <w:left w:val="single" w:sz="4" w:space="0" w:color="auto"/>
              <w:bottom w:val="single" w:sz="4" w:space="0" w:color="auto"/>
              <w:right w:val="single" w:sz="4" w:space="0" w:color="auto"/>
            </w:tcBorders>
            <w:noWrap/>
            <w:vAlign w:val="bottom"/>
            <w:hideMark/>
          </w:tcPr>
          <w:p w14:paraId="10608000"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Nee</w:t>
            </w:r>
          </w:p>
        </w:tc>
        <w:tc>
          <w:tcPr>
            <w:tcW w:w="850" w:type="dxa"/>
            <w:tcBorders>
              <w:top w:val="single" w:sz="4" w:space="0" w:color="auto"/>
              <w:left w:val="nil"/>
              <w:bottom w:val="single" w:sz="4" w:space="0" w:color="auto"/>
              <w:right w:val="single" w:sz="4" w:space="0" w:color="auto"/>
            </w:tcBorders>
            <w:noWrap/>
            <w:vAlign w:val="bottom"/>
            <w:hideMark/>
          </w:tcPr>
          <w:p w14:paraId="611B435C"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5A2096">
              <w:rPr>
                <w:rFonts w:ascii="Aptos Narrow" w:eastAsia="Times New Roman" w:hAnsi="Aptos Narrow" w:cs="Times New Roman"/>
                <w:color w:val="000000"/>
                <w:kern w:val="0"/>
                <w:sz w:val="22"/>
                <w:szCs w:val="22"/>
                <w:lang w:eastAsia="nl-NL"/>
                <w14:ligatures w14:val="none"/>
              </w:rPr>
              <w:t>Ja</w:t>
            </w:r>
          </w:p>
        </w:tc>
        <w:tc>
          <w:tcPr>
            <w:tcW w:w="1418" w:type="dxa"/>
            <w:tcBorders>
              <w:top w:val="single" w:sz="4" w:space="0" w:color="auto"/>
              <w:left w:val="nil"/>
              <w:bottom w:val="single" w:sz="4" w:space="0" w:color="auto"/>
              <w:right w:val="single" w:sz="4" w:space="0" w:color="auto"/>
            </w:tcBorders>
            <w:noWrap/>
            <w:vAlign w:val="bottom"/>
            <w:hideMark/>
          </w:tcPr>
          <w:p w14:paraId="6DF40593"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Hele jaren</w:t>
            </w:r>
          </w:p>
        </w:tc>
      </w:tr>
      <w:tr w:rsidR="00045C43" w:rsidRPr="00600DF8" w14:paraId="2CACF75A" w14:textId="77777777" w:rsidTr="00045C43">
        <w:trPr>
          <w:trHeight w:val="288"/>
        </w:trPr>
        <w:tc>
          <w:tcPr>
            <w:tcW w:w="1260" w:type="dxa"/>
            <w:tcBorders>
              <w:top w:val="nil"/>
              <w:left w:val="single" w:sz="4" w:space="0" w:color="auto"/>
              <w:bottom w:val="nil"/>
              <w:right w:val="nil"/>
            </w:tcBorders>
            <w:noWrap/>
            <w:vAlign w:val="bottom"/>
            <w:hideMark/>
          </w:tcPr>
          <w:p w14:paraId="5CACF80B"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867" w:type="dxa"/>
            <w:tcBorders>
              <w:top w:val="nil"/>
              <w:left w:val="single" w:sz="4" w:space="0" w:color="auto"/>
              <w:bottom w:val="nil"/>
              <w:right w:val="single" w:sz="4" w:space="0" w:color="auto"/>
            </w:tcBorders>
            <w:noWrap/>
            <w:vAlign w:val="bottom"/>
            <w:hideMark/>
          </w:tcPr>
          <w:p w14:paraId="72B4A565"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Nee</w:t>
            </w:r>
          </w:p>
        </w:tc>
        <w:tc>
          <w:tcPr>
            <w:tcW w:w="850" w:type="dxa"/>
            <w:tcBorders>
              <w:top w:val="nil"/>
              <w:left w:val="nil"/>
              <w:bottom w:val="nil"/>
              <w:right w:val="single" w:sz="4" w:space="0" w:color="auto"/>
            </w:tcBorders>
            <w:noWrap/>
            <w:vAlign w:val="bottom"/>
            <w:hideMark/>
          </w:tcPr>
          <w:p w14:paraId="173A0702"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Ja</w:t>
            </w:r>
          </w:p>
        </w:tc>
        <w:tc>
          <w:tcPr>
            <w:tcW w:w="1418" w:type="dxa"/>
            <w:tcBorders>
              <w:top w:val="nil"/>
              <w:left w:val="nil"/>
              <w:bottom w:val="nil"/>
              <w:right w:val="single" w:sz="4" w:space="0" w:color="auto"/>
            </w:tcBorders>
            <w:noWrap/>
            <w:vAlign w:val="bottom"/>
            <w:hideMark/>
          </w:tcPr>
          <w:p w14:paraId="282BA02F"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Nvt</w:t>
            </w:r>
          </w:p>
        </w:tc>
      </w:tr>
      <w:tr w:rsidR="00045C43" w:rsidRPr="00600DF8" w14:paraId="5D5683DE" w14:textId="77777777" w:rsidTr="00045C43">
        <w:trPr>
          <w:trHeight w:val="288"/>
        </w:trPr>
        <w:tc>
          <w:tcPr>
            <w:tcW w:w="1260" w:type="dxa"/>
            <w:tcBorders>
              <w:top w:val="nil"/>
              <w:left w:val="single" w:sz="4" w:space="0" w:color="auto"/>
              <w:bottom w:val="nil"/>
              <w:right w:val="nil"/>
            </w:tcBorders>
            <w:noWrap/>
            <w:vAlign w:val="bottom"/>
            <w:hideMark/>
          </w:tcPr>
          <w:p w14:paraId="029A0E17"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SPD</w:t>
            </w:r>
          </w:p>
        </w:tc>
        <w:tc>
          <w:tcPr>
            <w:tcW w:w="867" w:type="dxa"/>
            <w:tcBorders>
              <w:top w:val="nil"/>
              <w:left w:val="single" w:sz="4" w:space="0" w:color="auto"/>
              <w:bottom w:val="nil"/>
              <w:right w:val="single" w:sz="4" w:space="0" w:color="auto"/>
            </w:tcBorders>
            <w:noWrap/>
            <w:vAlign w:val="bottom"/>
            <w:hideMark/>
          </w:tcPr>
          <w:p w14:paraId="6B1B4C63" w14:textId="77777777" w:rsidR="000D7886" w:rsidRPr="006C4CF2" w:rsidRDefault="000D7886" w:rsidP="00281AD1">
            <w:pPr>
              <w:spacing w:after="0" w:line="240" w:lineRule="auto"/>
              <w:jc w:val="center"/>
              <w:rPr>
                <w:rFonts w:ascii="Aptos Narrow" w:eastAsia="Times New Roman" w:hAnsi="Aptos Narrow" w:cs="Times New Roman"/>
                <w:color w:val="EE0000"/>
                <w:kern w:val="0"/>
                <w:sz w:val="22"/>
                <w:szCs w:val="22"/>
                <w:lang w:eastAsia="nl-NL"/>
                <w14:ligatures w14:val="none"/>
              </w:rPr>
            </w:pPr>
            <w:r w:rsidRPr="006C4CF2">
              <w:rPr>
                <w:rFonts w:ascii="Aptos Narrow" w:eastAsia="Times New Roman" w:hAnsi="Aptos Narrow" w:cs="Times New Roman"/>
                <w:color w:val="EE0000"/>
                <w:kern w:val="0"/>
                <w:sz w:val="22"/>
                <w:szCs w:val="22"/>
                <w:lang w:eastAsia="nl-NL"/>
                <w14:ligatures w14:val="none"/>
              </w:rPr>
              <w:t>Ja</w:t>
            </w:r>
          </w:p>
        </w:tc>
        <w:tc>
          <w:tcPr>
            <w:tcW w:w="850" w:type="dxa"/>
            <w:tcBorders>
              <w:top w:val="nil"/>
              <w:left w:val="nil"/>
              <w:bottom w:val="nil"/>
              <w:right w:val="single" w:sz="4" w:space="0" w:color="auto"/>
            </w:tcBorders>
            <w:noWrap/>
            <w:vAlign w:val="bottom"/>
            <w:hideMark/>
          </w:tcPr>
          <w:p w14:paraId="114E6F7A"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Nee</w:t>
            </w:r>
          </w:p>
        </w:tc>
        <w:tc>
          <w:tcPr>
            <w:tcW w:w="1418" w:type="dxa"/>
            <w:tcBorders>
              <w:top w:val="nil"/>
              <w:left w:val="nil"/>
              <w:bottom w:val="nil"/>
              <w:right w:val="single" w:sz="4" w:space="0" w:color="auto"/>
            </w:tcBorders>
            <w:noWrap/>
            <w:vAlign w:val="bottom"/>
            <w:hideMark/>
          </w:tcPr>
          <w:p w14:paraId="091748F5"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10</w:t>
            </w:r>
          </w:p>
        </w:tc>
      </w:tr>
      <w:tr w:rsidR="00045C43" w:rsidRPr="00600DF8" w14:paraId="7EC8EE1E" w14:textId="77777777" w:rsidTr="00045C43">
        <w:trPr>
          <w:trHeight w:val="288"/>
        </w:trPr>
        <w:tc>
          <w:tcPr>
            <w:tcW w:w="1260" w:type="dxa"/>
            <w:tcBorders>
              <w:top w:val="nil"/>
              <w:left w:val="single" w:sz="4" w:space="0" w:color="auto"/>
              <w:bottom w:val="single" w:sz="4" w:space="0" w:color="auto"/>
              <w:right w:val="nil"/>
            </w:tcBorders>
            <w:noWrap/>
            <w:vAlign w:val="bottom"/>
            <w:hideMark/>
          </w:tcPr>
          <w:p w14:paraId="5B0DC393"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SPF</w:t>
            </w:r>
          </w:p>
        </w:tc>
        <w:tc>
          <w:tcPr>
            <w:tcW w:w="867" w:type="dxa"/>
            <w:tcBorders>
              <w:top w:val="nil"/>
              <w:left w:val="single" w:sz="4" w:space="0" w:color="auto"/>
              <w:bottom w:val="single" w:sz="4" w:space="0" w:color="auto"/>
              <w:right w:val="single" w:sz="4" w:space="0" w:color="auto"/>
            </w:tcBorders>
            <w:noWrap/>
            <w:vAlign w:val="bottom"/>
            <w:hideMark/>
          </w:tcPr>
          <w:p w14:paraId="3A14B5C5" w14:textId="77777777" w:rsidR="000D7886" w:rsidRPr="006C4CF2" w:rsidRDefault="000D7886" w:rsidP="00281AD1">
            <w:pPr>
              <w:spacing w:after="0" w:line="240" w:lineRule="auto"/>
              <w:jc w:val="center"/>
              <w:rPr>
                <w:rFonts w:ascii="Aptos Narrow" w:eastAsia="Times New Roman" w:hAnsi="Aptos Narrow" w:cs="Times New Roman"/>
                <w:color w:val="EE0000"/>
                <w:kern w:val="0"/>
                <w:sz w:val="22"/>
                <w:szCs w:val="22"/>
                <w:lang w:eastAsia="nl-NL"/>
                <w14:ligatures w14:val="none"/>
              </w:rPr>
            </w:pPr>
            <w:r w:rsidRPr="006C4CF2">
              <w:rPr>
                <w:rFonts w:ascii="Aptos Narrow" w:eastAsia="Times New Roman" w:hAnsi="Aptos Narrow" w:cs="Times New Roman"/>
                <w:color w:val="EE0000"/>
                <w:kern w:val="0"/>
                <w:sz w:val="22"/>
                <w:szCs w:val="22"/>
                <w:lang w:eastAsia="nl-NL"/>
                <w14:ligatures w14:val="none"/>
              </w:rPr>
              <w:t>Ja</w:t>
            </w:r>
          </w:p>
        </w:tc>
        <w:tc>
          <w:tcPr>
            <w:tcW w:w="850" w:type="dxa"/>
            <w:tcBorders>
              <w:top w:val="nil"/>
              <w:left w:val="nil"/>
              <w:bottom w:val="single" w:sz="4" w:space="0" w:color="auto"/>
              <w:right w:val="single" w:sz="4" w:space="0" w:color="auto"/>
            </w:tcBorders>
            <w:noWrap/>
            <w:vAlign w:val="bottom"/>
            <w:hideMark/>
          </w:tcPr>
          <w:p w14:paraId="478E1877"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Nee</w:t>
            </w:r>
          </w:p>
        </w:tc>
        <w:tc>
          <w:tcPr>
            <w:tcW w:w="1418" w:type="dxa"/>
            <w:tcBorders>
              <w:top w:val="nil"/>
              <w:left w:val="nil"/>
              <w:bottom w:val="single" w:sz="4" w:space="0" w:color="auto"/>
              <w:right w:val="single" w:sz="4" w:space="0" w:color="auto"/>
            </w:tcBorders>
            <w:noWrap/>
            <w:vAlign w:val="bottom"/>
            <w:hideMark/>
          </w:tcPr>
          <w:p w14:paraId="314D552A"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10</w:t>
            </w:r>
          </w:p>
        </w:tc>
      </w:tr>
      <w:tr w:rsidR="00045C43" w:rsidRPr="00600DF8" w14:paraId="50FD3E54" w14:textId="77777777" w:rsidTr="00045C43">
        <w:trPr>
          <w:trHeight w:val="288"/>
        </w:trPr>
        <w:tc>
          <w:tcPr>
            <w:tcW w:w="1260" w:type="dxa"/>
            <w:tcBorders>
              <w:top w:val="nil"/>
              <w:left w:val="single" w:sz="4" w:space="0" w:color="auto"/>
              <w:bottom w:val="nil"/>
              <w:right w:val="nil"/>
            </w:tcBorders>
            <w:noWrap/>
            <w:vAlign w:val="bottom"/>
            <w:hideMark/>
          </w:tcPr>
          <w:p w14:paraId="7D63E822"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SSPF bruto</w:t>
            </w:r>
          </w:p>
        </w:tc>
        <w:tc>
          <w:tcPr>
            <w:tcW w:w="867" w:type="dxa"/>
            <w:tcBorders>
              <w:top w:val="nil"/>
              <w:left w:val="single" w:sz="4" w:space="0" w:color="auto"/>
              <w:bottom w:val="nil"/>
              <w:right w:val="single" w:sz="4" w:space="0" w:color="auto"/>
            </w:tcBorders>
            <w:noWrap/>
            <w:vAlign w:val="bottom"/>
            <w:hideMark/>
          </w:tcPr>
          <w:p w14:paraId="7CCD6EA3" w14:textId="64B162FD" w:rsidR="000D7886" w:rsidRPr="004637B8" w:rsidRDefault="004637B8" w:rsidP="00281AD1">
            <w:pPr>
              <w:spacing w:after="0" w:line="240" w:lineRule="auto"/>
              <w:jc w:val="center"/>
              <w:rPr>
                <w:rFonts w:ascii="Aptos Narrow" w:eastAsia="Times New Roman" w:hAnsi="Aptos Narrow" w:cs="Times New Roman"/>
                <w:color w:val="EE0000"/>
                <w:kern w:val="0"/>
                <w:sz w:val="22"/>
                <w:szCs w:val="22"/>
                <w:lang w:eastAsia="nl-NL"/>
                <w14:ligatures w14:val="none"/>
                <w:rPrChange w:id="839"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pPr>
            <w:commentRangeStart w:id="840"/>
            <w:ins w:id="841" w:author="Jitty van der Kuur" w:date="2026-06-18T10:34:00Z" w16du:dateUtc="2026-06-18T08:34:00Z">
              <w:r w:rsidRPr="004637B8">
                <w:rPr>
                  <w:rFonts w:ascii="Aptos Narrow" w:eastAsia="Times New Roman" w:hAnsi="Aptos Narrow" w:cs="Times New Roman"/>
                  <w:color w:val="EE0000"/>
                  <w:kern w:val="0"/>
                  <w:sz w:val="22"/>
                  <w:szCs w:val="22"/>
                  <w:lang w:eastAsia="nl-NL"/>
                  <w14:ligatures w14:val="none"/>
                  <w:rPrChange w:id="842" w:author="Jitty van der Kuur" w:date="2026-06-18T10:34:00Z" w16du:dateUtc="2026-06-18T08:34:00Z">
                    <w:rPr>
                      <w:rFonts w:ascii="Aptos Narrow" w:eastAsia="Times New Roman" w:hAnsi="Aptos Narrow" w:cs="Times New Roman"/>
                      <w:color w:val="000000"/>
                      <w:kern w:val="0"/>
                      <w:sz w:val="22"/>
                      <w:szCs w:val="22"/>
                      <w:lang w:eastAsia="nl-NL"/>
                      <w14:ligatures w14:val="none"/>
                    </w:rPr>
                  </w:rPrChange>
                </w:rPr>
                <w:t>Ja</w:t>
              </w:r>
            </w:ins>
            <w:commentRangeEnd w:id="840"/>
            <w:r w:rsidR="009017DC" w:rsidRPr="004637B8">
              <w:rPr>
                <w:rStyle w:val="CommentReference"/>
                <w:rFonts w:ascii="Aptos Narrow" w:eastAsia="Times New Roman" w:hAnsi="Aptos Narrow" w:cs="Times New Roman"/>
                <w:color w:val="EE0000"/>
                <w:kern w:val="0"/>
                <w:sz w:val="22"/>
                <w:szCs w:val="22"/>
                <w:lang w:eastAsia="nl-NL"/>
                <w14:ligatures w14:val="none"/>
                <w:rPrChange w:id="843" w:author="Jitty van der Kuur" w:date="2026-06-18T15:53:00Z" w16du:dateUtc="2026-06-18T13:53:00Z">
                  <w:rPr>
                    <w:rStyle w:val="CommentReference"/>
                    <w:rFonts w:ascii="Aptos Narrow" w:eastAsia="Times New Roman" w:hAnsi="Aptos Narrow" w:cs="Times New Roman"/>
                    <w:color w:val="000000"/>
                    <w:kern w:val="0"/>
                    <w:sz w:val="22"/>
                    <w:szCs w:val="22"/>
                    <w:lang w:eastAsia="nl-NL"/>
                    <w14:ligatures w14:val="none"/>
                  </w:rPr>
                </w:rPrChange>
              </w:rPr>
              <w:commentReference w:id="840"/>
            </w:r>
            <w:del w:id="844" w:author="Jitty van der Kuur" w:date="2026-06-18T10:34:00Z" w16du:dateUtc="2026-06-18T08:34:00Z">
              <w:r w:rsidR="000D7886" w:rsidRPr="004637B8">
                <w:rPr>
                  <w:rFonts w:ascii="Aptos Narrow" w:eastAsia="Times New Roman" w:hAnsi="Aptos Narrow" w:cs="Times New Roman"/>
                  <w:color w:val="EE0000"/>
                  <w:kern w:val="0"/>
                  <w:sz w:val="22"/>
                  <w:szCs w:val="22"/>
                  <w:lang w:eastAsia="nl-NL"/>
                  <w14:ligatures w14:val="none"/>
                  <w:rPrChange w:id="845"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delText>Nee</w:delText>
              </w:r>
            </w:del>
          </w:p>
        </w:tc>
        <w:tc>
          <w:tcPr>
            <w:tcW w:w="850" w:type="dxa"/>
            <w:tcBorders>
              <w:top w:val="nil"/>
              <w:left w:val="nil"/>
              <w:bottom w:val="nil"/>
              <w:right w:val="single" w:sz="4" w:space="0" w:color="auto"/>
            </w:tcBorders>
            <w:noWrap/>
            <w:vAlign w:val="bottom"/>
            <w:hideMark/>
          </w:tcPr>
          <w:p w14:paraId="701A6104" w14:textId="7A4B1633"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del w:id="846" w:author="Jitty van der Kuur" w:date="2026-06-18T10:34:00Z" w16du:dateUtc="2026-06-18T08:34:00Z">
              <w:r w:rsidRPr="00600DF8">
                <w:rPr>
                  <w:rFonts w:ascii="Aptos Narrow" w:eastAsia="Times New Roman" w:hAnsi="Aptos Narrow" w:cs="Times New Roman"/>
                  <w:color w:val="000000"/>
                  <w:kern w:val="0"/>
                  <w:sz w:val="22"/>
                  <w:szCs w:val="22"/>
                  <w:lang w:eastAsia="nl-NL"/>
                  <w14:ligatures w14:val="none"/>
                </w:rPr>
                <w:delText>Ja</w:delText>
              </w:r>
            </w:del>
            <w:ins w:id="847" w:author="Jitty van der Kuur" w:date="2026-06-18T10:34:00Z" w16du:dateUtc="2026-06-18T08:34:00Z">
              <w:r w:rsidR="004637B8">
                <w:rPr>
                  <w:rFonts w:ascii="Aptos Narrow" w:eastAsia="Times New Roman" w:hAnsi="Aptos Narrow" w:cs="Times New Roman"/>
                  <w:color w:val="000000"/>
                  <w:kern w:val="0"/>
                  <w:sz w:val="22"/>
                  <w:szCs w:val="22"/>
                  <w:lang w:eastAsia="nl-NL"/>
                  <w14:ligatures w14:val="none"/>
                </w:rPr>
                <w:t>Nee</w:t>
              </w:r>
            </w:ins>
          </w:p>
        </w:tc>
        <w:tc>
          <w:tcPr>
            <w:tcW w:w="1418" w:type="dxa"/>
            <w:tcBorders>
              <w:top w:val="nil"/>
              <w:left w:val="nil"/>
              <w:bottom w:val="nil"/>
              <w:right w:val="single" w:sz="4" w:space="0" w:color="auto"/>
            </w:tcBorders>
            <w:noWrap/>
            <w:vAlign w:val="bottom"/>
            <w:hideMark/>
          </w:tcPr>
          <w:p w14:paraId="3F08D5C2"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Nvt</w:t>
            </w:r>
          </w:p>
        </w:tc>
      </w:tr>
      <w:tr w:rsidR="00045C43" w:rsidRPr="00600DF8" w14:paraId="6ACDBFB4" w14:textId="77777777" w:rsidTr="00045C43">
        <w:trPr>
          <w:trHeight w:val="288"/>
        </w:trPr>
        <w:tc>
          <w:tcPr>
            <w:tcW w:w="1260" w:type="dxa"/>
            <w:tcBorders>
              <w:top w:val="nil"/>
              <w:left w:val="single" w:sz="4" w:space="0" w:color="auto"/>
              <w:bottom w:val="nil"/>
              <w:right w:val="nil"/>
            </w:tcBorders>
            <w:noWrap/>
            <w:vAlign w:val="bottom"/>
            <w:hideMark/>
          </w:tcPr>
          <w:p w14:paraId="1E4D07F7"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SNPS bruto</w:t>
            </w:r>
          </w:p>
        </w:tc>
        <w:tc>
          <w:tcPr>
            <w:tcW w:w="867" w:type="dxa"/>
            <w:tcBorders>
              <w:top w:val="nil"/>
              <w:left w:val="single" w:sz="4" w:space="0" w:color="auto"/>
              <w:bottom w:val="nil"/>
              <w:right w:val="single" w:sz="4" w:space="0" w:color="auto"/>
            </w:tcBorders>
            <w:noWrap/>
            <w:vAlign w:val="bottom"/>
            <w:hideMark/>
          </w:tcPr>
          <w:p w14:paraId="0C375458" w14:textId="2A8DC502" w:rsidR="000D7886" w:rsidRPr="004637B8" w:rsidRDefault="004637B8" w:rsidP="00281AD1">
            <w:pPr>
              <w:spacing w:after="0" w:line="240" w:lineRule="auto"/>
              <w:jc w:val="center"/>
              <w:rPr>
                <w:rFonts w:ascii="Aptos Narrow" w:eastAsia="Times New Roman" w:hAnsi="Aptos Narrow" w:cs="Times New Roman"/>
                <w:color w:val="EE0000"/>
                <w:kern w:val="0"/>
                <w:sz w:val="22"/>
                <w:szCs w:val="22"/>
                <w:lang w:eastAsia="nl-NL"/>
                <w14:ligatures w14:val="none"/>
                <w:rPrChange w:id="848"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pPr>
            <w:ins w:id="849" w:author="Jitty van der Kuur" w:date="2026-06-18T10:34:00Z" w16du:dateUtc="2026-06-18T08:34:00Z">
              <w:r w:rsidRPr="004637B8">
                <w:rPr>
                  <w:rFonts w:ascii="Aptos Narrow" w:eastAsia="Times New Roman" w:hAnsi="Aptos Narrow" w:cs="Times New Roman"/>
                  <w:color w:val="EE0000"/>
                  <w:kern w:val="0"/>
                  <w:sz w:val="22"/>
                  <w:szCs w:val="22"/>
                  <w:lang w:eastAsia="nl-NL"/>
                  <w14:ligatures w14:val="none"/>
                  <w:rPrChange w:id="850" w:author="Jitty van der Kuur" w:date="2026-06-18T10:34:00Z" w16du:dateUtc="2026-06-18T08:34:00Z">
                    <w:rPr>
                      <w:rFonts w:ascii="Aptos Narrow" w:eastAsia="Times New Roman" w:hAnsi="Aptos Narrow" w:cs="Times New Roman"/>
                      <w:color w:val="000000"/>
                      <w:kern w:val="0"/>
                      <w:sz w:val="22"/>
                      <w:szCs w:val="22"/>
                      <w:lang w:eastAsia="nl-NL"/>
                      <w14:ligatures w14:val="none"/>
                    </w:rPr>
                  </w:rPrChange>
                </w:rPr>
                <w:t>Ja</w:t>
              </w:r>
            </w:ins>
            <w:del w:id="851" w:author="Jitty van der Kuur" w:date="2026-06-18T10:34:00Z" w16du:dateUtc="2026-06-18T08:34:00Z">
              <w:r w:rsidR="000D7886" w:rsidRPr="004637B8">
                <w:rPr>
                  <w:rFonts w:ascii="Aptos Narrow" w:eastAsia="Times New Roman" w:hAnsi="Aptos Narrow" w:cs="Times New Roman"/>
                  <w:color w:val="EE0000"/>
                  <w:kern w:val="0"/>
                  <w:sz w:val="22"/>
                  <w:szCs w:val="22"/>
                  <w:lang w:eastAsia="nl-NL"/>
                  <w14:ligatures w14:val="none"/>
                  <w:rPrChange w:id="852"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delText>Nee</w:delText>
              </w:r>
            </w:del>
          </w:p>
        </w:tc>
        <w:tc>
          <w:tcPr>
            <w:tcW w:w="850" w:type="dxa"/>
            <w:tcBorders>
              <w:top w:val="nil"/>
              <w:left w:val="nil"/>
              <w:bottom w:val="nil"/>
              <w:right w:val="single" w:sz="4" w:space="0" w:color="auto"/>
            </w:tcBorders>
            <w:noWrap/>
            <w:vAlign w:val="bottom"/>
            <w:hideMark/>
          </w:tcPr>
          <w:p w14:paraId="41AB5DA1" w14:textId="4F6D0335" w:rsidR="000D7886" w:rsidRPr="00600DF8" w:rsidRDefault="004637B8"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ins w:id="853" w:author="Jitty van der Kuur" w:date="2026-06-18T10:34:00Z" w16du:dateUtc="2026-06-18T08:34:00Z">
              <w:r>
                <w:rPr>
                  <w:rFonts w:ascii="Aptos Narrow" w:eastAsia="Times New Roman" w:hAnsi="Aptos Narrow" w:cs="Times New Roman"/>
                  <w:color w:val="000000"/>
                  <w:kern w:val="0"/>
                  <w:sz w:val="22"/>
                  <w:szCs w:val="22"/>
                  <w:lang w:eastAsia="nl-NL"/>
                  <w14:ligatures w14:val="none"/>
                </w:rPr>
                <w:t>Nee</w:t>
              </w:r>
            </w:ins>
            <w:del w:id="854" w:author="Jitty van der Kuur" w:date="2026-06-18T10:34:00Z" w16du:dateUtc="2026-06-18T08:34:00Z">
              <w:r w:rsidR="000D7886" w:rsidRPr="00600DF8">
                <w:rPr>
                  <w:rFonts w:ascii="Aptos Narrow" w:eastAsia="Times New Roman" w:hAnsi="Aptos Narrow" w:cs="Times New Roman"/>
                  <w:color w:val="000000"/>
                  <w:kern w:val="0"/>
                  <w:sz w:val="22"/>
                  <w:szCs w:val="22"/>
                  <w:lang w:eastAsia="nl-NL"/>
                  <w14:ligatures w14:val="none"/>
                </w:rPr>
                <w:delText>Ja</w:delText>
              </w:r>
            </w:del>
          </w:p>
        </w:tc>
        <w:tc>
          <w:tcPr>
            <w:tcW w:w="1418" w:type="dxa"/>
            <w:tcBorders>
              <w:top w:val="nil"/>
              <w:left w:val="nil"/>
              <w:bottom w:val="nil"/>
              <w:right w:val="single" w:sz="4" w:space="0" w:color="auto"/>
            </w:tcBorders>
            <w:noWrap/>
            <w:vAlign w:val="bottom"/>
            <w:hideMark/>
          </w:tcPr>
          <w:p w14:paraId="6633C307"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Nvt</w:t>
            </w:r>
          </w:p>
        </w:tc>
      </w:tr>
      <w:tr w:rsidR="00045C43" w:rsidRPr="00600DF8" w14:paraId="257914ED" w14:textId="77777777" w:rsidTr="00045C43">
        <w:trPr>
          <w:trHeight w:val="288"/>
        </w:trPr>
        <w:tc>
          <w:tcPr>
            <w:tcW w:w="1260" w:type="dxa"/>
            <w:tcBorders>
              <w:top w:val="nil"/>
              <w:left w:val="single" w:sz="4" w:space="0" w:color="auto"/>
              <w:bottom w:val="nil"/>
              <w:right w:val="nil"/>
            </w:tcBorders>
            <w:noWrap/>
            <w:vAlign w:val="bottom"/>
            <w:hideMark/>
          </w:tcPr>
          <w:p w14:paraId="72404643"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SNPS netto</w:t>
            </w:r>
          </w:p>
        </w:tc>
        <w:tc>
          <w:tcPr>
            <w:tcW w:w="867" w:type="dxa"/>
            <w:tcBorders>
              <w:top w:val="nil"/>
              <w:left w:val="single" w:sz="4" w:space="0" w:color="auto"/>
              <w:bottom w:val="nil"/>
              <w:right w:val="single" w:sz="4" w:space="0" w:color="auto"/>
            </w:tcBorders>
            <w:noWrap/>
            <w:vAlign w:val="bottom"/>
            <w:hideMark/>
          </w:tcPr>
          <w:p w14:paraId="26D46B82" w14:textId="6CCA7B56" w:rsidR="000D7886" w:rsidRPr="004637B8" w:rsidRDefault="004637B8" w:rsidP="00281AD1">
            <w:pPr>
              <w:spacing w:after="0" w:line="240" w:lineRule="auto"/>
              <w:jc w:val="center"/>
              <w:rPr>
                <w:rFonts w:ascii="Aptos Narrow" w:eastAsia="Times New Roman" w:hAnsi="Aptos Narrow" w:cs="Times New Roman"/>
                <w:color w:val="EE0000"/>
                <w:kern w:val="0"/>
                <w:sz w:val="22"/>
                <w:szCs w:val="22"/>
                <w:lang w:eastAsia="nl-NL"/>
                <w14:ligatures w14:val="none"/>
                <w:rPrChange w:id="855"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pPr>
            <w:ins w:id="856" w:author="Jitty van der Kuur" w:date="2026-06-18T10:34:00Z" w16du:dateUtc="2026-06-18T08:34:00Z">
              <w:r w:rsidRPr="004637B8">
                <w:rPr>
                  <w:rFonts w:ascii="Aptos Narrow" w:eastAsia="Times New Roman" w:hAnsi="Aptos Narrow" w:cs="Times New Roman"/>
                  <w:color w:val="EE0000"/>
                  <w:kern w:val="0"/>
                  <w:sz w:val="22"/>
                  <w:szCs w:val="22"/>
                  <w:lang w:eastAsia="nl-NL"/>
                  <w14:ligatures w14:val="none"/>
                  <w:rPrChange w:id="857" w:author="Jitty van der Kuur" w:date="2026-06-18T10:34:00Z" w16du:dateUtc="2026-06-18T08:34:00Z">
                    <w:rPr>
                      <w:rFonts w:ascii="Aptos Narrow" w:eastAsia="Times New Roman" w:hAnsi="Aptos Narrow" w:cs="Times New Roman"/>
                      <w:color w:val="000000"/>
                      <w:kern w:val="0"/>
                      <w:sz w:val="22"/>
                      <w:szCs w:val="22"/>
                      <w:lang w:eastAsia="nl-NL"/>
                      <w14:ligatures w14:val="none"/>
                    </w:rPr>
                  </w:rPrChange>
                </w:rPr>
                <w:t>Ja</w:t>
              </w:r>
            </w:ins>
            <w:del w:id="858" w:author="Jitty van der Kuur" w:date="2026-06-18T10:34:00Z" w16du:dateUtc="2026-06-18T08:34:00Z">
              <w:r w:rsidR="000D7886" w:rsidRPr="004637B8">
                <w:rPr>
                  <w:rFonts w:ascii="Aptos Narrow" w:eastAsia="Times New Roman" w:hAnsi="Aptos Narrow" w:cs="Times New Roman"/>
                  <w:color w:val="EE0000"/>
                  <w:kern w:val="0"/>
                  <w:sz w:val="22"/>
                  <w:szCs w:val="22"/>
                  <w:lang w:eastAsia="nl-NL"/>
                  <w14:ligatures w14:val="none"/>
                  <w:rPrChange w:id="859" w:author="Jitty van der Kuur" w:date="2026-06-18T15:53:00Z" w16du:dateUtc="2026-06-18T13:53:00Z">
                    <w:rPr>
                      <w:rFonts w:ascii="Aptos Narrow" w:eastAsia="Times New Roman" w:hAnsi="Aptos Narrow" w:cs="Times New Roman"/>
                      <w:color w:val="000000"/>
                      <w:kern w:val="0"/>
                      <w:sz w:val="22"/>
                      <w:szCs w:val="22"/>
                      <w:lang w:eastAsia="nl-NL"/>
                      <w14:ligatures w14:val="none"/>
                    </w:rPr>
                  </w:rPrChange>
                </w:rPr>
                <w:delText>Nee</w:delText>
              </w:r>
            </w:del>
          </w:p>
        </w:tc>
        <w:tc>
          <w:tcPr>
            <w:tcW w:w="850" w:type="dxa"/>
            <w:tcBorders>
              <w:top w:val="nil"/>
              <w:left w:val="nil"/>
              <w:bottom w:val="nil"/>
              <w:right w:val="single" w:sz="4" w:space="0" w:color="auto"/>
            </w:tcBorders>
            <w:noWrap/>
            <w:vAlign w:val="bottom"/>
            <w:hideMark/>
          </w:tcPr>
          <w:p w14:paraId="3E2D14BF" w14:textId="62903870" w:rsidR="000D7886" w:rsidRPr="00600DF8" w:rsidRDefault="004637B8"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ins w:id="860" w:author="Jitty van der Kuur" w:date="2026-06-18T10:34:00Z" w16du:dateUtc="2026-06-18T08:34:00Z">
              <w:r>
                <w:rPr>
                  <w:rFonts w:ascii="Aptos Narrow" w:eastAsia="Times New Roman" w:hAnsi="Aptos Narrow" w:cs="Times New Roman"/>
                  <w:color w:val="000000"/>
                  <w:kern w:val="0"/>
                  <w:sz w:val="22"/>
                  <w:szCs w:val="22"/>
                  <w:lang w:eastAsia="nl-NL"/>
                  <w14:ligatures w14:val="none"/>
                </w:rPr>
                <w:t>Nee</w:t>
              </w:r>
            </w:ins>
            <w:del w:id="861" w:author="Jitty van der Kuur" w:date="2026-06-18T10:34:00Z" w16du:dateUtc="2026-06-18T08:34:00Z">
              <w:r w:rsidR="000D7886" w:rsidRPr="00600DF8">
                <w:rPr>
                  <w:rFonts w:ascii="Aptos Narrow" w:eastAsia="Times New Roman" w:hAnsi="Aptos Narrow" w:cs="Times New Roman"/>
                  <w:color w:val="000000"/>
                  <w:kern w:val="0"/>
                  <w:sz w:val="22"/>
                  <w:szCs w:val="22"/>
                  <w:lang w:eastAsia="nl-NL"/>
                  <w14:ligatures w14:val="none"/>
                </w:rPr>
                <w:delText>Ja</w:delText>
              </w:r>
            </w:del>
          </w:p>
        </w:tc>
        <w:tc>
          <w:tcPr>
            <w:tcW w:w="1418" w:type="dxa"/>
            <w:tcBorders>
              <w:top w:val="nil"/>
              <w:left w:val="nil"/>
              <w:bottom w:val="nil"/>
              <w:right w:val="single" w:sz="4" w:space="0" w:color="auto"/>
            </w:tcBorders>
            <w:noWrap/>
            <w:vAlign w:val="bottom"/>
            <w:hideMark/>
          </w:tcPr>
          <w:p w14:paraId="6281B7E7"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Nvt</w:t>
            </w:r>
          </w:p>
        </w:tc>
      </w:tr>
      <w:tr w:rsidR="00045C43" w:rsidRPr="00600DF8" w14:paraId="189E57F2" w14:textId="77777777" w:rsidTr="00045C43">
        <w:trPr>
          <w:trHeight w:val="288"/>
        </w:trPr>
        <w:tc>
          <w:tcPr>
            <w:tcW w:w="1260" w:type="dxa"/>
            <w:tcBorders>
              <w:top w:val="nil"/>
              <w:left w:val="single" w:sz="4" w:space="0" w:color="auto"/>
              <w:bottom w:val="single" w:sz="4" w:space="0" w:color="auto"/>
              <w:right w:val="nil"/>
            </w:tcBorders>
            <w:noWrap/>
            <w:vAlign w:val="bottom"/>
            <w:hideMark/>
          </w:tcPr>
          <w:p w14:paraId="3124932D"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AKZO</w:t>
            </w:r>
          </w:p>
        </w:tc>
        <w:tc>
          <w:tcPr>
            <w:tcW w:w="867" w:type="dxa"/>
            <w:tcBorders>
              <w:top w:val="nil"/>
              <w:left w:val="single" w:sz="4" w:space="0" w:color="auto"/>
              <w:bottom w:val="single" w:sz="4" w:space="0" w:color="auto"/>
              <w:right w:val="single" w:sz="4" w:space="0" w:color="auto"/>
            </w:tcBorders>
            <w:noWrap/>
            <w:vAlign w:val="bottom"/>
            <w:hideMark/>
          </w:tcPr>
          <w:p w14:paraId="632EFF56"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C4CF2">
              <w:rPr>
                <w:rFonts w:ascii="Aptos Narrow" w:eastAsia="Times New Roman" w:hAnsi="Aptos Narrow" w:cs="Times New Roman"/>
                <w:color w:val="EE0000"/>
                <w:kern w:val="0"/>
                <w:sz w:val="22"/>
                <w:szCs w:val="22"/>
                <w:lang w:eastAsia="nl-NL"/>
                <w14:ligatures w14:val="none"/>
              </w:rPr>
              <w:t>Ja</w:t>
            </w:r>
          </w:p>
        </w:tc>
        <w:tc>
          <w:tcPr>
            <w:tcW w:w="850" w:type="dxa"/>
            <w:tcBorders>
              <w:top w:val="nil"/>
              <w:left w:val="nil"/>
              <w:bottom w:val="single" w:sz="4" w:space="0" w:color="auto"/>
              <w:right w:val="single" w:sz="4" w:space="0" w:color="auto"/>
            </w:tcBorders>
            <w:noWrap/>
            <w:vAlign w:val="bottom"/>
            <w:hideMark/>
          </w:tcPr>
          <w:p w14:paraId="1D0665DA"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Nee</w:t>
            </w:r>
          </w:p>
        </w:tc>
        <w:tc>
          <w:tcPr>
            <w:tcW w:w="1418" w:type="dxa"/>
            <w:tcBorders>
              <w:top w:val="nil"/>
              <w:left w:val="nil"/>
              <w:bottom w:val="single" w:sz="4" w:space="0" w:color="auto"/>
              <w:right w:val="single" w:sz="4" w:space="0" w:color="auto"/>
            </w:tcBorders>
            <w:noWrap/>
            <w:vAlign w:val="bottom"/>
            <w:hideMark/>
          </w:tcPr>
          <w:p w14:paraId="197E2D58"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10</w:t>
            </w:r>
          </w:p>
        </w:tc>
      </w:tr>
      <w:tr w:rsidR="00045C43" w:rsidRPr="00600DF8" w14:paraId="2E538D35" w14:textId="77777777" w:rsidTr="00045C43">
        <w:trPr>
          <w:trHeight w:val="288"/>
        </w:trPr>
        <w:tc>
          <w:tcPr>
            <w:tcW w:w="1260" w:type="dxa"/>
            <w:tcBorders>
              <w:top w:val="nil"/>
              <w:left w:val="single" w:sz="4" w:space="0" w:color="auto"/>
              <w:bottom w:val="single" w:sz="4" w:space="0" w:color="auto"/>
              <w:right w:val="nil"/>
            </w:tcBorders>
            <w:noWrap/>
            <w:vAlign w:val="bottom"/>
            <w:hideMark/>
          </w:tcPr>
          <w:p w14:paraId="0DA0A3A0"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SBZ</w:t>
            </w:r>
          </w:p>
        </w:tc>
        <w:tc>
          <w:tcPr>
            <w:tcW w:w="867" w:type="dxa"/>
            <w:tcBorders>
              <w:top w:val="nil"/>
              <w:left w:val="single" w:sz="4" w:space="0" w:color="auto"/>
              <w:bottom w:val="single" w:sz="4" w:space="0" w:color="auto"/>
              <w:right w:val="single" w:sz="4" w:space="0" w:color="auto"/>
            </w:tcBorders>
            <w:noWrap/>
            <w:vAlign w:val="bottom"/>
            <w:hideMark/>
          </w:tcPr>
          <w:p w14:paraId="66B1FA41"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c>
          <w:tcPr>
            <w:tcW w:w="850" w:type="dxa"/>
            <w:tcBorders>
              <w:top w:val="nil"/>
              <w:left w:val="nil"/>
              <w:bottom w:val="single" w:sz="4" w:space="0" w:color="auto"/>
              <w:right w:val="single" w:sz="4" w:space="0" w:color="auto"/>
            </w:tcBorders>
            <w:noWrap/>
            <w:vAlign w:val="bottom"/>
            <w:hideMark/>
          </w:tcPr>
          <w:p w14:paraId="54DA743E"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c>
          <w:tcPr>
            <w:tcW w:w="1418" w:type="dxa"/>
            <w:tcBorders>
              <w:top w:val="nil"/>
              <w:left w:val="nil"/>
              <w:bottom w:val="single" w:sz="4" w:space="0" w:color="auto"/>
              <w:right w:val="single" w:sz="4" w:space="0" w:color="auto"/>
            </w:tcBorders>
            <w:noWrap/>
            <w:vAlign w:val="bottom"/>
            <w:hideMark/>
          </w:tcPr>
          <w:p w14:paraId="5BAA4630"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r>
      <w:tr w:rsidR="00045C43" w:rsidRPr="00600DF8" w14:paraId="3D36E4D9" w14:textId="77777777" w:rsidTr="00045C43">
        <w:trPr>
          <w:trHeight w:val="288"/>
        </w:trPr>
        <w:tc>
          <w:tcPr>
            <w:tcW w:w="1260" w:type="dxa"/>
            <w:tcBorders>
              <w:top w:val="nil"/>
              <w:left w:val="single" w:sz="4" w:space="0" w:color="auto"/>
              <w:bottom w:val="nil"/>
              <w:right w:val="nil"/>
            </w:tcBorders>
            <w:noWrap/>
            <w:vAlign w:val="bottom"/>
            <w:hideMark/>
          </w:tcPr>
          <w:p w14:paraId="565D0810"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c>
          <w:tcPr>
            <w:tcW w:w="867" w:type="dxa"/>
            <w:tcBorders>
              <w:top w:val="nil"/>
              <w:left w:val="single" w:sz="4" w:space="0" w:color="auto"/>
              <w:bottom w:val="nil"/>
              <w:right w:val="single" w:sz="4" w:space="0" w:color="auto"/>
            </w:tcBorders>
            <w:noWrap/>
            <w:vAlign w:val="bottom"/>
            <w:hideMark/>
          </w:tcPr>
          <w:p w14:paraId="4A0B3789"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c>
          <w:tcPr>
            <w:tcW w:w="850" w:type="dxa"/>
            <w:tcBorders>
              <w:top w:val="nil"/>
              <w:left w:val="nil"/>
              <w:bottom w:val="nil"/>
              <w:right w:val="single" w:sz="4" w:space="0" w:color="auto"/>
            </w:tcBorders>
            <w:noWrap/>
            <w:vAlign w:val="bottom"/>
            <w:hideMark/>
          </w:tcPr>
          <w:p w14:paraId="2B5E67ED"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c>
          <w:tcPr>
            <w:tcW w:w="1418" w:type="dxa"/>
            <w:tcBorders>
              <w:top w:val="nil"/>
              <w:left w:val="nil"/>
              <w:bottom w:val="nil"/>
              <w:right w:val="single" w:sz="4" w:space="0" w:color="auto"/>
            </w:tcBorders>
            <w:noWrap/>
            <w:vAlign w:val="bottom"/>
            <w:hideMark/>
          </w:tcPr>
          <w:p w14:paraId="5FC5AAD0"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 </w:t>
            </w:r>
          </w:p>
        </w:tc>
      </w:tr>
      <w:tr w:rsidR="00045C43" w:rsidRPr="00600DF8" w14:paraId="740DBD5F" w14:textId="77777777" w:rsidTr="00045C43">
        <w:trPr>
          <w:trHeight w:val="288"/>
        </w:trPr>
        <w:tc>
          <w:tcPr>
            <w:tcW w:w="1260" w:type="dxa"/>
            <w:tcBorders>
              <w:top w:val="nil"/>
              <w:left w:val="single" w:sz="4" w:space="0" w:color="auto"/>
              <w:bottom w:val="single" w:sz="4" w:space="0" w:color="auto"/>
              <w:right w:val="nil"/>
            </w:tcBorders>
            <w:noWrap/>
            <w:vAlign w:val="bottom"/>
            <w:hideMark/>
          </w:tcPr>
          <w:p w14:paraId="7DF63943" w14:textId="77777777" w:rsidR="000D7886" w:rsidRPr="00600DF8"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SPOA</w:t>
            </w:r>
          </w:p>
        </w:tc>
        <w:tc>
          <w:tcPr>
            <w:tcW w:w="867" w:type="dxa"/>
            <w:tcBorders>
              <w:top w:val="nil"/>
              <w:left w:val="single" w:sz="4" w:space="0" w:color="auto"/>
              <w:bottom w:val="single" w:sz="4" w:space="0" w:color="auto"/>
              <w:right w:val="single" w:sz="4" w:space="0" w:color="auto"/>
            </w:tcBorders>
            <w:noWrap/>
            <w:vAlign w:val="bottom"/>
            <w:hideMark/>
          </w:tcPr>
          <w:p w14:paraId="69FFB6C6" w14:textId="0099B9E9" w:rsidR="000D7886" w:rsidRPr="00600DF8" w:rsidRDefault="004637B8"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commentRangeStart w:id="862"/>
            <w:ins w:id="863" w:author="Jitty van der Kuur" w:date="2026-06-18T10:34:00Z" w16du:dateUtc="2026-06-18T08:34:00Z">
              <w:r w:rsidRPr="00600DF8">
                <w:rPr>
                  <w:rFonts w:ascii="Aptos Narrow" w:eastAsia="Times New Roman" w:hAnsi="Aptos Narrow" w:cs="Times New Roman"/>
                  <w:color w:val="000000"/>
                  <w:kern w:val="0"/>
                  <w:sz w:val="22"/>
                  <w:szCs w:val="22"/>
                  <w:lang w:eastAsia="nl-NL"/>
                  <w14:ligatures w14:val="none"/>
                </w:rPr>
                <w:t>Nee</w:t>
              </w:r>
            </w:ins>
            <w:commentRangeEnd w:id="862"/>
            <w:r w:rsidRPr="006C4CF2">
              <w:rPr>
                <w:rStyle w:val="CommentReference"/>
                <w:rFonts w:ascii="Aptos Narrow" w:eastAsia="Times New Roman" w:hAnsi="Aptos Narrow" w:cs="Times New Roman"/>
                <w:color w:val="EE0000"/>
                <w:kern w:val="0"/>
                <w:sz w:val="22"/>
                <w:szCs w:val="22"/>
                <w:lang w:eastAsia="nl-NL"/>
                <w14:ligatures w14:val="none"/>
              </w:rPr>
              <w:commentReference w:id="862"/>
            </w:r>
            <w:del w:id="864" w:author="Jitty van der Kuur" w:date="2026-06-18T10:34:00Z" w16du:dateUtc="2026-06-18T08:34:00Z">
              <w:r w:rsidR="000D7886" w:rsidRPr="006C4CF2">
                <w:rPr>
                  <w:rFonts w:ascii="Aptos Narrow" w:eastAsia="Times New Roman" w:hAnsi="Aptos Narrow" w:cs="Times New Roman"/>
                  <w:color w:val="EE0000"/>
                  <w:kern w:val="0"/>
                  <w:sz w:val="22"/>
                  <w:szCs w:val="22"/>
                  <w:lang w:eastAsia="nl-NL"/>
                  <w14:ligatures w14:val="none"/>
                </w:rPr>
                <w:delText>Ja</w:delText>
              </w:r>
            </w:del>
          </w:p>
        </w:tc>
        <w:tc>
          <w:tcPr>
            <w:tcW w:w="850" w:type="dxa"/>
            <w:tcBorders>
              <w:top w:val="nil"/>
              <w:left w:val="nil"/>
              <w:bottom w:val="single" w:sz="4" w:space="0" w:color="auto"/>
              <w:right w:val="single" w:sz="4" w:space="0" w:color="auto"/>
            </w:tcBorders>
            <w:noWrap/>
            <w:vAlign w:val="bottom"/>
            <w:hideMark/>
          </w:tcPr>
          <w:p w14:paraId="1213B874" w14:textId="0FA73A96"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del w:id="865" w:author="Jitty van der Kuur" w:date="2026-06-18T10:34:00Z" w16du:dateUtc="2026-06-18T08:34:00Z">
              <w:r w:rsidRPr="00600DF8">
                <w:rPr>
                  <w:rFonts w:ascii="Aptos Narrow" w:eastAsia="Times New Roman" w:hAnsi="Aptos Narrow" w:cs="Times New Roman"/>
                  <w:color w:val="000000"/>
                  <w:kern w:val="0"/>
                  <w:sz w:val="22"/>
                  <w:szCs w:val="22"/>
                  <w:lang w:eastAsia="nl-NL"/>
                  <w14:ligatures w14:val="none"/>
                </w:rPr>
                <w:delText>Nee</w:delText>
              </w:r>
            </w:del>
            <w:ins w:id="866" w:author="Jitty van der Kuur" w:date="2026-06-18T10:34:00Z" w16du:dateUtc="2026-06-18T08:34:00Z">
              <w:r w:rsidR="004637B8">
                <w:rPr>
                  <w:rFonts w:ascii="Aptos Narrow" w:eastAsia="Times New Roman" w:hAnsi="Aptos Narrow" w:cs="Times New Roman"/>
                  <w:color w:val="000000"/>
                  <w:kern w:val="0"/>
                  <w:sz w:val="22"/>
                  <w:szCs w:val="22"/>
                  <w:lang w:eastAsia="nl-NL"/>
                  <w14:ligatures w14:val="none"/>
                </w:rPr>
                <w:t>Ja</w:t>
              </w:r>
            </w:ins>
          </w:p>
        </w:tc>
        <w:tc>
          <w:tcPr>
            <w:tcW w:w="1418" w:type="dxa"/>
            <w:tcBorders>
              <w:top w:val="nil"/>
              <w:left w:val="nil"/>
              <w:bottom w:val="single" w:sz="4" w:space="0" w:color="auto"/>
              <w:right w:val="single" w:sz="4" w:space="0" w:color="auto"/>
            </w:tcBorders>
            <w:noWrap/>
            <w:vAlign w:val="bottom"/>
            <w:hideMark/>
          </w:tcPr>
          <w:p w14:paraId="1997EA8C" w14:textId="77777777" w:rsidR="000D7886" w:rsidRPr="00600DF8"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DF8">
              <w:rPr>
                <w:rFonts w:ascii="Aptos Narrow" w:eastAsia="Times New Roman" w:hAnsi="Aptos Narrow" w:cs="Times New Roman"/>
                <w:color w:val="000000"/>
                <w:kern w:val="0"/>
                <w:sz w:val="22"/>
                <w:szCs w:val="22"/>
                <w:lang w:eastAsia="nl-NL"/>
                <w14:ligatures w14:val="none"/>
              </w:rPr>
              <w:t>10</w:t>
            </w:r>
          </w:p>
        </w:tc>
      </w:tr>
      <w:tr w:rsidR="000D7886" w:rsidRPr="00B71F19" w14:paraId="417CD658" w14:textId="77777777" w:rsidTr="00230AF7">
        <w:trPr>
          <w:trHeight w:val="288"/>
        </w:trPr>
        <w:tc>
          <w:tcPr>
            <w:tcW w:w="1260" w:type="dxa"/>
            <w:tcBorders>
              <w:top w:val="nil"/>
              <w:left w:val="single" w:sz="4" w:space="0" w:color="auto"/>
              <w:bottom w:val="single" w:sz="4" w:space="0" w:color="auto"/>
              <w:right w:val="nil"/>
            </w:tcBorders>
            <w:noWrap/>
            <w:vAlign w:val="bottom"/>
            <w:hideMark/>
          </w:tcPr>
          <w:p w14:paraId="4E26CE69" w14:textId="77777777" w:rsidR="000D7886" w:rsidRPr="00B71F19" w:rsidRDefault="000D7886" w:rsidP="00281AD1">
            <w:pPr>
              <w:spacing w:after="0" w:line="240" w:lineRule="auto"/>
              <w:rPr>
                <w:rFonts w:ascii="Aptos Narrow" w:eastAsia="Times New Roman" w:hAnsi="Aptos Narrow" w:cs="Times New Roman"/>
                <w:color w:val="000000"/>
                <w:kern w:val="0"/>
                <w:sz w:val="22"/>
                <w:szCs w:val="22"/>
                <w:lang w:eastAsia="nl-NL"/>
                <w14:ligatures w14:val="none"/>
              </w:rPr>
            </w:pPr>
            <w:r w:rsidRPr="00B71F19">
              <w:rPr>
                <w:rFonts w:ascii="Aptos Narrow" w:eastAsia="Times New Roman" w:hAnsi="Aptos Narrow" w:cs="Times New Roman"/>
                <w:color w:val="000000"/>
                <w:kern w:val="0"/>
                <w:sz w:val="22"/>
                <w:szCs w:val="22"/>
                <w:lang w:eastAsia="nl-NL"/>
                <w14:ligatures w14:val="none"/>
              </w:rPr>
              <w:t>SPV</w:t>
            </w:r>
          </w:p>
        </w:tc>
        <w:tc>
          <w:tcPr>
            <w:tcW w:w="867" w:type="dxa"/>
            <w:tcBorders>
              <w:top w:val="nil"/>
              <w:left w:val="single" w:sz="4" w:space="0" w:color="auto"/>
              <w:bottom w:val="single" w:sz="4" w:space="0" w:color="auto"/>
              <w:right w:val="single" w:sz="4" w:space="0" w:color="auto"/>
            </w:tcBorders>
            <w:noWrap/>
            <w:vAlign w:val="bottom"/>
            <w:hideMark/>
          </w:tcPr>
          <w:p w14:paraId="41C9775F" w14:textId="77777777" w:rsidR="000D7886" w:rsidRPr="00B71F19"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B71F19">
              <w:rPr>
                <w:rFonts w:ascii="Aptos Narrow" w:eastAsia="Times New Roman" w:hAnsi="Aptos Narrow" w:cs="Times New Roman"/>
                <w:color w:val="000000"/>
                <w:kern w:val="0"/>
                <w:sz w:val="22"/>
                <w:szCs w:val="22"/>
                <w:lang w:eastAsia="nl-NL"/>
                <w14:ligatures w14:val="none"/>
              </w:rPr>
              <w:t>Nee</w:t>
            </w:r>
          </w:p>
        </w:tc>
        <w:tc>
          <w:tcPr>
            <w:tcW w:w="850" w:type="dxa"/>
            <w:tcBorders>
              <w:top w:val="nil"/>
              <w:left w:val="nil"/>
              <w:bottom w:val="single" w:sz="4" w:space="0" w:color="auto"/>
              <w:right w:val="single" w:sz="4" w:space="0" w:color="auto"/>
            </w:tcBorders>
            <w:noWrap/>
            <w:vAlign w:val="bottom"/>
            <w:hideMark/>
          </w:tcPr>
          <w:p w14:paraId="68F5608F" w14:textId="77777777" w:rsidR="000D7886" w:rsidRPr="00B71F19"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B71F19">
              <w:rPr>
                <w:rFonts w:ascii="Aptos Narrow" w:eastAsia="Times New Roman" w:hAnsi="Aptos Narrow" w:cs="Times New Roman"/>
                <w:color w:val="000000"/>
                <w:kern w:val="0"/>
                <w:sz w:val="22"/>
                <w:szCs w:val="22"/>
                <w:lang w:eastAsia="nl-NL"/>
                <w14:ligatures w14:val="none"/>
              </w:rPr>
              <w:t>Nee</w:t>
            </w:r>
          </w:p>
        </w:tc>
        <w:tc>
          <w:tcPr>
            <w:tcW w:w="1418" w:type="dxa"/>
            <w:tcBorders>
              <w:top w:val="nil"/>
              <w:left w:val="nil"/>
              <w:bottom w:val="single" w:sz="4" w:space="0" w:color="auto"/>
              <w:right w:val="single" w:sz="4" w:space="0" w:color="auto"/>
            </w:tcBorders>
            <w:noWrap/>
            <w:vAlign w:val="bottom"/>
            <w:hideMark/>
          </w:tcPr>
          <w:p w14:paraId="2886411E" w14:textId="77777777" w:rsidR="000D7886" w:rsidRPr="00B71F19" w:rsidRDefault="000D7886"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B71F19">
              <w:rPr>
                <w:rFonts w:ascii="Aptos Narrow" w:eastAsia="Times New Roman" w:hAnsi="Aptos Narrow" w:cs="Times New Roman"/>
                <w:color w:val="000000"/>
                <w:kern w:val="0"/>
                <w:sz w:val="22"/>
                <w:szCs w:val="22"/>
                <w:lang w:eastAsia="nl-NL"/>
                <w14:ligatures w14:val="none"/>
              </w:rPr>
              <w:t>Nvt</w:t>
            </w:r>
          </w:p>
        </w:tc>
      </w:tr>
    </w:tbl>
    <w:p w14:paraId="6D37BB84" w14:textId="77777777" w:rsidR="000D7886" w:rsidRDefault="000D7886" w:rsidP="000D7886">
      <w:pPr>
        <w:spacing w:line="259" w:lineRule="auto"/>
        <w:rPr>
          <w:sz w:val="22"/>
          <w:szCs w:val="22"/>
        </w:rPr>
      </w:pPr>
    </w:p>
    <w:p w14:paraId="0E21B715" w14:textId="4F134B0C" w:rsidR="000D7886" w:rsidRPr="009B4535" w:rsidRDefault="000D7886" w:rsidP="000D7886">
      <w:pPr>
        <w:spacing w:line="259" w:lineRule="auto"/>
        <w:rPr>
          <w:sz w:val="22"/>
          <w:szCs w:val="22"/>
        </w:rPr>
      </w:pPr>
      <w:r w:rsidRPr="006C4CF2">
        <w:rPr>
          <w:sz w:val="22"/>
          <w:szCs w:val="22"/>
          <w:highlight w:val="cyan"/>
        </w:rPr>
        <w:t>SBZ zou wel over willen naar Geen geleidelijke toetreding CVP</w:t>
      </w:r>
      <w:del w:id="867" w:author="Jitty van der Kuur" w:date="2026-05-26T15:08:00Z" w16du:dateUtc="2026-05-26T13:08:00Z">
        <w:r w:rsidRPr="006D2CD8" w:rsidDel="00366224">
          <w:rPr>
            <w:sz w:val="22"/>
            <w:szCs w:val="22"/>
          </w:rPr>
          <w:br w:type="page"/>
        </w:r>
      </w:del>
    </w:p>
    <w:p w14:paraId="7EF32AF2" w14:textId="77777777" w:rsidR="00BC3529" w:rsidRDefault="00BC3529">
      <w:pPr>
        <w:spacing w:line="259" w:lineRule="auto"/>
        <w:rPr>
          <w:rFonts w:asciiTheme="majorHAnsi" w:eastAsiaTheme="majorEastAsia" w:hAnsiTheme="majorHAnsi" w:cstheme="majorBidi"/>
          <w:color w:val="0F4761" w:themeColor="accent1" w:themeShade="BF"/>
          <w:sz w:val="40"/>
          <w:szCs w:val="40"/>
        </w:rPr>
      </w:pPr>
      <w:r>
        <w:br w:type="page"/>
      </w:r>
    </w:p>
    <w:p w14:paraId="087821CC" w14:textId="67E608F9" w:rsidR="00DA4068" w:rsidRPr="00127754" w:rsidRDefault="00DA4068" w:rsidP="00230AF7">
      <w:pPr>
        <w:pStyle w:val="Heading1"/>
        <w:numPr>
          <w:ilvl w:val="0"/>
          <w:numId w:val="1"/>
        </w:numPr>
      </w:pPr>
      <w:bookmarkStart w:id="868" w:name="_Ref226472639"/>
      <w:r>
        <w:lastRenderedPageBreak/>
        <w:t>Beleggingen</w:t>
      </w:r>
      <w:bookmarkEnd w:id="868"/>
    </w:p>
    <w:p w14:paraId="03B54330" w14:textId="77777777" w:rsidR="00DA4068" w:rsidRDefault="00DA4068" w:rsidP="00DA4068">
      <w:pPr>
        <w:spacing w:line="259" w:lineRule="auto"/>
        <w:rPr>
          <w:sz w:val="22"/>
          <w:szCs w:val="22"/>
        </w:rPr>
      </w:pPr>
      <w:r>
        <w:rPr>
          <w:sz w:val="22"/>
          <w:szCs w:val="22"/>
        </w:rPr>
        <w:t>Het kapitaal/vermogen wordt belegd, dit gebeurt door middel van lifecycle beleggen volgens het profiel van de deelnemer. Er geldt één profiel per regeling.</w:t>
      </w:r>
    </w:p>
    <w:p w14:paraId="5BDF4521" w14:textId="77777777" w:rsidR="00DA4068" w:rsidRDefault="00DA4068" w:rsidP="00DA4068">
      <w:pPr>
        <w:spacing w:line="259" w:lineRule="auto"/>
        <w:rPr>
          <w:sz w:val="22"/>
          <w:szCs w:val="22"/>
        </w:rPr>
      </w:pPr>
      <w:r>
        <w:rPr>
          <w:sz w:val="22"/>
          <w:szCs w:val="22"/>
        </w:rPr>
        <w:t>Premies worden pas belegd nadat de nota waarop deze premies in rekening zijn gebracht, is betaald (actual payment). Een andere mogelijkheid is om de premies meteen te beleggen en er vanuit te gaan dat de premies wel betaald gaan worden (assumed payment).</w:t>
      </w:r>
    </w:p>
    <w:p w14:paraId="1F6BE1C6" w14:textId="77777777" w:rsidR="00DA4068" w:rsidRDefault="00DA4068" w:rsidP="00DA4068">
      <w:pPr>
        <w:spacing w:line="259" w:lineRule="auto"/>
        <w:rPr>
          <w:sz w:val="22"/>
          <w:szCs w:val="22"/>
        </w:rPr>
      </w:pPr>
      <w:r>
        <w:rPr>
          <w:sz w:val="22"/>
          <w:szCs w:val="22"/>
        </w:rPr>
        <w:t xml:space="preserve">Het moment van koersbepaling is o.b.v. forward pricing. </w:t>
      </w:r>
    </w:p>
    <w:p w14:paraId="08C13A28" w14:textId="77777777" w:rsidR="00DA4068" w:rsidRDefault="00DA4068" w:rsidP="00DA4068">
      <w:pPr>
        <w:spacing w:line="259" w:lineRule="auto"/>
        <w:rPr>
          <w:sz w:val="22"/>
          <w:szCs w:val="22"/>
        </w:rPr>
      </w:pPr>
      <w:r>
        <w:rPr>
          <w:sz w:val="22"/>
          <w:szCs w:val="22"/>
        </w:rPr>
        <w:t>Rebalancen gebeurt periodiek bij een afwijking buiten de bandbreedte.</w:t>
      </w:r>
    </w:p>
    <w:p w14:paraId="77E0C01C" w14:textId="77777777" w:rsidR="00DA4068" w:rsidRDefault="00DA4068" w:rsidP="00DA4068">
      <w:pPr>
        <w:spacing w:line="259" w:lineRule="auto"/>
        <w:rPr>
          <w:sz w:val="22"/>
          <w:szCs w:val="22"/>
        </w:rPr>
      </w:pPr>
    </w:p>
    <w:p w14:paraId="0436D921" w14:textId="0CE69B5E" w:rsidR="00DA4068" w:rsidRDefault="00DA4068" w:rsidP="00DA4068">
      <w:pPr>
        <w:pStyle w:val="Heading4"/>
      </w:pPr>
      <w:del w:id="869" w:author="Jitty van der Kuur" w:date="2026-06-19T11:24:00Z" w16du:dateUtc="2026-06-19T09:24:00Z">
        <w:r>
          <w:delText>AllVida</w:delText>
        </w:r>
      </w:del>
      <w:ins w:id="870" w:author="Jitty van der Kuur" w:date="2026-06-19T11:24:00Z" w16du:dateUtc="2026-06-19T09:24:00Z">
        <w:r>
          <w:t xml:space="preserve"> </w:t>
        </w:r>
        <w:r w:rsidR="008465A9">
          <w:t>Allvida</w:t>
        </w:r>
      </w:ins>
      <w:r>
        <w:t xml:space="preserve"> en standaard product</w:t>
      </w:r>
    </w:p>
    <w:p w14:paraId="47346A48" w14:textId="77777777" w:rsidR="00DA4068" w:rsidRDefault="00DA4068" w:rsidP="00DA4068">
      <w:pPr>
        <w:spacing w:line="259" w:lineRule="auto"/>
        <w:rPr>
          <w:sz w:val="22"/>
          <w:szCs w:val="22"/>
        </w:rPr>
      </w:pPr>
      <w:r>
        <w:rPr>
          <w:sz w:val="22"/>
          <w:szCs w:val="22"/>
        </w:rPr>
        <w:t>Het kapitaal/vermogen wordt belegd, dit gebeurt door middel van lifecycle beleggen volgens het profiel van de deelnemer. Het aantal lifecycles is voor SPD en SPF 3 lifecycles via de beleggingsbalans.</w:t>
      </w:r>
      <w:r>
        <w:rPr>
          <w:sz w:val="22"/>
          <w:szCs w:val="22"/>
        </w:rPr>
        <w:br/>
        <w:t>Dit gaat buiten Qwik om.</w:t>
      </w:r>
    </w:p>
    <w:p w14:paraId="40DE14D6" w14:textId="77777777" w:rsidR="00DA4068" w:rsidRDefault="00DA4068" w:rsidP="00DA4068">
      <w:pPr>
        <w:spacing w:line="259" w:lineRule="auto"/>
        <w:rPr>
          <w:sz w:val="22"/>
          <w:szCs w:val="22"/>
        </w:rPr>
      </w:pPr>
      <w:r>
        <w:rPr>
          <w:sz w:val="22"/>
          <w:szCs w:val="22"/>
        </w:rPr>
        <w:t>Rebalancen gebeurt maandelijks bij een afwijking buiten de bandbreedte, dit is standaard. De bandbreedte die voor SPD en SPF geldt is 2,5%-punt.</w:t>
      </w:r>
    </w:p>
    <w:p w14:paraId="22D236ED" w14:textId="77777777" w:rsidR="00DA4068" w:rsidRDefault="00DA4068" w:rsidP="00DA4068">
      <w:pPr>
        <w:spacing w:line="259" w:lineRule="auto"/>
        <w:rPr>
          <w:sz w:val="22"/>
          <w:szCs w:val="22"/>
        </w:rPr>
      </w:pPr>
      <w:r>
        <w:rPr>
          <w:sz w:val="22"/>
          <w:szCs w:val="22"/>
        </w:rPr>
        <w:t xml:space="preserve">Premies worden pas belegd nadat de nota waarop deze premies in rekening zijn gebracht, is betaald (actual payment). Assumed payment is n.v.t. voor SPD en SPF. </w:t>
      </w:r>
      <w:r>
        <w:rPr>
          <w:sz w:val="22"/>
          <w:szCs w:val="22"/>
        </w:rPr>
        <w:br/>
        <w:t>Uitzondering hierop zijn vrijgestelde premies wegens arbeidsongeschiktheid, die volgen wel het assumed payment principe, waarbij de nota voor vrijgestelde premies als direct betaald wordt verondersteld.</w:t>
      </w:r>
    </w:p>
    <w:p w14:paraId="7591EC20" w14:textId="77777777" w:rsidR="00DA4068" w:rsidRDefault="00DA4068" w:rsidP="00DA4068">
      <w:pPr>
        <w:spacing w:line="259" w:lineRule="auto"/>
        <w:rPr>
          <w:sz w:val="22"/>
          <w:szCs w:val="22"/>
        </w:rPr>
      </w:pPr>
      <w:r>
        <w:rPr>
          <w:sz w:val="22"/>
          <w:szCs w:val="22"/>
        </w:rPr>
        <w:t>Het moment van koersbepaling is o.b.v. forward pricing. Drie of vier keer in de maand vindt dit plaats, één keer per maand een grote order, een paar keer per maand tussendoor een kleinere order. Hierbij wordt gebruik gemaakt van de beleggingskalender van het fonds.</w:t>
      </w:r>
    </w:p>
    <w:p w14:paraId="7A1C7325" w14:textId="77777777" w:rsidR="00DA4068" w:rsidRDefault="00DA4068" w:rsidP="00DA4068">
      <w:pPr>
        <w:spacing w:line="259" w:lineRule="auto"/>
        <w:rPr>
          <w:sz w:val="22"/>
          <w:szCs w:val="22"/>
        </w:rPr>
      </w:pPr>
      <w:r>
        <w:rPr>
          <w:sz w:val="22"/>
          <w:szCs w:val="22"/>
        </w:rPr>
        <w:t>Gebouwd is ook de stornering als negatief te beleggen premie i.c.m. actual payment principe en de oplevering is incl. (afstemming over en input voor) interface met AIM.</w:t>
      </w:r>
    </w:p>
    <w:p w14:paraId="52C2BB3E" w14:textId="77777777" w:rsidR="00863915" w:rsidRDefault="00863915">
      <w:pPr>
        <w:spacing w:line="259" w:lineRule="auto"/>
        <w:rPr>
          <w:rFonts w:asciiTheme="majorHAnsi" w:eastAsiaTheme="majorEastAsia" w:hAnsiTheme="majorHAnsi" w:cstheme="majorBidi"/>
          <w:color w:val="0F4761" w:themeColor="accent1" w:themeShade="BF"/>
          <w:sz w:val="32"/>
          <w:szCs w:val="32"/>
        </w:rPr>
      </w:pPr>
      <w:r>
        <w:br w:type="page"/>
      </w:r>
    </w:p>
    <w:p w14:paraId="7FCAFF93" w14:textId="293E36A2" w:rsidR="007C15F2" w:rsidRDefault="007C15F2" w:rsidP="00230AF7">
      <w:pPr>
        <w:pStyle w:val="Heading2"/>
        <w:numPr>
          <w:ilvl w:val="1"/>
          <w:numId w:val="1"/>
        </w:numPr>
      </w:pPr>
      <w:r>
        <w:lastRenderedPageBreak/>
        <w:t>Fondsen</w:t>
      </w:r>
    </w:p>
    <w:p w14:paraId="50F0EE35" w14:textId="77777777" w:rsidR="00074144" w:rsidRDefault="00074144" w:rsidP="00074144">
      <w:pPr>
        <w:spacing w:line="259" w:lineRule="auto"/>
        <w:rPr>
          <w:sz w:val="22"/>
          <w:szCs w:val="22"/>
        </w:rPr>
      </w:pPr>
      <w:r w:rsidRPr="00230AF7">
        <w:rPr>
          <w:sz w:val="22"/>
          <w:szCs w:val="22"/>
        </w:rPr>
        <w:t>Voor de toevoeging van de premie gaan alle fondsen uit van actual payment.</w:t>
      </w:r>
    </w:p>
    <w:p w14:paraId="14BE11E3" w14:textId="6F38D5ED" w:rsidR="00762EE8" w:rsidRPr="00230AF7" w:rsidRDefault="00762EE8" w:rsidP="00230AF7">
      <w:pPr>
        <w:spacing w:line="259" w:lineRule="auto"/>
        <w:rPr>
          <w:sz w:val="22"/>
          <w:szCs w:val="22"/>
        </w:rPr>
      </w:pPr>
      <w:r>
        <w:rPr>
          <w:sz w:val="22"/>
          <w:szCs w:val="22"/>
        </w:rPr>
        <w:t xml:space="preserve">Alle fondsen gaan uit van 3 lifecycles, uitgezonderd </w:t>
      </w:r>
      <w:r w:rsidR="001C2A84">
        <w:rPr>
          <w:sz w:val="22"/>
          <w:szCs w:val="22"/>
        </w:rPr>
        <w:t>SPH&amp;P</w:t>
      </w:r>
      <w:r w:rsidR="00BD21B8">
        <w:rPr>
          <w:sz w:val="22"/>
          <w:szCs w:val="22"/>
        </w:rPr>
        <w:t>, die 2 lifecycles hanteert als gekozen is voor een vast pensioen (vanaf 10 jaar voor de pensioendatum)</w:t>
      </w:r>
      <w:r w:rsidR="001C2A84">
        <w:rPr>
          <w:sz w:val="22"/>
          <w:szCs w:val="22"/>
        </w:rPr>
        <w:t xml:space="preserve"> en SPV die in alle gevallen 2 lifecycles hanteert.</w:t>
      </w:r>
    </w:p>
    <w:tbl>
      <w:tblPr>
        <w:tblW w:w="6280" w:type="dxa"/>
        <w:tblCellMar>
          <w:left w:w="70" w:type="dxa"/>
          <w:right w:w="70" w:type="dxa"/>
        </w:tblCellMar>
        <w:tblLook w:val="04A0" w:firstRow="1" w:lastRow="0" w:firstColumn="1" w:lastColumn="0" w:noHBand="0" w:noVBand="1"/>
      </w:tblPr>
      <w:tblGrid>
        <w:gridCol w:w="1260"/>
        <w:gridCol w:w="1000"/>
        <w:gridCol w:w="1220"/>
        <w:gridCol w:w="1240"/>
        <w:gridCol w:w="1560"/>
      </w:tblGrid>
      <w:tr w:rsidR="00402760" w:rsidRPr="00402760" w14:paraId="3BACB565" w14:textId="77777777" w:rsidTr="00402760">
        <w:trPr>
          <w:trHeight w:val="324"/>
        </w:trPr>
        <w:tc>
          <w:tcPr>
            <w:tcW w:w="1260" w:type="dxa"/>
            <w:tcBorders>
              <w:top w:val="nil"/>
              <w:left w:val="nil"/>
              <w:bottom w:val="nil"/>
              <w:right w:val="nil"/>
            </w:tcBorders>
            <w:vAlign w:val="bottom"/>
            <w:hideMark/>
          </w:tcPr>
          <w:p w14:paraId="36F34941" w14:textId="77777777" w:rsidR="00402760" w:rsidRPr="00402760" w:rsidRDefault="00402760" w:rsidP="00402760">
            <w:pPr>
              <w:spacing w:after="0" w:line="240" w:lineRule="auto"/>
              <w:rPr>
                <w:rFonts w:ascii="Times New Roman" w:eastAsia="Times New Roman" w:hAnsi="Times New Roman" w:cs="Times New Roman"/>
                <w:kern w:val="0"/>
                <w:sz w:val="20"/>
                <w:szCs w:val="20"/>
                <w:lang w:eastAsia="nl-NL"/>
                <w14:ligatures w14:val="none"/>
              </w:rPr>
            </w:pPr>
          </w:p>
        </w:tc>
        <w:tc>
          <w:tcPr>
            <w:tcW w:w="2220" w:type="dxa"/>
            <w:gridSpan w:val="2"/>
            <w:tcBorders>
              <w:top w:val="single" w:sz="4" w:space="0" w:color="auto"/>
              <w:left w:val="single" w:sz="4" w:space="0" w:color="auto"/>
              <w:bottom w:val="single" w:sz="4" w:space="0" w:color="auto"/>
              <w:right w:val="single" w:sz="4" w:space="0" w:color="000000"/>
            </w:tcBorders>
            <w:vAlign w:val="bottom"/>
            <w:hideMark/>
          </w:tcPr>
          <w:p w14:paraId="2E4E09A6"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Aantal Lifecycles</w:t>
            </w:r>
          </w:p>
        </w:tc>
        <w:tc>
          <w:tcPr>
            <w:tcW w:w="2800" w:type="dxa"/>
            <w:gridSpan w:val="2"/>
            <w:tcBorders>
              <w:top w:val="single" w:sz="4" w:space="0" w:color="auto"/>
              <w:left w:val="nil"/>
              <w:bottom w:val="single" w:sz="4" w:space="0" w:color="auto"/>
              <w:right w:val="single" w:sz="4" w:space="0" w:color="000000"/>
            </w:tcBorders>
            <w:vAlign w:val="bottom"/>
            <w:hideMark/>
          </w:tcPr>
          <w:p w14:paraId="02D4E047"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Eigen beleggingsbeleid CVP</w:t>
            </w:r>
          </w:p>
        </w:tc>
      </w:tr>
      <w:tr w:rsidR="00402760" w:rsidRPr="00402760" w14:paraId="7899D0AE" w14:textId="77777777" w:rsidTr="00402760">
        <w:trPr>
          <w:trHeight w:val="576"/>
        </w:trPr>
        <w:tc>
          <w:tcPr>
            <w:tcW w:w="1260" w:type="dxa"/>
            <w:tcBorders>
              <w:top w:val="nil"/>
              <w:left w:val="nil"/>
              <w:bottom w:val="nil"/>
              <w:right w:val="nil"/>
            </w:tcBorders>
            <w:vAlign w:val="bottom"/>
            <w:hideMark/>
          </w:tcPr>
          <w:p w14:paraId="6BB7C6F9"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00" w:type="dxa"/>
            <w:tcBorders>
              <w:top w:val="nil"/>
              <w:left w:val="single" w:sz="4" w:space="0" w:color="auto"/>
              <w:bottom w:val="single" w:sz="4" w:space="0" w:color="auto"/>
              <w:right w:val="single" w:sz="4" w:space="0" w:color="auto"/>
            </w:tcBorders>
            <w:vAlign w:val="bottom"/>
            <w:hideMark/>
          </w:tcPr>
          <w:p w14:paraId="045922CA"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Variabel</w:t>
            </w:r>
          </w:p>
        </w:tc>
        <w:tc>
          <w:tcPr>
            <w:tcW w:w="1220" w:type="dxa"/>
            <w:tcBorders>
              <w:top w:val="nil"/>
              <w:left w:val="nil"/>
              <w:bottom w:val="nil"/>
              <w:right w:val="single" w:sz="4" w:space="0" w:color="auto"/>
            </w:tcBorders>
            <w:vAlign w:val="bottom"/>
            <w:hideMark/>
          </w:tcPr>
          <w:p w14:paraId="6A985B40"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Vastgesteld</w:t>
            </w:r>
          </w:p>
        </w:tc>
        <w:tc>
          <w:tcPr>
            <w:tcW w:w="1240" w:type="dxa"/>
            <w:tcBorders>
              <w:top w:val="nil"/>
              <w:left w:val="nil"/>
              <w:bottom w:val="single" w:sz="4" w:space="0" w:color="auto"/>
              <w:right w:val="single" w:sz="4" w:space="0" w:color="auto"/>
            </w:tcBorders>
            <w:vAlign w:val="bottom"/>
            <w:hideMark/>
          </w:tcPr>
          <w:p w14:paraId="71F1851B"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Wel</w:t>
            </w:r>
          </w:p>
        </w:tc>
        <w:tc>
          <w:tcPr>
            <w:tcW w:w="1560" w:type="dxa"/>
            <w:tcBorders>
              <w:top w:val="nil"/>
              <w:left w:val="nil"/>
              <w:bottom w:val="nil"/>
              <w:right w:val="single" w:sz="4" w:space="0" w:color="auto"/>
            </w:tcBorders>
            <w:vAlign w:val="bottom"/>
            <w:hideMark/>
          </w:tcPr>
          <w:p w14:paraId="598C5B5C" w14:textId="77777777" w:rsidR="00402760" w:rsidRPr="00402760" w:rsidRDefault="00402760" w:rsidP="0040276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402760">
              <w:rPr>
                <w:rFonts w:ascii="Aptos Narrow" w:eastAsia="Times New Roman" w:hAnsi="Aptos Narrow" w:cs="Times New Roman"/>
                <w:b/>
                <w:bCs/>
                <w:color w:val="000000"/>
                <w:kern w:val="0"/>
                <w:sz w:val="22"/>
                <w:szCs w:val="22"/>
                <w:lang w:eastAsia="nl-NL"/>
                <w14:ligatures w14:val="none"/>
              </w:rPr>
              <w:t>Geen</w:t>
            </w:r>
          </w:p>
        </w:tc>
      </w:tr>
      <w:tr w:rsidR="00402760" w:rsidRPr="00402760" w14:paraId="07639F80" w14:textId="77777777" w:rsidTr="00402760">
        <w:trPr>
          <w:trHeight w:val="396"/>
        </w:trPr>
        <w:tc>
          <w:tcPr>
            <w:tcW w:w="1260" w:type="dxa"/>
            <w:tcBorders>
              <w:top w:val="single" w:sz="4" w:space="0" w:color="auto"/>
              <w:left w:val="single" w:sz="4" w:space="0" w:color="auto"/>
              <w:bottom w:val="single" w:sz="4" w:space="0" w:color="auto"/>
              <w:right w:val="nil"/>
            </w:tcBorders>
            <w:noWrap/>
            <w:vAlign w:val="bottom"/>
            <w:hideMark/>
          </w:tcPr>
          <w:p w14:paraId="3FE79181"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Standaard</w:t>
            </w:r>
          </w:p>
        </w:tc>
        <w:tc>
          <w:tcPr>
            <w:tcW w:w="1000" w:type="dxa"/>
            <w:tcBorders>
              <w:top w:val="nil"/>
              <w:left w:val="single" w:sz="4" w:space="0" w:color="auto"/>
              <w:bottom w:val="single" w:sz="4" w:space="0" w:color="auto"/>
              <w:right w:val="single" w:sz="4" w:space="0" w:color="auto"/>
            </w:tcBorders>
            <w:vAlign w:val="center"/>
            <w:hideMark/>
          </w:tcPr>
          <w:p w14:paraId="31C5EA17"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20" w:type="dxa"/>
            <w:tcBorders>
              <w:top w:val="single" w:sz="4" w:space="0" w:color="auto"/>
              <w:left w:val="nil"/>
              <w:bottom w:val="single" w:sz="4" w:space="0" w:color="auto"/>
              <w:right w:val="single" w:sz="4" w:space="0" w:color="auto"/>
            </w:tcBorders>
            <w:vAlign w:val="center"/>
            <w:hideMark/>
          </w:tcPr>
          <w:p w14:paraId="10B2413C"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40" w:type="dxa"/>
            <w:tcBorders>
              <w:top w:val="nil"/>
              <w:left w:val="nil"/>
              <w:bottom w:val="single" w:sz="4" w:space="0" w:color="auto"/>
              <w:right w:val="single" w:sz="4" w:space="0" w:color="auto"/>
            </w:tcBorders>
            <w:vAlign w:val="center"/>
            <w:hideMark/>
          </w:tcPr>
          <w:p w14:paraId="217D5C36"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Nee</w:t>
            </w:r>
          </w:p>
        </w:tc>
        <w:tc>
          <w:tcPr>
            <w:tcW w:w="1560" w:type="dxa"/>
            <w:tcBorders>
              <w:top w:val="single" w:sz="4" w:space="0" w:color="auto"/>
              <w:left w:val="nil"/>
              <w:bottom w:val="single" w:sz="4" w:space="0" w:color="auto"/>
              <w:right w:val="single" w:sz="4" w:space="0" w:color="auto"/>
            </w:tcBorders>
            <w:vAlign w:val="center"/>
            <w:hideMark/>
          </w:tcPr>
          <w:p w14:paraId="61474D0C"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Ja</w:t>
            </w:r>
          </w:p>
        </w:tc>
      </w:tr>
      <w:tr w:rsidR="00402760" w:rsidRPr="00402760" w14:paraId="1BBBE4B8" w14:textId="77777777" w:rsidTr="00402760">
        <w:trPr>
          <w:trHeight w:val="288"/>
        </w:trPr>
        <w:tc>
          <w:tcPr>
            <w:tcW w:w="1260" w:type="dxa"/>
            <w:tcBorders>
              <w:top w:val="nil"/>
              <w:left w:val="single" w:sz="4" w:space="0" w:color="auto"/>
              <w:bottom w:val="nil"/>
              <w:right w:val="nil"/>
            </w:tcBorders>
            <w:noWrap/>
            <w:vAlign w:val="bottom"/>
            <w:hideMark/>
          </w:tcPr>
          <w:p w14:paraId="13EAB8AF"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SPH&amp;P</w:t>
            </w:r>
          </w:p>
        </w:tc>
        <w:tc>
          <w:tcPr>
            <w:tcW w:w="1000" w:type="dxa"/>
            <w:tcBorders>
              <w:top w:val="nil"/>
              <w:left w:val="single" w:sz="4" w:space="0" w:color="auto"/>
              <w:bottom w:val="nil"/>
              <w:right w:val="single" w:sz="4" w:space="0" w:color="auto"/>
            </w:tcBorders>
            <w:vAlign w:val="center"/>
            <w:hideMark/>
          </w:tcPr>
          <w:p w14:paraId="2EBBDA7B"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20" w:type="dxa"/>
            <w:tcBorders>
              <w:top w:val="nil"/>
              <w:left w:val="nil"/>
              <w:bottom w:val="nil"/>
              <w:right w:val="single" w:sz="4" w:space="0" w:color="auto"/>
            </w:tcBorders>
            <w:vAlign w:val="center"/>
            <w:hideMark/>
          </w:tcPr>
          <w:p w14:paraId="77B97067"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2</w:t>
            </w:r>
          </w:p>
        </w:tc>
        <w:tc>
          <w:tcPr>
            <w:tcW w:w="1240" w:type="dxa"/>
            <w:tcBorders>
              <w:top w:val="nil"/>
              <w:left w:val="nil"/>
              <w:bottom w:val="nil"/>
              <w:right w:val="single" w:sz="4" w:space="0" w:color="auto"/>
            </w:tcBorders>
            <w:vAlign w:val="center"/>
            <w:hideMark/>
          </w:tcPr>
          <w:p w14:paraId="201A29D0"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Ja</w:t>
            </w:r>
          </w:p>
        </w:tc>
        <w:tc>
          <w:tcPr>
            <w:tcW w:w="1560" w:type="dxa"/>
            <w:tcBorders>
              <w:top w:val="nil"/>
              <w:left w:val="nil"/>
              <w:bottom w:val="nil"/>
              <w:right w:val="single" w:sz="4" w:space="0" w:color="auto"/>
            </w:tcBorders>
            <w:vAlign w:val="center"/>
            <w:hideMark/>
          </w:tcPr>
          <w:p w14:paraId="26C2D6EC"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Nee</w:t>
            </w:r>
          </w:p>
        </w:tc>
      </w:tr>
      <w:tr w:rsidR="00402760" w:rsidRPr="00402760" w14:paraId="24D790DA" w14:textId="77777777" w:rsidTr="00402760">
        <w:trPr>
          <w:trHeight w:val="288"/>
        </w:trPr>
        <w:tc>
          <w:tcPr>
            <w:tcW w:w="1260" w:type="dxa"/>
            <w:tcBorders>
              <w:top w:val="nil"/>
              <w:left w:val="single" w:sz="4" w:space="0" w:color="auto"/>
              <w:bottom w:val="nil"/>
              <w:right w:val="nil"/>
            </w:tcBorders>
            <w:noWrap/>
            <w:vAlign w:val="bottom"/>
            <w:hideMark/>
          </w:tcPr>
          <w:p w14:paraId="1242172D"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SPD</w:t>
            </w:r>
          </w:p>
        </w:tc>
        <w:tc>
          <w:tcPr>
            <w:tcW w:w="1000" w:type="dxa"/>
            <w:tcBorders>
              <w:top w:val="nil"/>
              <w:left w:val="single" w:sz="4" w:space="0" w:color="auto"/>
              <w:bottom w:val="nil"/>
              <w:right w:val="single" w:sz="4" w:space="0" w:color="auto"/>
            </w:tcBorders>
            <w:vAlign w:val="center"/>
            <w:hideMark/>
          </w:tcPr>
          <w:p w14:paraId="0C7FD2E5"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20" w:type="dxa"/>
            <w:tcBorders>
              <w:top w:val="nil"/>
              <w:left w:val="nil"/>
              <w:bottom w:val="nil"/>
              <w:right w:val="single" w:sz="4" w:space="0" w:color="auto"/>
            </w:tcBorders>
            <w:vAlign w:val="center"/>
            <w:hideMark/>
          </w:tcPr>
          <w:p w14:paraId="1ECA61DA"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Nvt</w:t>
            </w:r>
          </w:p>
        </w:tc>
        <w:tc>
          <w:tcPr>
            <w:tcW w:w="1240" w:type="dxa"/>
            <w:tcBorders>
              <w:top w:val="nil"/>
              <w:left w:val="nil"/>
              <w:bottom w:val="nil"/>
              <w:right w:val="single" w:sz="4" w:space="0" w:color="auto"/>
            </w:tcBorders>
            <w:vAlign w:val="center"/>
            <w:hideMark/>
          </w:tcPr>
          <w:p w14:paraId="5518A6AF"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Nee</w:t>
            </w:r>
          </w:p>
        </w:tc>
        <w:tc>
          <w:tcPr>
            <w:tcW w:w="1560" w:type="dxa"/>
            <w:tcBorders>
              <w:top w:val="nil"/>
              <w:left w:val="nil"/>
              <w:bottom w:val="nil"/>
              <w:right w:val="single" w:sz="4" w:space="0" w:color="auto"/>
            </w:tcBorders>
            <w:vAlign w:val="center"/>
            <w:hideMark/>
          </w:tcPr>
          <w:p w14:paraId="2DBF7426"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Ja</w:t>
            </w:r>
          </w:p>
        </w:tc>
      </w:tr>
      <w:tr w:rsidR="00402760" w:rsidRPr="00402760" w14:paraId="2C9A6049" w14:textId="77777777" w:rsidTr="00402760">
        <w:trPr>
          <w:trHeight w:val="288"/>
        </w:trPr>
        <w:tc>
          <w:tcPr>
            <w:tcW w:w="1260" w:type="dxa"/>
            <w:tcBorders>
              <w:top w:val="nil"/>
              <w:left w:val="single" w:sz="4" w:space="0" w:color="auto"/>
              <w:bottom w:val="single" w:sz="4" w:space="0" w:color="auto"/>
              <w:right w:val="nil"/>
            </w:tcBorders>
            <w:noWrap/>
            <w:vAlign w:val="bottom"/>
            <w:hideMark/>
          </w:tcPr>
          <w:p w14:paraId="7CDCB3C3"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SPF</w:t>
            </w:r>
          </w:p>
        </w:tc>
        <w:tc>
          <w:tcPr>
            <w:tcW w:w="1000" w:type="dxa"/>
            <w:tcBorders>
              <w:top w:val="nil"/>
              <w:left w:val="single" w:sz="4" w:space="0" w:color="auto"/>
              <w:bottom w:val="single" w:sz="4" w:space="0" w:color="auto"/>
              <w:right w:val="single" w:sz="4" w:space="0" w:color="auto"/>
            </w:tcBorders>
            <w:vAlign w:val="center"/>
            <w:hideMark/>
          </w:tcPr>
          <w:p w14:paraId="39E9455D"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20" w:type="dxa"/>
            <w:tcBorders>
              <w:top w:val="nil"/>
              <w:left w:val="nil"/>
              <w:bottom w:val="single" w:sz="4" w:space="0" w:color="auto"/>
              <w:right w:val="single" w:sz="4" w:space="0" w:color="auto"/>
            </w:tcBorders>
            <w:vAlign w:val="center"/>
            <w:hideMark/>
          </w:tcPr>
          <w:p w14:paraId="4516CEA3"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Nvt</w:t>
            </w:r>
          </w:p>
        </w:tc>
        <w:tc>
          <w:tcPr>
            <w:tcW w:w="1240" w:type="dxa"/>
            <w:tcBorders>
              <w:top w:val="nil"/>
              <w:left w:val="nil"/>
              <w:bottom w:val="single" w:sz="4" w:space="0" w:color="auto"/>
              <w:right w:val="single" w:sz="4" w:space="0" w:color="auto"/>
            </w:tcBorders>
            <w:vAlign w:val="center"/>
            <w:hideMark/>
          </w:tcPr>
          <w:p w14:paraId="1702127E"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Nee</w:t>
            </w:r>
          </w:p>
        </w:tc>
        <w:tc>
          <w:tcPr>
            <w:tcW w:w="1560" w:type="dxa"/>
            <w:tcBorders>
              <w:top w:val="nil"/>
              <w:left w:val="nil"/>
              <w:bottom w:val="single" w:sz="4" w:space="0" w:color="auto"/>
              <w:right w:val="single" w:sz="4" w:space="0" w:color="auto"/>
            </w:tcBorders>
            <w:vAlign w:val="center"/>
            <w:hideMark/>
          </w:tcPr>
          <w:p w14:paraId="458C25FE" w14:textId="77777777" w:rsidR="00402760" w:rsidRPr="00402760" w:rsidRDefault="00402760" w:rsidP="00402760">
            <w:pPr>
              <w:spacing w:after="0" w:line="240" w:lineRule="auto"/>
              <w:jc w:val="center"/>
              <w:rPr>
                <w:rFonts w:ascii="Aptos" w:eastAsia="Times New Roman" w:hAnsi="Aptos" w:cs="Times New Roman"/>
                <w:kern w:val="0"/>
                <w:sz w:val="22"/>
                <w:szCs w:val="22"/>
                <w:lang w:eastAsia="nl-NL"/>
                <w14:ligatures w14:val="none"/>
              </w:rPr>
            </w:pPr>
            <w:r w:rsidRPr="00402760">
              <w:rPr>
                <w:rFonts w:ascii="Aptos" w:eastAsia="Times New Roman" w:hAnsi="Aptos" w:cs="Times New Roman"/>
                <w:kern w:val="0"/>
                <w:sz w:val="22"/>
                <w:szCs w:val="22"/>
                <w:lang w:eastAsia="nl-NL"/>
                <w14:ligatures w14:val="none"/>
              </w:rPr>
              <w:t>Ja</w:t>
            </w:r>
          </w:p>
        </w:tc>
      </w:tr>
      <w:tr w:rsidR="00402760" w:rsidRPr="00402760" w14:paraId="0F9648BD" w14:textId="77777777" w:rsidTr="00402760">
        <w:trPr>
          <w:trHeight w:val="288"/>
        </w:trPr>
        <w:tc>
          <w:tcPr>
            <w:tcW w:w="1260" w:type="dxa"/>
            <w:tcBorders>
              <w:top w:val="nil"/>
              <w:left w:val="single" w:sz="4" w:space="0" w:color="auto"/>
              <w:bottom w:val="nil"/>
              <w:right w:val="nil"/>
            </w:tcBorders>
            <w:noWrap/>
            <w:vAlign w:val="bottom"/>
            <w:hideMark/>
          </w:tcPr>
          <w:p w14:paraId="396C9049"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SSPF bruto</w:t>
            </w:r>
          </w:p>
        </w:tc>
        <w:tc>
          <w:tcPr>
            <w:tcW w:w="1000" w:type="dxa"/>
            <w:tcBorders>
              <w:top w:val="nil"/>
              <w:left w:val="single" w:sz="4" w:space="0" w:color="auto"/>
              <w:bottom w:val="nil"/>
              <w:right w:val="single" w:sz="4" w:space="0" w:color="auto"/>
            </w:tcBorders>
            <w:vAlign w:val="center"/>
            <w:hideMark/>
          </w:tcPr>
          <w:p w14:paraId="14E80A1A"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 </w:t>
            </w:r>
          </w:p>
        </w:tc>
        <w:tc>
          <w:tcPr>
            <w:tcW w:w="1220" w:type="dxa"/>
            <w:tcBorders>
              <w:top w:val="nil"/>
              <w:left w:val="nil"/>
              <w:bottom w:val="nil"/>
              <w:right w:val="single" w:sz="4" w:space="0" w:color="auto"/>
            </w:tcBorders>
            <w:vAlign w:val="center"/>
            <w:hideMark/>
          </w:tcPr>
          <w:p w14:paraId="24D84929"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 </w:t>
            </w:r>
          </w:p>
        </w:tc>
        <w:tc>
          <w:tcPr>
            <w:tcW w:w="1240" w:type="dxa"/>
            <w:tcBorders>
              <w:top w:val="nil"/>
              <w:left w:val="nil"/>
              <w:bottom w:val="nil"/>
              <w:right w:val="single" w:sz="4" w:space="0" w:color="auto"/>
            </w:tcBorders>
            <w:vAlign w:val="center"/>
            <w:hideMark/>
          </w:tcPr>
          <w:p w14:paraId="187B68D6"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Ja</w:t>
            </w:r>
          </w:p>
        </w:tc>
        <w:tc>
          <w:tcPr>
            <w:tcW w:w="1560" w:type="dxa"/>
            <w:tcBorders>
              <w:top w:val="nil"/>
              <w:left w:val="nil"/>
              <w:bottom w:val="nil"/>
              <w:right w:val="single" w:sz="4" w:space="0" w:color="auto"/>
            </w:tcBorders>
            <w:vAlign w:val="center"/>
            <w:hideMark/>
          </w:tcPr>
          <w:p w14:paraId="5171A365"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Nee</w:t>
            </w:r>
          </w:p>
        </w:tc>
      </w:tr>
      <w:tr w:rsidR="00402760" w:rsidRPr="00402760" w14:paraId="5F3E45FF" w14:textId="77777777" w:rsidTr="00402760">
        <w:trPr>
          <w:trHeight w:val="288"/>
        </w:trPr>
        <w:tc>
          <w:tcPr>
            <w:tcW w:w="1260" w:type="dxa"/>
            <w:tcBorders>
              <w:top w:val="nil"/>
              <w:left w:val="single" w:sz="4" w:space="0" w:color="auto"/>
              <w:bottom w:val="nil"/>
              <w:right w:val="nil"/>
            </w:tcBorders>
            <w:noWrap/>
            <w:vAlign w:val="bottom"/>
            <w:hideMark/>
          </w:tcPr>
          <w:p w14:paraId="1371357B"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SNPS bruto</w:t>
            </w:r>
          </w:p>
        </w:tc>
        <w:tc>
          <w:tcPr>
            <w:tcW w:w="1000" w:type="dxa"/>
            <w:tcBorders>
              <w:top w:val="nil"/>
              <w:left w:val="single" w:sz="4" w:space="0" w:color="auto"/>
              <w:bottom w:val="nil"/>
              <w:right w:val="single" w:sz="4" w:space="0" w:color="auto"/>
            </w:tcBorders>
            <w:vAlign w:val="center"/>
            <w:hideMark/>
          </w:tcPr>
          <w:p w14:paraId="791D79B6"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 </w:t>
            </w:r>
          </w:p>
        </w:tc>
        <w:tc>
          <w:tcPr>
            <w:tcW w:w="1220" w:type="dxa"/>
            <w:tcBorders>
              <w:top w:val="nil"/>
              <w:left w:val="nil"/>
              <w:bottom w:val="nil"/>
              <w:right w:val="single" w:sz="4" w:space="0" w:color="auto"/>
            </w:tcBorders>
            <w:vAlign w:val="center"/>
            <w:hideMark/>
          </w:tcPr>
          <w:p w14:paraId="7AD326A3"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 </w:t>
            </w:r>
          </w:p>
        </w:tc>
        <w:tc>
          <w:tcPr>
            <w:tcW w:w="1240" w:type="dxa"/>
            <w:tcBorders>
              <w:top w:val="nil"/>
              <w:left w:val="nil"/>
              <w:bottom w:val="nil"/>
              <w:right w:val="single" w:sz="4" w:space="0" w:color="auto"/>
            </w:tcBorders>
            <w:vAlign w:val="center"/>
            <w:hideMark/>
          </w:tcPr>
          <w:p w14:paraId="117E2E3C"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Ja</w:t>
            </w:r>
          </w:p>
        </w:tc>
        <w:tc>
          <w:tcPr>
            <w:tcW w:w="1560" w:type="dxa"/>
            <w:tcBorders>
              <w:top w:val="nil"/>
              <w:left w:val="nil"/>
              <w:bottom w:val="nil"/>
              <w:right w:val="single" w:sz="4" w:space="0" w:color="auto"/>
            </w:tcBorders>
            <w:vAlign w:val="center"/>
            <w:hideMark/>
          </w:tcPr>
          <w:p w14:paraId="30C06061"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Nee</w:t>
            </w:r>
          </w:p>
        </w:tc>
      </w:tr>
      <w:tr w:rsidR="00402760" w:rsidRPr="00402760" w14:paraId="18F51B3A" w14:textId="77777777" w:rsidTr="00402760">
        <w:trPr>
          <w:trHeight w:val="288"/>
        </w:trPr>
        <w:tc>
          <w:tcPr>
            <w:tcW w:w="1260" w:type="dxa"/>
            <w:tcBorders>
              <w:top w:val="nil"/>
              <w:left w:val="single" w:sz="4" w:space="0" w:color="auto"/>
              <w:bottom w:val="nil"/>
              <w:right w:val="nil"/>
            </w:tcBorders>
            <w:noWrap/>
            <w:vAlign w:val="bottom"/>
            <w:hideMark/>
          </w:tcPr>
          <w:p w14:paraId="731042E4"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SNPS netto</w:t>
            </w:r>
          </w:p>
        </w:tc>
        <w:tc>
          <w:tcPr>
            <w:tcW w:w="1000" w:type="dxa"/>
            <w:tcBorders>
              <w:top w:val="nil"/>
              <w:left w:val="single" w:sz="4" w:space="0" w:color="auto"/>
              <w:bottom w:val="nil"/>
              <w:right w:val="single" w:sz="4" w:space="0" w:color="auto"/>
            </w:tcBorders>
            <w:vAlign w:val="center"/>
            <w:hideMark/>
          </w:tcPr>
          <w:p w14:paraId="51E31D50"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 </w:t>
            </w:r>
          </w:p>
        </w:tc>
        <w:tc>
          <w:tcPr>
            <w:tcW w:w="1220" w:type="dxa"/>
            <w:tcBorders>
              <w:top w:val="nil"/>
              <w:left w:val="nil"/>
              <w:bottom w:val="nil"/>
              <w:right w:val="single" w:sz="4" w:space="0" w:color="auto"/>
            </w:tcBorders>
            <w:vAlign w:val="center"/>
            <w:hideMark/>
          </w:tcPr>
          <w:p w14:paraId="10E862E7"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 </w:t>
            </w:r>
          </w:p>
        </w:tc>
        <w:tc>
          <w:tcPr>
            <w:tcW w:w="1240" w:type="dxa"/>
            <w:tcBorders>
              <w:top w:val="nil"/>
              <w:left w:val="nil"/>
              <w:bottom w:val="nil"/>
              <w:right w:val="single" w:sz="4" w:space="0" w:color="auto"/>
            </w:tcBorders>
            <w:vAlign w:val="center"/>
            <w:hideMark/>
          </w:tcPr>
          <w:p w14:paraId="3E26ED6B"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Ja</w:t>
            </w:r>
          </w:p>
        </w:tc>
        <w:tc>
          <w:tcPr>
            <w:tcW w:w="1560" w:type="dxa"/>
            <w:tcBorders>
              <w:top w:val="nil"/>
              <w:left w:val="nil"/>
              <w:bottom w:val="nil"/>
              <w:right w:val="single" w:sz="4" w:space="0" w:color="auto"/>
            </w:tcBorders>
            <w:vAlign w:val="center"/>
            <w:hideMark/>
          </w:tcPr>
          <w:p w14:paraId="766EEFDE"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Nee</w:t>
            </w:r>
          </w:p>
        </w:tc>
      </w:tr>
      <w:tr w:rsidR="00402760" w:rsidRPr="00402760" w14:paraId="7E0B437B" w14:textId="77777777" w:rsidTr="00402760">
        <w:trPr>
          <w:trHeight w:val="288"/>
        </w:trPr>
        <w:tc>
          <w:tcPr>
            <w:tcW w:w="1260" w:type="dxa"/>
            <w:tcBorders>
              <w:top w:val="nil"/>
              <w:left w:val="single" w:sz="4" w:space="0" w:color="auto"/>
              <w:bottom w:val="single" w:sz="4" w:space="0" w:color="auto"/>
              <w:right w:val="nil"/>
            </w:tcBorders>
            <w:noWrap/>
            <w:vAlign w:val="bottom"/>
            <w:hideMark/>
          </w:tcPr>
          <w:p w14:paraId="0E22320D"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AKZO</w:t>
            </w:r>
          </w:p>
        </w:tc>
        <w:tc>
          <w:tcPr>
            <w:tcW w:w="1000" w:type="dxa"/>
            <w:tcBorders>
              <w:top w:val="nil"/>
              <w:left w:val="single" w:sz="4" w:space="0" w:color="auto"/>
              <w:bottom w:val="single" w:sz="4" w:space="0" w:color="auto"/>
              <w:right w:val="single" w:sz="4" w:space="0" w:color="auto"/>
            </w:tcBorders>
            <w:vAlign w:val="center"/>
            <w:hideMark/>
          </w:tcPr>
          <w:p w14:paraId="50E6D61E"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1</w:t>
            </w:r>
          </w:p>
        </w:tc>
        <w:tc>
          <w:tcPr>
            <w:tcW w:w="1220" w:type="dxa"/>
            <w:tcBorders>
              <w:top w:val="nil"/>
              <w:left w:val="nil"/>
              <w:bottom w:val="single" w:sz="4" w:space="0" w:color="auto"/>
              <w:right w:val="single" w:sz="4" w:space="0" w:color="auto"/>
            </w:tcBorders>
            <w:vAlign w:val="center"/>
            <w:hideMark/>
          </w:tcPr>
          <w:p w14:paraId="42B11BFC"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Nvt</w:t>
            </w:r>
          </w:p>
        </w:tc>
        <w:tc>
          <w:tcPr>
            <w:tcW w:w="1240" w:type="dxa"/>
            <w:tcBorders>
              <w:top w:val="nil"/>
              <w:left w:val="nil"/>
              <w:bottom w:val="single" w:sz="4" w:space="0" w:color="auto"/>
              <w:right w:val="single" w:sz="4" w:space="0" w:color="auto"/>
            </w:tcBorders>
            <w:vAlign w:val="center"/>
            <w:hideMark/>
          </w:tcPr>
          <w:p w14:paraId="1F8B5948"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Nee</w:t>
            </w:r>
          </w:p>
        </w:tc>
        <w:tc>
          <w:tcPr>
            <w:tcW w:w="1560" w:type="dxa"/>
            <w:tcBorders>
              <w:top w:val="nil"/>
              <w:left w:val="nil"/>
              <w:bottom w:val="single" w:sz="4" w:space="0" w:color="auto"/>
              <w:right w:val="single" w:sz="4" w:space="0" w:color="auto"/>
            </w:tcBorders>
            <w:vAlign w:val="center"/>
            <w:hideMark/>
          </w:tcPr>
          <w:p w14:paraId="3FECE49D"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Ja</w:t>
            </w:r>
          </w:p>
        </w:tc>
      </w:tr>
      <w:tr w:rsidR="00402760" w:rsidRPr="00402760" w14:paraId="55B0679C" w14:textId="77777777" w:rsidTr="00402760">
        <w:trPr>
          <w:trHeight w:val="288"/>
        </w:trPr>
        <w:tc>
          <w:tcPr>
            <w:tcW w:w="1260" w:type="dxa"/>
            <w:tcBorders>
              <w:top w:val="nil"/>
              <w:left w:val="single" w:sz="4" w:space="0" w:color="auto"/>
              <w:bottom w:val="single" w:sz="4" w:space="0" w:color="auto"/>
              <w:right w:val="nil"/>
            </w:tcBorders>
            <w:noWrap/>
            <w:vAlign w:val="bottom"/>
            <w:hideMark/>
          </w:tcPr>
          <w:p w14:paraId="1128CDD5"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SBZ</w:t>
            </w:r>
          </w:p>
        </w:tc>
        <w:tc>
          <w:tcPr>
            <w:tcW w:w="1000" w:type="dxa"/>
            <w:tcBorders>
              <w:top w:val="nil"/>
              <w:left w:val="single" w:sz="4" w:space="0" w:color="auto"/>
              <w:bottom w:val="single" w:sz="4" w:space="0" w:color="auto"/>
              <w:right w:val="single" w:sz="4" w:space="0" w:color="auto"/>
            </w:tcBorders>
            <w:noWrap/>
            <w:vAlign w:val="bottom"/>
            <w:hideMark/>
          </w:tcPr>
          <w:p w14:paraId="656D1980"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220" w:type="dxa"/>
            <w:tcBorders>
              <w:top w:val="nil"/>
              <w:left w:val="nil"/>
              <w:bottom w:val="single" w:sz="4" w:space="0" w:color="auto"/>
              <w:right w:val="single" w:sz="4" w:space="0" w:color="auto"/>
            </w:tcBorders>
            <w:noWrap/>
            <w:vAlign w:val="bottom"/>
            <w:hideMark/>
          </w:tcPr>
          <w:p w14:paraId="25783B63"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single" w:sz="4" w:space="0" w:color="auto"/>
              <w:right w:val="single" w:sz="4" w:space="0" w:color="auto"/>
            </w:tcBorders>
            <w:noWrap/>
            <w:vAlign w:val="bottom"/>
            <w:hideMark/>
          </w:tcPr>
          <w:p w14:paraId="108B106C"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560" w:type="dxa"/>
            <w:tcBorders>
              <w:top w:val="nil"/>
              <w:left w:val="nil"/>
              <w:bottom w:val="single" w:sz="4" w:space="0" w:color="auto"/>
              <w:right w:val="single" w:sz="4" w:space="0" w:color="auto"/>
            </w:tcBorders>
            <w:noWrap/>
            <w:vAlign w:val="bottom"/>
            <w:hideMark/>
          </w:tcPr>
          <w:p w14:paraId="4201AF57"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r>
      <w:tr w:rsidR="00402760" w:rsidRPr="00402760" w14:paraId="1CC4EB00" w14:textId="77777777" w:rsidTr="00402760">
        <w:trPr>
          <w:trHeight w:val="288"/>
        </w:trPr>
        <w:tc>
          <w:tcPr>
            <w:tcW w:w="1260" w:type="dxa"/>
            <w:tcBorders>
              <w:top w:val="nil"/>
              <w:left w:val="single" w:sz="4" w:space="0" w:color="auto"/>
              <w:bottom w:val="nil"/>
              <w:right w:val="nil"/>
            </w:tcBorders>
            <w:noWrap/>
            <w:vAlign w:val="bottom"/>
            <w:hideMark/>
          </w:tcPr>
          <w:p w14:paraId="6B839EB1"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single" w:sz="4" w:space="0" w:color="auto"/>
              <w:bottom w:val="nil"/>
              <w:right w:val="single" w:sz="4" w:space="0" w:color="auto"/>
            </w:tcBorders>
            <w:noWrap/>
            <w:vAlign w:val="bottom"/>
            <w:hideMark/>
          </w:tcPr>
          <w:p w14:paraId="336BD008"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220" w:type="dxa"/>
            <w:tcBorders>
              <w:top w:val="nil"/>
              <w:left w:val="nil"/>
              <w:bottom w:val="nil"/>
              <w:right w:val="single" w:sz="4" w:space="0" w:color="auto"/>
            </w:tcBorders>
            <w:noWrap/>
            <w:vAlign w:val="bottom"/>
            <w:hideMark/>
          </w:tcPr>
          <w:p w14:paraId="4A1893C1"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nil"/>
              <w:right w:val="single" w:sz="4" w:space="0" w:color="auto"/>
            </w:tcBorders>
            <w:noWrap/>
            <w:vAlign w:val="bottom"/>
            <w:hideMark/>
          </w:tcPr>
          <w:p w14:paraId="2BE92C94"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c>
          <w:tcPr>
            <w:tcW w:w="1560" w:type="dxa"/>
            <w:tcBorders>
              <w:top w:val="nil"/>
              <w:left w:val="nil"/>
              <w:bottom w:val="nil"/>
              <w:right w:val="single" w:sz="4" w:space="0" w:color="auto"/>
            </w:tcBorders>
            <w:noWrap/>
            <w:vAlign w:val="bottom"/>
            <w:hideMark/>
          </w:tcPr>
          <w:p w14:paraId="2B5FFEF6"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 </w:t>
            </w:r>
          </w:p>
        </w:tc>
      </w:tr>
      <w:tr w:rsidR="00402760" w:rsidRPr="00402760" w14:paraId="7CA16CE3" w14:textId="77777777" w:rsidTr="00402760">
        <w:trPr>
          <w:trHeight w:val="288"/>
        </w:trPr>
        <w:tc>
          <w:tcPr>
            <w:tcW w:w="1260" w:type="dxa"/>
            <w:tcBorders>
              <w:top w:val="nil"/>
              <w:left w:val="single" w:sz="4" w:space="0" w:color="auto"/>
              <w:bottom w:val="single" w:sz="4" w:space="0" w:color="auto"/>
              <w:right w:val="nil"/>
            </w:tcBorders>
            <w:noWrap/>
            <w:vAlign w:val="bottom"/>
            <w:hideMark/>
          </w:tcPr>
          <w:p w14:paraId="49782B5A"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SPOA</w:t>
            </w:r>
          </w:p>
        </w:tc>
        <w:tc>
          <w:tcPr>
            <w:tcW w:w="1000" w:type="dxa"/>
            <w:tcBorders>
              <w:top w:val="nil"/>
              <w:left w:val="single" w:sz="4" w:space="0" w:color="auto"/>
              <w:bottom w:val="single" w:sz="4" w:space="0" w:color="auto"/>
              <w:right w:val="single" w:sz="4" w:space="0" w:color="auto"/>
            </w:tcBorders>
            <w:vAlign w:val="center"/>
            <w:hideMark/>
          </w:tcPr>
          <w:p w14:paraId="2223F90F"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3</w:t>
            </w:r>
          </w:p>
        </w:tc>
        <w:tc>
          <w:tcPr>
            <w:tcW w:w="1220" w:type="dxa"/>
            <w:tcBorders>
              <w:top w:val="nil"/>
              <w:left w:val="nil"/>
              <w:bottom w:val="single" w:sz="4" w:space="0" w:color="auto"/>
              <w:right w:val="single" w:sz="4" w:space="0" w:color="auto"/>
            </w:tcBorders>
            <w:vAlign w:val="center"/>
            <w:hideMark/>
          </w:tcPr>
          <w:p w14:paraId="5916745D" w14:textId="77777777" w:rsidR="00402760" w:rsidRPr="00402760" w:rsidRDefault="00402760" w:rsidP="00402760">
            <w:pPr>
              <w:spacing w:after="0" w:line="240" w:lineRule="auto"/>
              <w:jc w:val="center"/>
              <w:rPr>
                <w:rFonts w:ascii="Aptos" w:eastAsia="Times New Roman" w:hAnsi="Aptos" w:cs="Times New Roman"/>
                <w:kern w:val="0"/>
                <w:sz w:val="22"/>
                <w:szCs w:val="22"/>
                <w:lang w:eastAsia="nl-NL"/>
                <w14:ligatures w14:val="none"/>
              </w:rPr>
            </w:pPr>
            <w:r w:rsidRPr="00402760">
              <w:rPr>
                <w:rFonts w:ascii="Aptos" w:eastAsia="Times New Roman" w:hAnsi="Aptos" w:cs="Times New Roman"/>
                <w:kern w:val="0"/>
                <w:sz w:val="22"/>
                <w:szCs w:val="22"/>
                <w:lang w:eastAsia="nl-NL"/>
                <w14:ligatures w14:val="none"/>
              </w:rPr>
              <w:t>Nvt</w:t>
            </w:r>
          </w:p>
        </w:tc>
        <w:tc>
          <w:tcPr>
            <w:tcW w:w="1240" w:type="dxa"/>
            <w:tcBorders>
              <w:top w:val="nil"/>
              <w:left w:val="nil"/>
              <w:bottom w:val="single" w:sz="4" w:space="0" w:color="auto"/>
              <w:right w:val="single" w:sz="4" w:space="0" w:color="auto"/>
            </w:tcBorders>
            <w:vAlign w:val="center"/>
            <w:hideMark/>
          </w:tcPr>
          <w:p w14:paraId="4D7AEB4D"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 </w:t>
            </w:r>
          </w:p>
        </w:tc>
        <w:tc>
          <w:tcPr>
            <w:tcW w:w="1560" w:type="dxa"/>
            <w:tcBorders>
              <w:top w:val="nil"/>
              <w:left w:val="nil"/>
              <w:bottom w:val="single" w:sz="4" w:space="0" w:color="auto"/>
              <w:right w:val="single" w:sz="4" w:space="0" w:color="auto"/>
            </w:tcBorders>
            <w:vAlign w:val="center"/>
            <w:hideMark/>
          </w:tcPr>
          <w:p w14:paraId="7FA1C8CD"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 </w:t>
            </w:r>
          </w:p>
        </w:tc>
      </w:tr>
      <w:tr w:rsidR="00402760" w:rsidRPr="00402760" w14:paraId="01A6BF81" w14:textId="77777777" w:rsidTr="00402760">
        <w:trPr>
          <w:trHeight w:val="288"/>
        </w:trPr>
        <w:tc>
          <w:tcPr>
            <w:tcW w:w="1260" w:type="dxa"/>
            <w:tcBorders>
              <w:top w:val="nil"/>
              <w:left w:val="single" w:sz="4" w:space="0" w:color="auto"/>
              <w:bottom w:val="single" w:sz="4" w:space="0" w:color="auto"/>
              <w:right w:val="nil"/>
            </w:tcBorders>
            <w:noWrap/>
            <w:vAlign w:val="bottom"/>
            <w:hideMark/>
          </w:tcPr>
          <w:p w14:paraId="57DB2997" w14:textId="77777777" w:rsidR="00402760" w:rsidRPr="00402760" w:rsidRDefault="00402760" w:rsidP="00402760">
            <w:pPr>
              <w:spacing w:after="0" w:line="240" w:lineRule="auto"/>
              <w:rPr>
                <w:rFonts w:ascii="Aptos Narrow" w:eastAsia="Times New Roman" w:hAnsi="Aptos Narrow" w:cs="Times New Roman"/>
                <w:color w:val="000000"/>
                <w:kern w:val="0"/>
                <w:sz w:val="22"/>
                <w:szCs w:val="22"/>
                <w:lang w:eastAsia="nl-NL"/>
                <w14:ligatures w14:val="none"/>
              </w:rPr>
            </w:pPr>
            <w:r w:rsidRPr="00402760">
              <w:rPr>
                <w:rFonts w:ascii="Aptos Narrow" w:eastAsia="Times New Roman" w:hAnsi="Aptos Narrow" w:cs="Times New Roman"/>
                <w:color w:val="000000"/>
                <w:kern w:val="0"/>
                <w:sz w:val="22"/>
                <w:szCs w:val="22"/>
                <w:lang w:eastAsia="nl-NL"/>
                <w14:ligatures w14:val="none"/>
              </w:rPr>
              <w:t>SPV</w:t>
            </w:r>
          </w:p>
        </w:tc>
        <w:tc>
          <w:tcPr>
            <w:tcW w:w="1000" w:type="dxa"/>
            <w:tcBorders>
              <w:top w:val="nil"/>
              <w:left w:val="single" w:sz="4" w:space="0" w:color="auto"/>
              <w:bottom w:val="single" w:sz="4" w:space="0" w:color="auto"/>
              <w:right w:val="single" w:sz="4" w:space="0" w:color="auto"/>
            </w:tcBorders>
            <w:vAlign w:val="center"/>
            <w:hideMark/>
          </w:tcPr>
          <w:p w14:paraId="0DD759B4"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2</w:t>
            </w:r>
          </w:p>
        </w:tc>
        <w:tc>
          <w:tcPr>
            <w:tcW w:w="1220" w:type="dxa"/>
            <w:tcBorders>
              <w:top w:val="nil"/>
              <w:left w:val="nil"/>
              <w:bottom w:val="single" w:sz="4" w:space="0" w:color="auto"/>
              <w:right w:val="single" w:sz="4" w:space="0" w:color="auto"/>
            </w:tcBorders>
            <w:vAlign w:val="center"/>
            <w:hideMark/>
          </w:tcPr>
          <w:p w14:paraId="19990BAF" w14:textId="77777777" w:rsidR="00402760" w:rsidRPr="00402760" w:rsidRDefault="00402760" w:rsidP="00402760">
            <w:pPr>
              <w:spacing w:after="0" w:line="240" w:lineRule="auto"/>
              <w:jc w:val="center"/>
              <w:rPr>
                <w:rFonts w:ascii="Aptos" w:eastAsia="Times New Roman" w:hAnsi="Aptos" w:cs="Times New Roman"/>
                <w:color w:val="000000"/>
                <w:kern w:val="0"/>
                <w:sz w:val="22"/>
                <w:szCs w:val="22"/>
                <w:lang w:eastAsia="nl-NL"/>
                <w14:ligatures w14:val="none"/>
              </w:rPr>
            </w:pPr>
            <w:r w:rsidRPr="00402760">
              <w:rPr>
                <w:rFonts w:ascii="Aptos" w:eastAsia="Times New Roman" w:hAnsi="Aptos" w:cs="Times New Roman"/>
                <w:color w:val="000000"/>
                <w:kern w:val="0"/>
                <w:sz w:val="22"/>
                <w:szCs w:val="22"/>
                <w:lang w:eastAsia="nl-NL"/>
                <w14:ligatures w14:val="none"/>
              </w:rPr>
              <w:t>2</w:t>
            </w:r>
          </w:p>
        </w:tc>
        <w:tc>
          <w:tcPr>
            <w:tcW w:w="1240" w:type="dxa"/>
            <w:tcBorders>
              <w:top w:val="nil"/>
              <w:left w:val="nil"/>
              <w:bottom w:val="single" w:sz="4" w:space="0" w:color="auto"/>
              <w:right w:val="single" w:sz="4" w:space="0" w:color="auto"/>
            </w:tcBorders>
            <w:vAlign w:val="center"/>
            <w:hideMark/>
          </w:tcPr>
          <w:p w14:paraId="1F620262"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Ja</w:t>
            </w:r>
          </w:p>
        </w:tc>
        <w:tc>
          <w:tcPr>
            <w:tcW w:w="1560" w:type="dxa"/>
            <w:tcBorders>
              <w:top w:val="nil"/>
              <w:left w:val="nil"/>
              <w:bottom w:val="single" w:sz="4" w:space="0" w:color="auto"/>
              <w:right w:val="single" w:sz="4" w:space="0" w:color="auto"/>
            </w:tcBorders>
            <w:vAlign w:val="center"/>
            <w:hideMark/>
          </w:tcPr>
          <w:p w14:paraId="0E0219DC" w14:textId="77777777" w:rsidR="00402760" w:rsidRPr="00402760" w:rsidRDefault="00402760" w:rsidP="00402760">
            <w:pPr>
              <w:spacing w:after="0" w:line="240" w:lineRule="auto"/>
              <w:jc w:val="center"/>
              <w:rPr>
                <w:rFonts w:ascii="Aptos" w:eastAsia="Times New Roman" w:hAnsi="Aptos" w:cs="Times New Roman"/>
                <w:color w:val="FF0000"/>
                <w:kern w:val="0"/>
                <w:sz w:val="22"/>
                <w:szCs w:val="22"/>
                <w:lang w:eastAsia="nl-NL"/>
                <w14:ligatures w14:val="none"/>
              </w:rPr>
            </w:pPr>
            <w:r w:rsidRPr="00402760">
              <w:rPr>
                <w:rFonts w:ascii="Aptos" w:eastAsia="Times New Roman" w:hAnsi="Aptos" w:cs="Times New Roman"/>
                <w:color w:val="FF0000"/>
                <w:kern w:val="0"/>
                <w:sz w:val="22"/>
                <w:szCs w:val="22"/>
                <w:lang w:eastAsia="nl-NL"/>
                <w14:ligatures w14:val="none"/>
              </w:rPr>
              <w:t>Nee</w:t>
            </w:r>
          </w:p>
        </w:tc>
      </w:tr>
    </w:tbl>
    <w:p w14:paraId="34F12A85" w14:textId="77777777" w:rsidR="00DA4068" w:rsidRDefault="00DA4068">
      <w:pPr>
        <w:spacing w:line="259" w:lineRule="auto"/>
        <w:rPr>
          <w:rFonts w:asciiTheme="majorHAnsi" w:eastAsiaTheme="majorEastAsia" w:hAnsiTheme="majorHAnsi" w:cstheme="majorBidi"/>
          <w:color w:val="0F4761" w:themeColor="accent1" w:themeShade="BF"/>
          <w:sz w:val="40"/>
          <w:szCs w:val="40"/>
        </w:rPr>
      </w:pPr>
      <w:r>
        <w:br w:type="page"/>
      </w:r>
    </w:p>
    <w:p w14:paraId="15CF4F72" w14:textId="36CB6BBE" w:rsidR="007A34AA" w:rsidRDefault="007A34AA" w:rsidP="00230AF7">
      <w:pPr>
        <w:pStyle w:val="Heading1"/>
        <w:numPr>
          <w:ilvl w:val="0"/>
          <w:numId w:val="1"/>
        </w:numPr>
      </w:pPr>
      <w:r>
        <w:lastRenderedPageBreak/>
        <w:t>Actieve fase</w:t>
      </w:r>
    </w:p>
    <w:p w14:paraId="14D81492" w14:textId="51F46CB9" w:rsidR="00872556" w:rsidRPr="00872556" w:rsidRDefault="00872556" w:rsidP="00230AF7">
      <w:pPr>
        <w:spacing w:line="259" w:lineRule="auto"/>
      </w:pPr>
      <w:r w:rsidRPr="00230AF7">
        <w:rPr>
          <w:sz w:val="22"/>
          <w:szCs w:val="22"/>
        </w:rPr>
        <w:t>Tijdens de actieve fase wordt het vermogen en/of de pensioenaanspraak gebaseerd op dienstverbandgegevens en een pensioengrondslag.</w:t>
      </w:r>
    </w:p>
    <w:p w14:paraId="776365D4" w14:textId="179A4ED7" w:rsidR="004947D5" w:rsidRPr="00127754" w:rsidRDefault="004947D5" w:rsidP="00230AF7">
      <w:pPr>
        <w:pStyle w:val="Heading2"/>
        <w:numPr>
          <w:ilvl w:val="1"/>
          <w:numId w:val="1"/>
        </w:numPr>
      </w:pPr>
      <w:r>
        <w:t>Dienstverbandgegevens en pensioengrondslag</w:t>
      </w:r>
      <w:bookmarkEnd w:id="701"/>
    </w:p>
    <w:p w14:paraId="3B46734C" w14:textId="77777777" w:rsidR="004947D5" w:rsidRDefault="004947D5" w:rsidP="00230AF7">
      <w:pPr>
        <w:pStyle w:val="Heading2"/>
        <w:numPr>
          <w:ilvl w:val="2"/>
          <w:numId w:val="1"/>
        </w:numPr>
      </w:pPr>
      <w:bookmarkStart w:id="871" w:name="_Toc222499717"/>
      <w:r>
        <w:t>Aanlevering</w:t>
      </w:r>
      <w:bookmarkEnd w:id="871"/>
    </w:p>
    <w:p w14:paraId="18C1F910" w14:textId="77777777" w:rsidR="004947D5" w:rsidRDefault="004947D5" w:rsidP="004947D5">
      <w:pPr>
        <w:spacing w:line="259" w:lineRule="auto"/>
        <w:rPr>
          <w:sz w:val="22"/>
          <w:szCs w:val="22"/>
        </w:rPr>
      </w:pPr>
      <w:r w:rsidRPr="005668EB">
        <w:rPr>
          <w:sz w:val="22"/>
          <w:szCs w:val="22"/>
        </w:rPr>
        <w:t>De</w:t>
      </w:r>
      <w:r>
        <w:rPr>
          <w:sz w:val="22"/>
          <w:szCs w:val="22"/>
        </w:rPr>
        <w:t xml:space="preserve"> aanlevering van dienstverbandgegevens kan d.m.v.:</w:t>
      </w:r>
    </w:p>
    <w:p w14:paraId="647C951B" w14:textId="77777777" w:rsidR="004947D5" w:rsidRDefault="004947D5" w:rsidP="004947D5">
      <w:pPr>
        <w:pStyle w:val="ListParagraph"/>
        <w:numPr>
          <w:ilvl w:val="0"/>
          <w:numId w:val="4"/>
        </w:numPr>
        <w:spacing w:line="259" w:lineRule="auto"/>
        <w:rPr>
          <w:sz w:val="22"/>
          <w:szCs w:val="22"/>
        </w:rPr>
      </w:pPr>
      <w:r>
        <w:rPr>
          <w:sz w:val="22"/>
          <w:szCs w:val="22"/>
        </w:rPr>
        <w:t>UPA</w:t>
      </w:r>
    </w:p>
    <w:p w14:paraId="1A7112CA" w14:textId="77777777" w:rsidR="004947D5" w:rsidRDefault="004947D5" w:rsidP="004947D5">
      <w:pPr>
        <w:pStyle w:val="ListParagraph"/>
        <w:numPr>
          <w:ilvl w:val="0"/>
          <w:numId w:val="4"/>
        </w:numPr>
        <w:spacing w:line="259" w:lineRule="auto"/>
        <w:rPr>
          <w:sz w:val="22"/>
          <w:szCs w:val="22"/>
        </w:rPr>
      </w:pPr>
      <w:r>
        <w:rPr>
          <w:sz w:val="22"/>
          <w:szCs w:val="22"/>
        </w:rPr>
        <w:t xml:space="preserve">LAK </w:t>
      </w:r>
    </w:p>
    <w:p w14:paraId="7EEA8B06" w14:textId="77777777" w:rsidR="004947D5" w:rsidRDefault="004947D5" w:rsidP="004947D5">
      <w:pPr>
        <w:pStyle w:val="ListParagraph"/>
        <w:numPr>
          <w:ilvl w:val="0"/>
          <w:numId w:val="4"/>
        </w:numPr>
        <w:spacing w:line="259" w:lineRule="auto"/>
        <w:rPr>
          <w:sz w:val="22"/>
          <w:szCs w:val="22"/>
        </w:rPr>
      </w:pPr>
      <w:r>
        <w:rPr>
          <w:sz w:val="22"/>
          <w:szCs w:val="22"/>
        </w:rPr>
        <w:t>Deelnemerportaal</w:t>
      </w:r>
    </w:p>
    <w:p w14:paraId="06E45580" w14:textId="05E30FF0" w:rsidR="004947D5" w:rsidRDefault="004947D5" w:rsidP="004947D5">
      <w:pPr>
        <w:pStyle w:val="Heading4"/>
      </w:pPr>
      <w:del w:id="872" w:author="Jitty van der Kuur" w:date="2026-06-19T11:24:00Z" w16du:dateUtc="2026-06-19T09:24:00Z">
        <w:r>
          <w:delText>AllVida</w:delText>
        </w:r>
      </w:del>
      <w:ins w:id="873" w:author="Jitty van der Kuur" w:date="2026-06-19T11:24:00Z" w16du:dateUtc="2026-06-19T09:24:00Z">
        <w:r>
          <w:t xml:space="preserve"> </w:t>
        </w:r>
        <w:r w:rsidR="008465A9">
          <w:t>Allvida</w:t>
        </w:r>
      </w:ins>
      <w:r>
        <w:t xml:space="preserve"> en standaard product</w:t>
      </w:r>
    </w:p>
    <w:p w14:paraId="00B0CDC5" w14:textId="72E712CC" w:rsidR="004947D5" w:rsidRDefault="004947D5" w:rsidP="004947D5">
      <w:pPr>
        <w:spacing w:line="259" w:lineRule="auto"/>
        <w:rPr>
          <w:sz w:val="22"/>
          <w:szCs w:val="22"/>
        </w:rPr>
      </w:pPr>
      <w:r>
        <w:rPr>
          <w:sz w:val="22"/>
          <w:szCs w:val="22"/>
        </w:rPr>
        <w:t xml:space="preserve">In </w:t>
      </w:r>
      <w:del w:id="874" w:author="Jitty van der Kuur" w:date="2026-06-19T11:24:00Z" w16du:dateUtc="2026-06-19T09:24:00Z">
        <w:r>
          <w:rPr>
            <w:sz w:val="22"/>
            <w:szCs w:val="22"/>
          </w:rPr>
          <w:delText>AllVida</w:delText>
        </w:r>
      </w:del>
      <w:ins w:id="875" w:author="Jitty van der Kuur" w:date="2026-06-19T11:24:00Z" w16du:dateUtc="2026-06-19T09:24:00Z">
        <w:r>
          <w:rPr>
            <w:sz w:val="22"/>
            <w:szCs w:val="22"/>
          </w:rPr>
          <w:t xml:space="preserve"> </w:t>
        </w:r>
        <w:r w:rsidR="008465A9">
          <w:rPr>
            <w:sz w:val="22"/>
            <w:szCs w:val="22"/>
          </w:rPr>
          <w:t>Allvida</w:t>
        </w:r>
      </w:ins>
      <w:r>
        <w:rPr>
          <w:sz w:val="22"/>
          <w:szCs w:val="22"/>
        </w:rPr>
        <w:t xml:space="preserve"> is aanlevering via UPA ingericht voor ADP, dit is wel </w:t>
      </w:r>
      <w:del w:id="876" w:author="Jitty van der Kuur" w:date="2026-06-16T16:28:00Z" w16du:dateUtc="2026-06-16T14:28:00Z">
        <w:r>
          <w:rPr>
            <w:sz w:val="22"/>
            <w:szCs w:val="22"/>
          </w:rPr>
          <w:delText xml:space="preserve">maatwerk </w:delText>
        </w:r>
      </w:del>
      <w:ins w:id="877" w:author="Jitty van der Kuur" w:date="2026-06-16T16:28:00Z" w16du:dateUtc="2026-06-16T14:28:00Z">
        <w:r w:rsidR="00C22D62">
          <w:rPr>
            <w:sz w:val="22"/>
            <w:szCs w:val="22"/>
          </w:rPr>
          <w:t xml:space="preserve">fondsspecifiek </w:t>
        </w:r>
      </w:ins>
      <w:r>
        <w:rPr>
          <w:sz w:val="22"/>
          <w:szCs w:val="22"/>
        </w:rPr>
        <w:t>aan de kant van OutSystems.</w:t>
      </w:r>
    </w:p>
    <w:p w14:paraId="19D2AFDF" w14:textId="25C9072F" w:rsidR="004947D5" w:rsidRDefault="004947D5" w:rsidP="004947D5">
      <w:pPr>
        <w:spacing w:line="259" w:lineRule="auto"/>
        <w:rPr>
          <w:sz w:val="22"/>
          <w:szCs w:val="22"/>
        </w:rPr>
      </w:pPr>
      <w:r>
        <w:rPr>
          <w:sz w:val="22"/>
          <w:szCs w:val="22"/>
        </w:rPr>
        <w:t xml:space="preserve">In </w:t>
      </w:r>
      <w:del w:id="878" w:author="Jitty van der Kuur" w:date="2026-06-19T11:24:00Z" w16du:dateUtc="2026-06-19T09:24:00Z">
        <w:r>
          <w:rPr>
            <w:sz w:val="22"/>
            <w:szCs w:val="22"/>
          </w:rPr>
          <w:delText>AllVida</w:delText>
        </w:r>
      </w:del>
      <w:ins w:id="879" w:author="Jitty van der Kuur" w:date="2026-06-19T11:24:00Z" w16du:dateUtc="2026-06-19T09:24:00Z">
        <w:r>
          <w:rPr>
            <w:sz w:val="22"/>
            <w:szCs w:val="22"/>
          </w:rPr>
          <w:t xml:space="preserve"> </w:t>
        </w:r>
        <w:r w:rsidR="008465A9">
          <w:rPr>
            <w:sz w:val="22"/>
            <w:szCs w:val="22"/>
          </w:rPr>
          <w:t>Allvida</w:t>
        </w:r>
      </w:ins>
      <w:r>
        <w:rPr>
          <w:sz w:val="22"/>
          <w:szCs w:val="22"/>
        </w:rPr>
        <w:t xml:space="preserve"> is aanlevering via Deelnemerportaal ingericht voor beroepspensioenfondsen.</w:t>
      </w:r>
    </w:p>
    <w:p w14:paraId="59DF4731" w14:textId="2C255F48" w:rsidR="00EE40A4" w:rsidRDefault="004947D5" w:rsidP="004947D5">
      <w:pPr>
        <w:spacing w:line="259" w:lineRule="auto"/>
        <w:rPr>
          <w:color w:val="FF0000"/>
          <w:sz w:val="22"/>
          <w:szCs w:val="22"/>
        </w:rPr>
      </w:pPr>
      <w:r>
        <w:rPr>
          <w:sz w:val="22"/>
          <w:szCs w:val="22"/>
        </w:rPr>
        <w:t xml:space="preserve">In </w:t>
      </w:r>
      <w:del w:id="880" w:author="Jitty van der Kuur" w:date="2026-06-19T11:24:00Z" w16du:dateUtc="2026-06-19T09:24:00Z">
        <w:r>
          <w:rPr>
            <w:sz w:val="22"/>
            <w:szCs w:val="22"/>
          </w:rPr>
          <w:delText>AllVida</w:delText>
        </w:r>
      </w:del>
      <w:ins w:id="881" w:author="Jitty van der Kuur" w:date="2026-06-19T11:24:00Z" w16du:dateUtc="2026-06-19T09:24:00Z">
        <w:r w:rsidR="008465A9">
          <w:rPr>
            <w:sz w:val="22"/>
            <w:szCs w:val="22"/>
          </w:rPr>
          <w:t xml:space="preserve"> Allvida</w:t>
        </w:r>
      </w:ins>
      <w:r>
        <w:rPr>
          <w:sz w:val="22"/>
          <w:szCs w:val="22"/>
        </w:rPr>
        <w:t xml:space="preserve"> was aanlevering via LAK ingericht, maar dit wordt </w:t>
      </w:r>
      <w:commentRangeStart w:id="882"/>
      <w:commentRangeStart w:id="883"/>
      <w:r>
        <w:rPr>
          <w:sz w:val="22"/>
          <w:szCs w:val="22"/>
        </w:rPr>
        <w:t xml:space="preserve">niet langer toegestaan </w:t>
      </w:r>
      <w:commentRangeEnd w:id="882"/>
      <w:r>
        <w:rPr>
          <w:rStyle w:val="CommentReference"/>
          <w:sz w:val="22"/>
          <w:szCs w:val="22"/>
        </w:rPr>
        <w:commentReference w:id="882"/>
      </w:r>
      <w:commentRangeEnd w:id="883"/>
      <w:r>
        <w:rPr>
          <w:rStyle w:val="CommentReference"/>
          <w:sz w:val="22"/>
          <w:szCs w:val="22"/>
        </w:rPr>
        <w:commentReference w:id="883"/>
      </w:r>
      <w:r>
        <w:rPr>
          <w:sz w:val="22"/>
          <w:szCs w:val="22"/>
        </w:rPr>
        <w:t>door APS.</w:t>
      </w:r>
      <w:r>
        <w:rPr>
          <w:sz w:val="22"/>
          <w:szCs w:val="22"/>
        </w:rPr>
        <w:br/>
      </w:r>
      <w:r w:rsidRPr="00CC7C87">
        <w:rPr>
          <w:color w:val="FF0000"/>
          <w:sz w:val="22"/>
          <w:szCs w:val="22"/>
        </w:rPr>
        <w:t>Onbekend wat de status is, nu LAK blijkbaar wegvalt</w:t>
      </w:r>
      <w:r>
        <w:rPr>
          <w:color w:val="FF0000"/>
          <w:sz w:val="22"/>
          <w:szCs w:val="22"/>
        </w:rPr>
        <w:t xml:space="preserve"> voor de beroepspensioenfondsen</w:t>
      </w:r>
      <w:r w:rsidRPr="00CC7C87">
        <w:rPr>
          <w:color w:val="FF0000"/>
          <w:sz w:val="22"/>
          <w:szCs w:val="22"/>
        </w:rPr>
        <w:t>.</w:t>
      </w:r>
    </w:p>
    <w:p w14:paraId="42B1C56B" w14:textId="6E2B1B58" w:rsidR="004947D5" w:rsidRDefault="00EE40A4" w:rsidP="004947D5">
      <w:pPr>
        <w:spacing w:line="259" w:lineRule="auto"/>
        <w:rPr>
          <w:sz w:val="22"/>
          <w:szCs w:val="22"/>
        </w:rPr>
      </w:pPr>
      <w:r w:rsidRPr="008324B3">
        <w:rPr>
          <w:sz w:val="22"/>
          <w:szCs w:val="22"/>
        </w:rPr>
        <w:t>In de standaard is één methode van aanlevering opgenomen, niet een combinatie van aanleveringen.</w:t>
      </w:r>
      <w:r w:rsidR="000D7AA6">
        <w:rPr>
          <w:sz w:val="22"/>
          <w:szCs w:val="22"/>
        </w:rPr>
        <w:t xml:space="preserve"> LAK valt niet onder de huidige scope van de standaard binnen IG&amp;H.</w:t>
      </w:r>
      <w:r w:rsidR="004947D5" w:rsidRPr="00CC7C87">
        <w:rPr>
          <w:color w:val="FF0000"/>
          <w:sz w:val="22"/>
          <w:szCs w:val="22"/>
        </w:rPr>
        <w:br/>
      </w:r>
    </w:p>
    <w:p w14:paraId="38EF832F" w14:textId="77777777" w:rsidR="004947D5" w:rsidRDefault="004947D5" w:rsidP="00230AF7">
      <w:pPr>
        <w:pStyle w:val="Heading2"/>
        <w:numPr>
          <w:ilvl w:val="2"/>
          <w:numId w:val="1"/>
        </w:numPr>
      </w:pPr>
      <w:bookmarkStart w:id="884" w:name="_Toc222499718"/>
      <w:r>
        <w:t>Deeltijd dienstverband</w:t>
      </w:r>
      <w:bookmarkEnd w:id="884"/>
    </w:p>
    <w:p w14:paraId="5788740B" w14:textId="77777777" w:rsidR="004947D5" w:rsidRDefault="004947D5" w:rsidP="004947D5">
      <w:pPr>
        <w:spacing w:line="259" w:lineRule="auto"/>
        <w:rPr>
          <w:sz w:val="22"/>
          <w:szCs w:val="22"/>
        </w:rPr>
      </w:pPr>
      <w:r>
        <w:rPr>
          <w:sz w:val="22"/>
          <w:szCs w:val="22"/>
        </w:rPr>
        <w:t>Het deeltijdpercentage wordt per deelnemer en per dienstverband aangeleverd, dit is ongemaximeerd.</w:t>
      </w:r>
    </w:p>
    <w:p w14:paraId="28D8BF43" w14:textId="77777777" w:rsidR="004947D5" w:rsidRDefault="004947D5" w:rsidP="004947D5">
      <w:pPr>
        <w:spacing w:line="259" w:lineRule="auto"/>
        <w:rPr>
          <w:sz w:val="22"/>
          <w:szCs w:val="22"/>
        </w:rPr>
      </w:pPr>
      <w:r>
        <w:rPr>
          <w:sz w:val="22"/>
          <w:szCs w:val="22"/>
        </w:rPr>
        <w:t>Het deeltijdpercentage wordt gemaximeerd op 100% per dienstverband.</w:t>
      </w:r>
    </w:p>
    <w:p w14:paraId="1E2E2B15" w14:textId="30C51264" w:rsidR="004947D5" w:rsidRDefault="004947D5" w:rsidP="004947D5">
      <w:pPr>
        <w:pStyle w:val="Heading4"/>
      </w:pPr>
      <w:del w:id="885" w:author="Jitty van der Kuur" w:date="2026-06-19T11:24:00Z" w16du:dateUtc="2026-06-19T09:24:00Z">
        <w:r>
          <w:delText>AllVida</w:delText>
        </w:r>
      </w:del>
      <w:ins w:id="886" w:author="Jitty van der Kuur" w:date="2026-06-19T11:24:00Z" w16du:dateUtc="2026-06-19T09:24:00Z">
        <w:r>
          <w:t xml:space="preserve"> </w:t>
        </w:r>
        <w:r w:rsidR="008465A9">
          <w:t>Allvida</w:t>
        </w:r>
      </w:ins>
      <w:r>
        <w:t xml:space="preserve"> en standaard product</w:t>
      </w:r>
    </w:p>
    <w:p w14:paraId="6C3791E1" w14:textId="135F59E0" w:rsidR="004947D5" w:rsidRDefault="004947D5" w:rsidP="004947D5">
      <w:pPr>
        <w:spacing w:line="259" w:lineRule="auto"/>
        <w:rPr>
          <w:sz w:val="22"/>
          <w:szCs w:val="22"/>
        </w:rPr>
      </w:pPr>
      <w:r>
        <w:rPr>
          <w:sz w:val="22"/>
          <w:szCs w:val="22"/>
        </w:rPr>
        <w:t xml:space="preserve">In </w:t>
      </w:r>
      <w:del w:id="887" w:author="Jitty van der Kuur" w:date="2026-06-19T11:24:00Z" w16du:dateUtc="2026-06-19T09:24:00Z">
        <w:r>
          <w:rPr>
            <w:sz w:val="22"/>
            <w:szCs w:val="22"/>
          </w:rPr>
          <w:delText>AllVida</w:delText>
        </w:r>
      </w:del>
      <w:ins w:id="888" w:author="Jitty van der Kuur" w:date="2026-06-19T11:24:00Z" w16du:dateUtc="2026-06-19T09:24:00Z">
        <w:r w:rsidR="008465A9">
          <w:rPr>
            <w:sz w:val="22"/>
            <w:szCs w:val="22"/>
          </w:rPr>
          <w:t xml:space="preserve"> Allvida</w:t>
        </w:r>
      </w:ins>
      <w:r>
        <w:rPr>
          <w:sz w:val="22"/>
          <w:szCs w:val="22"/>
        </w:rPr>
        <w:t xml:space="preserve"> wordt het deeltijdpercentage bij de deelnemer </w:t>
      </w:r>
      <w:commentRangeStart w:id="889"/>
      <w:r>
        <w:rPr>
          <w:sz w:val="22"/>
          <w:szCs w:val="22"/>
        </w:rPr>
        <w:t xml:space="preserve">gemaximeerd op 100% </w:t>
      </w:r>
      <w:commentRangeEnd w:id="889"/>
      <w:r>
        <w:rPr>
          <w:rStyle w:val="CommentReference"/>
          <w:sz w:val="22"/>
          <w:szCs w:val="22"/>
        </w:rPr>
        <w:commentReference w:id="889"/>
      </w:r>
      <w:r>
        <w:rPr>
          <w:sz w:val="22"/>
          <w:szCs w:val="22"/>
        </w:rPr>
        <w:t>(is standaard) voordat hiermee verder gerekend wordt.</w:t>
      </w:r>
      <w:r>
        <w:rPr>
          <w:sz w:val="22"/>
          <w:szCs w:val="22"/>
        </w:rPr>
        <w:br/>
      </w:r>
    </w:p>
    <w:p w14:paraId="2AE448FE" w14:textId="77777777" w:rsidR="004947D5" w:rsidRDefault="004947D5" w:rsidP="00230AF7">
      <w:pPr>
        <w:pStyle w:val="Heading2"/>
        <w:numPr>
          <w:ilvl w:val="2"/>
          <w:numId w:val="1"/>
        </w:numPr>
      </w:pPr>
      <w:bookmarkStart w:id="890" w:name="_Toc222499719"/>
      <w:r>
        <w:t>Pensioengevend inkomen</w:t>
      </w:r>
      <w:bookmarkEnd w:id="890"/>
    </w:p>
    <w:p w14:paraId="12D1139D" w14:textId="77777777" w:rsidR="004947D5" w:rsidRDefault="004947D5" w:rsidP="004947D5">
      <w:pPr>
        <w:spacing w:line="259" w:lineRule="auto"/>
        <w:rPr>
          <w:sz w:val="22"/>
          <w:szCs w:val="22"/>
        </w:rPr>
      </w:pPr>
      <w:r w:rsidRPr="009B4535">
        <w:rPr>
          <w:sz w:val="22"/>
          <w:szCs w:val="22"/>
        </w:rPr>
        <w:t>Dit is niet afwijkend t.o.v. pensioenregelingen onder FTK, vandaar dat dit onderdeel nog niet verder is uitgewerkt.</w:t>
      </w:r>
    </w:p>
    <w:p w14:paraId="79EA319E" w14:textId="4C07AE28" w:rsidR="004947D5" w:rsidRDefault="004947D5" w:rsidP="004947D5">
      <w:pPr>
        <w:pStyle w:val="Heading4"/>
      </w:pPr>
      <w:del w:id="891" w:author="Jitty van der Kuur" w:date="2026-06-19T11:24:00Z" w16du:dateUtc="2026-06-19T09:24:00Z">
        <w:r>
          <w:delText>AllVida</w:delText>
        </w:r>
      </w:del>
      <w:ins w:id="892" w:author="Jitty van der Kuur" w:date="2026-06-19T11:24:00Z" w16du:dateUtc="2026-06-19T09:24:00Z">
        <w:r>
          <w:t xml:space="preserve"> </w:t>
        </w:r>
        <w:r w:rsidR="008465A9">
          <w:t>Allvida</w:t>
        </w:r>
      </w:ins>
      <w:r>
        <w:t xml:space="preserve"> en standaard product</w:t>
      </w:r>
    </w:p>
    <w:p w14:paraId="287E7475" w14:textId="5DB10ED1" w:rsidR="004947D5" w:rsidRDefault="004947D5" w:rsidP="004947D5">
      <w:pPr>
        <w:spacing w:line="259" w:lineRule="auto"/>
        <w:rPr>
          <w:sz w:val="22"/>
          <w:szCs w:val="22"/>
        </w:rPr>
      </w:pPr>
      <w:r>
        <w:rPr>
          <w:sz w:val="22"/>
          <w:szCs w:val="22"/>
        </w:rPr>
        <w:t xml:space="preserve">In </w:t>
      </w:r>
      <w:del w:id="893" w:author="Jitty van der Kuur" w:date="2026-06-19T11:24:00Z" w16du:dateUtc="2026-06-19T09:24:00Z">
        <w:r>
          <w:rPr>
            <w:sz w:val="22"/>
            <w:szCs w:val="22"/>
          </w:rPr>
          <w:delText>AllVida</w:delText>
        </w:r>
      </w:del>
      <w:ins w:id="894" w:author="Jitty van der Kuur" w:date="2026-06-19T11:24:00Z" w16du:dateUtc="2026-06-19T09:24:00Z">
        <w:r>
          <w:rPr>
            <w:sz w:val="22"/>
            <w:szCs w:val="22"/>
          </w:rPr>
          <w:t xml:space="preserve"> </w:t>
        </w:r>
        <w:r w:rsidR="008465A9">
          <w:rPr>
            <w:sz w:val="22"/>
            <w:szCs w:val="22"/>
          </w:rPr>
          <w:t>Allvida</w:t>
        </w:r>
      </w:ins>
      <w:r>
        <w:rPr>
          <w:sz w:val="22"/>
          <w:szCs w:val="22"/>
        </w:rPr>
        <w:t xml:space="preserve"> zijn verschillende opties voor het pensioengevend inkomen ingericht.</w:t>
      </w:r>
    </w:p>
    <w:p w14:paraId="1646824D" w14:textId="77777777" w:rsidR="004947D5" w:rsidRDefault="004947D5" w:rsidP="004947D5">
      <w:pPr>
        <w:spacing w:line="259" w:lineRule="auto"/>
        <w:rPr>
          <w:sz w:val="22"/>
          <w:szCs w:val="22"/>
        </w:rPr>
      </w:pPr>
      <w:r>
        <w:rPr>
          <w:sz w:val="22"/>
          <w:szCs w:val="22"/>
        </w:rPr>
        <w:t>Het pensioengevend inkomen gebaseerd op een gemiddeld inkomen is ook ingericht, maar dit behoort niet tot de standaard.</w:t>
      </w:r>
      <w:r>
        <w:rPr>
          <w:sz w:val="22"/>
          <w:szCs w:val="22"/>
        </w:rPr>
        <w:br/>
      </w:r>
    </w:p>
    <w:p w14:paraId="2A0176A0" w14:textId="77777777" w:rsidR="004947D5" w:rsidRDefault="004947D5" w:rsidP="004947D5">
      <w:pPr>
        <w:spacing w:line="259" w:lineRule="auto"/>
        <w:rPr>
          <w:rFonts w:asciiTheme="majorHAnsi" w:eastAsiaTheme="majorEastAsia" w:hAnsiTheme="majorHAnsi" w:cstheme="majorBidi"/>
          <w:color w:val="0F4761" w:themeColor="accent1" w:themeShade="BF"/>
          <w:sz w:val="32"/>
          <w:szCs w:val="32"/>
        </w:rPr>
      </w:pPr>
      <w:r>
        <w:br w:type="page"/>
      </w:r>
    </w:p>
    <w:p w14:paraId="1530A9E0" w14:textId="77777777" w:rsidR="004947D5" w:rsidRDefault="004947D5" w:rsidP="00230AF7">
      <w:pPr>
        <w:pStyle w:val="Heading2"/>
        <w:numPr>
          <w:ilvl w:val="2"/>
          <w:numId w:val="1"/>
        </w:numPr>
      </w:pPr>
      <w:bookmarkStart w:id="895" w:name="_Toc222499720"/>
      <w:r>
        <w:lastRenderedPageBreak/>
        <w:t>Pensioengrondslag</w:t>
      </w:r>
      <w:bookmarkEnd w:id="895"/>
    </w:p>
    <w:p w14:paraId="06F1B060" w14:textId="77777777" w:rsidR="004947D5" w:rsidRDefault="004947D5" w:rsidP="004947D5">
      <w:pPr>
        <w:spacing w:line="259" w:lineRule="auto"/>
        <w:rPr>
          <w:sz w:val="22"/>
          <w:szCs w:val="22"/>
        </w:rPr>
      </w:pPr>
      <w:r w:rsidRPr="009B4535">
        <w:rPr>
          <w:sz w:val="22"/>
          <w:szCs w:val="22"/>
        </w:rPr>
        <w:t>Dit is niet afwijkend t.o.v. pensioenregelingen onder FTK, vandaar dat dit onderdeel nog niet verder is uitgewerkt.</w:t>
      </w:r>
      <w:r>
        <w:rPr>
          <w:sz w:val="22"/>
          <w:szCs w:val="22"/>
        </w:rPr>
        <w:t xml:space="preserve"> Het is wel mogelijk dat voor bijv. het partnerpensioen onder WTP een andere pensioengrondslag geldt als onder FTK, maar de opties waaruit gekozen kan worden wijkt onder WTP niet af van FTK.</w:t>
      </w:r>
    </w:p>
    <w:p w14:paraId="0107F69F" w14:textId="6C926368" w:rsidR="004947D5" w:rsidRDefault="004947D5" w:rsidP="004947D5">
      <w:pPr>
        <w:pStyle w:val="Heading4"/>
      </w:pPr>
      <w:del w:id="896" w:author="Jitty van der Kuur" w:date="2026-06-19T11:24:00Z" w16du:dateUtc="2026-06-19T09:24:00Z">
        <w:r>
          <w:delText>AllVida</w:delText>
        </w:r>
      </w:del>
      <w:ins w:id="897" w:author="Jitty van der Kuur" w:date="2026-06-19T11:24:00Z" w16du:dateUtc="2026-06-19T09:24:00Z">
        <w:r>
          <w:t xml:space="preserve"> </w:t>
        </w:r>
        <w:r w:rsidR="008465A9">
          <w:t>Allvida</w:t>
        </w:r>
      </w:ins>
      <w:r>
        <w:t xml:space="preserve"> en standaard product</w:t>
      </w:r>
    </w:p>
    <w:p w14:paraId="298CD787" w14:textId="46FC73CF" w:rsidR="004947D5" w:rsidRDefault="004947D5" w:rsidP="004947D5">
      <w:pPr>
        <w:spacing w:line="259" w:lineRule="auto"/>
        <w:rPr>
          <w:sz w:val="22"/>
          <w:szCs w:val="22"/>
        </w:rPr>
      </w:pPr>
      <w:r>
        <w:rPr>
          <w:sz w:val="22"/>
          <w:szCs w:val="22"/>
        </w:rPr>
        <w:t xml:space="preserve">In </w:t>
      </w:r>
      <w:del w:id="898" w:author="Jitty van der Kuur" w:date="2026-06-19T11:24:00Z" w16du:dateUtc="2026-06-19T09:24:00Z">
        <w:r>
          <w:rPr>
            <w:sz w:val="22"/>
            <w:szCs w:val="22"/>
          </w:rPr>
          <w:delText>AllVida</w:delText>
        </w:r>
      </w:del>
      <w:ins w:id="899" w:author="Jitty van der Kuur" w:date="2026-06-19T11:24:00Z" w16du:dateUtc="2026-06-19T09:24:00Z">
        <w:r>
          <w:rPr>
            <w:sz w:val="22"/>
            <w:szCs w:val="22"/>
          </w:rPr>
          <w:t xml:space="preserve"> </w:t>
        </w:r>
        <w:r w:rsidR="008465A9">
          <w:rPr>
            <w:sz w:val="22"/>
            <w:szCs w:val="22"/>
          </w:rPr>
          <w:t>Allvida</w:t>
        </w:r>
      </w:ins>
      <w:r>
        <w:rPr>
          <w:sz w:val="22"/>
          <w:szCs w:val="22"/>
        </w:rPr>
        <w:t xml:space="preserve"> zijn </w:t>
      </w:r>
      <w:commentRangeStart w:id="900"/>
      <w:r>
        <w:rPr>
          <w:sz w:val="22"/>
          <w:szCs w:val="22"/>
        </w:rPr>
        <w:t xml:space="preserve">verschillende </w:t>
      </w:r>
      <w:commentRangeEnd w:id="900"/>
      <w:r>
        <w:rPr>
          <w:rStyle w:val="CommentReference"/>
          <w:sz w:val="22"/>
          <w:szCs w:val="22"/>
        </w:rPr>
        <w:commentReference w:id="900"/>
      </w:r>
      <w:r>
        <w:rPr>
          <w:sz w:val="22"/>
          <w:szCs w:val="22"/>
        </w:rPr>
        <w:t>opties voor de pensioengrondslag ingericht.</w:t>
      </w:r>
    </w:p>
    <w:p w14:paraId="1B351E81" w14:textId="77777777" w:rsidR="004947D5" w:rsidRDefault="004947D5" w:rsidP="00230AF7">
      <w:pPr>
        <w:pStyle w:val="Heading2"/>
        <w:numPr>
          <w:ilvl w:val="2"/>
          <w:numId w:val="1"/>
        </w:numPr>
      </w:pPr>
      <w:bookmarkStart w:id="901" w:name="_Toc222499721"/>
      <w:r>
        <w:t>Franchise</w:t>
      </w:r>
      <w:bookmarkEnd w:id="901"/>
    </w:p>
    <w:p w14:paraId="5FDFEC47" w14:textId="77777777" w:rsidR="004947D5" w:rsidRDefault="004947D5" w:rsidP="004947D5">
      <w:pPr>
        <w:spacing w:line="259" w:lineRule="auto"/>
        <w:rPr>
          <w:sz w:val="22"/>
          <w:szCs w:val="22"/>
        </w:rPr>
      </w:pPr>
      <w:r w:rsidRPr="009B4535">
        <w:rPr>
          <w:sz w:val="22"/>
          <w:szCs w:val="22"/>
        </w:rPr>
        <w:t>Dit is niet afwijkend t.o.v. pensioenregelingen onder FTK, vandaar dat dit onderdeel nog niet verder is uitgewerkt.</w:t>
      </w:r>
      <w:r>
        <w:rPr>
          <w:sz w:val="22"/>
          <w:szCs w:val="22"/>
        </w:rPr>
        <w:t xml:space="preserve"> Het is wel mogelijk dat voor bijv. het partnerpensioen onder WTP de franchise niet langer van toepassing is.</w:t>
      </w:r>
    </w:p>
    <w:p w14:paraId="2C7844D6" w14:textId="5DF39CBF" w:rsidR="004947D5" w:rsidRDefault="004947D5" w:rsidP="004947D5">
      <w:pPr>
        <w:pStyle w:val="Heading4"/>
      </w:pPr>
      <w:del w:id="902" w:author="Jitty van der Kuur" w:date="2026-06-19T11:24:00Z" w16du:dateUtc="2026-06-19T09:24:00Z">
        <w:r>
          <w:delText>AllVida</w:delText>
        </w:r>
      </w:del>
      <w:ins w:id="903" w:author="Jitty van der Kuur" w:date="2026-06-19T11:24:00Z" w16du:dateUtc="2026-06-19T09:24:00Z">
        <w:r>
          <w:t xml:space="preserve"> </w:t>
        </w:r>
        <w:r w:rsidR="008465A9">
          <w:t>Allvida</w:t>
        </w:r>
      </w:ins>
      <w:r>
        <w:t xml:space="preserve"> en standaard product</w:t>
      </w:r>
    </w:p>
    <w:p w14:paraId="1CF58A3B" w14:textId="65D12F57" w:rsidR="004947D5" w:rsidRDefault="004947D5" w:rsidP="004947D5">
      <w:pPr>
        <w:spacing w:line="259" w:lineRule="auto"/>
        <w:rPr>
          <w:sz w:val="22"/>
          <w:szCs w:val="22"/>
        </w:rPr>
      </w:pPr>
      <w:r>
        <w:rPr>
          <w:sz w:val="22"/>
          <w:szCs w:val="22"/>
        </w:rPr>
        <w:t xml:space="preserve">In </w:t>
      </w:r>
      <w:del w:id="904" w:author="Jitty van der Kuur" w:date="2026-06-19T11:24:00Z" w16du:dateUtc="2026-06-19T09:24:00Z">
        <w:r>
          <w:rPr>
            <w:sz w:val="22"/>
            <w:szCs w:val="22"/>
          </w:rPr>
          <w:delText>AllVida</w:delText>
        </w:r>
      </w:del>
      <w:ins w:id="905" w:author="Jitty van der Kuur" w:date="2026-06-19T11:24:00Z" w16du:dateUtc="2026-06-19T09:24:00Z">
        <w:r>
          <w:rPr>
            <w:sz w:val="22"/>
            <w:szCs w:val="22"/>
          </w:rPr>
          <w:t xml:space="preserve"> </w:t>
        </w:r>
        <w:r w:rsidR="008465A9">
          <w:rPr>
            <w:sz w:val="22"/>
            <w:szCs w:val="22"/>
          </w:rPr>
          <w:t>Allvida</w:t>
        </w:r>
      </w:ins>
      <w:r>
        <w:rPr>
          <w:sz w:val="22"/>
          <w:szCs w:val="22"/>
        </w:rPr>
        <w:t xml:space="preserve"> zijn </w:t>
      </w:r>
      <w:commentRangeStart w:id="906"/>
      <w:r>
        <w:rPr>
          <w:sz w:val="22"/>
          <w:szCs w:val="22"/>
        </w:rPr>
        <w:t>verschillende</w:t>
      </w:r>
      <w:commentRangeEnd w:id="906"/>
      <w:r>
        <w:rPr>
          <w:rStyle w:val="CommentReference"/>
          <w:sz w:val="22"/>
          <w:szCs w:val="22"/>
        </w:rPr>
        <w:commentReference w:id="906"/>
      </w:r>
      <w:r>
        <w:rPr>
          <w:sz w:val="22"/>
          <w:szCs w:val="22"/>
        </w:rPr>
        <w:t xml:space="preserve"> opties voor de franchise ingericht.</w:t>
      </w:r>
    </w:p>
    <w:p w14:paraId="2168B3FD" w14:textId="77777777" w:rsidR="00614240" w:rsidRDefault="00614240" w:rsidP="00230AF7">
      <w:pPr>
        <w:pStyle w:val="Heading2"/>
        <w:numPr>
          <w:ilvl w:val="2"/>
          <w:numId w:val="1"/>
        </w:numPr>
      </w:pPr>
      <w:r>
        <w:t>Fondsen</w:t>
      </w:r>
    </w:p>
    <w:p w14:paraId="42063A4E" w14:textId="62582F57" w:rsidR="004332DD" w:rsidRPr="00230AF7" w:rsidRDefault="001B2016" w:rsidP="00230AF7">
      <w:pPr>
        <w:spacing w:line="259" w:lineRule="auto"/>
        <w:rPr>
          <w:sz w:val="22"/>
          <w:szCs w:val="22"/>
        </w:rPr>
      </w:pPr>
      <w:r>
        <w:rPr>
          <w:sz w:val="22"/>
          <w:szCs w:val="22"/>
        </w:rPr>
        <w:t>Voor alle fondsen geldt dat h</w:t>
      </w:r>
      <w:r w:rsidR="004332DD" w:rsidRPr="00230AF7">
        <w:rPr>
          <w:sz w:val="22"/>
          <w:szCs w:val="22"/>
        </w:rPr>
        <w:t xml:space="preserve">et deeltijdpercentage wordt gemaximeerd op </w:t>
      </w:r>
      <w:commentRangeStart w:id="907"/>
      <w:r w:rsidR="004332DD" w:rsidRPr="00230AF7">
        <w:rPr>
          <w:sz w:val="22"/>
          <w:szCs w:val="22"/>
          <w:highlight w:val="yellow"/>
        </w:rPr>
        <w:t>100</w:t>
      </w:r>
      <w:commentRangeEnd w:id="907"/>
      <w:r w:rsidR="00EE7ED5" w:rsidRPr="00230AF7">
        <w:rPr>
          <w:rStyle w:val="CommentReference"/>
          <w:sz w:val="22"/>
          <w:szCs w:val="22"/>
        </w:rPr>
        <w:commentReference w:id="907"/>
      </w:r>
      <w:r w:rsidR="004332DD" w:rsidRPr="00230AF7">
        <w:rPr>
          <w:sz w:val="22"/>
          <w:szCs w:val="22"/>
        </w:rPr>
        <w:t xml:space="preserve">% </w:t>
      </w:r>
      <w:commentRangeStart w:id="908"/>
      <w:r w:rsidR="004332DD" w:rsidRPr="00230AF7">
        <w:rPr>
          <w:sz w:val="22"/>
          <w:szCs w:val="22"/>
        </w:rPr>
        <w:t>per dienstverband</w:t>
      </w:r>
      <w:commentRangeEnd w:id="908"/>
      <w:r w:rsidR="004332DD" w:rsidRPr="00230AF7">
        <w:rPr>
          <w:rStyle w:val="CommentReference"/>
          <w:sz w:val="22"/>
          <w:szCs w:val="22"/>
        </w:rPr>
        <w:commentReference w:id="908"/>
      </w:r>
      <w:r w:rsidR="004332DD" w:rsidRPr="00230AF7">
        <w:rPr>
          <w:sz w:val="22"/>
          <w:szCs w:val="22"/>
        </w:rPr>
        <w:t>.</w:t>
      </w:r>
    </w:p>
    <w:p w14:paraId="0C35D20A" w14:textId="77777777" w:rsidR="005C1981" w:rsidRDefault="005C1981">
      <w:pPr>
        <w:spacing w:line="259" w:lineRule="auto"/>
        <w:rPr>
          <w:rFonts w:asciiTheme="majorHAnsi" w:eastAsiaTheme="majorEastAsia" w:hAnsiTheme="majorHAnsi" w:cstheme="majorBidi"/>
          <w:color w:val="0F4761" w:themeColor="accent1" w:themeShade="BF"/>
          <w:sz w:val="40"/>
          <w:szCs w:val="40"/>
        </w:rPr>
      </w:pPr>
      <w:r>
        <w:br w:type="page"/>
      </w:r>
    </w:p>
    <w:p w14:paraId="2CEC78B6" w14:textId="05F70CE8" w:rsidR="005C1981" w:rsidRPr="00127754" w:rsidRDefault="005C1981" w:rsidP="00230AF7">
      <w:pPr>
        <w:pStyle w:val="Heading1"/>
        <w:numPr>
          <w:ilvl w:val="1"/>
          <w:numId w:val="1"/>
        </w:numPr>
      </w:pPr>
      <w:r w:rsidRPr="004140E1">
        <w:lastRenderedPageBreak/>
        <w:t>Financiering</w:t>
      </w:r>
    </w:p>
    <w:p w14:paraId="06DF998A" w14:textId="77777777" w:rsidR="005C1981" w:rsidRDefault="005C1981" w:rsidP="005C1981">
      <w:pPr>
        <w:spacing w:line="259" w:lineRule="auto"/>
        <w:rPr>
          <w:sz w:val="22"/>
          <w:szCs w:val="22"/>
        </w:rPr>
      </w:pPr>
    </w:p>
    <w:p w14:paraId="4B11F82F" w14:textId="77777777" w:rsidR="005C1981" w:rsidRDefault="005C1981" w:rsidP="00230AF7">
      <w:pPr>
        <w:pStyle w:val="Heading2"/>
        <w:numPr>
          <w:ilvl w:val="2"/>
          <w:numId w:val="1"/>
        </w:numPr>
      </w:pPr>
      <w:r>
        <w:t>Premieberekening</w:t>
      </w:r>
    </w:p>
    <w:p w14:paraId="0B6AEDA2" w14:textId="77777777" w:rsidR="005C1981" w:rsidRDefault="005C1981" w:rsidP="005C1981">
      <w:pPr>
        <w:spacing w:line="259" w:lineRule="auto"/>
        <w:rPr>
          <w:sz w:val="22"/>
          <w:szCs w:val="22"/>
        </w:rPr>
      </w:pPr>
      <w:r w:rsidRPr="003044E5">
        <w:rPr>
          <w:sz w:val="22"/>
          <w:szCs w:val="22"/>
        </w:rPr>
        <w:t>De premie voor de opbouw van kapitaal is gebaseerd op een beschikbare premie.</w:t>
      </w:r>
      <w:r>
        <w:rPr>
          <w:sz w:val="22"/>
          <w:szCs w:val="22"/>
        </w:rPr>
        <w:t xml:space="preserve"> De beschikbare premie kan gebaseerd zijn op:</w:t>
      </w:r>
    </w:p>
    <w:p w14:paraId="202B0910" w14:textId="77777777" w:rsidR="005C1981" w:rsidRDefault="005C1981" w:rsidP="005C1981">
      <w:pPr>
        <w:pStyle w:val="ListParagraph"/>
        <w:numPr>
          <w:ilvl w:val="0"/>
          <w:numId w:val="4"/>
        </w:numPr>
        <w:spacing w:line="259" w:lineRule="auto"/>
        <w:rPr>
          <w:sz w:val="22"/>
          <w:szCs w:val="22"/>
        </w:rPr>
      </w:pPr>
      <w:r>
        <w:rPr>
          <w:sz w:val="22"/>
          <w:szCs w:val="22"/>
        </w:rPr>
        <w:t xml:space="preserve">een </w:t>
      </w:r>
      <w:r w:rsidRPr="00230AF7">
        <w:rPr>
          <w:sz w:val="22"/>
          <w:szCs w:val="22"/>
          <w:highlight w:val="yellow"/>
        </w:rPr>
        <w:t xml:space="preserve">vast </w:t>
      </w:r>
      <w:commentRangeStart w:id="909"/>
      <w:r w:rsidRPr="00230AF7">
        <w:rPr>
          <w:sz w:val="22"/>
          <w:szCs w:val="22"/>
          <w:highlight w:val="yellow"/>
        </w:rPr>
        <w:t>premiepercentage</w:t>
      </w:r>
      <w:commentRangeEnd w:id="909"/>
      <w:r w:rsidR="00CC0578">
        <w:rPr>
          <w:rStyle w:val="CommentReference"/>
          <w:sz w:val="22"/>
          <w:szCs w:val="22"/>
        </w:rPr>
        <w:commentReference w:id="909"/>
      </w:r>
    </w:p>
    <w:p w14:paraId="2E0780E8" w14:textId="77777777" w:rsidR="005C1981" w:rsidRDefault="005C1981" w:rsidP="005C1981">
      <w:pPr>
        <w:pStyle w:val="ListParagraph"/>
        <w:numPr>
          <w:ilvl w:val="0"/>
          <w:numId w:val="4"/>
        </w:numPr>
        <w:spacing w:line="259" w:lineRule="auto"/>
        <w:rPr>
          <w:sz w:val="22"/>
          <w:szCs w:val="22"/>
        </w:rPr>
      </w:pPr>
      <w:r>
        <w:rPr>
          <w:sz w:val="22"/>
          <w:szCs w:val="22"/>
        </w:rPr>
        <w:t>een vast premiepercentage, gecombineerd met een compensatiestaffel</w:t>
      </w:r>
    </w:p>
    <w:p w14:paraId="70E912CE" w14:textId="77777777" w:rsidR="005C1981" w:rsidRDefault="005C1981" w:rsidP="005C1981">
      <w:pPr>
        <w:pStyle w:val="ListParagraph"/>
        <w:numPr>
          <w:ilvl w:val="0"/>
          <w:numId w:val="4"/>
        </w:numPr>
        <w:spacing w:line="259" w:lineRule="auto"/>
        <w:rPr>
          <w:sz w:val="22"/>
          <w:szCs w:val="22"/>
        </w:rPr>
      </w:pPr>
      <w:r>
        <w:rPr>
          <w:sz w:val="22"/>
          <w:szCs w:val="22"/>
        </w:rPr>
        <w:t>een (progressieve) staffel</w:t>
      </w:r>
    </w:p>
    <w:p w14:paraId="38835076" w14:textId="77777777" w:rsidR="005C1981" w:rsidRDefault="005C1981" w:rsidP="005C1981">
      <w:pPr>
        <w:spacing w:line="259" w:lineRule="auto"/>
        <w:rPr>
          <w:sz w:val="22"/>
          <w:szCs w:val="22"/>
        </w:rPr>
      </w:pPr>
      <w:r>
        <w:rPr>
          <w:sz w:val="22"/>
          <w:szCs w:val="22"/>
        </w:rPr>
        <w:t>Het fiscaal kader voor de beschikbare premie is:</w:t>
      </w:r>
    </w:p>
    <w:p w14:paraId="20B2A0CD" w14:textId="77777777" w:rsidR="005C1981" w:rsidRDefault="005C1981" w:rsidP="005C1981">
      <w:pPr>
        <w:pStyle w:val="ListParagraph"/>
        <w:numPr>
          <w:ilvl w:val="0"/>
          <w:numId w:val="4"/>
        </w:numPr>
        <w:spacing w:line="259" w:lineRule="auto"/>
        <w:rPr>
          <w:sz w:val="22"/>
          <w:szCs w:val="22"/>
        </w:rPr>
      </w:pPr>
      <w:r>
        <w:rPr>
          <w:sz w:val="22"/>
          <w:szCs w:val="22"/>
        </w:rPr>
        <w:t>geen eerbiedigende werking</w:t>
      </w:r>
    </w:p>
    <w:p w14:paraId="7FCF9B74" w14:textId="77777777" w:rsidR="005C1981" w:rsidRPr="003044E5" w:rsidRDefault="005C1981" w:rsidP="005C1981">
      <w:pPr>
        <w:pStyle w:val="ListParagraph"/>
        <w:numPr>
          <w:ilvl w:val="0"/>
          <w:numId w:val="4"/>
        </w:numPr>
        <w:spacing w:line="259" w:lineRule="auto"/>
        <w:rPr>
          <w:sz w:val="22"/>
          <w:szCs w:val="22"/>
        </w:rPr>
      </w:pPr>
      <w:r>
        <w:rPr>
          <w:sz w:val="22"/>
          <w:szCs w:val="22"/>
        </w:rPr>
        <w:t>wel eerbiedigende werking</w:t>
      </w:r>
    </w:p>
    <w:p w14:paraId="5A8BC02D" w14:textId="77777777" w:rsidR="005C1981" w:rsidRDefault="005C1981" w:rsidP="005C1981">
      <w:pPr>
        <w:spacing w:line="259" w:lineRule="auto"/>
        <w:rPr>
          <w:sz w:val="22"/>
          <w:szCs w:val="22"/>
        </w:rPr>
      </w:pPr>
      <w:r>
        <w:rPr>
          <w:sz w:val="22"/>
          <w:szCs w:val="22"/>
        </w:rPr>
        <w:t xml:space="preserve">De premie voor het levenslang partnerpensioen LPPRF en </w:t>
      </w:r>
      <w:r w:rsidRPr="000116E4">
        <w:rPr>
          <w:sz w:val="22"/>
          <w:szCs w:val="22"/>
        </w:rPr>
        <w:t>wezenpensioen WZPRF</w:t>
      </w:r>
      <w:r>
        <w:rPr>
          <w:sz w:val="22"/>
          <w:szCs w:val="22"/>
        </w:rPr>
        <w:t xml:space="preserve"> is een percentage van de pensioengrondslag. Dit is een separate premie (premie on top).</w:t>
      </w:r>
    </w:p>
    <w:p w14:paraId="3E58751C" w14:textId="77777777" w:rsidR="005C1981" w:rsidRDefault="005C1981" w:rsidP="005C1981">
      <w:pPr>
        <w:spacing w:line="259" w:lineRule="auto"/>
        <w:rPr>
          <w:sz w:val="22"/>
          <w:szCs w:val="22"/>
        </w:rPr>
      </w:pPr>
      <w:r>
        <w:rPr>
          <w:sz w:val="22"/>
          <w:szCs w:val="22"/>
        </w:rPr>
        <w:t>De premie voor premievrijstelling vanwege arbeidsongeschiktheid is een percentage van de (risico)premie. Dit is een separate premie (premie on top).</w:t>
      </w:r>
    </w:p>
    <w:p w14:paraId="62918930" w14:textId="25120249" w:rsidR="005C1981" w:rsidRDefault="005C1981" w:rsidP="005C1981">
      <w:pPr>
        <w:pStyle w:val="Heading4"/>
      </w:pPr>
      <w:del w:id="910" w:author="Jitty van der Kuur" w:date="2026-06-19T11:24:00Z" w16du:dateUtc="2026-06-19T09:24:00Z">
        <w:r>
          <w:delText>AllVida</w:delText>
        </w:r>
      </w:del>
      <w:ins w:id="911" w:author="Jitty van der Kuur" w:date="2026-06-19T11:24:00Z" w16du:dateUtc="2026-06-19T09:24:00Z">
        <w:r>
          <w:t xml:space="preserve"> </w:t>
        </w:r>
        <w:r w:rsidR="008465A9">
          <w:t>Allvida</w:t>
        </w:r>
      </w:ins>
      <w:r>
        <w:t xml:space="preserve"> en standaard product</w:t>
      </w:r>
    </w:p>
    <w:p w14:paraId="0448E45C" w14:textId="3EEE70A7" w:rsidR="005C1981" w:rsidRDefault="005C1981" w:rsidP="005C1981">
      <w:pPr>
        <w:spacing w:line="259" w:lineRule="auto"/>
        <w:rPr>
          <w:sz w:val="22"/>
          <w:szCs w:val="22"/>
        </w:rPr>
      </w:pPr>
      <w:r w:rsidRPr="003044E5">
        <w:rPr>
          <w:sz w:val="22"/>
          <w:szCs w:val="22"/>
        </w:rPr>
        <w:t>De premie voor de opbouw van kapitaal is gebaseerd op een beschikbare premie</w:t>
      </w:r>
      <w:r>
        <w:rPr>
          <w:sz w:val="22"/>
          <w:szCs w:val="22"/>
        </w:rPr>
        <w:t xml:space="preserve"> die weer gebaseerd is op een vast premiepercentage</w:t>
      </w:r>
      <w:r w:rsidRPr="003044E5">
        <w:rPr>
          <w:sz w:val="22"/>
          <w:szCs w:val="22"/>
        </w:rPr>
        <w:t>.</w:t>
      </w:r>
      <w:r>
        <w:rPr>
          <w:sz w:val="22"/>
          <w:szCs w:val="22"/>
        </w:rPr>
        <w:t xml:space="preserve"> Een compensatieregeling is (nog niet ingericht in </w:t>
      </w:r>
      <w:del w:id="912" w:author="Jitty van der Kuur" w:date="2026-06-19T11:24:00Z" w16du:dateUtc="2026-06-19T09:24:00Z">
        <w:r>
          <w:rPr>
            <w:sz w:val="22"/>
            <w:szCs w:val="22"/>
          </w:rPr>
          <w:delText>AllVida</w:delText>
        </w:r>
      </w:del>
      <w:ins w:id="913" w:author="Jitty van der Kuur" w:date="2026-06-19T11:24:00Z" w16du:dateUtc="2026-06-19T09:24:00Z">
        <w:r>
          <w:rPr>
            <w:sz w:val="22"/>
            <w:szCs w:val="22"/>
          </w:rPr>
          <w:t xml:space="preserve"> </w:t>
        </w:r>
        <w:r w:rsidR="008465A9">
          <w:rPr>
            <w:sz w:val="22"/>
            <w:szCs w:val="22"/>
          </w:rPr>
          <w:t>Allvida</w:t>
        </w:r>
      </w:ins>
      <w:r>
        <w:rPr>
          <w:sz w:val="22"/>
          <w:szCs w:val="22"/>
        </w:rPr>
        <w:t xml:space="preserve"> (is n.v.t. voor SPD en SPF).</w:t>
      </w:r>
    </w:p>
    <w:p w14:paraId="7B6D62CD" w14:textId="77777777" w:rsidR="005C1981" w:rsidRDefault="005C1981" w:rsidP="005C1981">
      <w:pPr>
        <w:spacing w:line="259" w:lineRule="auto"/>
        <w:rPr>
          <w:sz w:val="22"/>
          <w:szCs w:val="22"/>
        </w:rPr>
      </w:pPr>
      <w:r>
        <w:rPr>
          <w:sz w:val="22"/>
          <w:szCs w:val="22"/>
        </w:rPr>
        <w:t>Het fiscaal kader voor de beschikbare premie is volledig onder WTP, er is geen eerbiedigende werking.</w:t>
      </w:r>
    </w:p>
    <w:p w14:paraId="2E745A52" w14:textId="77777777" w:rsidR="005C1981" w:rsidRDefault="005C1981" w:rsidP="005C1981">
      <w:pPr>
        <w:spacing w:line="259" w:lineRule="auto"/>
        <w:rPr>
          <w:sz w:val="22"/>
          <w:szCs w:val="22"/>
        </w:rPr>
      </w:pPr>
      <w:r>
        <w:rPr>
          <w:sz w:val="22"/>
          <w:szCs w:val="22"/>
        </w:rPr>
        <w:t xml:space="preserve">De premie voor het levenslang partnerpensioen LPPRF en </w:t>
      </w:r>
      <w:r w:rsidRPr="000116E4">
        <w:rPr>
          <w:sz w:val="22"/>
          <w:szCs w:val="22"/>
        </w:rPr>
        <w:t>wezenpensioen WZPRF</w:t>
      </w:r>
      <w:r>
        <w:rPr>
          <w:sz w:val="22"/>
          <w:szCs w:val="22"/>
        </w:rPr>
        <w:t xml:space="preserve"> is een percentage van de pensioengrondslag. Dit is een separate premie (premie on top).</w:t>
      </w:r>
    </w:p>
    <w:p w14:paraId="40B9BB67" w14:textId="77777777" w:rsidR="005C1981" w:rsidRDefault="005C1981" w:rsidP="005C1981">
      <w:pPr>
        <w:spacing w:line="259" w:lineRule="auto"/>
        <w:rPr>
          <w:sz w:val="22"/>
          <w:szCs w:val="22"/>
        </w:rPr>
      </w:pPr>
      <w:r>
        <w:rPr>
          <w:sz w:val="22"/>
          <w:szCs w:val="22"/>
        </w:rPr>
        <w:t>De premie voor premievrijstelling vanwege arbeidsongeschiktheid is een percentage van de (risico)premie. Dit is een separate premie (premie on top).</w:t>
      </w:r>
    </w:p>
    <w:p w14:paraId="3057406D" w14:textId="77777777" w:rsidR="005C1981" w:rsidRDefault="005C1981" w:rsidP="005C1981">
      <w:pPr>
        <w:spacing w:line="259" w:lineRule="auto"/>
        <w:rPr>
          <w:sz w:val="22"/>
          <w:szCs w:val="22"/>
        </w:rPr>
      </w:pPr>
    </w:p>
    <w:p w14:paraId="1E4F5F8E" w14:textId="77777777" w:rsidR="005C1981" w:rsidRDefault="005C1981" w:rsidP="005C1981">
      <w:pPr>
        <w:spacing w:line="259" w:lineRule="auto"/>
        <w:rPr>
          <w:rFonts w:asciiTheme="majorHAnsi" w:eastAsiaTheme="majorEastAsia" w:hAnsiTheme="majorHAnsi" w:cstheme="majorBidi"/>
          <w:color w:val="0F4761" w:themeColor="accent1" w:themeShade="BF"/>
          <w:sz w:val="32"/>
          <w:szCs w:val="32"/>
        </w:rPr>
      </w:pPr>
      <w:r>
        <w:br w:type="page"/>
      </w:r>
    </w:p>
    <w:p w14:paraId="661188C6" w14:textId="77777777" w:rsidR="005C1981" w:rsidRDefault="005C1981" w:rsidP="00230AF7">
      <w:pPr>
        <w:pStyle w:val="Heading1"/>
        <w:numPr>
          <w:ilvl w:val="1"/>
          <w:numId w:val="1"/>
        </w:numPr>
      </w:pPr>
      <w:r>
        <w:lastRenderedPageBreak/>
        <w:t>Incasso</w:t>
      </w:r>
    </w:p>
    <w:p w14:paraId="49B90AFE" w14:textId="77777777" w:rsidR="005C1981" w:rsidRDefault="005C1981" w:rsidP="005C1981">
      <w:pPr>
        <w:spacing w:line="259" w:lineRule="auto"/>
        <w:rPr>
          <w:sz w:val="22"/>
          <w:szCs w:val="22"/>
        </w:rPr>
      </w:pPr>
      <w:r w:rsidRPr="00BE243E">
        <w:rPr>
          <w:sz w:val="22"/>
          <w:szCs w:val="22"/>
        </w:rPr>
        <w:t>De periodiciteit van de incasso kan per</w:t>
      </w:r>
      <w:r>
        <w:rPr>
          <w:sz w:val="22"/>
          <w:szCs w:val="22"/>
        </w:rPr>
        <w:t>:</w:t>
      </w:r>
    </w:p>
    <w:p w14:paraId="5AE77DCD"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 xml:space="preserve">maand </w:t>
      </w:r>
    </w:p>
    <w:p w14:paraId="7DD1FEE8"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 xml:space="preserve">4-weken </w:t>
      </w:r>
    </w:p>
    <w:p w14:paraId="7C2CF786" w14:textId="77777777" w:rsidR="005C1981" w:rsidRPr="00087C8F" w:rsidRDefault="005C1981" w:rsidP="005C1981">
      <w:pPr>
        <w:spacing w:line="259" w:lineRule="auto"/>
        <w:rPr>
          <w:sz w:val="22"/>
          <w:szCs w:val="22"/>
        </w:rPr>
      </w:pPr>
      <w:r w:rsidRPr="00087C8F">
        <w:rPr>
          <w:sz w:val="22"/>
          <w:szCs w:val="22"/>
        </w:rPr>
        <w:t>Het moment van de incasso is:</w:t>
      </w:r>
    </w:p>
    <w:p w14:paraId="6420C996"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vooraf</w:t>
      </w:r>
    </w:p>
    <w:p w14:paraId="58E26DB6"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 xml:space="preserve">achteraf </w:t>
      </w:r>
    </w:p>
    <w:p w14:paraId="0197C061" w14:textId="77777777" w:rsidR="005C1981" w:rsidRPr="00087C8F" w:rsidRDefault="005C1981" w:rsidP="005C1981">
      <w:pPr>
        <w:spacing w:line="259" w:lineRule="auto"/>
        <w:rPr>
          <w:sz w:val="22"/>
          <w:szCs w:val="22"/>
        </w:rPr>
      </w:pPr>
      <w:r w:rsidRPr="00087C8F">
        <w:rPr>
          <w:sz w:val="22"/>
          <w:szCs w:val="22"/>
        </w:rPr>
        <w:t>De premiebetaler is:</w:t>
      </w:r>
    </w:p>
    <w:p w14:paraId="35BBF3E0"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werkgever</w:t>
      </w:r>
    </w:p>
    <w:p w14:paraId="0687996B"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deelnemer</w:t>
      </w:r>
    </w:p>
    <w:p w14:paraId="1B154FED" w14:textId="77777777" w:rsidR="005C1981" w:rsidRPr="00087C8F" w:rsidRDefault="005C1981" w:rsidP="005C1981">
      <w:pPr>
        <w:pStyle w:val="ListParagraph"/>
        <w:numPr>
          <w:ilvl w:val="0"/>
          <w:numId w:val="3"/>
        </w:numPr>
        <w:spacing w:line="259" w:lineRule="auto"/>
        <w:rPr>
          <w:sz w:val="22"/>
          <w:szCs w:val="22"/>
        </w:rPr>
      </w:pPr>
      <w:r w:rsidRPr="00087C8F">
        <w:rPr>
          <w:sz w:val="22"/>
          <w:szCs w:val="22"/>
        </w:rPr>
        <w:t>werkgever en/of deelnemer</w:t>
      </w:r>
    </w:p>
    <w:p w14:paraId="1BA7F777" w14:textId="77777777" w:rsidR="005C1981" w:rsidRDefault="005C1981" w:rsidP="005C1981">
      <w:pPr>
        <w:spacing w:line="259" w:lineRule="auto"/>
        <w:rPr>
          <w:sz w:val="22"/>
          <w:szCs w:val="22"/>
        </w:rPr>
      </w:pPr>
      <w:r>
        <w:rPr>
          <w:sz w:val="22"/>
          <w:szCs w:val="22"/>
        </w:rPr>
        <w:t>Voor beroepspensioenfondsen is de premiebetaler werkgever en/of deelnemer. Binnen deze fondsen kan een deelnemer nl. een zelfstandige zijn, maar ook een werknemer of soms zelfs beiden.</w:t>
      </w:r>
    </w:p>
    <w:p w14:paraId="15CD44D5" w14:textId="77777777" w:rsidR="005C1981" w:rsidRDefault="005C1981" w:rsidP="005C1981">
      <w:pPr>
        <w:spacing w:line="259" w:lineRule="auto"/>
        <w:rPr>
          <w:sz w:val="22"/>
          <w:szCs w:val="22"/>
        </w:rPr>
      </w:pPr>
      <w:r>
        <w:rPr>
          <w:sz w:val="22"/>
          <w:szCs w:val="22"/>
        </w:rPr>
        <w:t>De premie kan door de werkgever worden betaald, maar er kan ook sprake zijn van een eigen bijdrage van de werknemer.</w:t>
      </w:r>
    </w:p>
    <w:p w14:paraId="7ED6667B" w14:textId="5C64911B" w:rsidR="005C1981" w:rsidRDefault="005C1981" w:rsidP="005C1981">
      <w:pPr>
        <w:pStyle w:val="Heading4"/>
      </w:pPr>
      <w:del w:id="914" w:author="Jitty van der Kuur" w:date="2026-06-19T11:24:00Z" w16du:dateUtc="2026-06-19T09:24:00Z">
        <w:r>
          <w:delText>AllVida</w:delText>
        </w:r>
      </w:del>
      <w:ins w:id="915" w:author="Jitty van der Kuur" w:date="2026-06-19T11:24:00Z" w16du:dateUtc="2026-06-19T09:24:00Z">
        <w:r>
          <w:t xml:space="preserve"> </w:t>
        </w:r>
        <w:r w:rsidR="008465A9">
          <w:t>Allvida</w:t>
        </w:r>
      </w:ins>
      <w:r>
        <w:t xml:space="preserve"> en standaard product</w:t>
      </w:r>
    </w:p>
    <w:p w14:paraId="02268B5A" w14:textId="191F9BDE" w:rsidR="005C1981" w:rsidRDefault="005C1981" w:rsidP="005C1981">
      <w:pPr>
        <w:spacing w:line="259" w:lineRule="auto"/>
        <w:rPr>
          <w:sz w:val="22"/>
          <w:szCs w:val="22"/>
        </w:rPr>
      </w:pPr>
      <w:r>
        <w:rPr>
          <w:sz w:val="22"/>
          <w:szCs w:val="22"/>
        </w:rPr>
        <w:t xml:space="preserve">In </w:t>
      </w:r>
      <w:del w:id="916" w:author="Jitty van der Kuur" w:date="2026-06-19T11:24:00Z" w16du:dateUtc="2026-06-19T09:24:00Z">
        <w:r>
          <w:rPr>
            <w:sz w:val="22"/>
            <w:szCs w:val="22"/>
          </w:rPr>
          <w:delText>AllVida</w:delText>
        </w:r>
      </w:del>
      <w:ins w:id="917" w:author="Jitty van der Kuur" w:date="2026-06-19T11:24:00Z" w16du:dateUtc="2026-06-19T09:24:00Z">
        <w:r>
          <w:rPr>
            <w:sz w:val="22"/>
            <w:szCs w:val="22"/>
          </w:rPr>
          <w:t xml:space="preserve"> </w:t>
        </w:r>
        <w:r w:rsidR="008465A9">
          <w:rPr>
            <w:sz w:val="22"/>
            <w:szCs w:val="22"/>
          </w:rPr>
          <w:t>Allvida</w:t>
        </w:r>
      </w:ins>
      <w:r>
        <w:rPr>
          <w:sz w:val="22"/>
          <w:szCs w:val="22"/>
        </w:rPr>
        <w:t xml:space="preserve"> is ingericht dat de incasso maandelijks </w:t>
      </w:r>
      <w:commentRangeStart w:id="918"/>
      <w:r>
        <w:rPr>
          <w:sz w:val="22"/>
          <w:szCs w:val="22"/>
        </w:rPr>
        <w:t xml:space="preserve">achteraf </w:t>
      </w:r>
      <w:commentRangeEnd w:id="918"/>
      <w:r>
        <w:rPr>
          <w:rStyle w:val="CommentReference"/>
          <w:sz w:val="22"/>
          <w:szCs w:val="22"/>
        </w:rPr>
        <w:commentReference w:id="918"/>
      </w:r>
      <w:r>
        <w:rPr>
          <w:sz w:val="22"/>
          <w:szCs w:val="22"/>
        </w:rPr>
        <w:t>is, dit is ook de standaard.</w:t>
      </w:r>
    </w:p>
    <w:p w14:paraId="1BBCA92E" w14:textId="5393F00E" w:rsidR="005C1981" w:rsidRDefault="005C1981" w:rsidP="005C1981">
      <w:pPr>
        <w:spacing w:line="259" w:lineRule="auto"/>
        <w:rPr>
          <w:sz w:val="22"/>
          <w:szCs w:val="22"/>
        </w:rPr>
      </w:pPr>
      <w:r>
        <w:rPr>
          <w:sz w:val="22"/>
          <w:szCs w:val="22"/>
        </w:rPr>
        <w:t>Voor beroepspensioenfondsen is het mogelijk om een nota voor de deelnemer te ontvangen en ook het factuuradres voor een grote werkgever die 700 nota’s wil, is gebouwd (</w:t>
      </w:r>
      <w:del w:id="919" w:author="Jitty van der Kuur" w:date="2026-06-16T16:29:00Z" w16du:dateUtc="2026-06-16T14:29:00Z">
        <w:r>
          <w:rPr>
            <w:sz w:val="22"/>
            <w:szCs w:val="22"/>
          </w:rPr>
          <w:delText xml:space="preserve">dit </w:delText>
        </w:r>
      </w:del>
      <w:r>
        <w:rPr>
          <w:sz w:val="22"/>
          <w:szCs w:val="22"/>
        </w:rPr>
        <w:t xml:space="preserve">is </w:t>
      </w:r>
      <w:ins w:id="920" w:author="Jitty van der Kuur" w:date="2026-06-16T16:28:00Z" w16du:dateUtc="2026-06-16T14:28:00Z">
        <w:r w:rsidR="00364AA8">
          <w:rPr>
            <w:sz w:val="22"/>
            <w:szCs w:val="22"/>
          </w:rPr>
          <w:t>fondsspecifiek</w:t>
        </w:r>
      </w:ins>
      <w:del w:id="921" w:author="Jitty van der Kuur" w:date="2026-06-16T16:28:00Z" w16du:dateUtc="2026-06-16T14:28:00Z">
        <w:r>
          <w:rPr>
            <w:sz w:val="22"/>
            <w:szCs w:val="22"/>
          </w:rPr>
          <w:delText>maatwerk</w:delText>
        </w:r>
      </w:del>
      <w:r>
        <w:rPr>
          <w:sz w:val="22"/>
          <w:szCs w:val="22"/>
        </w:rPr>
        <w:t xml:space="preserve">). </w:t>
      </w:r>
    </w:p>
    <w:p w14:paraId="2FB30702" w14:textId="77777777" w:rsidR="005C1981" w:rsidRDefault="005C1981" w:rsidP="005C1981">
      <w:pPr>
        <w:spacing w:line="259" w:lineRule="auto"/>
        <w:rPr>
          <w:sz w:val="22"/>
          <w:szCs w:val="22"/>
        </w:rPr>
      </w:pPr>
      <w:r>
        <w:rPr>
          <w:sz w:val="22"/>
          <w:szCs w:val="22"/>
        </w:rPr>
        <w:t>De functie “nota betaald”  is toegevoegd i.v.m. actual payment.</w:t>
      </w:r>
    </w:p>
    <w:p w14:paraId="0220922D" w14:textId="6CAB4C11" w:rsidR="005C1981" w:rsidRDefault="005C1981" w:rsidP="005C1981">
      <w:pPr>
        <w:spacing w:line="259" w:lineRule="auto"/>
        <w:rPr>
          <w:sz w:val="22"/>
          <w:szCs w:val="22"/>
        </w:rPr>
      </w:pPr>
      <w:r>
        <w:rPr>
          <w:sz w:val="22"/>
          <w:szCs w:val="22"/>
        </w:rPr>
        <w:t xml:space="preserve">In </w:t>
      </w:r>
      <w:del w:id="922" w:author="Jitty van der Kuur" w:date="2026-06-19T11:24:00Z" w16du:dateUtc="2026-06-19T09:24:00Z">
        <w:r>
          <w:rPr>
            <w:sz w:val="22"/>
            <w:szCs w:val="22"/>
          </w:rPr>
          <w:delText>AllVida</w:delText>
        </w:r>
      </w:del>
      <w:ins w:id="923" w:author="Jitty van der Kuur" w:date="2026-06-19T11:24:00Z" w16du:dateUtc="2026-06-19T09:24:00Z">
        <w:r>
          <w:rPr>
            <w:sz w:val="22"/>
            <w:szCs w:val="22"/>
          </w:rPr>
          <w:t xml:space="preserve"> </w:t>
        </w:r>
        <w:r w:rsidR="008465A9">
          <w:rPr>
            <w:sz w:val="22"/>
            <w:szCs w:val="22"/>
          </w:rPr>
          <w:t>Allvida</w:t>
        </w:r>
      </w:ins>
      <w:r>
        <w:rPr>
          <w:sz w:val="22"/>
          <w:szCs w:val="22"/>
        </w:rPr>
        <w:t xml:space="preserve"> is nog geen eigen bijdrage van de premie opgenomen (is ook n.v.t. voor SPD en SPF).</w:t>
      </w:r>
    </w:p>
    <w:p w14:paraId="3E175F77" w14:textId="77777777" w:rsidR="00EC671B" w:rsidRDefault="00EC671B" w:rsidP="00230AF7">
      <w:pPr>
        <w:pStyle w:val="Heading3"/>
        <w:numPr>
          <w:ilvl w:val="2"/>
          <w:numId w:val="1"/>
        </w:numPr>
      </w:pPr>
      <w:r>
        <w:t>Eigen bijdrage</w:t>
      </w:r>
    </w:p>
    <w:p w14:paraId="21B62303" w14:textId="77777777" w:rsidR="00EC671B" w:rsidRPr="00810A30" w:rsidRDefault="00EC671B" w:rsidP="00EC671B">
      <w:pPr>
        <w:spacing w:line="259" w:lineRule="auto"/>
        <w:rPr>
          <w:sz w:val="22"/>
          <w:szCs w:val="22"/>
        </w:rPr>
      </w:pPr>
      <w:r>
        <w:rPr>
          <w:sz w:val="22"/>
          <w:szCs w:val="22"/>
        </w:rPr>
        <w:t xml:space="preserve">Er kan ook een eigen bijdrage van toepassing zijn. In Qwik wordt de eigen bijdragen </w:t>
      </w:r>
      <w:r>
        <w:rPr>
          <w:b/>
          <w:bCs/>
          <w:sz w:val="22"/>
          <w:szCs w:val="22"/>
        </w:rPr>
        <w:t xml:space="preserve">niet </w:t>
      </w:r>
      <w:r>
        <w:rPr>
          <w:sz w:val="22"/>
          <w:szCs w:val="22"/>
        </w:rPr>
        <w:t xml:space="preserve">berekend, de eigen bijdrage is slechts informatie dat bijv. wordt opgenomen in een pensioenreglement. </w:t>
      </w:r>
      <w:commentRangeStart w:id="924"/>
      <w:r>
        <w:rPr>
          <w:sz w:val="22"/>
          <w:szCs w:val="22"/>
        </w:rPr>
        <w:t>Desgewenst kan de eigen bijdrage opgenomen worden op de nota.</w:t>
      </w:r>
      <w:commentRangeEnd w:id="924"/>
      <w:r w:rsidRPr="00810A30">
        <w:rPr>
          <w:rStyle w:val="CommentReference"/>
          <w:sz w:val="22"/>
          <w:szCs w:val="22"/>
        </w:rPr>
        <w:commentReference w:id="924"/>
      </w:r>
    </w:p>
    <w:p w14:paraId="6369E834" w14:textId="77777777" w:rsidR="00EC671B" w:rsidRDefault="00EC671B" w:rsidP="00EC671B">
      <w:pPr>
        <w:spacing w:line="259" w:lineRule="auto"/>
        <w:rPr>
          <w:sz w:val="22"/>
          <w:szCs w:val="22"/>
        </w:rPr>
      </w:pPr>
      <w:r>
        <w:rPr>
          <w:sz w:val="22"/>
          <w:szCs w:val="22"/>
        </w:rPr>
        <w:t>De basis van de eigen bijdrage kan zijn:</w:t>
      </w:r>
    </w:p>
    <w:p w14:paraId="70FE02FB" w14:textId="77777777" w:rsidR="00EC671B" w:rsidRDefault="00EC671B" w:rsidP="00EC671B">
      <w:pPr>
        <w:pStyle w:val="ListParagraph"/>
        <w:numPr>
          <w:ilvl w:val="0"/>
          <w:numId w:val="4"/>
        </w:numPr>
        <w:spacing w:line="259" w:lineRule="auto"/>
        <w:rPr>
          <w:sz w:val="22"/>
          <w:szCs w:val="22"/>
        </w:rPr>
      </w:pPr>
      <w:r>
        <w:rPr>
          <w:sz w:val="22"/>
          <w:szCs w:val="22"/>
        </w:rPr>
        <w:t>Percentage van salaris</w:t>
      </w:r>
    </w:p>
    <w:p w14:paraId="5BC54D32" w14:textId="77777777" w:rsidR="00EC671B" w:rsidRDefault="00EC671B" w:rsidP="00EC671B">
      <w:pPr>
        <w:pStyle w:val="ListParagraph"/>
        <w:numPr>
          <w:ilvl w:val="0"/>
          <w:numId w:val="4"/>
        </w:numPr>
        <w:spacing w:line="259" w:lineRule="auto"/>
        <w:rPr>
          <w:sz w:val="22"/>
          <w:szCs w:val="22"/>
        </w:rPr>
      </w:pPr>
      <w:r>
        <w:rPr>
          <w:sz w:val="22"/>
          <w:szCs w:val="22"/>
        </w:rPr>
        <w:t>Percentage van pensioengrondslag</w:t>
      </w:r>
    </w:p>
    <w:p w14:paraId="3B2F544D" w14:textId="77777777" w:rsidR="00EC671B" w:rsidRDefault="00EC671B" w:rsidP="00EC671B">
      <w:pPr>
        <w:pStyle w:val="ListParagraph"/>
        <w:numPr>
          <w:ilvl w:val="0"/>
          <w:numId w:val="4"/>
        </w:numPr>
        <w:spacing w:line="259" w:lineRule="auto"/>
        <w:rPr>
          <w:sz w:val="22"/>
          <w:szCs w:val="22"/>
        </w:rPr>
      </w:pPr>
      <w:r>
        <w:rPr>
          <w:sz w:val="22"/>
          <w:szCs w:val="22"/>
        </w:rPr>
        <w:t>Percentage van premie</w:t>
      </w:r>
    </w:p>
    <w:p w14:paraId="2CF9977D" w14:textId="77777777" w:rsidR="006001E8" w:rsidRDefault="006001E8">
      <w:pPr>
        <w:spacing w:line="259" w:lineRule="auto"/>
        <w:rPr>
          <w:rFonts w:asciiTheme="majorHAnsi" w:eastAsiaTheme="majorEastAsia" w:hAnsiTheme="majorHAnsi" w:cstheme="majorBidi"/>
          <w:color w:val="0F4761" w:themeColor="accent1" w:themeShade="BF"/>
          <w:sz w:val="32"/>
          <w:szCs w:val="32"/>
        </w:rPr>
      </w:pPr>
      <w:r>
        <w:br w:type="page"/>
      </w:r>
    </w:p>
    <w:p w14:paraId="4A3292D9" w14:textId="7069FC1B" w:rsidR="001B2016" w:rsidRDefault="001B2016" w:rsidP="00230AF7">
      <w:pPr>
        <w:pStyle w:val="Heading2"/>
        <w:numPr>
          <w:ilvl w:val="2"/>
          <w:numId w:val="1"/>
        </w:numPr>
      </w:pPr>
      <w:r>
        <w:lastRenderedPageBreak/>
        <w:t>Fondsen</w:t>
      </w:r>
    </w:p>
    <w:p w14:paraId="6D6C8838" w14:textId="77777777" w:rsidR="00816714" w:rsidRPr="00816714" w:rsidRDefault="00816714" w:rsidP="00230AF7"/>
    <w:tbl>
      <w:tblPr>
        <w:tblW w:w="8360" w:type="dxa"/>
        <w:tblCellMar>
          <w:left w:w="70" w:type="dxa"/>
          <w:right w:w="70" w:type="dxa"/>
        </w:tblCellMar>
        <w:tblLook w:val="04A0" w:firstRow="1" w:lastRow="0" w:firstColumn="1" w:lastColumn="0" w:noHBand="0" w:noVBand="1"/>
      </w:tblPr>
      <w:tblGrid>
        <w:gridCol w:w="1260"/>
        <w:gridCol w:w="1300"/>
        <w:gridCol w:w="1040"/>
        <w:gridCol w:w="1880"/>
        <w:gridCol w:w="1840"/>
        <w:gridCol w:w="1040"/>
      </w:tblGrid>
      <w:tr w:rsidR="006001E8" w:rsidRPr="006001E8" w14:paraId="5B11ED5E" w14:textId="77777777" w:rsidTr="006001E8">
        <w:trPr>
          <w:trHeight w:val="324"/>
        </w:trPr>
        <w:tc>
          <w:tcPr>
            <w:tcW w:w="1260" w:type="dxa"/>
            <w:tcBorders>
              <w:top w:val="nil"/>
              <w:left w:val="nil"/>
              <w:bottom w:val="nil"/>
              <w:right w:val="nil"/>
            </w:tcBorders>
            <w:vAlign w:val="bottom"/>
            <w:hideMark/>
          </w:tcPr>
          <w:p w14:paraId="54E9DCE9" w14:textId="77777777" w:rsidR="006001E8" w:rsidRPr="006001E8" w:rsidRDefault="006001E8" w:rsidP="006001E8">
            <w:pPr>
              <w:spacing w:after="0" w:line="240" w:lineRule="auto"/>
              <w:rPr>
                <w:rFonts w:ascii="Times New Roman" w:eastAsia="Times New Roman" w:hAnsi="Times New Roman" w:cs="Times New Roman"/>
                <w:kern w:val="0"/>
                <w:sz w:val="20"/>
                <w:szCs w:val="20"/>
                <w:lang w:eastAsia="nl-NL"/>
                <w14:ligatures w14:val="none"/>
              </w:rPr>
            </w:pPr>
          </w:p>
        </w:tc>
        <w:tc>
          <w:tcPr>
            <w:tcW w:w="2340" w:type="dxa"/>
            <w:gridSpan w:val="2"/>
            <w:tcBorders>
              <w:top w:val="single" w:sz="4" w:space="0" w:color="auto"/>
              <w:left w:val="single" w:sz="4" w:space="0" w:color="auto"/>
              <w:bottom w:val="nil"/>
              <w:right w:val="single" w:sz="4" w:space="0" w:color="000000"/>
            </w:tcBorders>
            <w:vAlign w:val="bottom"/>
            <w:hideMark/>
          </w:tcPr>
          <w:p w14:paraId="2ACCC937"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Beschikbare premie</w:t>
            </w:r>
          </w:p>
        </w:tc>
        <w:tc>
          <w:tcPr>
            <w:tcW w:w="1880" w:type="dxa"/>
            <w:tcBorders>
              <w:top w:val="single" w:sz="4" w:space="0" w:color="auto"/>
              <w:left w:val="nil"/>
              <w:bottom w:val="single" w:sz="4" w:space="0" w:color="auto"/>
              <w:right w:val="single" w:sz="4" w:space="0" w:color="auto"/>
            </w:tcBorders>
            <w:vAlign w:val="bottom"/>
            <w:hideMark/>
          </w:tcPr>
          <w:p w14:paraId="0D50030C"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RisPremie PP/WZP</w:t>
            </w:r>
          </w:p>
        </w:tc>
        <w:tc>
          <w:tcPr>
            <w:tcW w:w="2880" w:type="dxa"/>
            <w:gridSpan w:val="2"/>
            <w:tcBorders>
              <w:top w:val="single" w:sz="4" w:space="0" w:color="auto"/>
              <w:left w:val="nil"/>
              <w:bottom w:val="nil"/>
              <w:right w:val="single" w:sz="4" w:space="0" w:color="000000"/>
            </w:tcBorders>
            <w:vAlign w:val="bottom"/>
            <w:hideMark/>
          </w:tcPr>
          <w:p w14:paraId="5191A273"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RisPremie PVI</w:t>
            </w:r>
          </w:p>
        </w:tc>
      </w:tr>
      <w:tr w:rsidR="006001E8" w:rsidRPr="006001E8" w14:paraId="2C8453AD" w14:textId="77777777" w:rsidTr="006001E8">
        <w:trPr>
          <w:trHeight w:val="576"/>
        </w:trPr>
        <w:tc>
          <w:tcPr>
            <w:tcW w:w="1260" w:type="dxa"/>
            <w:tcBorders>
              <w:top w:val="nil"/>
              <w:left w:val="nil"/>
              <w:bottom w:val="nil"/>
              <w:right w:val="nil"/>
            </w:tcBorders>
            <w:vAlign w:val="bottom"/>
            <w:hideMark/>
          </w:tcPr>
          <w:p w14:paraId="59CC15F3"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300" w:type="dxa"/>
            <w:tcBorders>
              <w:top w:val="single" w:sz="4" w:space="0" w:color="auto"/>
              <w:left w:val="single" w:sz="4" w:space="0" w:color="auto"/>
              <w:bottom w:val="single" w:sz="4" w:space="0" w:color="auto"/>
              <w:right w:val="single" w:sz="4" w:space="0" w:color="auto"/>
            </w:tcBorders>
            <w:vAlign w:val="bottom"/>
            <w:hideMark/>
          </w:tcPr>
          <w:p w14:paraId="0572ED36"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Wel</w:t>
            </w:r>
          </w:p>
        </w:tc>
        <w:tc>
          <w:tcPr>
            <w:tcW w:w="1040" w:type="dxa"/>
            <w:tcBorders>
              <w:top w:val="single" w:sz="4" w:space="0" w:color="auto"/>
              <w:left w:val="nil"/>
              <w:bottom w:val="single" w:sz="4" w:space="0" w:color="auto"/>
              <w:right w:val="single" w:sz="4" w:space="0" w:color="auto"/>
            </w:tcBorders>
            <w:vAlign w:val="bottom"/>
            <w:hideMark/>
          </w:tcPr>
          <w:p w14:paraId="2502F39B"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Geen</w:t>
            </w:r>
          </w:p>
        </w:tc>
        <w:tc>
          <w:tcPr>
            <w:tcW w:w="1880" w:type="dxa"/>
            <w:tcBorders>
              <w:top w:val="nil"/>
              <w:left w:val="nil"/>
              <w:bottom w:val="single" w:sz="4" w:space="0" w:color="auto"/>
              <w:right w:val="single" w:sz="4" w:space="0" w:color="auto"/>
            </w:tcBorders>
            <w:vAlign w:val="bottom"/>
            <w:hideMark/>
          </w:tcPr>
          <w:p w14:paraId="7D48439E"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 van PG, on top</w:t>
            </w:r>
          </w:p>
        </w:tc>
        <w:tc>
          <w:tcPr>
            <w:tcW w:w="1840" w:type="dxa"/>
            <w:tcBorders>
              <w:top w:val="single" w:sz="4" w:space="0" w:color="auto"/>
              <w:left w:val="nil"/>
              <w:bottom w:val="single" w:sz="4" w:space="0" w:color="auto"/>
              <w:right w:val="single" w:sz="4" w:space="0" w:color="auto"/>
            </w:tcBorders>
            <w:vAlign w:val="bottom"/>
            <w:hideMark/>
          </w:tcPr>
          <w:p w14:paraId="5856FB15"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opslag op premie, on top</w:t>
            </w:r>
          </w:p>
        </w:tc>
        <w:tc>
          <w:tcPr>
            <w:tcW w:w="1040" w:type="dxa"/>
            <w:tcBorders>
              <w:top w:val="single" w:sz="4" w:space="0" w:color="auto"/>
              <w:left w:val="nil"/>
              <w:bottom w:val="single" w:sz="4" w:space="0" w:color="auto"/>
              <w:right w:val="single" w:sz="4" w:space="0" w:color="auto"/>
            </w:tcBorders>
            <w:vAlign w:val="bottom"/>
            <w:hideMark/>
          </w:tcPr>
          <w:p w14:paraId="1BEB4A0B" w14:textId="77777777" w:rsidR="006001E8" w:rsidRPr="006001E8" w:rsidRDefault="006001E8" w:rsidP="006001E8">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001E8">
              <w:rPr>
                <w:rFonts w:ascii="Aptos Narrow" w:eastAsia="Times New Roman" w:hAnsi="Aptos Narrow" w:cs="Times New Roman"/>
                <w:b/>
                <w:bCs/>
                <w:color w:val="000000"/>
                <w:kern w:val="0"/>
                <w:sz w:val="22"/>
                <w:szCs w:val="22"/>
                <w:lang w:eastAsia="nl-NL"/>
                <w14:ligatures w14:val="none"/>
              </w:rPr>
              <w:t>% van PG, on top</w:t>
            </w:r>
          </w:p>
        </w:tc>
      </w:tr>
      <w:tr w:rsidR="006001E8" w:rsidRPr="006001E8" w14:paraId="216A937F" w14:textId="77777777" w:rsidTr="006001E8">
        <w:trPr>
          <w:trHeight w:val="396"/>
        </w:trPr>
        <w:tc>
          <w:tcPr>
            <w:tcW w:w="1260" w:type="dxa"/>
            <w:tcBorders>
              <w:top w:val="single" w:sz="4" w:space="0" w:color="auto"/>
              <w:left w:val="single" w:sz="4" w:space="0" w:color="auto"/>
              <w:bottom w:val="single" w:sz="4" w:space="0" w:color="auto"/>
              <w:right w:val="nil"/>
            </w:tcBorders>
            <w:noWrap/>
            <w:vAlign w:val="bottom"/>
            <w:hideMark/>
          </w:tcPr>
          <w:p w14:paraId="6B8AD8DB"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Standaard</w:t>
            </w:r>
          </w:p>
        </w:tc>
        <w:tc>
          <w:tcPr>
            <w:tcW w:w="1300" w:type="dxa"/>
            <w:tcBorders>
              <w:top w:val="nil"/>
              <w:left w:val="single" w:sz="4" w:space="0" w:color="auto"/>
              <w:bottom w:val="single" w:sz="4" w:space="0" w:color="auto"/>
              <w:right w:val="single" w:sz="4" w:space="0" w:color="auto"/>
            </w:tcBorders>
            <w:vAlign w:val="center"/>
            <w:hideMark/>
          </w:tcPr>
          <w:p w14:paraId="48AE2E90"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5D3D1E75"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single" w:sz="4" w:space="0" w:color="auto"/>
              <w:right w:val="single" w:sz="4" w:space="0" w:color="auto"/>
            </w:tcBorders>
            <w:vAlign w:val="center"/>
            <w:hideMark/>
          </w:tcPr>
          <w:p w14:paraId="0CC647AC"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single" w:sz="4" w:space="0" w:color="auto"/>
              <w:right w:val="single" w:sz="4" w:space="0" w:color="auto"/>
            </w:tcBorders>
            <w:vAlign w:val="center"/>
            <w:hideMark/>
          </w:tcPr>
          <w:p w14:paraId="2DB84ACE"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21A98F4"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4C145DE0" w14:textId="77777777" w:rsidTr="006001E8">
        <w:trPr>
          <w:trHeight w:val="288"/>
        </w:trPr>
        <w:tc>
          <w:tcPr>
            <w:tcW w:w="1260" w:type="dxa"/>
            <w:tcBorders>
              <w:top w:val="nil"/>
              <w:left w:val="single" w:sz="4" w:space="0" w:color="auto"/>
              <w:bottom w:val="nil"/>
              <w:right w:val="nil"/>
            </w:tcBorders>
            <w:noWrap/>
            <w:vAlign w:val="bottom"/>
            <w:hideMark/>
          </w:tcPr>
          <w:p w14:paraId="10A93439" w14:textId="79DBDA60" w:rsidR="006001E8" w:rsidRPr="006001E8" w:rsidRDefault="001C2A84" w:rsidP="006001E8">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300" w:type="dxa"/>
            <w:tcBorders>
              <w:top w:val="nil"/>
              <w:left w:val="single" w:sz="4" w:space="0" w:color="auto"/>
              <w:bottom w:val="nil"/>
              <w:right w:val="single" w:sz="4" w:space="0" w:color="auto"/>
            </w:tcBorders>
            <w:vAlign w:val="center"/>
            <w:hideMark/>
          </w:tcPr>
          <w:p w14:paraId="46453451"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7F4D772"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nil"/>
              <w:right w:val="single" w:sz="4" w:space="0" w:color="auto"/>
            </w:tcBorders>
            <w:vAlign w:val="center"/>
            <w:hideMark/>
          </w:tcPr>
          <w:p w14:paraId="36FA3051"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nil"/>
              <w:right w:val="single" w:sz="4" w:space="0" w:color="auto"/>
            </w:tcBorders>
            <w:vAlign w:val="center"/>
            <w:hideMark/>
          </w:tcPr>
          <w:p w14:paraId="371C6F9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8F1B75D"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1869E89F" w14:textId="77777777" w:rsidTr="006001E8">
        <w:trPr>
          <w:trHeight w:val="288"/>
        </w:trPr>
        <w:tc>
          <w:tcPr>
            <w:tcW w:w="1260" w:type="dxa"/>
            <w:tcBorders>
              <w:top w:val="nil"/>
              <w:left w:val="single" w:sz="4" w:space="0" w:color="auto"/>
              <w:bottom w:val="nil"/>
              <w:right w:val="nil"/>
            </w:tcBorders>
            <w:noWrap/>
            <w:vAlign w:val="bottom"/>
            <w:hideMark/>
          </w:tcPr>
          <w:p w14:paraId="44623437"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SPD</w:t>
            </w:r>
          </w:p>
        </w:tc>
        <w:tc>
          <w:tcPr>
            <w:tcW w:w="1300" w:type="dxa"/>
            <w:tcBorders>
              <w:top w:val="nil"/>
              <w:left w:val="single" w:sz="4" w:space="0" w:color="auto"/>
              <w:bottom w:val="nil"/>
              <w:right w:val="single" w:sz="4" w:space="0" w:color="auto"/>
            </w:tcBorders>
            <w:vAlign w:val="center"/>
            <w:hideMark/>
          </w:tcPr>
          <w:p w14:paraId="0679F3A8"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F852710"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nil"/>
              <w:right w:val="single" w:sz="4" w:space="0" w:color="auto"/>
            </w:tcBorders>
            <w:vAlign w:val="center"/>
            <w:hideMark/>
          </w:tcPr>
          <w:p w14:paraId="023838AE"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nil"/>
              <w:right w:val="single" w:sz="4" w:space="0" w:color="auto"/>
            </w:tcBorders>
            <w:vAlign w:val="center"/>
            <w:hideMark/>
          </w:tcPr>
          <w:p w14:paraId="41E3109A"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3F00AFED"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682F06A0" w14:textId="77777777" w:rsidTr="006001E8">
        <w:trPr>
          <w:trHeight w:val="288"/>
        </w:trPr>
        <w:tc>
          <w:tcPr>
            <w:tcW w:w="1260" w:type="dxa"/>
            <w:tcBorders>
              <w:top w:val="nil"/>
              <w:left w:val="single" w:sz="4" w:space="0" w:color="auto"/>
              <w:bottom w:val="single" w:sz="4" w:space="0" w:color="auto"/>
              <w:right w:val="nil"/>
            </w:tcBorders>
            <w:noWrap/>
            <w:vAlign w:val="bottom"/>
            <w:hideMark/>
          </w:tcPr>
          <w:p w14:paraId="320DE737"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SPF</w:t>
            </w:r>
          </w:p>
        </w:tc>
        <w:tc>
          <w:tcPr>
            <w:tcW w:w="1300" w:type="dxa"/>
            <w:tcBorders>
              <w:top w:val="nil"/>
              <w:left w:val="single" w:sz="4" w:space="0" w:color="auto"/>
              <w:bottom w:val="single" w:sz="4" w:space="0" w:color="auto"/>
              <w:right w:val="single" w:sz="4" w:space="0" w:color="auto"/>
            </w:tcBorders>
            <w:vAlign w:val="center"/>
            <w:hideMark/>
          </w:tcPr>
          <w:p w14:paraId="5A6BFF72"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C33A9C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single" w:sz="4" w:space="0" w:color="auto"/>
              <w:right w:val="single" w:sz="4" w:space="0" w:color="auto"/>
            </w:tcBorders>
            <w:vAlign w:val="center"/>
            <w:hideMark/>
          </w:tcPr>
          <w:p w14:paraId="650530AD"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single" w:sz="4" w:space="0" w:color="auto"/>
              <w:right w:val="single" w:sz="4" w:space="0" w:color="auto"/>
            </w:tcBorders>
            <w:vAlign w:val="center"/>
            <w:hideMark/>
          </w:tcPr>
          <w:p w14:paraId="13294095"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09F3E8A"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16891EF1" w14:textId="77777777" w:rsidTr="006001E8">
        <w:trPr>
          <w:trHeight w:val="288"/>
        </w:trPr>
        <w:tc>
          <w:tcPr>
            <w:tcW w:w="1260" w:type="dxa"/>
            <w:tcBorders>
              <w:top w:val="nil"/>
              <w:left w:val="single" w:sz="4" w:space="0" w:color="auto"/>
              <w:bottom w:val="nil"/>
              <w:right w:val="nil"/>
            </w:tcBorders>
            <w:noWrap/>
            <w:vAlign w:val="bottom"/>
            <w:hideMark/>
          </w:tcPr>
          <w:p w14:paraId="6F1E27CD"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SSPF bruto</w:t>
            </w:r>
          </w:p>
        </w:tc>
        <w:tc>
          <w:tcPr>
            <w:tcW w:w="1300" w:type="dxa"/>
            <w:tcBorders>
              <w:top w:val="nil"/>
              <w:left w:val="single" w:sz="4" w:space="0" w:color="auto"/>
              <w:bottom w:val="nil"/>
              <w:right w:val="single" w:sz="4" w:space="0" w:color="auto"/>
            </w:tcBorders>
            <w:vAlign w:val="center"/>
            <w:hideMark/>
          </w:tcPr>
          <w:p w14:paraId="72E9D11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F0755AC"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nil"/>
              <w:right w:val="single" w:sz="4" w:space="0" w:color="auto"/>
            </w:tcBorders>
            <w:vAlign w:val="center"/>
            <w:hideMark/>
          </w:tcPr>
          <w:p w14:paraId="276E53C5"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nil"/>
              <w:right w:val="single" w:sz="4" w:space="0" w:color="auto"/>
            </w:tcBorders>
            <w:vAlign w:val="center"/>
            <w:hideMark/>
          </w:tcPr>
          <w:p w14:paraId="4E906D74"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5C3E086"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720CBB25" w14:textId="77777777" w:rsidTr="006001E8">
        <w:trPr>
          <w:trHeight w:val="288"/>
        </w:trPr>
        <w:tc>
          <w:tcPr>
            <w:tcW w:w="1260" w:type="dxa"/>
            <w:tcBorders>
              <w:top w:val="nil"/>
              <w:left w:val="single" w:sz="4" w:space="0" w:color="auto"/>
              <w:bottom w:val="nil"/>
              <w:right w:val="nil"/>
            </w:tcBorders>
            <w:noWrap/>
            <w:vAlign w:val="bottom"/>
            <w:hideMark/>
          </w:tcPr>
          <w:p w14:paraId="2574C81D"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SNPS bruto</w:t>
            </w:r>
          </w:p>
        </w:tc>
        <w:tc>
          <w:tcPr>
            <w:tcW w:w="1300" w:type="dxa"/>
            <w:tcBorders>
              <w:top w:val="nil"/>
              <w:left w:val="single" w:sz="4" w:space="0" w:color="auto"/>
              <w:bottom w:val="nil"/>
              <w:right w:val="single" w:sz="4" w:space="0" w:color="auto"/>
            </w:tcBorders>
            <w:vAlign w:val="center"/>
            <w:hideMark/>
          </w:tcPr>
          <w:p w14:paraId="0C2DBBBB"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187BB71"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nil"/>
              <w:right w:val="single" w:sz="4" w:space="0" w:color="auto"/>
            </w:tcBorders>
            <w:vAlign w:val="center"/>
            <w:hideMark/>
          </w:tcPr>
          <w:p w14:paraId="5F2EB4F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nil"/>
              <w:right w:val="single" w:sz="4" w:space="0" w:color="auto"/>
            </w:tcBorders>
            <w:vAlign w:val="center"/>
            <w:hideMark/>
          </w:tcPr>
          <w:p w14:paraId="1DE15C8C"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9A8212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78886B7A" w14:textId="77777777" w:rsidTr="006001E8">
        <w:trPr>
          <w:trHeight w:val="288"/>
        </w:trPr>
        <w:tc>
          <w:tcPr>
            <w:tcW w:w="1260" w:type="dxa"/>
            <w:tcBorders>
              <w:top w:val="nil"/>
              <w:left w:val="single" w:sz="4" w:space="0" w:color="auto"/>
              <w:bottom w:val="nil"/>
              <w:right w:val="nil"/>
            </w:tcBorders>
            <w:noWrap/>
            <w:vAlign w:val="bottom"/>
            <w:hideMark/>
          </w:tcPr>
          <w:p w14:paraId="6D745C72"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SNPS netto</w:t>
            </w:r>
          </w:p>
        </w:tc>
        <w:tc>
          <w:tcPr>
            <w:tcW w:w="1300" w:type="dxa"/>
            <w:tcBorders>
              <w:top w:val="nil"/>
              <w:left w:val="single" w:sz="4" w:space="0" w:color="auto"/>
              <w:bottom w:val="nil"/>
              <w:right w:val="single" w:sz="4" w:space="0" w:color="auto"/>
            </w:tcBorders>
            <w:vAlign w:val="center"/>
            <w:hideMark/>
          </w:tcPr>
          <w:p w14:paraId="240B71BC"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616F78F"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nil"/>
              <w:right w:val="single" w:sz="4" w:space="0" w:color="auto"/>
            </w:tcBorders>
            <w:vAlign w:val="center"/>
            <w:hideMark/>
          </w:tcPr>
          <w:p w14:paraId="1A2426FB"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nil"/>
              <w:right w:val="single" w:sz="4" w:space="0" w:color="auto"/>
            </w:tcBorders>
            <w:vAlign w:val="center"/>
            <w:hideMark/>
          </w:tcPr>
          <w:p w14:paraId="77F83296"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7B9A8AB"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58ABA177" w14:textId="77777777" w:rsidTr="006001E8">
        <w:trPr>
          <w:trHeight w:val="288"/>
        </w:trPr>
        <w:tc>
          <w:tcPr>
            <w:tcW w:w="1260" w:type="dxa"/>
            <w:tcBorders>
              <w:top w:val="nil"/>
              <w:left w:val="single" w:sz="4" w:space="0" w:color="auto"/>
              <w:bottom w:val="single" w:sz="4" w:space="0" w:color="auto"/>
              <w:right w:val="nil"/>
            </w:tcBorders>
            <w:noWrap/>
            <w:vAlign w:val="bottom"/>
            <w:hideMark/>
          </w:tcPr>
          <w:p w14:paraId="249032D7"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AKZO</w:t>
            </w:r>
          </w:p>
        </w:tc>
        <w:tc>
          <w:tcPr>
            <w:tcW w:w="1300" w:type="dxa"/>
            <w:tcBorders>
              <w:top w:val="nil"/>
              <w:left w:val="single" w:sz="4" w:space="0" w:color="auto"/>
              <w:bottom w:val="single" w:sz="4" w:space="0" w:color="auto"/>
              <w:right w:val="single" w:sz="4" w:space="0" w:color="auto"/>
            </w:tcBorders>
            <w:vAlign w:val="center"/>
            <w:hideMark/>
          </w:tcPr>
          <w:p w14:paraId="4AFB1DF9"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EB9B852"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single" w:sz="4" w:space="0" w:color="auto"/>
              <w:right w:val="single" w:sz="4" w:space="0" w:color="auto"/>
            </w:tcBorders>
            <w:vAlign w:val="center"/>
            <w:hideMark/>
          </w:tcPr>
          <w:p w14:paraId="55E0D39E"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840" w:type="dxa"/>
            <w:tcBorders>
              <w:top w:val="nil"/>
              <w:left w:val="nil"/>
              <w:bottom w:val="single" w:sz="4" w:space="0" w:color="auto"/>
              <w:right w:val="single" w:sz="4" w:space="0" w:color="auto"/>
            </w:tcBorders>
            <w:vAlign w:val="center"/>
            <w:hideMark/>
          </w:tcPr>
          <w:p w14:paraId="2D232639"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87E19AC"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r>
      <w:tr w:rsidR="006001E8" w:rsidRPr="006001E8" w14:paraId="618CF9DE" w14:textId="77777777" w:rsidTr="006001E8">
        <w:trPr>
          <w:trHeight w:val="288"/>
        </w:trPr>
        <w:tc>
          <w:tcPr>
            <w:tcW w:w="1260" w:type="dxa"/>
            <w:tcBorders>
              <w:top w:val="nil"/>
              <w:left w:val="single" w:sz="4" w:space="0" w:color="auto"/>
              <w:bottom w:val="single" w:sz="4" w:space="0" w:color="auto"/>
              <w:right w:val="nil"/>
            </w:tcBorders>
            <w:noWrap/>
            <w:vAlign w:val="bottom"/>
            <w:hideMark/>
          </w:tcPr>
          <w:p w14:paraId="4B5E4518"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SBZ</w:t>
            </w:r>
          </w:p>
        </w:tc>
        <w:tc>
          <w:tcPr>
            <w:tcW w:w="1300" w:type="dxa"/>
            <w:tcBorders>
              <w:top w:val="nil"/>
              <w:left w:val="single" w:sz="4" w:space="0" w:color="auto"/>
              <w:bottom w:val="single" w:sz="4" w:space="0" w:color="auto"/>
              <w:right w:val="single" w:sz="4" w:space="0" w:color="auto"/>
            </w:tcBorders>
            <w:noWrap/>
            <w:vAlign w:val="bottom"/>
            <w:hideMark/>
          </w:tcPr>
          <w:p w14:paraId="7A8D9503"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249A987D"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880" w:type="dxa"/>
            <w:tcBorders>
              <w:top w:val="nil"/>
              <w:left w:val="nil"/>
              <w:bottom w:val="single" w:sz="4" w:space="0" w:color="auto"/>
              <w:right w:val="single" w:sz="4" w:space="0" w:color="auto"/>
            </w:tcBorders>
            <w:noWrap/>
            <w:vAlign w:val="bottom"/>
            <w:hideMark/>
          </w:tcPr>
          <w:p w14:paraId="59D8CBC0"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840" w:type="dxa"/>
            <w:tcBorders>
              <w:top w:val="nil"/>
              <w:left w:val="nil"/>
              <w:bottom w:val="single" w:sz="4" w:space="0" w:color="auto"/>
              <w:right w:val="single" w:sz="4" w:space="0" w:color="auto"/>
            </w:tcBorders>
            <w:noWrap/>
            <w:vAlign w:val="bottom"/>
            <w:hideMark/>
          </w:tcPr>
          <w:p w14:paraId="6D0D6482"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35D5AE50"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r>
      <w:tr w:rsidR="006001E8" w:rsidRPr="006001E8" w14:paraId="6110CA41" w14:textId="77777777" w:rsidTr="006001E8">
        <w:trPr>
          <w:trHeight w:val="288"/>
        </w:trPr>
        <w:tc>
          <w:tcPr>
            <w:tcW w:w="1260" w:type="dxa"/>
            <w:tcBorders>
              <w:top w:val="nil"/>
              <w:left w:val="single" w:sz="4" w:space="0" w:color="auto"/>
              <w:bottom w:val="nil"/>
              <w:right w:val="nil"/>
            </w:tcBorders>
            <w:noWrap/>
            <w:vAlign w:val="bottom"/>
            <w:hideMark/>
          </w:tcPr>
          <w:p w14:paraId="785AAC6F"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300" w:type="dxa"/>
            <w:tcBorders>
              <w:top w:val="nil"/>
              <w:left w:val="single" w:sz="4" w:space="0" w:color="auto"/>
              <w:bottom w:val="nil"/>
              <w:right w:val="single" w:sz="4" w:space="0" w:color="auto"/>
            </w:tcBorders>
            <w:noWrap/>
            <w:vAlign w:val="bottom"/>
            <w:hideMark/>
          </w:tcPr>
          <w:p w14:paraId="49962904"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20B060B0"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880" w:type="dxa"/>
            <w:tcBorders>
              <w:top w:val="nil"/>
              <w:left w:val="nil"/>
              <w:bottom w:val="nil"/>
              <w:right w:val="single" w:sz="4" w:space="0" w:color="auto"/>
            </w:tcBorders>
            <w:noWrap/>
            <w:vAlign w:val="bottom"/>
            <w:hideMark/>
          </w:tcPr>
          <w:p w14:paraId="2979F86F"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840" w:type="dxa"/>
            <w:tcBorders>
              <w:top w:val="nil"/>
              <w:left w:val="nil"/>
              <w:bottom w:val="nil"/>
              <w:right w:val="single" w:sz="4" w:space="0" w:color="auto"/>
            </w:tcBorders>
            <w:noWrap/>
            <w:vAlign w:val="bottom"/>
            <w:hideMark/>
          </w:tcPr>
          <w:p w14:paraId="473C9284"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79CDA3C6"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 </w:t>
            </w:r>
          </w:p>
        </w:tc>
      </w:tr>
      <w:tr w:rsidR="006001E8" w:rsidRPr="006001E8" w14:paraId="2C2ACAE1" w14:textId="77777777" w:rsidTr="006001E8">
        <w:trPr>
          <w:trHeight w:val="288"/>
        </w:trPr>
        <w:tc>
          <w:tcPr>
            <w:tcW w:w="1260" w:type="dxa"/>
            <w:tcBorders>
              <w:top w:val="nil"/>
              <w:left w:val="single" w:sz="4" w:space="0" w:color="auto"/>
              <w:bottom w:val="single" w:sz="4" w:space="0" w:color="auto"/>
              <w:right w:val="nil"/>
            </w:tcBorders>
            <w:noWrap/>
            <w:vAlign w:val="bottom"/>
            <w:hideMark/>
          </w:tcPr>
          <w:p w14:paraId="5C2C0C08"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SPOA</w:t>
            </w:r>
          </w:p>
        </w:tc>
        <w:tc>
          <w:tcPr>
            <w:tcW w:w="1300" w:type="dxa"/>
            <w:tcBorders>
              <w:top w:val="nil"/>
              <w:left w:val="single" w:sz="4" w:space="0" w:color="auto"/>
              <w:bottom w:val="single" w:sz="4" w:space="0" w:color="auto"/>
              <w:right w:val="single" w:sz="4" w:space="0" w:color="auto"/>
            </w:tcBorders>
            <w:vAlign w:val="center"/>
            <w:hideMark/>
          </w:tcPr>
          <w:p w14:paraId="20D688BE"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6148A1D6"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Nee</w:t>
            </w:r>
          </w:p>
        </w:tc>
        <w:tc>
          <w:tcPr>
            <w:tcW w:w="1880" w:type="dxa"/>
            <w:tcBorders>
              <w:top w:val="nil"/>
              <w:left w:val="nil"/>
              <w:bottom w:val="single" w:sz="4" w:space="0" w:color="auto"/>
              <w:right w:val="single" w:sz="4" w:space="0" w:color="auto"/>
            </w:tcBorders>
            <w:vAlign w:val="center"/>
            <w:hideMark/>
          </w:tcPr>
          <w:p w14:paraId="3A756D27"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 </w:t>
            </w:r>
          </w:p>
        </w:tc>
        <w:tc>
          <w:tcPr>
            <w:tcW w:w="1840" w:type="dxa"/>
            <w:tcBorders>
              <w:top w:val="nil"/>
              <w:left w:val="nil"/>
              <w:bottom w:val="single" w:sz="4" w:space="0" w:color="auto"/>
              <w:right w:val="single" w:sz="4" w:space="0" w:color="auto"/>
            </w:tcBorders>
            <w:vAlign w:val="center"/>
            <w:hideMark/>
          </w:tcPr>
          <w:p w14:paraId="45E945E9"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vAlign w:val="center"/>
            <w:hideMark/>
          </w:tcPr>
          <w:p w14:paraId="212BE632" w14:textId="77777777" w:rsidR="006001E8" w:rsidRPr="006001E8" w:rsidRDefault="006001E8" w:rsidP="006001E8">
            <w:pPr>
              <w:spacing w:after="0" w:line="240" w:lineRule="auto"/>
              <w:jc w:val="center"/>
              <w:rPr>
                <w:rFonts w:ascii="Aptos" w:eastAsia="Times New Roman" w:hAnsi="Aptos" w:cs="Times New Roman"/>
                <w:color w:val="000000"/>
                <w:kern w:val="0"/>
                <w:sz w:val="22"/>
                <w:szCs w:val="22"/>
                <w:lang w:eastAsia="nl-NL"/>
                <w14:ligatures w14:val="none"/>
              </w:rPr>
            </w:pPr>
            <w:r w:rsidRPr="006001E8">
              <w:rPr>
                <w:rFonts w:ascii="Aptos" w:eastAsia="Times New Roman" w:hAnsi="Aptos" w:cs="Times New Roman"/>
                <w:color w:val="000000"/>
                <w:kern w:val="0"/>
                <w:sz w:val="22"/>
                <w:szCs w:val="22"/>
                <w:lang w:eastAsia="nl-NL"/>
                <w14:ligatures w14:val="none"/>
              </w:rPr>
              <w:t> </w:t>
            </w:r>
          </w:p>
        </w:tc>
      </w:tr>
      <w:tr w:rsidR="006001E8" w:rsidRPr="006001E8" w14:paraId="3463A34B" w14:textId="77777777" w:rsidTr="006001E8">
        <w:trPr>
          <w:trHeight w:val="288"/>
        </w:trPr>
        <w:tc>
          <w:tcPr>
            <w:tcW w:w="1260" w:type="dxa"/>
            <w:tcBorders>
              <w:top w:val="nil"/>
              <w:left w:val="single" w:sz="4" w:space="0" w:color="auto"/>
              <w:bottom w:val="single" w:sz="4" w:space="0" w:color="auto"/>
              <w:right w:val="nil"/>
            </w:tcBorders>
            <w:noWrap/>
            <w:vAlign w:val="bottom"/>
            <w:hideMark/>
          </w:tcPr>
          <w:p w14:paraId="00B5F4DB" w14:textId="77777777" w:rsidR="006001E8" w:rsidRPr="006001E8" w:rsidRDefault="006001E8" w:rsidP="006001E8">
            <w:pPr>
              <w:spacing w:after="0" w:line="240" w:lineRule="auto"/>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SPV</w:t>
            </w:r>
          </w:p>
        </w:tc>
        <w:tc>
          <w:tcPr>
            <w:tcW w:w="1300" w:type="dxa"/>
            <w:tcBorders>
              <w:top w:val="nil"/>
              <w:left w:val="single" w:sz="4" w:space="0" w:color="auto"/>
              <w:bottom w:val="single" w:sz="4" w:space="0" w:color="auto"/>
              <w:right w:val="single" w:sz="4" w:space="0" w:color="auto"/>
            </w:tcBorders>
            <w:noWrap/>
            <w:vAlign w:val="bottom"/>
            <w:hideMark/>
          </w:tcPr>
          <w:p w14:paraId="5F7F243D" w14:textId="77777777" w:rsidR="006001E8" w:rsidRPr="006001E8" w:rsidRDefault="006001E8" w:rsidP="006001E8">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2B9E1839" w14:textId="77777777" w:rsidR="006001E8" w:rsidRPr="006001E8" w:rsidRDefault="006001E8" w:rsidP="006001E8">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Nee</w:t>
            </w:r>
          </w:p>
        </w:tc>
        <w:tc>
          <w:tcPr>
            <w:tcW w:w="1880" w:type="dxa"/>
            <w:tcBorders>
              <w:top w:val="nil"/>
              <w:left w:val="nil"/>
              <w:bottom w:val="single" w:sz="4" w:space="0" w:color="auto"/>
              <w:right w:val="single" w:sz="4" w:space="0" w:color="auto"/>
            </w:tcBorders>
            <w:noWrap/>
            <w:vAlign w:val="bottom"/>
            <w:hideMark/>
          </w:tcPr>
          <w:p w14:paraId="6B13FC66" w14:textId="77777777" w:rsidR="006001E8" w:rsidRPr="006001E8" w:rsidRDefault="006001E8" w:rsidP="006001E8">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Ja</w:t>
            </w:r>
          </w:p>
        </w:tc>
        <w:tc>
          <w:tcPr>
            <w:tcW w:w="1840" w:type="dxa"/>
            <w:tcBorders>
              <w:top w:val="nil"/>
              <w:left w:val="nil"/>
              <w:bottom w:val="single" w:sz="4" w:space="0" w:color="auto"/>
              <w:right w:val="single" w:sz="4" w:space="0" w:color="auto"/>
            </w:tcBorders>
            <w:noWrap/>
            <w:vAlign w:val="bottom"/>
            <w:hideMark/>
          </w:tcPr>
          <w:p w14:paraId="78C6D002" w14:textId="77777777" w:rsidR="006001E8" w:rsidRPr="006001E8" w:rsidRDefault="006001E8" w:rsidP="006001E8">
            <w:pPr>
              <w:spacing w:after="0" w:line="240" w:lineRule="auto"/>
              <w:jc w:val="center"/>
              <w:rPr>
                <w:rFonts w:ascii="Aptos Narrow" w:eastAsia="Times New Roman" w:hAnsi="Aptos Narrow" w:cs="Times New Roman"/>
                <w:color w:val="000000"/>
                <w:kern w:val="0"/>
                <w:sz w:val="22"/>
                <w:szCs w:val="22"/>
                <w:lang w:eastAsia="nl-NL"/>
                <w14:ligatures w14:val="none"/>
              </w:rPr>
            </w:pPr>
            <w:r w:rsidRPr="006001E8">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7E26DFC6" w14:textId="77777777" w:rsidR="006001E8" w:rsidRPr="006001E8" w:rsidRDefault="006001E8" w:rsidP="006001E8">
            <w:pPr>
              <w:spacing w:after="0" w:line="240" w:lineRule="auto"/>
              <w:jc w:val="center"/>
              <w:rPr>
                <w:rFonts w:ascii="Aptos Narrow" w:eastAsia="Times New Roman" w:hAnsi="Aptos Narrow" w:cs="Times New Roman"/>
                <w:color w:val="000000"/>
                <w:kern w:val="0"/>
                <w:sz w:val="22"/>
                <w:szCs w:val="22"/>
                <w:lang w:eastAsia="nl-NL"/>
                <w14:ligatures w14:val="none"/>
              </w:rPr>
            </w:pPr>
            <w:r w:rsidRPr="0074791C">
              <w:rPr>
                <w:rFonts w:ascii="Aptos Narrow" w:eastAsia="Times New Roman" w:hAnsi="Aptos Narrow" w:cs="Times New Roman"/>
                <w:color w:val="EE0000"/>
                <w:kern w:val="0"/>
                <w:sz w:val="22"/>
                <w:szCs w:val="22"/>
                <w:lang w:eastAsia="nl-NL"/>
                <w14:ligatures w14:val="none"/>
                <w:rPrChange w:id="925" w:author="Jitty van der Kuur" w:date="2026-05-12T16:41:00Z" w16du:dateUtc="2026-05-12T14:41:00Z">
                  <w:rPr>
                    <w:rFonts w:ascii="Aptos Narrow" w:eastAsia="Times New Roman" w:hAnsi="Aptos Narrow" w:cs="Times New Roman"/>
                    <w:color w:val="000000"/>
                    <w:kern w:val="0"/>
                    <w:sz w:val="22"/>
                    <w:szCs w:val="22"/>
                    <w:lang w:eastAsia="nl-NL"/>
                    <w14:ligatures w14:val="none"/>
                  </w:rPr>
                </w:rPrChange>
              </w:rPr>
              <w:t>Ja</w:t>
            </w:r>
          </w:p>
        </w:tc>
      </w:tr>
    </w:tbl>
    <w:p w14:paraId="29AE97F9" w14:textId="77777777" w:rsidR="00816714" w:rsidRDefault="00816714">
      <w:pPr>
        <w:spacing w:line="259" w:lineRule="auto"/>
      </w:pPr>
    </w:p>
    <w:p w14:paraId="0342C3FA" w14:textId="4223D27C" w:rsidR="003C7649" w:rsidRDefault="003C7649">
      <w:pPr>
        <w:spacing w:line="259" w:lineRule="auto"/>
      </w:pPr>
      <w:r w:rsidRPr="00230AF7">
        <w:rPr>
          <w:highlight w:val="yellow"/>
        </w:rPr>
        <w:t>Xxx</w:t>
      </w:r>
    </w:p>
    <w:p w14:paraId="2F133306" w14:textId="77777777" w:rsidR="009A277E" w:rsidRDefault="009A277E">
      <w:pPr>
        <w:spacing w:line="259" w:lineRule="auto"/>
        <w:rPr>
          <w:rFonts w:asciiTheme="majorHAnsi" w:eastAsiaTheme="majorEastAsia" w:hAnsiTheme="majorHAnsi" w:cstheme="majorBidi"/>
          <w:color w:val="0F4761" w:themeColor="accent1" w:themeShade="BF"/>
          <w:sz w:val="40"/>
          <w:szCs w:val="40"/>
        </w:rPr>
      </w:pPr>
      <w:bookmarkStart w:id="926" w:name="_Toc194677510"/>
      <w:bookmarkStart w:id="927" w:name="_Ref225438973"/>
      <w:r>
        <w:br w:type="page"/>
      </w:r>
    </w:p>
    <w:p w14:paraId="4C44D556" w14:textId="0C6C3AAA" w:rsidR="00BE4179" w:rsidRDefault="00BE4179" w:rsidP="00230AF7">
      <w:pPr>
        <w:pStyle w:val="Heading1"/>
        <w:numPr>
          <w:ilvl w:val="0"/>
          <w:numId w:val="1"/>
        </w:numPr>
      </w:pPr>
      <w:r>
        <w:lastRenderedPageBreak/>
        <w:t>Premievrije fase</w:t>
      </w:r>
      <w:bookmarkEnd w:id="926"/>
      <w:bookmarkEnd w:id="927"/>
      <w:r>
        <w:t xml:space="preserve"> </w:t>
      </w:r>
    </w:p>
    <w:p w14:paraId="07B90F2D" w14:textId="77777777" w:rsidR="00BE4179" w:rsidRDefault="00BE4179" w:rsidP="00BE4179">
      <w:pPr>
        <w:spacing w:line="259" w:lineRule="auto"/>
        <w:rPr>
          <w:sz w:val="22"/>
          <w:szCs w:val="22"/>
        </w:rPr>
      </w:pPr>
      <w:r w:rsidRPr="0019627E">
        <w:rPr>
          <w:sz w:val="22"/>
          <w:szCs w:val="22"/>
        </w:rPr>
        <w:t xml:space="preserve">Tijdens de </w:t>
      </w:r>
      <w:r>
        <w:rPr>
          <w:sz w:val="22"/>
          <w:szCs w:val="22"/>
        </w:rPr>
        <w:t>premievrije</w:t>
      </w:r>
      <w:r w:rsidRPr="0019627E">
        <w:rPr>
          <w:sz w:val="22"/>
          <w:szCs w:val="22"/>
        </w:rPr>
        <w:t xml:space="preserve"> fase wordt </w:t>
      </w:r>
      <w:r>
        <w:rPr>
          <w:sz w:val="22"/>
          <w:szCs w:val="22"/>
        </w:rPr>
        <w:t xml:space="preserve">er geen premie meer toegevoegd. </w:t>
      </w:r>
    </w:p>
    <w:p w14:paraId="691FBABC" w14:textId="77777777" w:rsidR="00102C2B" w:rsidRPr="00230AF7" w:rsidRDefault="00102C2B" w:rsidP="00230AF7">
      <w:pPr>
        <w:pStyle w:val="Heading1"/>
        <w:numPr>
          <w:ilvl w:val="1"/>
          <w:numId w:val="1"/>
        </w:numPr>
      </w:pPr>
      <w:r w:rsidRPr="00230AF7">
        <w:t>Uitloopdekking</w:t>
      </w:r>
    </w:p>
    <w:p w14:paraId="33515C1F" w14:textId="776B4414" w:rsidR="00BE4179" w:rsidRDefault="00BE4179" w:rsidP="00BE4179">
      <w:pPr>
        <w:spacing w:line="259" w:lineRule="auto"/>
        <w:rPr>
          <w:sz w:val="22"/>
          <w:szCs w:val="22"/>
        </w:rPr>
      </w:pPr>
      <w:r w:rsidRPr="6F4AF6EB">
        <w:rPr>
          <w:sz w:val="22"/>
          <w:szCs w:val="22"/>
        </w:rPr>
        <w:t xml:space="preserve">Het overlijdensrisico kan nog wel doorlopen. Na het einde van het actieve deelneming is er een wettelijke uitloopdekking. Deze periode is 3 maanden, maar een fonds kan ervoor kiezen om de uitloopdekking uit te breiden naar 6 maanden. De uitloopdekking eindigt eerder als de deelnemer een ander </w:t>
      </w:r>
      <w:r w:rsidRPr="00C06837">
        <w:rPr>
          <w:sz w:val="22"/>
          <w:szCs w:val="22"/>
        </w:rPr>
        <w:t>dienstverband</w:t>
      </w:r>
      <w:r w:rsidRPr="6F4AF6EB">
        <w:rPr>
          <w:sz w:val="22"/>
          <w:szCs w:val="22"/>
        </w:rPr>
        <w:t xml:space="preserve"> krijgt.</w:t>
      </w:r>
      <w:r w:rsidR="00F6537F">
        <w:rPr>
          <w:sz w:val="22"/>
          <w:szCs w:val="22"/>
        </w:rPr>
        <w:t xml:space="preserve"> De uitloopdekking kan langer duren als de deelnemer recht heeft op WW </w:t>
      </w:r>
      <w:r w:rsidR="0041395A" w:rsidRPr="00E844B8">
        <w:rPr>
          <w:sz w:val="22"/>
          <w:szCs w:val="22"/>
        </w:rPr>
        <w:t>(Werkloosheidswet of een werkloosheidsuitkering van het woonland)</w:t>
      </w:r>
      <w:r w:rsidR="0041395A">
        <w:rPr>
          <w:sz w:val="22"/>
          <w:szCs w:val="22"/>
        </w:rPr>
        <w:t xml:space="preserve"> </w:t>
      </w:r>
      <w:r w:rsidR="00F6537F">
        <w:rPr>
          <w:sz w:val="22"/>
          <w:szCs w:val="22"/>
        </w:rPr>
        <w:t>en/of ZW</w:t>
      </w:r>
      <w:r w:rsidR="0041395A">
        <w:rPr>
          <w:sz w:val="22"/>
          <w:szCs w:val="22"/>
        </w:rPr>
        <w:t xml:space="preserve"> (</w:t>
      </w:r>
      <w:r w:rsidR="0041395A" w:rsidRPr="00E844B8">
        <w:rPr>
          <w:sz w:val="22"/>
          <w:szCs w:val="22"/>
        </w:rPr>
        <w:t>Ziektewet</w:t>
      </w:r>
      <w:r w:rsidR="0041395A">
        <w:rPr>
          <w:sz w:val="22"/>
          <w:szCs w:val="22"/>
        </w:rPr>
        <w:t>)</w:t>
      </w:r>
      <w:r w:rsidR="00F6537F">
        <w:rPr>
          <w:sz w:val="22"/>
          <w:szCs w:val="22"/>
        </w:rPr>
        <w:t>.</w:t>
      </w:r>
    </w:p>
    <w:p w14:paraId="2FEC54DD" w14:textId="02921FC4" w:rsidR="00925A4A" w:rsidRDefault="00925A4A" w:rsidP="00925A4A">
      <w:pPr>
        <w:pStyle w:val="Heading4"/>
      </w:pPr>
      <w:del w:id="928" w:author="Jitty van der Kuur" w:date="2026-06-19T11:24:00Z" w16du:dateUtc="2026-06-19T09:24:00Z">
        <w:r>
          <w:delText>AllVida</w:delText>
        </w:r>
      </w:del>
      <w:ins w:id="929" w:author="Jitty van der Kuur" w:date="2026-06-19T11:24:00Z" w16du:dateUtc="2026-06-19T09:24:00Z">
        <w:r>
          <w:t xml:space="preserve"> </w:t>
        </w:r>
        <w:r w:rsidR="008465A9">
          <w:t>Allvida</w:t>
        </w:r>
      </w:ins>
      <w:r>
        <w:t xml:space="preserve"> en standaard product</w:t>
      </w:r>
    </w:p>
    <w:p w14:paraId="72EF9ECA" w14:textId="3AD951C9" w:rsidR="00925A4A" w:rsidRDefault="00925A4A" w:rsidP="00BE4179">
      <w:pPr>
        <w:spacing w:line="259" w:lineRule="auto"/>
        <w:rPr>
          <w:sz w:val="22"/>
          <w:szCs w:val="22"/>
        </w:rPr>
      </w:pPr>
      <w:r w:rsidRPr="6F4AF6EB">
        <w:rPr>
          <w:sz w:val="22"/>
          <w:szCs w:val="22"/>
        </w:rPr>
        <w:t xml:space="preserve">In </w:t>
      </w:r>
      <w:del w:id="930" w:author="Jitty van der Kuur" w:date="2026-06-19T11:24:00Z" w16du:dateUtc="2026-06-19T09:24:00Z">
        <w:r w:rsidRPr="6F4AF6EB">
          <w:rPr>
            <w:sz w:val="22"/>
            <w:szCs w:val="22"/>
          </w:rPr>
          <w:delText>AllVida</w:delText>
        </w:r>
      </w:del>
      <w:ins w:id="931" w:author="Jitty van der Kuur" w:date="2026-06-19T11:24:00Z" w16du:dateUtc="2026-06-19T09:24:00Z">
        <w:r w:rsidR="008465A9">
          <w:rPr>
            <w:sz w:val="22"/>
            <w:szCs w:val="22"/>
          </w:rPr>
          <w:t xml:space="preserve"> Allvida</w:t>
        </w:r>
      </w:ins>
      <w:r w:rsidRPr="6F4AF6EB">
        <w:rPr>
          <w:sz w:val="22"/>
          <w:szCs w:val="22"/>
        </w:rPr>
        <w:t xml:space="preserve"> is de wettelijke uitloopdekking een parameter, deze kan </w:t>
      </w:r>
      <w:commentRangeStart w:id="932"/>
      <w:r w:rsidRPr="6F4AF6EB">
        <w:rPr>
          <w:sz w:val="22"/>
          <w:szCs w:val="22"/>
        </w:rPr>
        <w:t xml:space="preserve">dus 3 of 6 maanden </w:t>
      </w:r>
      <w:commentRangeEnd w:id="932"/>
      <w:r w:rsidRPr="6F4AF6EB">
        <w:rPr>
          <w:rStyle w:val="CommentReference"/>
          <w:sz w:val="22"/>
          <w:szCs w:val="22"/>
        </w:rPr>
        <w:commentReference w:id="932"/>
      </w:r>
      <w:r w:rsidRPr="6F4AF6EB">
        <w:rPr>
          <w:sz w:val="22"/>
          <w:szCs w:val="22"/>
        </w:rPr>
        <w:t>zijn en is per administratie in te richten</w:t>
      </w:r>
      <w:r w:rsidR="00BA66C6">
        <w:rPr>
          <w:sz w:val="22"/>
          <w:szCs w:val="22"/>
        </w:rPr>
        <w:t>.</w:t>
      </w:r>
    </w:p>
    <w:p w14:paraId="4D2DEA26" w14:textId="23DDF42A" w:rsidR="00EF01EE" w:rsidRPr="006C4CF2" w:rsidRDefault="00EF01EE" w:rsidP="00230AF7">
      <w:pPr>
        <w:pStyle w:val="Heading1"/>
        <w:numPr>
          <w:ilvl w:val="1"/>
          <w:numId w:val="1"/>
        </w:numPr>
      </w:pPr>
      <w:r w:rsidRPr="006C4CF2">
        <w:t>Uit</w:t>
      </w:r>
      <w:r>
        <w:t>ruil</w:t>
      </w:r>
    </w:p>
    <w:p w14:paraId="5BC7A894" w14:textId="2B1C827B" w:rsidR="0061148B" w:rsidRDefault="0061148B" w:rsidP="00BE4179">
      <w:pPr>
        <w:spacing w:line="259" w:lineRule="auto"/>
        <w:rPr>
          <w:sz w:val="22"/>
          <w:szCs w:val="22"/>
        </w:rPr>
      </w:pPr>
      <w:r>
        <w:rPr>
          <w:sz w:val="22"/>
          <w:szCs w:val="22"/>
        </w:rPr>
        <w:t>Na de uitloopperiode kan een deelnemer het overlijdensrisico</w:t>
      </w:r>
      <w:r w:rsidR="00F746D2">
        <w:rPr>
          <w:sz w:val="22"/>
          <w:szCs w:val="22"/>
        </w:rPr>
        <w:t xml:space="preserve"> (gedeeltelijk) </w:t>
      </w:r>
      <w:r w:rsidR="00725619">
        <w:rPr>
          <w:sz w:val="22"/>
          <w:szCs w:val="22"/>
        </w:rPr>
        <w:t xml:space="preserve">vrijwillig </w:t>
      </w:r>
      <w:r w:rsidR="00F746D2">
        <w:rPr>
          <w:sz w:val="22"/>
          <w:szCs w:val="22"/>
        </w:rPr>
        <w:t>verzekeren</w:t>
      </w:r>
      <w:r w:rsidR="00522B71">
        <w:rPr>
          <w:sz w:val="22"/>
          <w:szCs w:val="22"/>
        </w:rPr>
        <w:t xml:space="preserve">, in de wet wordt dit </w:t>
      </w:r>
      <w:r w:rsidR="007469E7" w:rsidRPr="00230AF7">
        <w:rPr>
          <w:sz w:val="22"/>
          <w:szCs w:val="22"/>
        </w:rPr>
        <w:t>uitruil ouderdomspensioen in partnerpensioen op risicobasis genoemd</w:t>
      </w:r>
      <w:r w:rsidR="00F746D2">
        <w:rPr>
          <w:sz w:val="22"/>
          <w:szCs w:val="22"/>
        </w:rPr>
        <w:t xml:space="preserve">. De risicopremie hiervoor wordt gefinancierd uit het kapitaal. Eenmaal per jaar wordt beoordeeld of </w:t>
      </w:r>
      <w:r w:rsidR="00725619">
        <w:rPr>
          <w:sz w:val="22"/>
          <w:szCs w:val="22"/>
        </w:rPr>
        <w:t xml:space="preserve">er voldoende kapitaal aanwezig is om de risicopremie te financieren. </w:t>
      </w:r>
      <w:r w:rsidR="00966AA7">
        <w:rPr>
          <w:sz w:val="22"/>
          <w:szCs w:val="22"/>
        </w:rPr>
        <w:t>De duur van deze vrijwillige voortzetting is</w:t>
      </w:r>
      <w:r w:rsidR="00D44F36">
        <w:rPr>
          <w:sz w:val="22"/>
          <w:szCs w:val="22"/>
        </w:rPr>
        <w:t xml:space="preserve"> (fondskeuze)</w:t>
      </w:r>
      <w:r w:rsidR="00966AA7">
        <w:rPr>
          <w:sz w:val="22"/>
          <w:szCs w:val="22"/>
        </w:rPr>
        <w:t>:</w:t>
      </w:r>
    </w:p>
    <w:p w14:paraId="268B7D89" w14:textId="7B39A100" w:rsidR="00966AA7" w:rsidRDefault="00966AA7" w:rsidP="00230AF7">
      <w:pPr>
        <w:pStyle w:val="ListParagraph"/>
        <w:numPr>
          <w:ilvl w:val="0"/>
          <w:numId w:val="44"/>
        </w:numPr>
        <w:spacing w:line="259" w:lineRule="auto"/>
        <w:rPr>
          <w:sz w:val="22"/>
          <w:szCs w:val="22"/>
        </w:rPr>
      </w:pPr>
      <w:r>
        <w:rPr>
          <w:sz w:val="22"/>
          <w:szCs w:val="22"/>
        </w:rPr>
        <w:t>Maximaal 15 jaar</w:t>
      </w:r>
    </w:p>
    <w:p w14:paraId="33AF9AB4" w14:textId="364436E8" w:rsidR="00966AA7" w:rsidRPr="00230AF7" w:rsidRDefault="00966AA7" w:rsidP="00230AF7">
      <w:pPr>
        <w:pStyle w:val="ListParagraph"/>
        <w:numPr>
          <w:ilvl w:val="0"/>
          <w:numId w:val="44"/>
        </w:numPr>
        <w:spacing w:line="259" w:lineRule="auto"/>
        <w:rPr>
          <w:sz w:val="22"/>
          <w:szCs w:val="22"/>
        </w:rPr>
      </w:pPr>
      <w:r>
        <w:rPr>
          <w:sz w:val="22"/>
          <w:szCs w:val="22"/>
        </w:rPr>
        <w:t>Tot aan de standaard pensioendatum</w:t>
      </w:r>
    </w:p>
    <w:p w14:paraId="3B7EBF10" w14:textId="355B0BB9" w:rsidR="00093CB1" w:rsidRDefault="00D44F36" w:rsidP="00BE4179">
      <w:pPr>
        <w:spacing w:line="259" w:lineRule="auto"/>
        <w:rPr>
          <w:sz w:val="22"/>
          <w:szCs w:val="22"/>
        </w:rPr>
      </w:pPr>
      <w:r w:rsidRPr="00230AF7">
        <w:rPr>
          <w:sz w:val="22"/>
          <w:szCs w:val="22"/>
        </w:rPr>
        <w:t xml:space="preserve">In de wet wordt het partnerpensioen genoemd, maar dit is uit te breiden naar een tijdelijk partnerpensioen en/of </w:t>
      </w:r>
      <w:commentRangeStart w:id="933"/>
      <w:r w:rsidRPr="00230AF7">
        <w:rPr>
          <w:sz w:val="22"/>
          <w:szCs w:val="22"/>
        </w:rPr>
        <w:t>wezenpensioen</w:t>
      </w:r>
      <w:commentRangeEnd w:id="933"/>
      <w:r w:rsidR="00BA0CC0">
        <w:rPr>
          <w:rStyle w:val="CommentReference"/>
          <w:sz w:val="22"/>
          <w:szCs w:val="22"/>
        </w:rPr>
        <w:commentReference w:id="933"/>
      </w:r>
      <w:r w:rsidR="00D018C9">
        <w:rPr>
          <w:sz w:val="22"/>
          <w:szCs w:val="22"/>
        </w:rPr>
        <w:t>, dit is een fondskeuze</w:t>
      </w:r>
      <w:r w:rsidRPr="00230AF7">
        <w:rPr>
          <w:sz w:val="22"/>
          <w:szCs w:val="22"/>
        </w:rPr>
        <w:t>.</w:t>
      </w:r>
    </w:p>
    <w:p w14:paraId="391E9A3A" w14:textId="7920AA51" w:rsidR="006B1673" w:rsidRDefault="006B1673" w:rsidP="00BE4179">
      <w:pPr>
        <w:spacing w:line="259" w:lineRule="auto"/>
        <w:rPr>
          <w:sz w:val="22"/>
          <w:szCs w:val="22"/>
        </w:rPr>
      </w:pPr>
      <w:r>
        <w:rPr>
          <w:sz w:val="22"/>
          <w:szCs w:val="22"/>
        </w:rPr>
        <w:t xml:space="preserve">Als een fonds ook het </w:t>
      </w:r>
      <w:r w:rsidR="004A2976">
        <w:rPr>
          <w:sz w:val="22"/>
          <w:szCs w:val="22"/>
        </w:rPr>
        <w:t xml:space="preserve">voortzetten van het </w:t>
      </w:r>
      <w:r>
        <w:rPr>
          <w:sz w:val="22"/>
          <w:szCs w:val="22"/>
        </w:rPr>
        <w:t xml:space="preserve">overlijdensrisico </w:t>
      </w:r>
      <w:r w:rsidR="00BF345A">
        <w:rPr>
          <w:sz w:val="22"/>
          <w:szCs w:val="22"/>
        </w:rPr>
        <w:t xml:space="preserve">voor het </w:t>
      </w:r>
      <w:r w:rsidR="00BF345A" w:rsidRPr="006C4CF2">
        <w:rPr>
          <w:sz w:val="22"/>
          <w:szCs w:val="22"/>
        </w:rPr>
        <w:t>tijdelijk partnerpensioen en/of wezenpensioen</w:t>
      </w:r>
      <w:r w:rsidR="00BF345A">
        <w:rPr>
          <w:sz w:val="22"/>
          <w:szCs w:val="22"/>
        </w:rPr>
        <w:t xml:space="preserve"> wil</w:t>
      </w:r>
      <w:r w:rsidR="004A2976">
        <w:rPr>
          <w:sz w:val="22"/>
          <w:szCs w:val="22"/>
        </w:rPr>
        <w:t xml:space="preserve"> aanbieden</w:t>
      </w:r>
      <w:r w:rsidR="00BF345A">
        <w:rPr>
          <w:sz w:val="22"/>
          <w:szCs w:val="22"/>
        </w:rPr>
        <w:t xml:space="preserve">, </w:t>
      </w:r>
      <w:r w:rsidR="004A2976">
        <w:rPr>
          <w:sz w:val="22"/>
          <w:szCs w:val="22"/>
        </w:rPr>
        <w:t xml:space="preserve">dan </w:t>
      </w:r>
      <w:r w:rsidR="00BF345A">
        <w:rPr>
          <w:sz w:val="22"/>
          <w:szCs w:val="22"/>
        </w:rPr>
        <w:t xml:space="preserve">zijn er </w:t>
      </w:r>
      <w:r w:rsidR="00784FAA">
        <w:rPr>
          <w:sz w:val="22"/>
          <w:szCs w:val="22"/>
        </w:rPr>
        <w:t xml:space="preserve">vervolgens </w:t>
      </w:r>
      <w:r w:rsidR="00BF345A">
        <w:rPr>
          <w:sz w:val="22"/>
          <w:szCs w:val="22"/>
        </w:rPr>
        <w:t xml:space="preserve">de volgende </w:t>
      </w:r>
      <w:r w:rsidR="00072B93">
        <w:rPr>
          <w:sz w:val="22"/>
          <w:szCs w:val="22"/>
        </w:rPr>
        <w:t>opties</w:t>
      </w:r>
      <w:r w:rsidR="006606C1">
        <w:rPr>
          <w:sz w:val="22"/>
          <w:szCs w:val="22"/>
        </w:rPr>
        <w:t xml:space="preserve"> voor de deelnemer die </w:t>
      </w:r>
      <w:r w:rsidR="00072B93">
        <w:rPr>
          <w:sz w:val="22"/>
          <w:szCs w:val="22"/>
        </w:rPr>
        <w:t>kiest voor vrijwillige voortzetting</w:t>
      </w:r>
      <w:r w:rsidR="00BF345A">
        <w:rPr>
          <w:sz w:val="22"/>
          <w:szCs w:val="22"/>
        </w:rPr>
        <w:t>:</w:t>
      </w:r>
    </w:p>
    <w:p w14:paraId="1ED44B85" w14:textId="77777777" w:rsidR="00D135A3" w:rsidRDefault="006E1B9C" w:rsidP="00CE4A26">
      <w:pPr>
        <w:pStyle w:val="ListParagraph"/>
        <w:numPr>
          <w:ilvl w:val="0"/>
          <w:numId w:val="44"/>
        </w:numPr>
        <w:spacing w:line="259" w:lineRule="auto"/>
        <w:rPr>
          <w:sz w:val="22"/>
          <w:szCs w:val="22"/>
        </w:rPr>
      </w:pPr>
      <w:r>
        <w:rPr>
          <w:sz w:val="22"/>
          <w:szCs w:val="22"/>
        </w:rPr>
        <w:t>Geen keuze, alle opties die het fonds aanbiedt word</w:t>
      </w:r>
      <w:r w:rsidR="00D135A3">
        <w:rPr>
          <w:sz w:val="22"/>
          <w:szCs w:val="22"/>
        </w:rPr>
        <w:t>en afgenomen</w:t>
      </w:r>
    </w:p>
    <w:p w14:paraId="0D05FEEC" w14:textId="4697FEFF" w:rsidR="00FF6045" w:rsidRDefault="006209D4" w:rsidP="00CE4A26">
      <w:pPr>
        <w:pStyle w:val="ListParagraph"/>
        <w:numPr>
          <w:ilvl w:val="0"/>
          <w:numId w:val="44"/>
        </w:numPr>
        <w:spacing w:line="259" w:lineRule="auto"/>
        <w:rPr>
          <w:sz w:val="22"/>
          <w:szCs w:val="22"/>
        </w:rPr>
      </w:pPr>
      <w:r>
        <w:rPr>
          <w:sz w:val="22"/>
          <w:szCs w:val="22"/>
        </w:rPr>
        <w:t xml:space="preserve">Geen keuze voor wat betreft partnerpensioen (tijdelijk partnerpensioen </w:t>
      </w:r>
      <w:r w:rsidR="00FF6045">
        <w:rPr>
          <w:sz w:val="22"/>
          <w:szCs w:val="22"/>
        </w:rPr>
        <w:t xml:space="preserve">volgt keuze levenslang partnerpensioen), </w:t>
      </w:r>
      <w:r w:rsidR="00D63096">
        <w:rPr>
          <w:sz w:val="22"/>
          <w:szCs w:val="22"/>
        </w:rPr>
        <w:br/>
      </w:r>
      <w:r w:rsidR="00FF6045">
        <w:rPr>
          <w:sz w:val="22"/>
          <w:szCs w:val="22"/>
        </w:rPr>
        <w:t xml:space="preserve">keuze </w:t>
      </w:r>
      <w:r w:rsidR="00D63096">
        <w:rPr>
          <w:sz w:val="22"/>
          <w:szCs w:val="22"/>
        </w:rPr>
        <w:t>om wezenpensioen te betrekken in de vrijwillige voortzetting</w:t>
      </w:r>
    </w:p>
    <w:p w14:paraId="0FAD3BF2" w14:textId="3F6AF3B9" w:rsidR="00D63096" w:rsidRDefault="007819BF" w:rsidP="00CE4A26">
      <w:pPr>
        <w:pStyle w:val="ListParagraph"/>
        <w:numPr>
          <w:ilvl w:val="0"/>
          <w:numId w:val="44"/>
        </w:numPr>
        <w:spacing w:line="259" w:lineRule="auto"/>
        <w:rPr>
          <w:sz w:val="22"/>
          <w:szCs w:val="22"/>
        </w:rPr>
      </w:pPr>
      <w:r>
        <w:rPr>
          <w:sz w:val="22"/>
          <w:szCs w:val="22"/>
        </w:rPr>
        <w:t xml:space="preserve">Keuze om </w:t>
      </w:r>
      <w:r w:rsidR="00B814B7">
        <w:rPr>
          <w:sz w:val="22"/>
          <w:szCs w:val="22"/>
        </w:rPr>
        <w:t>tijdelijk partnerpensioen te betrekken in de vrijwillige voortzetting</w:t>
      </w:r>
      <w:r w:rsidR="00FD1A72">
        <w:rPr>
          <w:sz w:val="22"/>
          <w:szCs w:val="22"/>
        </w:rPr>
        <w:t>,</w:t>
      </w:r>
      <w:r w:rsidR="00FD1A72">
        <w:rPr>
          <w:sz w:val="22"/>
          <w:szCs w:val="22"/>
        </w:rPr>
        <w:br/>
        <w:t>geen keuze voor wat betreft wezenpensioen</w:t>
      </w:r>
    </w:p>
    <w:p w14:paraId="30BDACCD" w14:textId="26F19BC7" w:rsidR="002C11D9" w:rsidRPr="00230AF7" w:rsidRDefault="00FD1A72" w:rsidP="00230AF7">
      <w:pPr>
        <w:pStyle w:val="ListParagraph"/>
        <w:numPr>
          <w:ilvl w:val="0"/>
          <w:numId w:val="44"/>
        </w:numPr>
        <w:spacing w:line="259" w:lineRule="auto"/>
        <w:rPr>
          <w:sz w:val="22"/>
          <w:szCs w:val="22"/>
        </w:rPr>
      </w:pPr>
      <w:r w:rsidRPr="00A162BF">
        <w:rPr>
          <w:sz w:val="22"/>
          <w:szCs w:val="22"/>
        </w:rPr>
        <w:t>Keuze om tijdelijk partnerpensioen te betrekken in de vrijwillige voortzetting,</w:t>
      </w:r>
      <w:r w:rsidRPr="00A162BF">
        <w:rPr>
          <w:sz w:val="22"/>
          <w:szCs w:val="22"/>
        </w:rPr>
        <w:br/>
      </w:r>
      <w:r w:rsidR="00A162BF">
        <w:rPr>
          <w:sz w:val="22"/>
          <w:szCs w:val="22"/>
        </w:rPr>
        <w:t>keuze om wezenpensioen te betrekken in de vrijwillige voortzetting</w:t>
      </w:r>
    </w:p>
    <w:p w14:paraId="3E9AA804" w14:textId="78ECC466" w:rsidR="00925A4A" w:rsidRPr="006C4CF2" w:rsidRDefault="00925A4A" w:rsidP="00925A4A">
      <w:pPr>
        <w:pStyle w:val="Heading1"/>
        <w:numPr>
          <w:ilvl w:val="1"/>
          <w:numId w:val="1"/>
        </w:numPr>
      </w:pPr>
      <w:r>
        <w:t>Uitgaande waardeoverdracht</w:t>
      </w:r>
    </w:p>
    <w:p w14:paraId="7AB6DDB9" w14:textId="4AF9AF03" w:rsidR="002C2E4E" w:rsidRDefault="006F043B" w:rsidP="00925A4A">
      <w:pPr>
        <w:spacing w:line="259" w:lineRule="auto"/>
      </w:pPr>
      <w:r>
        <w:rPr>
          <w:sz w:val="22"/>
          <w:szCs w:val="22"/>
        </w:rPr>
        <w:t xml:space="preserve">Bij einde deelname heeft de gewezen deelnemer de mogelijkheid om </w:t>
      </w:r>
      <w:r w:rsidR="007776E0">
        <w:rPr>
          <w:sz w:val="22"/>
          <w:szCs w:val="22"/>
        </w:rPr>
        <w:t xml:space="preserve">het opgebouwde pensioenkapitaal over te dragen naar de nieuwe pensioenuitvoerder. </w:t>
      </w:r>
    </w:p>
    <w:p w14:paraId="7785F632" w14:textId="6B1A2A5E" w:rsidR="009A277E" w:rsidRDefault="009A277E" w:rsidP="00230AF7">
      <w:pPr>
        <w:pStyle w:val="Heading1"/>
        <w:numPr>
          <w:ilvl w:val="1"/>
          <w:numId w:val="1"/>
        </w:numPr>
      </w:pPr>
      <w:r>
        <w:lastRenderedPageBreak/>
        <w:t>Fondsen</w:t>
      </w:r>
    </w:p>
    <w:tbl>
      <w:tblPr>
        <w:tblW w:w="3340" w:type="dxa"/>
        <w:tblCellMar>
          <w:left w:w="70" w:type="dxa"/>
          <w:right w:w="70" w:type="dxa"/>
        </w:tblCellMar>
        <w:tblLook w:val="04A0" w:firstRow="1" w:lastRow="0" w:firstColumn="1" w:lastColumn="0" w:noHBand="0" w:noVBand="1"/>
      </w:tblPr>
      <w:tblGrid>
        <w:gridCol w:w="1260"/>
        <w:gridCol w:w="1040"/>
        <w:gridCol w:w="1040"/>
      </w:tblGrid>
      <w:tr w:rsidR="009A277E" w:rsidRPr="00724611" w14:paraId="2753D37A" w14:textId="77777777" w:rsidTr="00281AD1">
        <w:trPr>
          <w:trHeight w:val="324"/>
        </w:trPr>
        <w:tc>
          <w:tcPr>
            <w:tcW w:w="1260" w:type="dxa"/>
            <w:tcBorders>
              <w:top w:val="nil"/>
              <w:left w:val="nil"/>
              <w:bottom w:val="nil"/>
              <w:right w:val="nil"/>
            </w:tcBorders>
            <w:vAlign w:val="bottom"/>
            <w:hideMark/>
          </w:tcPr>
          <w:p w14:paraId="51C6D3C3" w14:textId="77777777" w:rsidR="009A277E" w:rsidRPr="00724611" w:rsidRDefault="009A277E" w:rsidP="00281AD1">
            <w:pPr>
              <w:spacing w:after="0" w:line="240" w:lineRule="auto"/>
              <w:rPr>
                <w:rFonts w:ascii="Times New Roman" w:eastAsia="Times New Roman" w:hAnsi="Times New Roman" w:cs="Times New Roman"/>
                <w:kern w:val="0"/>
                <w:sz w:val="20"/>
                <w:szCs w:val="20"/>
                <w:lang w:eastAsia="nl-NL"/>
                <w14:ligatures w14:val="none"/>
              </w:rPr>
            </w:pPr>
          </w:p>
        </w:tc>
        <w:tc>
          <w:tcPr>
            <w:tcW w:w="2080" w:type="dxa"/>
            <w:gridSpan w:val="2"/>
            <w:tcBorders>
              <w:top w:val="single" w:sz="4" w:space="0" w:color="auto"/>
              <w:left w:val="single" w:sz="4" w:space="0" w:color="auto"/>
              <w:bottom w:val="nil"/>
              <w:right w:val="single" w:sz="4" w:space="0" w:color="000000"/>
            </w:tcBorders>
            <w:vAlign w:val="bottom"/>
            <w:hideMark/>
          </w:tcPr>
          <w:p w14:paraId="53B6CFEF" w14:textId="77777777" w:rsidR="009A277E" w:rsidRPr="00724611" w:rsidRDefault="009A277E"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24611">
              <w:rPr>
                <w:rFonts w:ascii="Aptos Narrow" w:eastAsia="Times New Roman" w:hAnsi="Aptos Narrow" w:cs="Times New Roman"/>
                <w:b/>
                <w:bCs/>
                <w:color w:val="000000"/>
                <w:kern w:val="0"/>
                <w:sz w:val="22"/>
                <w:szCs w:val="22"/>
                <w:lang w:eastAsia="nl-NL"/>
                <w14:ligatures w14:val="none"/>
              </w:rPr>
              <w:t>Uitloopdekking</w:t>
            </w:r>
          </w:p>
        </w:tc>
      </w:tr>
      <w:tr w:rsidR="009A277E" w:rsidRPr="00724611" w14:paraId="6EC9424D" w14:textId="77777777" w:rsidTr="00281AD1">
        <w:trPr>
          <w:trHeight w:val="264"/>
        </w:trPr>
        <w:tc>
          <w:tcPr>
            <w:tcW w:w="1260" w:type="dxa"/>
            <w:tcBorders>
              <w:top w:val="nil"/>
              <w:left w:val="nil"/>
              <w:bottom w:val="nil"/>
              <w:right w:val="nil"/>
            </w:tcBorders>
            <w:vAlign w:val="bottom"/>
            <w:hideMark/>
          </w:tcPr>
          <w:p w14:paraId="55E4A604" w14:textId="77777777" w:rsidR="009A277E" w:rsidRPr="00724611" w:rsidRDefault="009A277E"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40" w:type="dxa"/>
            <w:tcBorders>
              <w:top w:val="single" w:sz="4" w:space="0" w:color="auto"/>
              <w:left w:val="single" w:sz="4" w:space="0" w:color="auto"/>
              <w:bottom w:val="single" w:sz="4" w:space="0" w:color="auto"/>
              <w:right w:val="single" w:sz="4" w:space="0" w:color="auto"/>
            </w:tcBorders>
            <w:vAlign w:val="bottom"/>
            <w:hideMark/>
          </w:tcPr>
          <w:p w14:paraId="3FC1D838" w14:textId="77777777" w:rsidR="009A277E" w:rsidRPr="00724611" w:rsidRDefault="009A277E"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24611">
              <w:rPr>
                <w:rFonts w:ascii="Aptos Narrow" w:eastAsia="Times New Roman" w:hAnsi="Aptos Narrow" w:cs="Times New Roman"/>
                <w:b/>
                <w:bCs/>
                <w:color w:val="000000"/>
                <w:kern w:val="0"/>
                <w:sz w:val="22"/>
                <w:szCs w:val="22"/>
                <w:lang w:eastAsia="nl-NL"/>
                <w14:ligatures w14:val="none"/>
              </w:rPr>
              <w:t>3 mnd</w:t>
            </w:r>
          </w:p>
        </w:tc>
        <w:tc>
          <w:tcPr>
            <w:tcW w:w="1040" w:type="dxa"/>
            <w:tcBorders>
              <w:top w:val="single" w:sz="4" w:space="0" w:color="auto"/>
              <w:left w:val="nil"/>
              <w:bottom w:val="single" w:sz="4" w:space="0" w:color="auto"/>
              <w:right w:val="single" w:sz="4" w:space="0" w:color="auto"/>
            </w:tcBorders>
            <w:vAlign w:val="bottom"/>
            <w:hideMark/>
          </w:tcPr>
          <w:p w14:paraId="0A90C459" w14:textId="77777777" w:rsidR="009A277E" w:rsidRPr="00724611" w:rsidRDefault="009A277E" w:rsidP="00281AD1">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724611">
              <w:rPr>
                <w:rFonts w:ascii="Aptos Narrow" w:eastAsia="Times New Roman" w:hAnsi="Aptos Narrow" w:cs="Times New Roman"/>
                <w:b/>
                <w:bCs/>
                <w:color w:val="000000"/>
                <w:kern w:val="0"/>
                <w:sz w:val="22"/>
                <w:szCs w:val="22"/>
                <w:lang w:eastAsia="nl-NL"/>
                <w14:ligatures w14:val="none"/>
              </w:rPr>
              <w:t>6mnd</w:t>
            </w:r>
          </w:p>
        </w:tc>
      </w:tr>
      <w:tr w:rsidR="009A277E" w:rsidRPr="00724611" w14:paraId="7E1D5B9D" w14:textId="77777777" w:rsidTr="00281AD1">
        <w:trPr>
          <w:trHeight w:val="288"/>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3A01781D"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Standaard</w:t>
            </w:r>
          </w:p>
        </w:tc>
        <w:tc>
          <w:tcPr>
            <w:tcW w:w="1040" w:type="dxa"/>
            <w:tcBorders>
              <w:top w:val="nil"/>
              <w:left w:val="nil"/>
              <w:bottom w:val="single" w:sz="4" w:space="0" w:color="auto"/>
              <w:right w:val="single" w:sz="4" w:space="0" w:color="auto"/>
            </w:tcBorders>
            <w:vAlign w:val="center"/>
            <w:hideMark/>
          </w:tcPr>
          <w:p w14:paraId="6569B8FD"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3EAB48D"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r>
      <w:tr w:rsidR="009A277E" w:rsidRPr="00724611" w14:paraId="20A7A7F0"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4750806F"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040" w:type="dxa"/>
            <w:tcBorders>
              <w:top w:val="nil"/>
              <w:left w:val="nil"/>
              <w:bottom w:val="nil"/>
              <w:right w:val="single" w:sz="4" w:space="0" w:color="auto"/>
            </w:tcBorders>
            <w:vAlign w:val="center"/>
            <w:hideMark/>
          </w:tcPr>
          <w:p w14:paraId="765BF976"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17E2D96"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2FD97187"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5AE270DC"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SPD</w:t>
            </w:r>
          </w:p>
        </w:tc>
        <w:tc>
          <w:tcPr>
            <w:tcW w:w="1040" w:type="dxa"/>
            <w:tcBorders>
              <w:top w:val="nil"/>
              <w:left w:val="nil"/>
              <w:bottom w:val="nil"/>
              <w:right w:val="single" w:sz="4" w:space="0" w:color="auto"/>
            </w:tcBorders>
            <w:vAlign w:val="center"/>
            <w:hideMark/>
          </w:tcPr>
          <w:p w14:paraId="3C109D7C"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47677A9"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252ADD71"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43E5076F"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SPF</w:t>
            </w:r>
          </w:p>
        </w:tc>
        <w:tc>
          <w:tcPr>
            <w:tcW w:w="1040" w:type="dxa"/>
            <w:tcBorders>
              <w:top w:val="nil"/>
              <w:left w:val="nil"/>
              <w:bottom w:val="single" w:sz="4" w:space="0" w:color="auto"/>
              <w:right w:val="single" w:sz="4" w:space="0" w:color="auto"/>
            </w:tcBorders>
            <w:vAlign w:val="center"/>
            <w:hideMark/>
          </w:tcPr>
          <w:p w14:paraId="445AFA6D"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145FDEA"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46E55109"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787DED06"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SSPF bruto</w:t>
            </w:r>
          </w:p>
        </w:tc>
        <w:tc>
          <w:tcPr>
            <w:tcW w:w="1040" w:type="dxa"/>
            <w:tcBorders>
              <w:top w:val="nil"/>
              <w:left w:val="nil"/>
              <w:bottom w:val="nil"/>
              <w:right w:val="single" w:sz="4" w:space="0" w:color="auto"/>
            </w:tcBorders>
            <w:vAlign w:val="center"/>
            <w:hideMark/>
          </w:tcPr>
          <w:p w14:paraId="11FAE922"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1CE6AD5"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687930D4"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66629012"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SNPS bruto</w:t>
            </w:r>
          </w:p>
        </w:tc>
        <w:tc>
          <w:tcPr>
            <w:tcW w:w="1040" w:type="dxa"/>
            <w:tcBorders>
              <w:top w:val="nil"/>
              <w:left w:val="nil"/>
              <w:bottom w:val="nil"/>
              <w:right w:val="single" w:sz="4" w:space="0" w:color="auto"/>
            </w:tcBorders>
            <w:vAlign w:val="center"/>
            <w:hideMark/>
          </w:tcPr>
          <w:p w14:paraId="6E3DFF84"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B806A41"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00F63D88"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0C532077"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SNPS netto</w:t>
            </w:r>
          </w:p>
        </w:tc>
        <w:tc>
          <w:tcPr>
            <w:tcW w:w="1040" w:type="dxa"/>
            <w:tcBorders>
              <w:top w:val="nil"/>
              <w:left w:val="nil"/>
              <w:bottom w:val="nil"/>
              <w:right w:val="single" w:sz="4" w:space="0" w:color="auto"/>
            </w:tcBorders>
            <w:vAlign w:val="center"/>
            <w:hideMark/>
          </w:tcPr>
          <w:p w14:paraId="6C113AD6"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C0B1A20"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6B3F2CAF"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01A34049"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AKZO</w:t>
            </w:r>
          </w:p>
        </w:tc>
        <w:tc>
          <w:tcPr>
            <w:tcW w:w="1040" w:type="dxa"/>
            <w:tcBorders>
              <w:top w:val="nil"/>
              <w:left w:val="nil"/>
              <w:bottom w:val="single" w:sz="4" w:space="0" w:color="auto"/>
              <w:right w:val="single" w:sz="4" w:space="0" w:color="auto"/>
            </w:tcBorders>
            <w:vAlign w:val="center"/>
            <w:hideMark/>
          </w:tcPr>
          <w:p w14:paraId="6EE5D4A2"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21B4553" w14:textId="77777777" w:rsidR="009A277E" w:rsidRPr="00724611" w:rsidRDefault="009A277E" w:rsidP="00281AD1">
            <w:pPr>
              <w:spacing w:after="0" w:line="240" w:lineRule="auto"/>
              <w:jc w:val="center"/>
              <w:rPr>
                <w:rFonts w:ascii="Aptos" w:eastAsia="Times New Roman" w:hAnsi="Aptos" w:cs="Times New Roman"/>
                <w:color w:val="000000"/>
                <w:kern w:val="0"/>
                <w:sz w:val="22"/>
                <w:szCs w:val="22"/>
                <w:lang w:eastAsia="nl-NL"/>
                <w14:ligatures w14:val="none"/>
              </w:rPr>
            </w:pPr>
            <w:r w:rsidRPr="00724611">
              <w:rPr>
                <w:rFonts w:ascii="Aptos" w:eastAsia="Times New Roman" w:hAnsi="Aptos" w:cs="Times New Roman"/>
                <w:color w:val="000000"/>
                <w:kern w:val="0"/>
                <w:sz w:val="22"/>
                <w:szCs w:val="22"/>
                <w:lang w:eastAsia="nl-NL"/>
                <w14:ligatures w14:val="none"/>
              </w:rPr>
              <w:t>Nee</w:t>
            </w:r>
          </w:p>
        </w:tc>
      </w:tr>
      <w:tr w:rsidR="009A277E" w:rsidRPr="00724611" w14:paraId="07DC264D"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71A223DE"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SBZ</w:t>
            </w:r>
          </w:p>
        </w:tc>
        <w:tc>
          <w:tcPr>
            <w:tcW w:w="1040" w:type="dxa"/>
            <w:tcBorders>
              <w:top w:val="nil"/>
              <w:left w:val="nil"/>
              <w:bottom w:val="single" w:sz="4" w:space="0" w:color="auto"/>
              <w:right w:val="single" w:sz="4" w:space="0" w:color="auto"/>
            </w:tcBorders>
            <w:noWrap/>
            <w:vAlign w:val="bottom"/>
            <w:hideMark/>
          </w:tcPr>
          <w:p w14:paraId="7446FAF3"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62162D7E"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 </w:t>
            </w:r>
          </w:p>
        </w:tc>
      </w:tr>
      <w:tr w:rsidR="009A277E" w:rsidRPr="00724611" w14:paraId="4DB2D8F5" w14:textId="77777777" w:rsidTr="00281AD1">
        <w:trPr>
          <w:trHeight w:val="288"/>
        </w:trPr>
        <w:tc>
          <w:tcPr>
            <w:tcW w:w="1260" w:type="dxa"/>
            <w:tcBorders>
              <w:top w:val="nil"/>
              <w:left w:val="single" w:sz="4" w:space="0" w:color="auto"/>
              <w:bottom w:val="nil"/>
              <w:right w:val="single" w:sz="4" w:space="0" w:color="auto"/>
            </w:tcBorders>
            <w:noWrap/>
            <w:vAlign w:val="bottom"/>
            <w:hideMark/>
          </w:tcPr>
          <w:p w14:paraId="23B5FE30"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17E54358"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51553A85"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 </w:t>
            </w:r>
          </w:p>
        </w:tc>
      </w:tr>
      <w:tr w:rsidR="009A277E" w:rsidRPr="00724611" w14:paraId="34110B74"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613A0445" w14:textId="77777777" w:rsidR="009A277E" w:rsidRPr="00724611"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SPOA</w:t>
            </w:r>
          </w:p>
        </w:tc>
        <w:tc>
          <w:tcPr>
            <w:tcW w:w="1040" w:type="dxa"/>
            <w:tcBorders>
              <w:top w:val="nil"/>
              <w:left w:val="nil"/>
              <w:bottom w:val="single" w:sz="4" w:space="0" w:color="auto"/>
              <w:right w:val="single" w:sz="4" w:space="0" w:color="auto"/>
            </w:tcBorders>
            <w:noWrap/>
            <w:vAlign w:val="bottom"/>
            <w:hideMark/>
          </w:tcPr>
          <w:p w14:paraId="09C2C008" w14:textId="77777777" w:rsidR="009A277E" w:rsidRPr="00724611" w:rsidRDefault="009A277E"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0F4DBB24" w14:textId="77777777" w:rsidR="009A277E" w:rsidRPr="00724611" w:rsidRDefault="009A277E"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724611">
              <w:rPr>
                <w:rFonts w:ascii="Aptos Narrow" w:eastAsia="Times New Roman" w:hAnsi="Aptos Narrow" w:cs="Times New Roman"/>
                <w:color w:val="000000"/>
                <w:kern w:val="0"/>
                <w:sz w:val="22"/>
                <w:szCs w:val="22"/>
                <w:lang w:eastAsia="nl-NL"/>
                <w14:ligatures w14:val="none"/>
              </w:rPr>
              <w:t>Ja</w:t>
            </w:r>
          </w:p>
        </w:tc>
      </w:tr>
      <w:tr w:rsidR="009A277E" w:rsidRPr="005D41BE" w14:paraId="5DB15AD0" w14:textId="77777777" w:rsidTr="00281AD1">
        <w:trPr>
          <w:trHeight w:val="288"/>
        </w:trPr>
        <w:tc>
          <w:tcPr>
            <w:tcW w:w="1260" w:type="dxa"/>
            <w:tcBorders>
              <w:top w:val="nil"/>
              <w:left w:val="single" w:sz="4" w:space="0" w:color="auto"/>
              <w:bottom w:val="single" w:sz="4" w:space="0" w:color="auto"/>
              <w:right w:val="single" w:sz="4" w:space="0" w:color="auto"/>
            </w:tcBorders>
            <w:noWrap/>
            <w:vAlign w:val="bottom"/>
            <w:hideMark/>
          </w:tcPr>
          <w:p w14:paraId="0CF11D89" w14:textId="77777777" w:rsidR="009A277E" w:rsidRPr="005D41BE" w:rsidRDefault="009A277E" w:rsidP="00281AD1">
            <w:pPr>
              <w:spacing w:after="0" w:line="240" w:lineRule="auto"/>
              <w:rPr>
                <w:rFonts w:ascii="Aptos Narrow" w:eastAsia="Times New Roman" w:hAnsi="Aptos Narrow" w:cs="Times New Roman"/>
                <w:color w:val="000000"/>
                <w:kern w:val="0"/>
                <w:sz w:val="22"/>
                <w:szCs w:val="22"/>
                <w:lang w:eastAsia="nl-NL"/>
                <w14:ligatures w14:val="none"/>
              </w:rPr>
            </w:pPr>
            <w:r w:rsidRPr="005D41BE">
              <w:rPr>
                <w:rFonts w:ascii="Aptos Narrow" w:eastAsia="Times New Roman" w:hAnsi="Aptos Narrow" w:cs="Times New Roman"/>
                <w:color w:val="000000"/>
                <w:kern w:val="0"/>
                <w:sz w:val="22"/>
                <w:szCs w:val="22"/>
                <w:lang w:eastAsia="nl-NL"/>
                <w14:ligatures w14:val="none"/>
              </w:rPr>
              <w:t>SPV</w:t>
            </w:r>
          </w:p>
        </w:tc>
        <w:tc>
          <w:tcPr>
            <w:tcW w:w="1040" w:type="dxa"/>
            <w:tcBorders>
              <w:top w:val="nil"/>
              <w:left w:val="nil"/>
              <w:bottom w:val="single" w:sz="4" w:space="0" w:color="auto"/>
              <w:right w:val="single" w:sz="4" w:space="0" w:color="auto"/>
            </w:tcBorders>
            <w:noWrap/>
            <w:vAlign w:val="bottom"/>
            <w:hideMark/>
          </w:tcPr>
          <w:p w14:paraId="1906D3AF" w14:textId="77777777" w:rsidR="009A277E" w:rsidRPr="005D41BE" w:rsidRDefault="009A277E"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5D41BE">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35F39BEB" w14:textId="77777777" w:rsidR="009A277E" w:rsidRPr="005D41BE" w:rsidRDefault="009A277E" w:rsidP="00281AD1">
            <w:pPr>
              <w:spacing w:after="0" w:line="240" w:lineRule="auto"/>
              <w:jc w:val="center"/>
              <w:rPr>
                <w:rFonts w:ascii="Aptos Narrow" w:eastAsia="Times New Roman" w:hAnsi="Aptos Narrow" w:cs="Times New Roman"/>
                <w:color w:val="000000"/>
                <w:kern w:val="0"/>
                <w:sz w:val="22"/>
                <w:szCs w:val="22"/>
                <w:lang w:eastAsia="nl-NL"/>
                <w14:ligatures w14:val="none"/>
              </w:rPr>
            </w:pPr>
            <w:r w:rsidRPr="005D41BE">
              <w:rPr>
                <w:rFonts w:ascii="Aptos Narrow" w:eastAsia="Times New Roman" w:hAnsi="Aptos Narrow" w:cs="Times New Roman"/>
                <w:color w:val="000000"/>
                <w:kern w:val="0"/>
                <w:sz w:val="22"/>
                <w:szCs w:val="22"/>
                <w:lang w:eastAsia="nl-NL"/>
                <w14:ligatures w14:val="none"/>
              </w:rPr>
              <w:t>Nee</w:t>
            </w:r>
          </w:p>
        </w:tc>
      </w:tr>
    </w:tbl>
    <w:p w14:paraId="53723F8F" w14:textId="28EF5D9B" w:rsidR="008E2917" w:rsidRPr="00230AF7" w:rsidRDefault="005138AB">
      <w:pPr>
        <w:spacing w:line="259" w:lineRule="auto"/>
        <w:rPr>
          <w:sz w:val="22"/>
          <w:szCs w:val="22"/>
        </w:rPr>
      </w:pPr>
      <w:r>
        <w:br/>
      </w:r>
      <w:r w:rsidR="008E2917" w:rsidRPr="00230AF7">
        <w:rPr>
          <w:sz w:val="22"/>
          <w:szCs w:val="22"/>
        </w:rPr>
        <w:t>Als er een tijdelijk partnerpensioen is verzekerd, dan geldt de uitloopdekking ook voor het tijdelijk partnerpensioen (</w:t>
      </w:r>
      <w:r w:rsidR="008E2917">
        <w:rPr>
          <w:sz w:val="22"/>
          <w:szCs w:val="22"/>
        </w:rPr>
        <w:t xml:space="preserve">dit is het geval bij </w:t>
      </w:r>
      <w:r w:rsidR="008E2917" w:rsidRPr="00230AF7">
        <w:rPr>
          <w:sz w:val="22"/>
          <w:szCs w:val="22"/>
        </w:rPr>
        <w:t>SNPS en AKZO).</w:t>
      </w:r>
    </w:p>
    <w:p w14:paraId="5D00EA3F" w14:textId="03AFAEE4" w:rsidR="00A87986" w:rsidRPr="00230AF7" w:rsidRDefault="00F07B13">
      <w:pPr>
        <w:spacing w:line="259" w:lineRule="auto"/>
        <w:rPr>
          <w:sz w:val="22"/>
          <w:szCs w:val="22"/>
        </w:rPr>
      </w:pPr>
      <w:r w:rsidRPr="00230AF7">
        <w:rPr>
          <w:sz w:val="22"/>
          <w:szCs w:val="22"/>
        </w:rPr>
        <w:t xml:space="preserve">Na afloop van de uitloopdekking </w:t>
      </w:r>
      <w:ins w:id="934" w:author="Jitty van der Kuur" w:date="2026-05-11T14:00:00Z" w16du:dateUtc="2026-05-11T12:00:00Z">
        <w:r w:rsidR="007B30C4">
          <w:rPr>
            <w:sz w:val="22"/>
            <w:szCs w:val="22"/>
          </w:rPr>
          <w:t>(</w:t>
        </w:r>
      </w:ins>
      <w:ins w:id="935" w:author="Jitty van der Kuur" w:date="2026-05-11T13:59:00Z" w16du:dateUtc="2026-05-11T11:59:00Z">
        <w:r w:rsidR="00554B29">
          <w:rPr>
            <w:sz w:val="22"/>
            <w:szCs w:val="22"/>
          </w:rPr>
          <w:t>en</w:t>
        </w:r>
      </w:ins>
      <w:ins w:id="936" w:author="Jitty van der Kuur" w:date="2026-05-11T14:00:00Z" w16du:dateUtc="2026-05-11T12:00:00Z">
        <w:r w:rsidR="007B30C4">
          <w:rPr>
            <w:sz w:val="22"/>
            <w:szCs w:val="22"/>
          </w:rPr>
          <w:t xml:space="preserve">, indien van toepassing na de </w:t>
        </w:r>
        <w:r w:rsidR="00D76EF3">
          <w:rPr>
            <w:sz w:val="22"/>
            <w:szCs w:val="22"/>
          </w:rPr>
          <w:t>periode van vrijwillige voortzetting</w:t>
        </w:r>
        <w:r w:rsidR="007B30C4">
          <w:rPr>
            <w:sz w:val="22"/>
            <w:szCs w:val="22"/>
          </w:rPr>
          <w:t>)</w:t>
        </w:r>
        <w:r w:rsidR="00D76EF3">
          <w:rPr>
            <w:sz w:val="22"/>
            <w:szCs w:val="22"/>
          </w:rPr>
          <w:t xml:space="preserve">, </w:t>
        </w:r>
      </w:ins>
      <w:r w:rsidRPr="00230AF7">
        <w:rPr>
          <w:sz w:val="22"/>
          <w:szCs w:val="22"/>
        </w:rPr>
        <w:t>kan de risicodekking vrijwillig worden voortgezet, hiervoor gelden de volgende opties:</w:t>
      </w:r>
    </w:p>
    <w:tbl>
      <w:tblPr>
        <w:tblW w:w="7640" w:type="dxa"/>
        <w:tblCellMar>
          <w:left w:w="70" w:type="dxa"/>
          <w:right w:w="70" w:type="dxa"/>
        </w:tblCellMar>
        <w:tblLook w:val="04A0" w:firstRow="1" w:lastRow="0" w:firstColumn="1" w:lastColumn="0" w:noHBand="0" w:noVBand="1"/>
      </w:tblPr>
      <w:tblGrid>
        <w:gridCol w:w="1260"/>
        <w:gridCol w:w="780"/>
        <w:gridCol w:w="1000"/>
        <w:gridCol w:w="1000"/>
        <w:gridCol w:w="780"/>
        <w:gridCol w:w="1660"/>
        <w:gridCol w:w="1160"/>
      </w:tblGrid>
      <w:tr w:rsidR="00FC5EDF" w:rsidRPr="00FC5EDF" w14:paraId="4DD8BFAE" w14:textId="77777777" w:rsidTr="00FC5EDF">
        <w:trPr>
          <w:trHeight w:val="288"/>
        </w:trPr>
        <w:tc>
          <w:tcPr>
            <w:tcW w:w="1260" w:type="dxa"/>
            <w:tcBorders>
              <w:top w:val="nil"/>
              <w:left w:val="nil"/>
              <w:bottom w:val="nil"/>
              <w:right w:val="nil"/>
            </w:tcBorders>
            <w:noWrap/>
            <w:vAlign w:val="bottom"/>
            <w:hideMark/>
          </w:tcPr>
          <w:p w14:paraId="6A4BF827" w14:textId="77777777" w:rsidR="00FC5EDF" w:rsidRPr="00FC5EDF" w:rsidRDefault="00FC5EDF" w:rsidP="00FC5EDF">
            <w:pPr>
              <w:spacing w:after="0" w:line="240" w:lineRule="auto"/>
              <w:rPr>
                <w:rFonts w:ascii="Times New Roman" w:eastAsia="Times New Roman" w:hAnsi="Times New Roman" w:cs="Times New Roman"/>
                <w:kern w:val="0"/>
                <w:sz w:val="20"/>
                <w:szCs w:val="20"/>
                <w:lang w:eastAsia="nl-NL"/>
                <w14:ligatures w14:val="none"/>
              </w:rPr>
            </w:pPr>
          </w:p>
        </w:tc>
        <w:tc>
          <w:tcPr>
            <w:tcW w:w="6380" w:type="dxa"/>
            <w:gridSpan w:val="6"/>
            <w:tcBorders>
              <w:top w:val="single" w:sz="4" w:space="0" w:color="auto"/>
              <w:left w:val="single" w:sz="4" w:space="0" w:color="auto"/>
              <w:bottom w:val="single" w:sz="4" w:space="0" w:color="auto"/>
              <w:right w:val="single" w:sz="4" w:space="0" w:color="000000"/>
            </w:tcBorders>
            <w:vAlign w:val="bottom"/>
            <w:hideMark/>
          </w:tcPr>
          <w:p w14:paraId="7F7BDCF6"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VV risicodekking</w:t>
            </w:r>
          </w:p>
        </w:tc>
      </w:tr>
      <w:tr w:rsidR="00FC5EDF" w:rsidRPr="00FC5EDF" w14:paraId="2B07E064" w14:textId="77777777" w:rsidTr="00FC5EDF">
        <w:trPr>
          <w:trHeight w:val="324"/>
        </w:trPr>
        <w:tc>
          <w:tcPr>
            <w:tcW w:w="1260" w:type="dxa"/>
            <w:tcBorders>
              <w:top w:val="nil"/>
              <w:left w:val="nil"/>
              <w:bottom w:val="nil"/>
              <w:right w:val="nil"/>
            </w:tcBorders>
            <w:vAlign w:val="bottom"/>
            <w:hideMark/>
          </w:tcPr>
          <w:p w14:paraId="0F3E48DC"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3560" w:type="dxa"/>
            <w:gridSpan w:val="4"/>
            <w:tcBorders>
              <w:top w:val="single" w:sz="4" w:space="0" w:color="auto"/>
              <w:left w:val="single" w:sz="4" w:space="0" w:color="auto"/>
              <w:bottom w:val="nil"/>
              <w:right w:val="nil"/>
            </w:tcBorders>
            <w:vAlign w:val="bottom"/>
            <w:hideMark/>
          </w:tcPr>
          <w:p w14:paraId="637DE0CF"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Pensioensoort</w:t>
            </w:r>
          </w:p>
        </w:tc>
        <w:tc>
          <w:tcPr>
            <w:tcW w:w="2820" w:type="dxa"/>
            <w:gridSpan w:val="2"/>
            <w:tcBorders>
              <w:top w:val="single" w:sz="4" w:space="0" w:color="auto"/>
              <w:left w:val="single" w:sz="4" w:space="0" w:color="auto"/>
              <w:bottom w:val="nil"/>
              <w:right w:val="single" w:sz="4" w:space="0" w:color="000000"/>
            </w:tcBorders>
            <w:vAlign w:val="bottom"/>
            <w:hideMark/>
          </w:tcPr>
          <w:p w14:paraId="6F264A93"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Duur</w:t>
            </w:r>
          </w:p>
        </w:tc>
      </w:tr>
      <w:tr w:rsidR="00FC5EDF" w:rsidRPr="00FC5EDF" w14:paraId="72600DC5" w14:textId="77777777" w:rsidTr="00FC5EDF">
        <w:trPr>
          <w:trHeight w:val="576"/>
        </w:trPr>
        <w:tc>
          <w:tcPr>
            <w:tcW w:w="1260" w:type="dxa"/>
            <w:tcBorders>
              <w:top w:val="nil"/>
              <w:left w:val="nil"/>
              <w:bottom w:val="nil"/>
              <w:right w:val="nil"/>
            </w:tcBorders>
            <w:vAlign w:val="bottom"/>
            <w:hideMark/>
          </w:tcPr>
          <w:p w14:paraId="683820E3"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780" w:type="dxa"/>
            <w:tcBorders>
              <w:top w:val="single" w:sz="4" w:space="0" w:color="auto"/>
              <w:left w:val="single" w:sz="4" w:space="0" w:color="auto"/>
              <w:bottom w:val="single" w:sz="4" w:space="0" w:color="auto"/>
              <w:right w:val="single" w:sz="4" w:space="0" w:color="auto"/>
            </w:tcBorders>
            <w:vAlign w:val="bottom"/>
            <w:hideMark/>
          </w:tcPr>
          <w:p w14:paraId="4C528605"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LPP</w:t>
            </w:r>
          </w:p>
        </w:tc>
        <w:tc>
          <w:tcPr>
            <w:tcW w:w="1000" w:type="dxa"/>
            <w:tcBorders>
              <w:top w:val="single" w:sz="4" w:space="0" w:color="auto"/>
              <w:left w:val="nil"/>
              <w:bottom w:val="single" w:sz="4" w:space="0" w:color="auto"/>
              <w:right w:val="single" w:sz="4" w:space="0" w:color="auto"/>
            </w:tcBorders>
            <w:vAlign w:val="bottom"/>
            <w:hideMark/>
          </w:tcPr>
          <w:p w14:paraId="14EC5AB1" w14:textId="7BEDCD6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 xml:space="preserve">LPP </w:t>
            </w:r>
            <w:r w:rsidR="001F1425">
              <w:rPr>
                <w:rFonts w:ascii="Aptos Narrow" w:eastAsia="Times New Roman" w:hAnsi="Aptos Narrow" w:cs="Times New Roman"/>
                <w:b/>
                <w:bCs/>
                <w:color w:val="000000"/>
                <w:kern w:val="0"/>
                <w:sz w:val="22"/>
                <w:szCs w:val="22"/>
                <w:lang w:eastAsia="nl-NL"/>
                <w14:ligatures w14:val="none"/>
              </w:rPr>
              <w:br/>
            </w:r>
            <w:r w:rsidRPr="00FC5EDF">
              <w:rPr>
                <w:rFonts w:ascii="Aptos Narrow" w:eastAsia="Times New Roman" w:hAnsi="Aptos Narrow" w:cs="Times New Roman"/>
                <w:b/>
                <w:bCs/>
                <w:color w:val="000000"/>
                <w:kern w:val="0"/>
                <w:sz w:val="22"/>
                <w:szCs w:val="22"/>
                <w:lang w:eastAsia="nl-NL"/>
                <w14:ligatures w14:val="none"/>
              </w:rPr>
              <w:t>en TPP</w:t>
            </w:r>
          </w:p>
        </w:tc>
        <w:tc>
          <w:tcPr>
            <w:tcW w:w="1000" w:type="dxa"/>
            <w:tcBorders>
              <w:top w:val="single" w:sz="4" w:space="0" w:color="auto"/>
              <w:left w:val="nil"/>
              <w:bottom w:val="single" w:sz="4" w:space="0" w:color="auto"/>
              <w:right w:val="single" w:sz="4" w:space="0" w:color="auto"/>
            </w:tcBorders>
            <w:vAlign w:val="bottom"/>
            <w:hideMark/>
          </w:tcPr>
          <w:p w14:paraId="4A5FE8DB" w14:textId="5CBAA902"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 xml:space="preserve">LPP </w:t>
            </w:r>
            <w:r w:rsidR="001F1425">
              <w:rPr>
                <w:rFonts w:ascii="Aptos Narrow" w:eastAsia="Times New Roman" w:hAnsi="Aptos Narrow" w:cs="Times New Roman"/>
                <w:b/>
                <w:bCs/>
                <w:color w:val="000000"/>
                <w:kern w:val="0"/>
                <w:sz w:val="22"/>
                <w:szCs w:val="22"/>
                <w:lang w:eastAsia="nl-NL"/>
                <w14:ligatures w14:val="none"/>
              </w:rPr>
              <w:br/>
            </w:r>
            <w:r w:rsidRPr="00FC5EDF">
              <w:rPr>
                <w:rFonts w:ascii="Aptos Narrow" w:eastAsia="Times New Roman" w:hAnsi="Aptos Narrow" w:cs="Times New Roman"/>
                <w:b/>
                <w:bCs/>
                <w:color w:val="000000"/>
                <w:kern w:val="0"/>
                <w:sz w:val="22"/>
                <w:szCs w:val="22"/>
                <w:lang w:eastAsia="nl-NL"/>
                <w14:ligatures w14:val="none"/>
              </w:rPr>
              <w:t>of TPP</w:t>
            </w:r>
          </w:p>
        </w:tc>
        <w:tc>
          <w:tcPr>
            <w:tcW w:w="780" w:type="dxa"/>
            <w:tcBorders>
              <w:top w:val="single" w:sz="4" w:space="0" w:color="auto"/>
              <w:left w:val="nil"/>
              <w:bottom w:val="single" w:sz="4" w:space="0" w:color="auto"/>
              <w:right w:val="single" w:sz="4" w:space="0" w:color="auto"/>
            </w:tcBorders>
            <w:vAlign w:val="bottom"/>
            <w:hideMark/>
          </w:tcPr>
          <w:p w14:paraId="5C74E802"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WZP</w:t>
            </w:r>
          </w:p>
        </w:tc>
        <w:tc>
          <w:tcPr>
            <w:tcW w:w="1660" w:type="dxa"/>
            <w:tcBorders>
              <w:top w:val="single" w:sz="4" w:space="0" w:color="auto"/>
              <w:left w:val="nil"/>
              <w:bottom w:val="single" w:sz="4" w:space="0" w:color="auto"/>
              <w:right w:val="single" w:sz="4" w:space="0" w:color="auto"/>
            </w:tcBorders>
            <w:vAlign w:val="bottom"/>
            <w:hideMark/>
          </w:tcPr>
          <w:p w14:paraId="0BF57563"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Standaard pensioendatum</w:t>
            </w:r>
          </w:p>
        </w:tc>
        <w:tc>
          <w:tcPr>
            <w:tcW w:w="1160" w:type="dxa"/>
            <w:tcBorders>
              <w:top w:val="single" w:sz="4" w:space="0" w:color="auto"/>
              <w:left w:val="nil"/>
              <w:bottom w:val="single" w:sz="4" w:space="0" w:color="auto"/>
              <w:right w:val="single" w:sz="4" w:space="0" w:color="auto"/>
            </w:tcBorders>
            <w:vAlign w:val="bottom"/>
            <w:hideMark/>
          </w:tcPr>
          <w:p w14:paraId="62A51694" w14:textId="77777777" w:rsidR="00FC5EDF" w:rsidRPr="00FC5EDF" w:rsidRDefault="00FC5EDF" w:rsidP="00FC5ED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FC5EDF">
              <w:rPr>
                <w:rFonts w:ascii="Aptos Narrow" w:eastAsia="Times New Roman" w:hAnsi="Aptos Narrow" w:cs="Times New Roman"/>
                <w:b/>
                <w:bCs/>
                <w:color w:val="000000"/>
                <w:kern w:val="0"/>
                <w:sz w:val="22"/>
                <w:szCs w:val="22"/>
                <w:lang w:eastAsia="nl-NL"/>
                <w14:ligatures w14:val="none"/>
              </w:rPr>
              <w:t>15 jaar</w:t>
            </w:r>
          </w:p>
        </w:tc>
      </w:tr>
      <w:tr w:rsidR="00FC5EDF" w:rsidRPr="00FC5EDF" w14:paraId="73AEAB05" w14:textId="77777777" w:rsidTr="00FC5EDF">
        <w:trPr>
          <w:trHeight w:val="396"/>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69FD2EE2"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Standaard</w:t>
            </w:r>
          </w:p>
        </w:tc>
        <w:tc>
          <w:tcPr>
            <w:tcW w:w="780" w:type="dxa"/>
            <w:tcBorders>
              <w:top w:val="nil"/>
              <w:left w:val="nil"/>
              <w:bottom w:val="single" w:sz="4" w:space="0" w:color="auto"/>
              <w:right w:val="single" w:sz="4" w:space="0" w:color="auto"/>
            </w:tcBorders>
            <w:vAlign w:val="bottom"/>
            <w:hideMark/>
          </w:tcPr>
          <w:p w14:paraId="30FC78BB"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bottom"/>
            <w:hideMark/>
          </w:tcPr>
          <w:p w14:paraId="60B0759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single" w:sz="4" w:space="0" w:color="auto"/>
              <w:right w:val="single" w:sz="4" w:space="0" w:color="auto"/>
            </w:tcBorders>
            <w:vAlign w:val="bottom"/>
            <w:hideMark/>
          </w:tcPr>
          <w:p w14:paraId="6C9C5C5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780" w:type="dxa"/>
            <w:tcBorders>
              <w:top w:val="nil"/>
              <w:left w:val="nil"/>
              <w:bottom w:val="single" w:sz="4" w:space="0" w:color="auto"/>
              <w:right w:val="single" w:sz="4" w:space="0" w:color="auto"/>
            </w:tcBorders>
            <w:vAlign w:val="bottom"/>
            <w:hideMark/>
          </w:tcPr>
          <w:p w14:paraId="458FC681"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660" w:type="dxa"/>
            <w:tcBorders>
              <w:top w:val="nil"/>
              <w:left w:val="nil"/>
              <w:bottom w:val="single" w:sz="4" w:space="0" w:color="auto"/>
              <w:right w:val="single" w:sz="4" w:space="0" w:color="auto"/>
            </w:tcBorders>
            <w:vAlign w:val="bottom"/>
            <w:hideMark/>
          </w:tcPr>
          <w:p w14:paraId="37BF2C97"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single" w:sz="4" w:space="0" w:color="auto"/>
              <w:right w:val="single" w:sz="4" w:space="0" w:color="auto"/>
            </w:tcBorders>
            <w:vAlign w:val="bottom"/>
            <w:hideMark/>
          </w:tcPr>
          <w:p w14:paraId="3C1E5BA5"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r>
      <w:tr w:rsidR="00FC5EDF" w:rsidRPr="00FC5EDF" w14:paraId="52F6F22B"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0EE3D61B"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SPH&amp;P</w:t>
            </w:r>
          </w:p>
        </w:tc>
        <w:tc>
          <w:tcPr>
            <w:tcW w:w="780" w:type="dxa"/>
            <w:tcBorders>
              <w:top w:val="nil"/>
              <w:left w:val="nil"/>
              <w:bottom w:val="nil"/>
              <w:right w:val="single" w:sz="4" w:space="0" w:color="auto"/>
            </w:tcBorders>
            <w:vAlign w:val="bottom"/>
            <w:hideMark/>
          </w:tcPr>
          <w:p w14:paraId="559983E1" w14:textId="774D0DCB" w:rsidR="00FC5EDF" w:rsidRPr="00FC5EDF" w:rsidRDefault="00877E48"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ins w:id="937" w:author="Jitty van der Kuur" w:date="2026-05-28T12:23:00Z" w16du:dateUtc="2026-05-28T10:23:00Z">
              <w:r w:rsidRPr="00BE2DB7">
                <w:rPr>
                  <w:rFonts w:ascii="Aptos Narrow" w:eastAsia="Times New Roman" w:hAnsi="Aptos Narrow" w:cs="Times New Roman"/>
                  <w:color w:val="EE0000"/>
                  <w:kern w:val="0"/>
                  <w:sz w:val="22"/>
                  <w:szCs w:val="22"/>
                  <w:lang w:eastAsia="nl-NL"/>
                  <w14:ligatures w14:val="none"/>
                  <w:rPrChange w:id="938" w:author="Jitty van der Kuur" w:date="2026-05-28T12:25:00Z" w16du:dateUtc="2026-05-28T10:25:00Z">
                    <w:rPr>
                      <w:rFonts w:ascii="Aptos Narrow" w:eastAsia="Times New Roman" w:hAnsi="Aptos Narrow" w:cs="Times New Roman"/>
                      <w:color w:val="000000"/>
                      <w:kern w:val="0"/>
                      <w:sz w:val="22"/>
                      <w:szCs w:val="22"/>
                      <w:lang w:eastAsia="nl-NL"/>
                      <w14:ligatures w14:val="none"/>
                    </w:rPr>
                  </w:rPrChange>
                </w:rPr>
                <w:t>Ja*</w:t>
              </w:r>
            </w:ins>
            <w:r w:rsidR="00FC5EDF"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vAlign w:val="bottom"/>
            <w:hideMark/>
          </w:tcPr>
          <w:p w14:paraId="7D651FCF" w14:textId="55850901" w:rsidR="00FC5EDF" w:rsidRPr="00FC5EDF" w:rsidRDefault="00E479A5"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ins w:id="939" w:author="Jitty van der Kuur" w:date="2026-05-28T12:23:00Z" w16du:dateUtc="2026-05-28T10:23:00Z">
              <w:r>
                <w:rPr>
                  <w:rFonts w:ascii="Aptos Narrow" w:eastAsia="Times New Roman" w:hAnsi="Aptos Narrow" w:cs="Times New Roman"/>
                  <w:color w:val="000000"/>
                  <w:kern w:val="0"/>
                  <w:sz w:val="22"/>
                  <w:szCs w:val="22"/>
                  <w:lang w:eastAsia="nl-NL"/>
                  <w14:ligatures w14:val="none"/>
                </w:rPr>
                <w:t>Nvt</w:t>
              </w:r>
            </w:ins>
            <w:del w:id="940" w:author="Jitty van der Kuur" w:date="2026-05-28T12:23:00Z" w16du:dateUtc="2026-05-28T10:23:00Z">
              <w:r w:rsidR="00FC5EDF" w:rsidRPr="00FC5EDF" w:rsidDel="00E479A5">
                <w:rPr>
                  <w:rFonts w:ascii="Aptos Narrow" w:eastAsia="Times New Roman" w:hAnsi="Aptos Narrow" w:cs="Times New Roman"/>
                  <w:color w:val="000000"/>
                  <w:kern w:val="0"/>
                  <w:sz w:val="22"/>
                  <w:szCs w:val="22"/>
                  <w:lang w:eastAsia="nl-NL"/>
                  <w14:ligatures w14:val="none"/>
                </w:rPr>
                <w:delText> </w:delText>
              </w:r>
            </w:del>
          </w:p>
        </w:tc>
        <w:tc>
          <w:tcPr>
            <w:tcW w:w="1000" w:type="dxa"/>
            <w:tcBorders>
              <w:top w:val="nil"/>
              <w:left w:val="nil"/>
              <w:bottom w:val="nil"/>
              <w:right w:val="single" w:sz="4" w:space="0" w:color="auto"/>
            </w:tcBorders>
            <w:vAlign w:val="bottom"/>
            <w:hideMark/>
          </w:tcPr>
          <w:p w14:paraId="2B823692" w14:textId="1BF4F78C"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ins w:id="941" w:author="Jitty van der Kuur" w:date="2026-05-28T12:23:00Z" w16du:dateUtc="2026-05-28T10:23:00Z">
              <w:r w:rsidR="00E479A5">
                <w:rPr>
                  <w:rFonts w:ascii="Aptos Narrow" w:eastAsia="Times New Roman" w:hAnsi="Aptos Narrow" w:cs="Times New Roman"/>
                  <w:color w:val="000000"/>
                  <w:kern w:val="0"/>
                  <w:sz w:val="22"/>
                  <w:szCs w:val="22"/>
                  <w:lang w:eastAsia="nl-NL"/>
                  <w14:ligatures w14:val="none"/>
                </w:rPr>
                <w:t>Nvt</w:t>
              </w:r>
            </w:ins>
          </w:p>
        </w:tc>
        <w:tc>
          <w:tcPr>
            <w:tcW w:w="780" w:type="dxa"/>
            <w:tcBorders>
              <w:top w:val="nil"/>
              <w:left w:val="nil"/>
              <w:bottom w:val="nil"/>
              <w:right w:val="single" w:sz="4" w:space="0" w:color="auto"/>
            </w:tcBorders>
            <w:vAlign w:val="bottom"/>
            <w:hideMark/>
          </w:tcPr>
          <w:p w14:paraId="3D7447F2" w14:textId="5D130291" w:rsidR="00FC5EDF" w:rsidRPr="00FC5EDF" w:rsidRDefault="00E479A5"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ins w:id="942" w:author="Jitty van der Kuur" w:date="2026-05-28T12:23:00Z" w16du:dateUtc="2026-05-28T10:23:00Z">
              <w:r w:rsidRPr="00BE2DB7">
                <w:rPr>
                  <w:rFonts w:ascii="Aptos Narrow" w:eastAsia="Times New Roman" w:hAnsi="Aptos Narrow" w:cs="Times New Roman"/>
                  <w:color w:val="EE0000"/>
                  <w:kern w:val="0"/>
                  <w:sz w:val="22"/>
                  <w:szCs w:val="22"/>
                  <w:lang w:eastAsia="nl-NL"/>
                  <w14:ligatures w14:val="none"/>
                  <w:rPrChange w:id="943" w:author="Jitty van der Kuur" w:date="2026-05-28T12:25:00Z" w16du:dateUtc="2026-05-28T10:25:00Z">
                    <w:rPr>
                      <w:rFonts w:ascii="Aptos Narrow" w:eastAsia="Times New Roman" w:hAnsi="Aptos Narrow" w:cs="Times New Roman"/>
                      <w:color w:val="000000"/>
                      <w:kern w:val="0"/>
                      <w:sz w:val="22"/>
                      <w:szCs w:val="22"/>
                      <w:lang w:eastAsia="nl-NL"/>
                      <w14:ligatures w14:val="none"/>
                    </w:rPr>
                  </w:rPrChange>
                </w:rPr>
                <w:t>Ja*</w:t>
              </w:r>
            </w:ins>
            <w:r w:rsidR="00FC5EDF" w:rsidRPr="00FC5EDF">
              <w:rPr>
                <w:rFonts w:ascii="Aptos Narrow" w:eastAsia="Times New Roman" w:hAnsi="Aptos Narrow" w:cs="Times New Roman"/>
                <w:color w:val="000000"/>
                <w:kern w:val="0"/>
                <w:sz w:val="22"/>
                <w:szCs w:val="22"/>
                <w:lang w:eastAsia="nl-NL"/>
                <w14:ligatures w14:val="none"/>
              </w:rPr>
              <w:t> </w:t>
            </w:r>
          </w:p>
        </w:tc>
        <w:tc>
          <w:tcPr>
            <w:tcW w:w="1660" w:type="dxa"/>
            <w:tcBorders>
              <w:top w:val="nil"/>
              <w:left w:val="nil"/>
              <w:bottom w:val="nil"/>
              <w:right w:val="single" w:sz="4" w:space="0" w:color="auto"/>
            </w:tcBorders>
            <w:vAlign w:val="bottom"/>
            <w:hideMark/>
          </w:tcPr>
          <w:p w14:paraId="30F8DEA4"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160" w:type="dxa"/>
            <w:tcBorders>
              <w:top w:val="nil"/>
              <w:left w:val="nil"/>
              <w:bottom w:val="nil"/>
              <w:right w:val="single" w:sz="4" w:space="0" w:color="auto"/>
            </w:tcBorders>
            <w:vAlign w:val="bottom"/>
            <w:hideMark/>
          </w:tcPr>
          <w:p w14:paraId="5681F73E"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r>
      <w:tr w:rsidR="00FC5EDF" w:rsidRPr="00FC5EDF" w14:paraId="36E5D162"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66B543FF"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SPD</w:t>
            </w:r>
          </w:p>
        </w:tc>
        <w:tc>
          <w:tcPr>
            <w:tcW w:w="780" w:type="dxa"/>
            <w:tcBorders>
              <w:top w:val="nil"/>
              <w:left w:val="nil"/>
              <w:bottom w:val="nil"/>
              <w:right w:val="single" w:sz="4" w:space="0" w:color="auto"/>
            </w:tcBorders>
            <w:vAlign w:val="bottom"/>
            <w:hideMark/>
          </w:tcPr>
          <w:p w14:paraId="52FE687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bottom"/>
            <w:hideMark/>
          </w:tcPr>
          <w:p w14:paraId="04F9E351"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000" w:type="dxa"/>
            <w:tcBorders>
              <w:top w:val="nil"/>
              <w:left w:val="nil"/>
              <w:bottom w:val="nil"/>
              <w:right w:val="single" w:sz="4" w:space="0" w:color="auto"/>
            </w:tcBorders>
            <w:vAlign w:val="bottom"/>
            <w:hideMark/>
          </w:tcPr>
          <w:p w14:paraId="01923E3F"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780" w:type="dxa"/>
            <w:tcBorders>
              <w:top w:val="nil"/>
              <w:left w:val="nil"/>
              <w:bottom w:val="nil"/>
              <w:right w:val="single" w:sz="4" w:space="0" w:color="auto"/>
            </w:tcBorders>
            <w:vAlign w:val="bottom"/>
            <w:hideMark/>
          </w:tcPr>
          <w:p w14:paraId="626AA39E" w14:textId="2E59CF54"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del w:id="944" w:author="Jitty van der Kuur" w:date="2026-05-28T12:23:00Z" w16du:dateUtc="2026-05-28T10:23:00Z">
              <w:r w:rsidRPr="00FC5EDF" w:rsidDel="00E479A5">
                <w:rPr>
                  <w:rFonts w:ascii="Aptos Narrow" w:eastAsia="Times New Roman" w:hAnsi="Aptos Narrow" w:cs="Times New Roman"/>
                  <w:color w:val="000000"/>
                  <w:kern w:val="0"/>
                  <w:sz w:val="22"/>
                  <w:szCs w:val="22"/>
                  <w:lang w:eastAsia="nl-NL"/>
                  <w14:ligatures w14:val="none"/>
                </w:rPr>
                <w:delText>Nee</w:delText>
              </w:r>
            </w:del>
            <w:ins w:id="945" w:author="Jitty van der Kuur" w:date="2026-05-28T12:23:00Z" w16du:dateUtc="2026-05-28T10:23:00Z">
              <w:r w:rsidR="00E479A5">
                <w:rPr>
                  <w:rFonts w:ascii="Aptos Narrow" w:eastAsia="Times New Roman" w:hAnsi="Aptos Narrow" w:cs="Times New Roman"/>
                  <w:color w:val="000000"/>
                  <w:kern w:val="0"/>
                  <w:sz w:val="22"/>
                  <w:szCs w:val="22"/>
                  <w:lang w:eastAsia="nl-NL"/>
                  <w14:ligatures w14:val="none"/>
                </w:rPr>
                <w:t>Ja</w:t>
              </w:r>
            </w:ins>
          </w:p>
        </w:tc>
        <w:tc>
          <w:tcPr>
            <w:tcW w:w="1660" w:type="dxa"/>
            <w:tcBorders>
              <w:top w:val="nil"/>
              <w:left w:val="nil"/>
              <w:bottom w:val="nil"/>
              <w:right w:val="single" w:sz="4" w:space="0" w:color="auto"/>
            </w:tcBorders>
            <w:vAlign w:val="bottom"/>
            <w:hideMark/>
          </w:tcPr>
          <w:p w14:paraId="3013CF1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nil"/>
              <w:right w:val="single" w:sz="4" w:space="0" w:color="auto"/>
            </w:tcBorders>
            <w:vAlign w:val="bottom"/>
            <w:hideMark/>
          </w:tcPr>
          <w:p w14:paraId="02FCCA34"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r w:rsidR="00FC5EDF" w:rsidRPr="00FC5EDF" w14:paraId="5DE91764" w14:textId="77777777" w:rsidTr="00FC5EDF">
        <w:trPr>
          <w:trHeight w:val="288"/>
        </w:trPr>
        <w:tc>
          <w:tcPr>
            <w:tcW w:w="1260" w:type="dxa"/>
            <w:tcBorders>
              <w:top w:val="nil"/>
              <w:left w:val="single" w:sz="4" w:space="0" w:color="auto"/>
              <w:bottom w:val="single" w:sz="4" w:space="0" w:color="auto"/>
              <w:right w:val="single" w:sz="4" w:space="0" w:color="auto"/>
            </w:tcBorders>
            <w:noWrap/>
            <w:vAlign w:val="bottom"/>
            <w:hideMark/>
          </w:tcPr>
          <w:p w14:paraId="299E61B1"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SPF</w:t>
            </w:r>
          </w:p>
        </w:tc>
        <w:tc>
          <w:tcPr>
            <w:tcW w:w="780" w:type="dxa"/>
            <w:tcBorders>
              <w:top w:val="nil"/>
              <w:left w:val="nil"/>
              <w:bottom w:val="single" w:sz="4" w:space="0" w:color="auto"/>
              <w:right w:val="single" w:sz="4" w:space="0" w:color="auto"/>
            </w:tcBorders>
            <w:vAlign w:val="bottom"/>
            <w:hideMark/>
          </w:tcPr>
          <w:p w14:paraId="3C16798D"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bottom"/>
            <w:hideMark/>
          </w:tcPr>
          <w:p w14:paraId="4541DD2E"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000" w:type="dxa"/>
            <w:tcBorders>
              <w:top w:val="nil"/>
              <w:left w:val="nil"/>
              <w:bottom w:val="single" w:sz="4" w:space="0" w:color="auto"/>
              <w:right w:val="single" w:sz="4" w:space="0" w:color="auto"/>
            </w:tcBorders>
            <w:vAlign w:val="bottom"/>
            <w:hideMark/>
          </w:tcPr>
          <w:p w14:paraId="0ACF0814"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780" w:type="dxa"/>
            <w:tcBorders>
              <w:top w:val="nil"/>
              <w:left w:val="nil"/>
              <w:bottom w:val="single" w:sz="4" w:space="0" w:color="auto"/>
              <w:right w:val="single" w:sz="4" w:space="0" w:color="auto"/>
            </w:tcBorders>
            <w:vAlign w:val="bottom"/>
            <w:hideMark/>
          </w:tcPr>
          <w:p w14:paraId="43759CFD" w14:textId="535FD7ED"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del w:id="946" w:author="Jitty van der Kuur" w:date="2026-05-28T12:23:00Z" w16du:dateUtc="2026-05-28T10:23:00Z">
              <w:r w:rsidRPr="00FC5EDF" w:rsidDel="00E479A5">
                <w:rPr>
                  <w:rFonts w:ascii="Aptos Narrow" w:eastAsia="Times New Roman" w:hAnsi="Aptos Narrow" w:cs="Times New Roman"/>
                  <w:color w:val="000000"/>
                  <w:kern w:val="0"/>
                  <w:sz w:val="22"/>
                  <w:szCs w:val="22"/>
                  <w:lang w:eastAsia="nl-NL"/>
                  <w14:ligatures w14:val="none"/>
                </w:rPr>
                <w:delText>Nee</w:delText>
              </w:r>
            </w:del>
            <w:ins w:id="947" w:author="Jitty van der Kuur" w:date="2026-05-28T12:23:00Z" w16du:dateUtc="2026-05-28T10:23:00Z">
              <w:r w:rsidR="00E479A5">
                <w:rPr>
                  <w:rFonts w:ascii="Aptos Narrow" w:eastAsia="Times New Roman" w:hAnsi="Aptos Narrow" w:cs="Times New Roman"/>
                  <w:color w:val="000000"/>
                  <w:kern w:val="0"/>
                  <w:sz w:val="22"/>
                  <w:szCs w:val="22"/>
                  <w:lang w:eastAsia="nl-NL"/>
                  <w14:ligatures w14:val="none"/>
                </w:rPr>
                <w:t>Ja</w:t>
              </w:r>
            </w:ins>
          </w:p>
        </w:tc>
        <w:tc>
          <w:tcPr>
            <w:tcW w:w="1660" w:type="dxa"/>
            <w:tcBorders>
              <w:top w:val="nil"/>
              <w:left w:val="nil"/>
              <w:bottom w:val="single" w:sz="4" w:space="0" w:color="auto"/>
              <w:right w:val="single" w:sz="4" w:space="0" w:color="auto"/>
            </w:tcBorders>
            <w:vAlign w:val="bottom"/>
            <w:hideMark/>
          </w:tcPr>
          <w:p w14:paraId="121478D2"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single" w:sz="4" w:space="0" w:color="auto"/>
              <w:right w:val="single" w:sz="4" w:space="0" w:color="auto"/>
            </w:tcBorders>
            <w:vAlign w:val="bottom"/>
            <w:hideMark/>
          </w:tcPr>
          <w:p w14:paraId="366BBAC6"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r w:rsidR="00FC5EDF" w:rsidRPr="00FC5EDF" w14:paraId="4E5D7254"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523352E2"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SSPF bruto</w:t>
            </w:r>
          </w:p>
        </w:tc>
        <w:tc>
          <w:tcPr>
            <w:tcW w:w="780" w:type="dxa"/>
            <w:tcBorders>
              <w:top w:val="nil"/>
              <w:left w:val="nil"/>
              <w:bottom w:val="nil"/>
              <w:right w:val="single" w:sz="4" w:space="0" w:color="auto"/>
            </w:tcBorders>
            <w:vAlign w:val="bottom"/>
            <w:hideMark/>
          </w:tcPr>
          <w:p w14:paraId="15FF961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vAlign w:val="bottom"/>
            <w:hideMark/>
          </w:tcPr>
          <w:p w14:paraId="092E0970"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vAlign w:val="bottom"/>
            <w:hideMark/>
          </w:tcPr>
          <w:p w14:paraId="462CC4AF"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780" w:type="dxa"/>
            <w:tcBorders>
              <w:top w:val="nil"/>
              <w:left w:val="nil"/>
              <w:bottom w:val="nil"/>
              <w:right w:val="single" w:sz="4" w:space="0" w:color="auto"/>
            </w:tcBorders>
            <w:vAlign w:val="bottom"/>
            <w:hideMark/>
          </w:tcPr>
          <w:p w14:paraId="3E8253DA"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660" w:type="dxa"/>
            <w:tcBorders>
              <w:top w:val="nil"/>
              <w:left w:val="nil"/>
              <w:bottom w:val="nil"/>
              <w:right w:val="single" w:sz="4" w:space="0" w:color="auto"/>
            </w:tcBorders>
            <w:vAlign w:val="bottom"/>
            <w:hideMark/>
          </w:tcPr>
          <w:p w14:paraId="28D7A9B7"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160" w:type="dxa"/>
            <w:tcBorders>
              <w:top w:val="nil"/>
              <w:left w:val="nil"/>
              <w:bottom w:val="nil"/>
              <w:right w:val="single" w:sz="4" w:space="0" w:color="auto"/>
            </w:tcBorders>
            <w:vAlign w:val="bottom"/>
            <w:hideMark/>
          </w:tcPr>
          <w:p w14:paraId="74968AF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r>
      <w:tr w:rsidR="00FC5EDF" w:rsidRPr="00FC5EDF" w14:paraId="51717DFF"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71F7E9A3"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SNPS bruto</w:t>
            </w:r>
          </w:p>
        </w:tc>
        <w:tc>
          <w:tcPr>
            <w:tcW w:w="780" w:type="dxa"/>
            <w:tcBorders>
              <w:top w:val="nil"/>
              <w:left w:val="nil"/>
              <w:bottom w:val="nil"/>
              <w:right w:val="single" w:sz="4" w:space="0" w:color="auto"/>
            </w:tcBorders>
            <w:vAlign w:val="bottom"/>
            <w:hideMark/>
          </w:tcPr>
          <w:p w14:paraId="4ECB0C5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bottom"/>
            <w:hideMark/>
          </w:tcPr>
          <w:p w14:paraId="5EA58F2B"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bottom"/>
            <w:hideMark/>
          </w:tcPr>
          <w:p w14:paraId="1072407D"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c>
          <w:tcPr>
            <w:tcW w:w="780" w:type="dxa"/>
            <w:tcBorders>
              <w:top w:val="nil"/>
              <w:left w:val="nil"/>
              <w:bottom w:val="nil"/>
              <w:right w:val="single" w:sz="4" w:space="0" w:color="auto"/>
            </w:tcBorders>
            <w:vAlign w:val="bottom"/>
            <w:hideMark/>
          </w:tcPr>
          <w:p w14:paraId="0A20A30D"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E479A5">
              <w:rPr>
                <w:rFonts w:ascii="Aptos Narrow" w:eastAsia="Times New Roman" w:hAnsi="Aptos Narrow" w:cs="Times New Roman"/>
                <w:color w:val="EE0000"/>
                <w:kern w:val="0"/>
                <w:sz w:val="22"/>
                <w:szCs w:val="22"/>
                <w:lang w:eastAsia="nl-NL"/>
                <w14:ligatures w14:val="none"/>
                <w:rPrChange w:id="948" w:author="Jitty van der Kuur" w:date="2026-05-28T12:24:00Z" w16du:dateUtc="2026-05-28T10:24:00Z">
                  <w:rPr>
                    <w:rFonts w:ascii="Aptos Narrow" w:eastAsia="Times New Roman" w:hAnsi="Aptos Narrow" w:cs="Times New Roman"/>
                    <w:color w:val="000000"/>
                    <w:kern w:val="0"/>
                    <w:sz w:val="22"/>
                    <w:szCs w:val="22"/>
                    <w:lang w:eastAsia="nl-NL"/>
                    <w14:ligatures w14:val="none"/>
                  </w:rPr>
                </w:rPrChange>
              </w:rPr>
              <w:t>Nee</w:t>
            </w:r>
          </w:p>
        </w:tc>
        <w:tc>
          <w:tcPr>
            <w:tcW w:w="1660" w:type="dxa"/>
            <w:tcBorders>
              <w:top w:val="nil"/>
              <w:left w:val="nil"/>
              <w:bottom w:val="nil"/>
              <w:right w:val="single" w:sz="4" w:space="0" w:color="auto"/>
            </w:tcBorders>
            <w:vAlign w:val="bottom"/>
            <w:hideMark/>
          </w:tcPr>
          <w:p w14:paraId="211BE09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nil"/>
              <w:right w:val="single" w:sz="4" w:space="0" w:color="auto"/>
            </w:tcBorders>
            <w:vAlign w:val="bottom"/>
            <w:hideMark/>
          </w:tcPr>
          <w:p w14:paraId="45831961"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r w:rsidR="00FC5EDF" w:rsidRPr="00FC5EDF" w14:paraId="48267E0A"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09FB7EB9"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SNPS netto</w:t>
            </w:r>
          </w:p>
        </w:tc>
        <w:tc>
          <w:tcPr>
            <w:tcW w:w="780" w:type="dxa"/>
            <w:tcBorders>
              <w:top w:val="nil"/>
              <w:left w:val="nil"/>
              <w:bottom w:val="nil"/>
              <w:right w:val="single" w:sz="4" w:space="0" w:color="auto"/>
            </w:tcBorders>
            <w:vAlign w:val="bottom"/>
            <w:hideMark/>
          </w:tcPr>
          <w:p w14:paraId="103945F1"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bottom"/>
            <w:hideMark/>
          </w:tcPr>
          <w:p w14:paraId="003CF40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000" w:type="dxa"/>
            <w:tcBorders>
              <w:top w:val="nil"/>
              <w:left w:val="nil"/>
              <w:bottom w:val="nil"/>
              <w:right w:val="single" w:sz="4" w:space="0" w:color="auto"/>
            </w:tcBorders>
            <w:vAlign w:val="bottom"/>
            <w:hideMark/>
          </w:tcPr>
          <w:p w14:paraId="3D69D92D"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780" w:type="dxa"/>
            <w:tcBorders>
              <w:top w:val="nil"/>
              <w:left w:val="nil"/>
              <w:bottom w:val="nil"/>
              <w:right w:val="single" w:sz="4" w:space="0" w:color="auto"/>
            </w:tcBorders>
            <w:vAlign w:val="bottom"/>
            <w:hideMark/>
          </w:tcPr>
          <w:p w14:paraId="20BD7522"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660" w:type="dxa"/>
            <w:tcBorders>
              <w:top w:val="nil"/>
              <w:left w:val="nil"/>
              <w:bottom w:val="nil"/>
              <w:right w:val="single" w:sz="4" w:space="0" w:color="auto"/>
            </w:tcBorders>
            <w:vAlign w:val="bottom"/>
            <w:hideMark/>
          </w:tcPr>
          <w:p w14:paraId="1F435CCA"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nil"/>
              <w:right w:val="single" w:sz="4" w:space="0" w:color="auto"/>
            </w:tcBorders>
            <w:vAlign w:val="bottom"/>
            <w:hideMark/>
          </w:tcPr>
          <w:p w14:paraId="764B772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r w:rsidR="00FC5EDF" w:rsidRPr="00FC5EDF" w14:paraId="6EE371F1" w14:textId="77777777" w:rsidTr="00FC5EDF">
        <w:trPr>
          <w:trHeight w:val="288"/>
        </w:trPr>
        <w:tc>
          <w:tcPr>
            <w:tcW w:w="1260" w:type="dxa"/>
            <w:tcBorders>
              <w:top w:val="nil"/>
              <w:left w:val="single" w:sz="4" w:space="0" w:color="auto"/>
              <w:bottom w:val="single" w:sz="4" w:space="0" w:color="auto"/>
              <w:right w:val="single" w:sz="4" w:space="0" w:color="auto"/>
            </w:tcBorders>
            <w:noWrap/>
            <w:vAlign w:val="bottom"/>
            <w:hideMark/>
          </w:tcPr>
          <w:p w14:paraId="07BE1715"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AKZO</w:t>
            </w:r>
          </w:p>
        </w:tc>
        <w:tc>
          <w:tcPr>
            <w:tcW w:w="780" w:type="dxa"/>
            <w:tcBorders>
              <w:top w:val="nil"/>
              <w:left w:val="nil"/>
              <w:bottom w:val="single" w:sz="4" w:space="0" w:color="auto"/>
              <w:right w:val="single" w:sz="4" w:space="0" w:color="auto"/>
            </w:tcBorders>
            <w:vAlign w:val="bottom"/>
            <w:hideMark/>
          </w:tcPr>
          <w:p w14:paraId="2288451E"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bottom"/>
            <w:hideMark/>
          </w:tcPr>
          <w:p w14:paraId="60D0441F"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bottom"/>
            <w:hideMark/>
          </w:tcPr>
          <w:p w14:paraId="30D24A41" w14:textId="77777777" w:rsidR="00FC5EDF" w:rsidRPr="00FC5EDF" w:rsidRDefault="00FC5EDF" w:rsidP="00FC5EDF">
            <w:pPr>
              <w:spacing w:after="0" w:line="240" w:lineRule="auto"/>
              <w:jc w:val="center"/>
              <w:rPr>
                <w:rFonts w:ascii="Aptos Narrow" w:eastAsia="Times New Roman" w:hAnsi="Aptos Narrow" w:cs="Times New Roman"/>
                <w:color w:val="FF0000"/>
                <w:kern w:val="0"/>
                <w:sz w:val="22"/>
                <w:szCs w:val="22"/>
                <w:lang w:eastAsia="nl-NL"/>
                <w14:ligatures w14:val="none"/>
              </w:rPr>
            </w:pPr>
            <w:r w:rsidRPr="00FC5EDF">
              <w:rPr>
                <w:rFonts w:ascii="Aptos Narrow" w:eastAsia="Times New Roman" w:hAnsi="Aptos Narrow" w:cs="Times New Roman"/>
                <w:color w:val="FF0000"/>
                <w:kern w:val="0"/>
                <w:sz w:val="22"/>
                <w:szCs w:val="22"/>
                <w:lang w:eastAsia="nl-NL"/>
                <w14:ligatures w14:val="none"/>
              </w:rPr>
              <w:t>Ja</w:t>
            </w:r>
          </w:p>
        </w:tc>
        <w:tc>
          <w:tcPr>
            <w:tcW w:w="780" w:type="dxa"/>
            <w:tcBorders>
              <w:top w:val="nil"/>
              <w:left w:val="nil"/>
              <w:bottom w:val="single" w:sz="4" w:space="0" w:color="auto"/>
              <w:right w:val="single" w:sz="4" w:space="0" w:color="auto"/>
            </w:tcBorders>
            <w:vAlign w:val="bottom"/>
            <w:hideMark/>
          </w:tcPr>
          <w:p w14:paraId="0E77762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4B7411">
              <w:rPr>
                <w:rFonts w:ascii="Aptos Narrow" w:eastAsia="Times New Roman" w:hAnsi="Aptos Narrow" w:cs="Times New Roman"/>
                <w:color w:val="EE0000"/>
                <w:kern w:val="0"/>
                <w:sz w:val="22"/>
                <w:szCs w:val="22"/>
                <w:lang w:eastAsia="nl-NL"/>
                <w14:ligatures w14:val="none"/>
                <w:rPrChange w:id="949" w:author="Jitty van der Kuur" w:date="2026-05-28T12:24:00Z" w16du:dateUtc="2026-05-28T10:24:00Z">
                  <w:rPr>
                    <w:rFonts w:ascii="Aptos Narrow" w:eastAsia="Times New Roman" w:hAnsi="Aptos Narrow" w:cs="Times New Roman"/>
                    <w:color w:val="000000"/>
                    <w:kern w:val="0"/>
                    <w:sz w:val="22"/>
                    <w:szCs w:val="22"/>
                    <w:lang w:eastAsia="nl-NL"/>
                    <w14:ligatures w14:val="none"/>
                  </w:rPr>
                </w:rPrChange>
              </w:rPr>
              <w:t>Nee</w:t>
            </w:r>
          </w:p>
        </w:tc>
        <w:tc>
          <w:tcPr>
            <w:tcW w:w="1660" w:type="dxa"/>
            <w:tcBorders>
              <w:top w:val="nil"/>
              <w:left w:val="nil"/>
              <w:bottom w:val="single" w:sz="4" w:space="0" w:color="auto"/>
              <w:right w:val="single" w:sz="4" w:space="0" w:color="auto"/>
            </w:tcBorders>
            <w:vAlign w:val="bottom"/>
            <w:hideMark/>
          </w:tcPr>
          <w:p w14:paraId="17FCAE81"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nil"/>
              <w:left w:val="nil"/>
              <w:bottom w:val="single" w:sz="4" w:space="0" w:color="auto"/>
              <w:right w:val="single" w:sz="4" w:space="0" w:color="auto"/>
            </w:tcBorders>
            <w:vAlign w:val="bottom"/>
            <w:hideMark/>
          </w:tcPr>
          <w:p w14:paraId="53BF59C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r w:rsidR="00FC5EDF" w:rsidRPr="00FC5EDF" w14:paraId="2CD6632F" w14:textId="77777777" w:rsidTr="00FC5EDF">
        <w:trPr>
          <w:trHeight w:val="288"/>
        </w:trPr>
        <w:tc>
          <w:tcPr>
            <w:tcW w:w="1260" w:type="dxa"/>
            <w:tcBorders>
              <w:top w:val="nil"/>
              <w:left w:val="single" w:sz="4" w:space="0" w:color="auto"/>
              <w:bottom w:val="single" w:sz="4" w:space="0" w:color="auto"/>
              <w:right w:val="single" w:sz="4" w:space="0" w:color="auto"/>
            </w:tcBorders>
            <w:noWrap/>
            <w:vAlign w:val="bottom"/>
            <w:hideMark/>
          </w:tcPr>
          <w:p w14:paraId="26971E2B"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SBZ</w:t>
            </w:r>
          </w:p>
        </w:tc>
        <w:tc>
          <w:tcPr>
            <w:tcW w:w="780" w:type="dxa"/>
            <w:tcBorders>
              <w:top w:val="nil"/>
              <w:left w:val="nil"/>
              <w:bottom w:val="single" w:sz="4" w:space="0" w:color="auto"/>
              <w:right w:val="single" w:sz="4" w:space="0" w:color="auto"/>
            </w:tcBorders>
            <w:vAlign w:val="bottom"/>
            <w:hideMark/>
          </w:tcPr>
          <w:p w14:paraId="0E6D1597"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single" w:sz="4" w:space="0" w:color="auto"/>
              <w:right w:val="single" w:sz="4" w:space="0" w:color="auto"/>
            </w:tcBorders>
            <w:vAlign w:val="bottom"/>
            <w:hideMark/>
          </w:tcPr>
          <w:p w14:paraId="09E1FDA7"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single" w:sz="4" w:space="0" w:color="auto"/>
              <w:right w:val="single" w:sz="4" w:space="0" w:color="auto"/>
            </w:tcBorders>
            <w:vAlign w:val="bottom"/>
            <w:hideMark/>
          </w:tcPr>
          <w:p w14:paraId="3DCCA132"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780" w:type="dxa"/>
            <w:tcBorders>
              <w:top w:val="nil"/>
              <w:left w:val="nil"/>
              <w:bottom w:val="single" w:sz="4" w:space="0" w:color="auto"/>
              <w:right w:val="single" w:sz="4" w:space="0" w:color="auto"/>
            </w:tcBorders>
            <w:vAlign w:val="bottom"/>
            <w:hideMark/>
          </w:tcPr>
          <w:p w14:paraId="6E50D779"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660" w:type="dxa"/>
            <w:tcBorders>
              <w:top w:val="nil"/>
              <w:left w:val="nil"/>
              <w:bottom w:val="single" w:sz="4" w:space="0" w:color="auto"/>
              <w:right w:val="single" w:sz="4" w:space="0" w:color="auto"/>
            </w:tcBorders>
            <w:vAlign w:val="bottom"/>
            <w:hideMark/>
          </w:tcPr>
          <w:p w14:paraId="2E6734C5"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160" w:type="dxa"/>
            <w:tcBorders>
              <w:top w:val="nil"/>
              <w:left w:val="nil"/>
              <w:bottom w:val="single" w:sz="4" w:space="0" w:color="auto"/>
              <w:right w:val="single" w:sz="4" w:space="0" w:color="auto"/>
            </w:tcBorders>
            <w:vAlign w:val="bottom"/>
            <w:hideMark/>
          </w:tcPr>
          <w:p w14:paraId="48602E20"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r>
      <w:tr w:rsidR="00FC5EDF" w:rsidRPr="00FC5EDF" w14:paraId="75A531BC" w14:textId="77777777" w:rsidTr="00FC5EDF">
        <w:trPr>
          <w:trHeight w:val="288"/>
        </w:trPr>
        <w:tc>
          <w:tcPr>
            <w:tcW w:w="1260" w:type="dxa"/>
            <w:tcBorders>
              <w:top w:val="nil"/>
              <w:left w:val="single" w:sz="4" w:space="0" w:color="auto"/>
              <w:bottom w:val="nil"/>
              <w:right w:val="single" w:sz="4" w:space="0" w:color="auto"/>
            </w:tcBorders>
            <w:noWrap/>
            <w:vAlign w:val="bottom"/>
            <w:hideMark/>
          </w:tcPr>
          <w:p w14:paraId="37A7C895"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780" w:type="dxa"/>
            <w:tcBorders>
              <w:top w:val="nil"/>
              <w:left w:val="nil"/>
              <w:bottom w:val="nil"/>
              <w:right w:val="single" w:sz="4" w:space="0" w:color="auto"/>
            </w:tcBorders>
            <w:vAlign w:val="bottom"/>
            <w:hideMark/>
          </w:tcPr>
          <w:p w14:paraId="3AC6D30C"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vAlign w:val="bottom"/>
            <w:hideMark/>
          </w:tcPr>
          <w:p w14:paraId="789B41CE"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vAlign w:val="bottom"/>
            <w:hideMark/>
          </w:tcPr>
          <w:p w14:paraId="773882DB"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780" w:type="dxa"/>
            <w:tcBorders>
              <w:top w:val="nil"/>
              <w:left w:val="nil"/>
              <w:bottom w:val="nil"/>
              <w:right w:val="single" w:sz="4" w:space="0" w:color="auto"/>
            </w:tcBorders>
            <w:vAlign w:val="bottom"/>
            <w:hideMark/>
          </w:tcPr>
          <w:p w14:paraId="4E00F1AF"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660" w:type="dxa"/>
            <w:tcBorders>
              <w:top w:val="nil"/>
              <w:left w:val="nil"/>
              <w:bottom w:val="nil"/>
              <w:right w:val="single" w:sz="4" w:space="0" w:color="auto"/>
            </w:tcBorders>
            <w:vAlign w:val="bottom"/>
            <w:hideMark/>
          </w:tcPr>
          <w:p w14:paraId="1544B698"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c>
          <w:tcPr>
            <w:tcW w:w="1160" w:type="dxa"/>
            <w:tcBorders>
              <w:top w:val="nil"/>
              <w:left w:val="nil"/>
              <w:bottom w:val="nil"/>
              <w:right w:val="single" w:sz="4" w:space="0" w:color="auto"/>
            </w:tcBorders>
            <w:vAlign w:val="bottom"/>
            <w:hideMark/>
          </w:tcPr>
          <w:p w14:paraId="081DADE7"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 </w:t>
            </w:r>
          </w:p>
        </w:tc>
      </w:tr>
      <w:tr w:rsidR="00FC5EDF" w:rsidRPr="00FC5EDF" w14:paraId="1F9E4CDF" w14:textId="77777777" w:rsidTr="00FC5EDF">
        <w:trPr>
          <w:trHeight w:val="288"/>
        </w:trPr>
        <w:tc>
          <w:tcPr>
            <w:tcW w:w="1260" w:type="dxa"/>
            <w:tcBorders>
              <w:top w:val="nil"/>
              <w:left w:val="single" w:sz="4" w:space="0" w:color="auto"/>
              <w:bottom w:val="single" w:sz="4" w:space="0" w:color="auto"/>
              <w:right w:val="single" w:sz="4" w:space="0" w:color="auto"/>
            </w:tcBorders>
            <w:noWrap/>
            <w:vAlign w:val="bottom"/>
            <w:hideMark/>
          </w:tcPr>
          <w:p w14:paraId="5D71E9B0"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SPOA</w:t>
            </w:r>
          </w:p>
        </w:tc>
        <w:tc>
          <w:tcPr>
            <w:tcW w:w="780" w:type="dxa"/>
            <w:tcBorders>
              <w:top w:val="nil"/>
              <w:left w:val="nil"/>
              <w:bottom w:val="nil"/>
              <w:right w:val="single" w:sz="4" w:space="0" w:color="auto"/>
            </w:tcBorders>
            <w:vAlign w:val="bottom"/>
            <w:hideMark/>
          </w:tcPr>
          <w:p w14:paraId="761EF075"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bottom"/>
            <w:hideMark/>
          </w:tcPr>
          <w:p w14:paraId="1BFBAB72"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000" w:type="dxa"/>
            <w:tcBorders>
              <w:top w:val="nil"/>
              <w:left w:val="nil"/>
              <w:bottom w:val="nil"/>
              <w:right w:val="single" w:sz="4" w:space="0" w:color="auto"/>
            </w:tcBorders>
            <w:vAlign w:val="bottom"/>
            <w:hideMark/>
          </w:tcPr>
          <w:p w14:paraId="20ED0078"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780" w:type="dxa"/>
            <w:tcBorders>
              <w:top w:val="nil"/>
              <w:left w:val="nil"/>
              <w:bottom w:val="nil"/>
              <w:right w:val="single" w:sz="4" w:space="0" w:color="auto"/>
            </w:tcBorders>
            <w:vAlign w:val="bottom"/>
            <w:hideMark/>
          </w:tcPr>
          <w:p w14:paraId="3F37BD15" w14:textId="77777777" w:rsidR="00FC5EDF" w:rsidRPr="00FC5EDF" w:rsidRDefault="00FC5EDF" w:rsidP="00FC5EDF">
            <w:pPr>
              <w:spacing w:after="0" w:line="240" w:lineRule="auto"/>
              <w:jc w:val="center"/>
              <w:rPr>
                <w:rFonts w:ascii="Aptos Narrow" w:eastAsia="Times New Roman" w:hAnsi="Aptos Narrow" w:cs="Times New Roman"/>
                <w:color w:val="FF0000"/>
                <w:kern w:val="0"/>
                <w:sz w:val="22"/>
                <w:szCs w:val="22"/>
                <w:lang w:eastAsia="nl-NL"/>
                <w14:ligatures w14:val="none"/>
              </w:rPr>
            </w:pPr>
            <w:r w:rsidRPr="004B7411">
              <w:rPr>
                <w:rFonts w:ascii="Aptos Narrow" w:eastAsia="Times New Roman" w:hAnsi="Aptos Narrow" w:cs="Times New Roman"/>
                <w:kern w:val="0"/>
                <w:sz w:val="22"/>
                <w:szCs w:val="22"/>
                <w:lang w:eastAsia="nl-NL"/>
                <w14:ligatures w14:val="none"/>
                <w:rPrChange w:id="950" w:author="Jitty van der Kuur" w:date="2026-05-28T12:24:00Z" w16du:dateUtc="2026-05-28T10:24:00Z">
                  <w:rPr>
                    <w:rFonts w:ascii="Aptos Narrow" w:eastAsia="Times New Roman" w:hAnsi="Aptos Narrow" w:cs="Times New Roman"/>
                    <w:color w:val="FF0000"/>
                    <w:kern w:val="0"/>
                    <w:sz w:val="22"/>
                    <w:szCs w:val="22"/>
                    <w:lang w:eastAsia="nl-NL"/>
                    <w14:ligatures w14:val="none"/>
                  </w:rPr>
                </w:rPrChange>
              </w:rPr>
              <w:t>Ja</w:t>
            </w:r>
          </w:p>
        </w:tc>
        <w:tc>
          <w:tcPr>
            <w:tcW w:w="1660" w:type="dxa"/>
            <w:tcBorders>
              <w:top w:val="nil"/>
              <w:left w:val="nil"/>
              <w:bottom w:val="nil"/>
              <w:right w:val="single" w:sz="4" w:space="0" w:color="auto"/>
            </w:tcBorders>
            <w:vAlign w:val="bottom"/>
            <w:hideMark/>
          </w:tcPr>
          <w:p w14:paraId="585D9F07" w14:textId="58B79CFD"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commentRangeStart w:id="951"/>
            <w:del w:id="952" w:author="Jitty van der Kuur" w:date="2026-05-28T10:17:00Z" w16du:dateUtc="2026-05-28T08:17:00Z">
              <w:r w:rsidRPr="00FC5EDF" w:rsidDel="00B75354">
                <w:rPr>
                  <w:rFonts w:ascii="Aptos Narrow" w:eastAsia="Times New Roman" w:hAnsi="Aptos Narrow" w:cs="Times New Roman"/>
                  <w:color w:val="000000"/>
                  <w:kern w:val="0"/>
                  <w:sz w:val="22"/>
                  <w:szCs w:val="22"/>
                  <w:lang w:eastAsia="nl-NL"/>
                  <w14:ligatures w14:val="none"/>
                </w:rPr>
                <w:delText>Nee</w:delText>
              </w:r>
            </w:del>
            <w:ins w:id="953" w:author="Jitty van der Kuur" w:date="2026-05-28T10:17:00Z" w16du:dateUtc="2026-05-28T08:17:00Z">
              <w:r w:rsidR="00B75354">
                <w:rPr>
                  <w:rFonts w:ascii="Aptos Narrow" w:eastAsia="Times New Roman" w:hAnsi="Aptos Narrow" w:cs="Times New Roman"/>
                  <w:color w:val="000000"/>
                  <w:kern w:val="0"/>
                  <w:sz w:val="22"/>
                  <w:szCs w:val="22"/>
                  <w:lang w:eastAsia="nl-NL"/>
                  <w14:ligatures w14:val="none"/>
                </w:rPr>
                <w:t>Ja</w:t>
              </w:r>
            </w:ins>
            <w:commentRangeEnd w:id="951"/>
            <w:r w:rsidR="00B75354" w:rsidRPr="00FC5EDF">
              <w:rPr>
                <w:rStyle w:val="CommentReference"/>
                <w:rFonts w:ascii="Aptos Narrow" w:eastAsia="Times New Roman" w:hAnsi="Aptos Narrow" w:cs="Times New Roman"/>
                <w:color w:val="000000"/>
                <w:kern w:val="0"/>
                <w:sz w:val="22"/>
                <w:szCs w:val="22"/>
                <w:lang w:eastAsia="nl-NL"/>
                <w14:ligatures w14:val="none"/>
              </w:rPr>
              <w:commentReference w:id="951"/>
            </w:r>
          </w:p>
        </w:tc>
        <w:tc>
          <w:tcPr>
            <w:tcW w:w="1160" w:type="dxa"/>
            <w:tcBorders>
              <w:top w:val="nil"/>
              <w:left w:val="nil"/>
              <w:bottom w:val="nil"/>
              <w:right w:val="single" w:sz="4" w:space="0" w:color="auto"/>
            </w:tcBorders>
            <w:vAlign w:val="bottom"/>
            <w:hideMark/>
          </w:tcPr>
          <w:p w14:paraId="1AAAA590" w14:textId="1554CA2E" w:rsidR="00FC5EDF" w:rsidRPr="00FC5EDF" w:rsidRDefault="00B75354" w:rsidP="00FC5EDF">
            <w:pPr>
              <w:spacing w:after="0" w:line="240" w:lineRule="auto"/>
              <w:jc w:val="center"/>
              <w:rPr>
                <w:rFonts w:ascii="Aptos Narrow" w:eastAsia="Times New Roman" w:hAnsi="Aptos Narrow" w:cs="Times New Roman"/>
                <w:color w:val="FF0000"/>
                <w:kern w:val="0"/>
                <w:sz w:val="22"/>
                <w:szCs w:val="22"/>
                <w:lang w:eastAsia="nl-NL"/>
                <w14:ligatures w14:val="none"/>
              </w:rPr>
            </w:pPr>
            <w:ins w:id="954" w:author="Jitty van der Kuur" w:date="2026-05-28T10:17:00Z" w16du:dateUtc="2026-05-28T08:17:00Z">
              <w:r w:rsidRPr="00B75354">
                <w:rPr>
                  <w:rFonts w:ascii="Aptos Narrow" w:eastAsia="Times New Roman" w:hAnsi="Aptos Narrow" w:cs="Times New Roman"/>
                  <w:kern w:val="0"/>
                  <w:sz w:val="22"/>
                  <w:szCs w:val="22"/>
                  <w:lang w:eastAsia="nl-NL"/>
                  <w14:ligatures w14:val="none"/>
                  <w:rPrChange w:id="955" w:author="Jitty van der Kuur" w:date="2026-05-28T10:17:00Z" w16du:dateUtc="2026-05-28T08:17:00Z">
                    <w:rPr>
                      <w:rFonts w:ascii="Aptos Narrow" w:eastAsia="Times New Roman" w:hAnsi="Aptos Narrow" w:cs="Times New Roman"/>
                      <w:color w:val="FF0000"/>
                      <w:kern w:val="0"/>
                      <w:sz w:val="22"/>
                      <w:szCs w:val="22"/>
                      <w:lang w:eastAsia="nl-NL"/>
                      <w14:ligatures w14:val="none"/>
                    </w:rPr>
                  </w:rPrChange>
                </w:rPr>
                <w:t>Nee</w:t>
              </w:r>
            </w:ins>
            <w:del w:id="956" w:author="Jitty van der Kuur" w:date="2026-05-28T10:17:00Z" w16du:dateUtc="2026-05-28T08:17:00Z">
              <w:r w:rsidR="00FC5EDF" w:rsidRPr="00FC5EDF" w:rsidDel="00B75354">
                <w:rPr>
                  <w:rFonts w:ascii="Aptos Narrow" w:eastAsia="Times New Roman" w:hAnsi="Aptos Narrow" w:cs="Times New Roman"/>
                  <w:color w:val="FF0000"/>
                  <w:kern w:val="0"/>
                  <w:sz w:val="22"/>
                  <w:szCs w:val="22"/>
                  <w:lang w:eastAsia="nl-NL"/>
                  <w14:ligatures w14:val="none"/>
                </w:rPr>
                <w:delText>Ja</w:delText>
              </w:r>
            </w:del>
          </w:p>
        </w:tc>
      </w:tr>
      <w:tr w:rsidR="00FC5EDF" w:rsidRPr="00FC5EDF" w14:paraId="627E6810" w14:textId="77777777" w:rsidTr="00FC5EDF">
        <w:trPr>
          <w:trHeight w:val="288"/>
        </w:trPr>
        <w:tc>
          <w:tcPr>
            <w:tcW w:w="1260" w:type="dxa"/>
            <w:tcBorders>
              <w:top w:val="nil"/>
              <w:left w:val="single" w:sz="4" w:space="0" w:color="auto"/>
              <w:bottom w:val="single" w:sz="4" w:space="0" w:color="auto"/>
              <w:right w:val="single" w:sz="4" w:space="0" w:color="auto"/>
            </w:tcBorders>
            <w:noWrap/>
            <w:vAlign w:val="bottom"/>
            <w:hideMark/>
          </w:tcPr>
          <w:p w14:paraId="16F7CC66" w14:textId="77777777" w:rsidR="00FC5EDF" w:rsidRPr="00FC5EDF" w:rsidRDefault="00FC5EDF" w:rsidP="00FC5EDF">
            <w:pPr>
              <w:spacing w:after="0" w:line="240" w:lineRule="auto"/>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SPV</w:t>
            </w:r>
          </w:p>
        </w:tc>
        <w:tc>
          <w:tcPr>
            <w:tcW w:w="780" w:type="dxa"/>
            <w:tcBorders>
              <w:top w:val="single" w:sz="4" w:space="0" w:color="auto"/>
              <w:left w:val="nil"/>
              <w:bottom w:val="single" w:sz="4" w:space="0" w:color="auto"/>
              <w:right w:val="single" w:sz="4" w:space="0" w:color="auto"/>
            </w:tcBorders>
            <w:vAlign w:val="bottom"/>
            <w:hideMark/>
          </w:tcPr>
          <w:p w14:paraId="3B69202C"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000" w:type="dxa"/>
            <w:tcBorders>
              <w:top w:val="single" w:sz="4" w:space="0" w:color="auto"/>
              <w:left w:val="nil"/>
              <w:bottom w:val="single" w:sz="4" w:space="0" w:color="auto"/>
              <w:right w:val="single" w:sz="4" w:space="0" w:color="auto"/>
            </w:tcBorders>
            <w:vAlign w:val="bottom"/>
            <w:hideMark/>
          </w:tcPr>
          <w:p w14:paraId="4B041DE3"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1000" w:type="dxa"/>
            <w:tcBorders>
              <w:top w:val="single" w:sz="4" w:space="0" w:color="auto"/>
              <w:left w:val="nil"/>
              <w:bottom w:val="single" w:sz="4" w:space="0" w:color="auto"/>
              <w:right w:val="single" w:sz="4" w:space="0" w:color="auto"/>
            </w:tcBorders>
            <w:vAlign w:val="bottom"/>
            <w:hideMark/>
          </w:tcPr>
          <w:p w14:paraId="77FB6880"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Nvt</w:t>
            </w:r>
          </w:p>
        </w:tc>
        <w:tc>
          <w:tcPr>
            <w:tcW w:w="780" w:type="dxa"/>
            <w:tcBorders>
              <w:top w:val="single" w:sz="4" w:space="0" w:color="auto"/>
              <w:left w:val="nil"/>
              <w:bottom w:val="single" w:sz="4" w:space="0" w:color="auto"/>
              <w:right w:val="single" w:sz="4" w:space="0" w:color="auto"/>
            </w:tcBorders>
            <w:vAlign w:val="bottom"/>
            <w:hideMark/>
          </w:tcPr>
          <w:p w14:paraId="02E4EAF1" w14:textId="6EFD9655"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del w:id="957" w:author="Jitty van der Kuur" w:date="2026-05-28T12:24:00Z" w16du:dateUtc="2026-05-28T10:24:00Z">
              <w:r w:rsidRPr="00FC5EDF" w:rsidDel="004B7411">
                <w:rPr>
                  <w:rFonts w:ascii="Aptos Narrow" w:eastAsia="Times New Roman" w:hAnsi="Aptos Narrow" w:cs="Times New Roman"/>
                  <w:color w:val="000000"/>
                  <w:kern w:val="0"/>
                  <w:sz w:val="22"/>
                  <w:szCs w:val="22"/>
                  <w:lang w:eastAsia="nl-NL"/>
                  <w14:ligatures w14:val="none"/>
                </w:rPr>
                <w:delText>Nee</w:delText>
              </w:r>
            </w:del>
            <w:ins w:id="958" w:author="Jitty van der Kuur" w:date="2026-05-28T12:24:00Z" w16du:dateUtc="2026-05-28T10:24:00Z">
              <w:r w:rsidR="004B7411">
                <w:rPr>
                  <w:rFonts w:ascii="Aptos Narrow" w:eastAsia="Times New Roman" w:hAnsi="Aptos Narrow" w:cs="Times New Roman"/>
                  <w:color w:val="000000"/>
                  <w:kern w:val="0"/>
                  <w:sz w:val="22"/>
                  <w:szCs w:val="22"/>
                  <w:lang w:eastAsia="nl-NL"/>
                  <w14:ligatures w14:val="none"/>
                </w:rPr>
                <w:t>Ja</w:t>
              </w:r>
            </w:ins>
          </w:p>
        </w:tc>
        <w:tc>
          <w:tcPr>
            <w:tcW w:w="1660" w:type="dxa"/>
            <w:tcBorders>
              <w:top w:val="single" w:sz="4" w:space="0" w:color="auto"/>
              <w:left w:val="nil"/>
              <w:bottom w:val="single" w:sz="4" w:space="0" w:color="auto"/>
              <w:right w:val="single" w:sz="4" w:space="0" w:color="auto"/>
            </w:tcBorders>
            <w:vAlign w:val="bottom"/>
            <w:hideMark/>
          </w:tcPr>
          <w:p w14:paraId="2315DD85"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Ja</w:t>
            </w:r>
          </w:p>
        </w:tc>
        <w:tc>
          <w:tcPr>
            <w:tcW w:w="1160" w:type="dxa"/>
            <w:tcBorders>
              <w:top w:val="single" w:sz="4" w:space="0" w:color="auto"/>
              <w:left w:val="nil"/>
              <w:bottom w:val="single" w:sz="4" w:space="0" w:color="auto"/>
              <w:right w:val="single" w:sz="4" w:space="0" w:color="auto"/>
            </w:tcBorders>
            <w:vAlign w:val="bottom"/>
            <w:hideMark/>
          </w:tcPr>
          <w:p w14:paraId="18DFF31D" w14:textId="77777777" w:rsidR="00FC5EDF" w:rsidRPr="00FC5EDF" w:rsidRDefault="00FC5EDF" w:rsidP="00FC5EDF">
            <w:pPr>
              <w:spacing w:after="0" w:line="240" w:lineRule="auto"/>
              <w:jc w:val="center"/>
              <w:rPr>
                <w:rFonts w:ascii="Aptos Narrow" w:eastAsia="Times New Roman" w:hAnsi="Aptos Narrow" w:cs="Times New Roman"/>
                <w:color w:val="000000"/>
                <w:kern w:val="0"/>
                <w:sz w:val="22"/>
                <w:szCs w:val="22"/>
                <w:lang w:eastAsia="nl-NL"/>
                <w14:ligatures w14:val="none"/>
              </w:rPr>
            </w:pPr>
            <w:r w:rsidRPr="00FC5EDF">
              <w:rPr>
                <w:rFonts w:ascii="Aptos Narrow" w:eastAsia="Times New Roman" w:hAnsi="Aptos Narrow" w:cs="Times New Roman"/>
                <w:color w:val="000000"/>
                <w:kern w:val="0"/>
                <w:sz w:val="22"/>
                <w:szCs w:val="22"/>
                <w:lang w:eastAsia="nl-NL"/>
                <w14:ligatures w14:val="none"/>
              </w:rPr>
              <w:t>Nee</w:t>
            </w:r>
          </w:p>
        </w:tc>
      </w:tr>
    </w:tbl>
    <w:p w14:paraId="5BB00754" w14:textId="77777777" w:rsidR="00FC5249" w:rsidRDefault="00FC5249">
      <w:pPr>
        <w:spacing w:line="259" w:lineRule="auto"/>
      </w:pPr>
    </w:p>
    <w:p w14:paraId="1A4AD8F8" w14:textId="77777777" w:rsidR="00354571" w:rsidRDefault="0023426E">
      <w:pPr>
        <w:spacing w:line="259" w:lineRule="auto"/>
        <w:rPr>
          <w:ins w:id="959" w:author="Jitty van der Kuur" w:date="2026-05-28T12:24:00Z" w16du:dateUtc="2026-05-28T10:24:00Z"/>
          <w:sz w:val="22"/>
          <w:szCs w:val="22"/>
        </w:rPr>
      </w:pPr>
      <w:r w:rsidRPr="00230AF7">
        <w:rPr>
          <w:sz w:val="22"/>
          <w:szCs w:val="22"/>
        </w:rPr>
        <w:t>Vrijwillige voortzetting van de overlijdensrisicodekking is voor het tijdelijk partnerpensioen gekoppeld aan het levenslange partnerpensioen (SNPS) of is een keuze (AKZO).</w:t>
      </w:r>
    </w:p>
    <w:p w14:paraId="54722D83" w14:textId="6AE53BA4" w:rsidR="002C2E4E" w:rsidRPr="00230AF7" w:rsidRDefault="00354571">
      <w:pPr>
        <w:spacing w:line="259" w:lineRule="auto"/>
        <w:rPr>
          <w:sz w:val="22"/>
          <w:szCs w:val="22"/>
        </w:rPr>
      </w:pPr>
      <w:ins w:id="960" w:author="Jitty van der Kuur" w:date="2026-05-28T12:24:00Z" w16du:dateUtc="2026-05-28T10:24:00Z">
        <w:r>
          <w:rPr>
            <w:sz w:val="22"/>
            <w:szCs w:val="22"/>
          </w:rPr>
          <w:t>B</w:t>
        </w:r>
      </w:ins>
      <w:ins w:id="961" w:author="Jitty van der Kuur" w:date="2026-05-28T12:25:00Z" w16du:dateUtc="2026-05-28T10:25:00Z">
        <w:r>
          <w:rPr>
            <w:sz w:val="22"/>
            <w:szCs w:val="22"/>
          </w:rPr>
          <w:t>ij SPH&amp;P kan gekozen worden om LPP en/of WZP vrijwillig voort te zetten, dit is een fondsspecifieke inrichting.</w:t>
        </w:r>
      </w:ins>
      <w:r w:rsidR="002C2E4E" w:rsidRPr="00230AF7">
        <w:rPr>
          <w:sz w:val="22"/>
          <w:szCs w:val="22"/>
        </w:rPr>
        <w:br w:type="page"/>
      </w:r>
    </w:p>
    <w:p w14:paraId="6FA669C8" w14:textId="77777777" w:rsidR="002C2E4E" w:rsidRPr="00A97FF6" w:rsidRDefault="002C2E4E" w:rsidP="002C2E4E">
      <w:pPr>
        <w:pStyle w:val="Heading1"/>
        <w:spacing w:line="259" w:lineRule="auto"/>
        <w:jc w:val="both"/>
        <w:rPr>
          <w:rFonts w:eastAsia="Times New Roman"/>
        </w:rPr>
      </w:pPr>
      <w:bookmarkStart w:id="962" w:name="_Toc194677512"/>
      <w:r w:rsidRPr="00A97FF6">
        <w:rPr>
          <w:rFonts w:eastAsia="Times New Roman"/>
        </w:rPr>
        <w:lastRenderedPageBreak/>
        <w:t>D</w:t>
      </w:r>
      <w:r>
        <w:rPr>
          <w:rFonts w:eastAsia="Times New Roman"/>
        </w:rPr>
        <w:t>eel III: Ingegaan pensioen (uitkeringsfase)</w:t>
      </w:r>
      <w:bookmarkEnd w:id="962"/>
    </w:p>
    <w:p w14:paraId="51A41248" w14:textId="71B6E164" w:rsidR="00235F20" w:rsidRDefault="00235F20">
      <w:pPr>
        <w:spacing w:line="259" w:lineRule="auto"/>
        <w:rPr>
          <w:rFonts w:asciiTheme="majorHAnsi" w:eastAsiaTheme="majorEastAsia" w:hAnsiTheme="majorHAnsi" w:cstheme="majorBidi"/>
          <w:color w:val="0F4761" w:themeColor="accent1" w:themeShade="BF"/>
          <w:sz w:val="40"/>
          <w:szCs w:val="40"/>
        </w:rPr>
      </w:pPr>
    </w:p>
    <w:p w14:paraId="61DED53D" w14:textId="1809F90C" w:rsidR="003155E8" w:rsidRPr="00127754" w:rsidRDefault="003155E8" w:rsidP="00230AF7">
      <w:pPr>
        <w:pStyle w:val="Heading1"/>
        <w:numPr>
          <w:ilvl w:val="0"/>
          <w:numId w:val="1"/>
        </w:numPr>
      </w:pPr>
      <w:bookmarkStart w:id="963" w:name="_Toc222499722"/>
      <w:r w:rsidRPr="004140E1">
        <w:t>F</w:t>
      </w:r>
      <w:r w:rsidR="00E60CFB">
        <w:t>lexibilisering</w:t>
      </w:r>
      <w:bookmarkEnd w:id="702"/>
      <w:bookmarkEnd w:id="963"/>
    </w:p>
    <w:p w14:paraId="3CA776D4" w14:textId="777123C8" w:rsidR="003155E8" w:rsidRDefault="00BC32D2" w:rsidP="003155E8">
      <w:pPr>
        <w:spacing w:line="259" w:lineRule="auto"/>
        <w:rPr>
          <w:sz w:val="22"/>
          <w:szCs w:val="22"/>
        </w:rPr>
      </w:pPr>
      <w:r>
        <w:rPr>
          <w:sz w:val="22"/>
          <w:szCs w:val="22"/>
        </w:rPr>
        <w:t>Op het moment van ingang van het pensioen kan gekozen worden uit verschillende flexibiliseringsopties, dit zijn deels wettelijk toegestane</w:t>
      </w:r>
      <w:r w:rsidR="006D76B5">
        <w:rPr>
          <w:sz w:val="22"/>
          <w:szCs w:val="22"/>
        </w:rPr>
        <w:t>/verplichte</w:t>
      </w:r>
      <w:r>
        <w:rPr>
          <w:sz w:val="22"/>
          <w:szCs w:val="22"/>
        </w:rPr>
        <w:t xml:space="preserve"> opties</w:t>
      </w:r>
      <w:r w:rsidR="006D76B5">
        <w:rPr>
          <w:sz w:val="22"/>
          <w:szCs w:val="22"/>
        </w:rPr>
        <w:t>, maar soms is het ook een keuze van het fonds.</w:t>
      </w:r>
    </w:p>
    <w:p w14:paraId="696D98FB" w14:textId="77777777" w:rsidR="007D6A49" w:rsidRPr="00230AF7" w:rsidRDefault="007D6A49" w:rsidP="00230AF7">
      <w:pPr>
        <w:rPr>
          <w:sz w:val="22"/>
          <w:szCs w:val="22"/>
        </w:rPr>
      </w:pPr>
      <w:r w:rsidRPr="00230AF7">
        <w:rPr>
          <w:sz w:val="22"/>
          <w:szCs w:val="22"/>
        </w:rPr>
        <w:t>Het standaard product van IG&amp;H kent alle mogelijke flexibiliseringsopties, de volgorde van deze opties staat wel vast. De volgorde is:</w:t>
      </w:r>
    </w:p>
    <w:p w14:paraId="5B590B0C" w14:textId="7B93ADC3" w:rsidR="006D76B5" w:rsidRDefault="00ED0E41" w:rsidP="00230AF7">
      <w:pPr>
        <w:pStyle w:val="ListParagraph"/>
        <w:numPr>
          <w:ilvl w:val="0"/>
          <w:numId w:val="26"/>
        </w:numPr>
        <w:spacing w:line="259" w:lineRule="auto"/>
        <w:rPr>
          <w:sz w:val="22"/>
          <w:szCs w:val="22"/>
        </w:rPr>
      </w:pPr>
      <w:r>
        <w:rPr>
          <w:sz w:val="22"/>
          <w:szCs w:val="22"/>
        </w:rPr>
        <w:t>Vervroeging</w:t>
      </w:r>
    </w:p>
    <w:p w14:paraId="642EB0B1" w14:textId="20A6227F" w:rsidR="00ED0E41" w:rsidRDefault="00ED0E41" w:rsidP="00230AF7">
      <w:pPr>
        <w:pStyle w:val="ListParagraph"/>
        <w:numPr>
          <w:ilvl w:val="0"/>
          <w:numId w:val="26"/>
        </w:numPr>
        <w:spacing w:line="259" w:lineRule="auto"/>
        <w:rPr>
          <w:sz w:val="22"/>
          <w:szCs w:val="22"/>
        </w:rPr>
      </w:pPr>
      <w:r>
        <w:rPr>
          <w:sz w:val="22"/>
          <w:szCs w:val="22"/>
        </w:rPr>
        <w:t>Uitstel</w:t>
      </w:r>
    </w:p>
    <w:p w14:paraId="55A9DAAB" w14:textId="7E7952FE" w:rsidR="00ED0E41" w:rsidRDefault="00ED0E41" w:rsidP="00230AF7">
      <w:pPr>
        <w:pStyle w:val="ListParagraph"/>
        <w:numPr>
          <w:ilvl w:val="0"/>
          <w:numId w:val="26"/>
        </w:numPr>
        <w:spacing w:line="259" w:lineRule="auto"/>
        <w:rPr>
          <w:sz w:val="22"/>
          <w:szCs w:val="22"/>
        </w:rPr>
      </w:pPr>
      <w:r>
        <w:rPr>
          <w:sz w:val="22"/>
          <w:szCs w:val="22"/>
        </w:rPr>
        <w:t>Deeltijd pensioen</w:t>
      </w:r>
    </w:p>
    <w:p w14:paraId="1E5E6611" w14:textId="351B0E9A" w:rsidR="00ED0E41" w:rsidRDefault="004E403C" w:rsidP="00230AF7">
      <w:pPr>
        <w:pStyle w:val="ListParagraph"/>
        <w:numPr>
          <w:ilvl w:val="0"/>
          <w:numId w:val="26"/>
        </w:numPr>
        <w:spacing w:line="259" w:lineRule="auto"/>
        <w:rPr>
          <w:sz w:val="22"/>
          <w:szCs w:val="22"/>
        </w:rPr>
      </w:pPr>
      <w:r>
        <w:rPr>
          <w:sz w:val="22"/>
          <w:szCs w:val="22"/>
        </w:rPr>
        <w:t>Shoppen</w:t>
      </w:r>
      <w:r w:rsidR="002D7383">
        <w:rPr>
          <w:sz w:val="22"/>
          <w:szCs w:val="22"/>
        </w:rPr>
        <w:t xml:space="preserve"> (=UWO)</w:t>
      </w:r>
    </w:p>
    <w:p w14:paraId="4EA4DC70" w14:textId="6AAE9662" w:rsidR="004E403C" w:rsidRDefault="00FE7AE4" w:rsidP="00230AF7">
      <w:pPr>
        <w:pStyle w:val="ListParagraph"/>
        <w:numPr>
          <w:ilvl w:val="0"/>
          <w:numId w:val="26"/>
        </w:numPr>
        <w:spacing w:line="259" w:lineRule="auto"/>
        <w:rPr>
          <w:sz w:val="22"/>
          <w:szCs w:val="22"/>
        </w:rPr>
      </w:pPr>
      <w:r>
        <w:rPr>
          <w:sz w:val="22"/>
          <w:szCs w:val="22"/>
        </w:rPr>
        <w:t xml:space="preserve">Uitruil </w:t>
      </w:r>
      <w:r w:rsidR="00525E5A">
        <w:rPr>
          <w:sz w:val="22"/>
          <w:szCs w:val="22"/>
        </w:rPr>
        <w:t xml:space="preserve">levenslang </w:t>
      </w:r>
      <w:r>
        <w:rPr>
          <w:sz w:val="22"/>
          <w:szCs w:val="22"/>
        </w:rPr>
        <w:t xml:space="preserve">partnerpensioen naar </w:t>
      </w:r>
      <w:r w:rsidR="00525E5A">
        <w:rPr>
          <w:sz w:val="22"/>
          <w:szCs w:val="22"/>
        </w:rPr>
        <w:t xml:space="preserve">levenslang </w:t>
      </w:r>
      <w:r>
        <w:rPr>
          <w:sz w:val="22"/>
          <w:szCs w:val="22"/>
        </w:rPr>
        <w:t>ouderdomspensioen en vice versa</w:t>
      </w:r>
    </w:p>
    <w:p w14:paraId="1EC46F04" w14:textId="0CF99A0B" w:rsidR="00525E5A" w:rsidRDefault="00525E5A" w:rsidP="00230AF7">
      <w:pPr>
        <w:pStyle w:val="ListParagraph"/>
        <w:numPr>
          <w:ilvl w:val="0"/>
          <w:numId w:val="26"/>
        </w:numPr>
        <w:spacing w:line="259" w:lineRule="auto"/>
        <w:rPr>
          <w:sz w:val="22"/>
          <w:szCs w:val="22"/>
        </w:rPr>
      </w:pPr>
      <w:r>
        <w:rPr>
          <w:sz w:val="22"/>
          <w:szCs w:val="22"/>
        </w:rPr>
        <w:t xml:space="preserve">Uitruil levenslang ouderdomspensioen </w:t>
      </w:r>
      <w:r w:rsidR="00FA6C19">
        <w:rPr>
          <w:sz w:val="22"/>
          <w:szCs w:val="22"/>
        </w:rPr>
        <w:t>FTK naar langstlevende</w:t>
      </w:r>
    </w:p>
    <w:p w14:paraId="6E25C7E4" w14:textId="089C777B" w:rsidR="00FA6C19" w:rsidRDefault="00FA6C19" w:rsidP="00230AF7">
      <w:pPr>
        <w:pStyle w:val="ListParagraph"/>
        <w:numPr>
          <w:ilvl w:val="0"/>
          <w:numId w:val="26"/>
        </w:numPr>
        <w:spacing w:line="259" w:lineRule="auto"/>
        <w:rPr>
          <w:sz w:val="22"/>
          <w:szCs w:val="22"/>
        </w:rPr>
      </w:pPr>
      <w:r>
        <w:rPr>
          <w:sz w:val="22"/>
          <w:szCs w:val="22"/>
        </w:rPr>
        <w:t>Bedrag ineens</w:t>
      </w:r>
    </w:p>
    <w:p w14:paraId="4E0FF45E" w14:textId="7A31779F" w:rsidR="00FA6C19" w:rsidRDefault="00567045" w:rsidP="00230AF7">
      <w:pPr>
        <w:pStyle w:val="ListParagraph"/>
        <w:numPr>
          <w:ilvl w:val="0"/>
          <w:numId w:val="26"/>
        </w:numPr>
        <w:spacing w:line="259" w:lineRule="auto"/>
        <w:rPr>
          <w:sz w:val="22"/>
          <w:szCs w:val="22"/>
        </w:rPr>
      </w:pPr>
      <w:r>
        <w:rPr>
          <w:sz w:val="22"/>
          <w:szCs w:val="22"/>
        </w:rPr>
        <w:t>Conversie vast indexatiepercentage</w:t>
      </w:r>
    </w:p>
    <w:p w14:paraId="307BA6F1" w14:textId="7B989BA7" w:rsidR="00A47966" w:rsidRDefault="00A47966" w:rsidP="00230AF7">
      <w:pPr>
        <w:pStyle w:val="ListParagraph"/>
        <w:numPr>
          <w:ilvl w:val="0"/>
          <w:numId w:val="26"/>
        </w:numPr>
        <w:spacing w:line="259" w:lineRule="auto"/>
        <w:rPr>
          <w:sz w:val="22"/>
          <w:szCs w:val="22"/>
        </w:rPr>
      </w:pPr>
      <w:r>
        <w:rPr>
          <w:sz w:val="22"/>
          <w:szCs w:val="22"/>
        </w:rPr>
        <w:t>AOW-overbrugging</w:t>
      </w:r>
    </w:p>
    <w:p w14:paraId="76FDBF83" w14:textId="4C6237C6" w:rsidR="00A47966" w:rsidRDefault="00A47966" w:rsidP="00230AF7">
      <w:pPr>
        <w:pStyle w:val="ListParagraph"/>
        <w:numPr>
          <w:ilvl w:val="0"/>
          <w:numId w:val="26"/>
        </w:numPr>
        <w:spacing w:line="259" w:lineRule="auto"/>
        <w:rPr>
          <w:sz w:val="22"/>
          <w:szCs w:val="22"/>
        </w:rPr>
      </w:pPr>
      <w:r>
        <w:rPr>
          <w:sz w:val="22"/>
          <w:szCs w:val="22"/>
        </w:rPr>
        <w:t>FTK Hoog/laag en Laag/hoog</w:t>
      </w:r>
      <w:ins w:id="964" w:author="Jitty van der Kuur" w:date="2026-06-16T16:45:00Z" w16du:dateUtc="2026-06-16T14:45:00Z">
        <w:r w:rsidR="009E6862">
          <w:rPr>
            <w:sz w:val="22"/>
            <w:szCs w:val="22"/>
          </w:rPr>
          <w:t xml:space="preserve"> (</w:t>
        </w:r>
      </w:ins>
      <w:ins w:id="965" w:author="Jitty van der Kuur" w:date="2026-06-16T16:46:00Z" w16du:dateUtc="2026-06-16T14:46:00Z">
        <w:r w:rsidR="00C72E54">
          <w:rPr>
            <w:sz w:val="22"/>
            <w:szCs w:val="22"/>
          </w:rPr>
          <w:t>niet icm deeltijd</w:t>
        </w:r>
        <w:r w:rsidR="008B56FB">
          <w:rPr>
            <w:sz w:val="22"/>
            <w:szCs w:val="22"/>
          </w:rPr>
          <w:t xml:space="preserve"> pensioen)</w:t>
        </w:r>
      </w:ins>
    </w:p>
    <w:p w14:paraId="126DA6C6" w14:textId="5159C632" w:rsidR="00DC21A1" w:rsidRDefault="00DC21A1" w:rsidP="00CF7D70">
      <w:pPr>
        <w:pStyle w:val="ListParagraph"/>
        <w:numPr>
          <w:ilvl w:val="0"/>
          <w:numId w:val="26"/>
        </w:numPr>
        <w:spacing w:line="259" w:lineRule="auto"/>
        <w:rPr>
          <w:sz w:val="22"/>
          <w:szCs w:val="22"/>
        </w:rPr>
      </w:pPr>
      <w:r>
        <w:rPr>
          <w:sz w:val="22"/>
          <w:szCs w:val="22"/>
        </w:rPr>
        <w:t>Vaste stijging of daling van variabel pensioen</w:t>
      </w:r>
      <w:ins w:id="966" w:author="Jitty van der Kuur" w:date="2026-06-16T16:46:00Z" w16du:dateUtc="2026-06-16T14:46:00Z">
        <w:r w:rsidR="008B56FB">
          <w:rPr>
            <w:sz w:val="22"/>
            <w:szCs w:val="22"/>
          </w:rPr>
          <w:t xml:space="preserve"> (niet icm deeltijd pensioen)</w:t>
        </w:r>
      </w:ins>
    </w:p>
    <w:p w14:paraId="452EB360" w14:textId="77777777" w:rsidR="00C34A15" w:rsidRPr="00230AF7" w:rsidRDefault="00C34A15" w:rsidP="00230AF7">
      <w:pPr>
        <w:rPr>
          <w:sz w:val="22"/>
          <w:szCs w:val="22"/>
        </w:rPr>
      </w:pPr>
      <w:r w:rsidRPr="00230AF7">
        <w:rPr>
          <w:sz w:val="22"/>
          <w:szCs w:val="22"/>
        </w:rPr>
        <w:t>Deze flexibiliseringsopties gaan de 1e van een maand in.</w:t>
      </w:r>
    </w:p>
    <w:p w14:paraId="41F7DD1E" w14:textId="1A4E2742" w:rsidR="00C34A15" w:rsidRPr="00230AF7" w:rsidRDefault="00C34A15" w:rsidP="00230AF7">
      <w:pPr>
        <w:rPr>
          <w:sz w:val="22"/>
          <w:szCs w:val="22"/>
        </w:rPr>
      </w:pPr>
      <w:r w:rsidRPr="00230AF7">
        <w:rPr>
          <w:sz w:val="22"/>
          <w:szCs w:val="22"/>
        </w:rPr>
        <w:t>Het verevend ouderdomspensioen volgt de keuzes van de deelnemer.</w:t>
      </w:r>
    </w:p>
    <w:p w14:paraId="67968F01" w14:textId="62859DE0" w:rsidR="00AC3E2B" w:rsidRDefault="00AC3E2B" w:rsidP="00AC3E2B">
      <w:pPr>
        <w:pStyle w:val="Heading4"/>
      </w:pPr>
      <w:del w:id="967" w:author="Jitty van der Kuur" w:date="2026-06-19T11:24:00Z" w16du:dateUtc="2026-06-19T09:24:00Z">
        <w:r>
          <w:delText>AllVida</w:delText>
        </w:r>
      </w:del>
      <w:ins w:id="968" w:author="Jitty van der Kuur" w:date="2026-06-19T11:24:00Z" w16du:dateUtc="2026-06-19T09:24:00Z">
        <w:r>
          <w:t xml:space="preserve"> </w:t>
        </w:r>
        <w:r w:rsidR="008465A9">
          <w:t>Allvida</w:t>
        </w:r>
      </w:ins>
      <w:r>
        <w:t xml:space="preserve"> en standaard product</w:t>
      </w:r>
    </w:p>
    <w:p w14:paraId="6B7A2BA6" w14:textId="3B0676E9" w:rsidR="00AC3E2B" w:rsidRDefault="00870D6B" w:rsidP="00AC3E2B">
      <w:pPr>
        <w:spacing w:line="259" w:lineRule="auto"/>
        <w:rPr>
          <w:sz w:val="22"/>
          <w:szCs w:val="22"/>
        </w:rPr>
      </w:pPr>
      <w:r>
        <w:rPr>
          <w:sz w:val="22"/>
          <w:szCs w:val="22"/>
        </w:rPr>
        <w:t xml:space="preserve">De hiervoor genoemde flexibiliseringsopties zijn ook in deze </w:t>
      </w:r>
      <w:commentRangeStart w:id="969"/>
      <w:r>
        <w:rPr>
          <w:sz w:val="22"/>
          <w:szCs w:val="22"/>
        </w:rPr>
        <w:t>volgorde</w:t>
      </w:r>
      <w:commentRangeEnd w:id="969"/>
      <w:r w:rsidR="00D047B5">
        <w:rPr>
          <w:rStyle w:val="CommentReference"/>
          <w:sz w:val="22"/>
          <w:szCs w:val="22"/>
        </w:rPr>
        <w:commentReference w:id="969"/>
      </w:r>
      <w:r>
        <w:rPr>
          <w:sz w:val="22"/>
          <w:szCs w:val="22"/>
        </w:rPr>
        <w:t xml:space="preserve"> opgenomen in </w:t>
      </w:r>
      <w:del w:id="970" w:author="Jitty van der Kuur" w:date="2026-06-19T11:24:00Z" w16du:dateUtc="2026-06-19T09:24:00Z">
        <w:r>
          <w:rPr>
            <w:sz w:val="22"/>
            <w:szCs w:val="22"/>
          </w:rPr>
          <w:delText>AllVida</w:delText>
        </w:r>
      </w:del>
      <w:ins w:id="971" w:author="Jitty van der Kuur" w:date="2026-06-19T11:24:00Z" w16du:dateUtc="2026-06-19T09:24:00Z">
        <w:r w:rsidR="008465A9">
          <w:rPr>
            <w:sz w:val="22"/>
            <w:szCs w:val="22"/>
          </w:rPr>
          <w:t xml:space="preserve"> Allvida</w:t>
        </w:r>
      </w:ins>
      <w:r>
        <w:rPr>
          <w:sz w:val="22"/>
          <w:szCs w:val="22"/>
        </w:rPr>
        <w:t xml:space="preserve">. Mocht een fonds een andere volgorde willen, dan is dat </w:t>
      </w:r>
      <w:ins w:id="972" w:author="Jitty van der Kuur" w:date="2026-06-16T16:29:00Z" w16du:dateUtc="2026-06-16T14:29:00Z">
        <w:r w:rsidR="00BE33D0">
          <w:rPr>
            <w:sz w:val="22"/>
            <w:szCs w:val="22"/>
          </w:rPr>
          <w:t>fondsspecifiek</w:t>
        </w:r>
      </w:ins>
      <w:del w:id="973" w:author="Jitty van der Kuur" w:date="2026-06-16T16:29:00Z" w16du:dateUtc="2026-06-16T14:29:00Z">
        <w:r>
          <w:rPr>
            <w:sz w:val="22"/>
            <w:szCs w:val="22"/>
          </w:rPr>
          <w:delText>maatwerk</w:delText>
        </w:r>
      </w:del>
      <w:r>
        <w:rPr>
          <w:sz w:val="22"/>
          <w:szCs w:val="22"/>
        </w:rPr>
        <w:t>.</w:t>
      </w:r>
    </w:p>
    <w:p w14:paraId="5C462790" w14:textId="020CAF00" w:rsidR="007F7659" w:rsidRDefault="007F7659" w:rsidP="007F7659">
      <w:pPr>
        <w:spacing w:line="259" w:lineRule="auto"/>
        <w:rPr>
          <w:sz w:val="22"/>
          <w:szCs w:val="22"/>
        </w:rPr>
      </w:pPr>
      <w:r>
        <w:rPr>
          <w:sz w:val="22"/>
          <w:szCs w:val="22"/>
        </w:rPr>
        <w:t xml:space="preserve">De volgende flexibiliseringsoptie </w:t>
      </w:r>
      <w:r w:rsidR="00EF2217">
        <w:rPr>
          <w:sz w:val="22"/>
          <w:szCs w:val="22"/>
        </w:rPr>
        <w:t>is</w:t>
      </w:r>
      <w:r>
        <w:rPr>
          <w:sz w:val="22"/>
          <w:szCs w:val="22"/>
        </w:rPr>
        <w:t xml:space="preserve"> ingericht in </w:t>
      </w:r>
      <w:del w:id="974" w:author="Jitty van der Kuur" w:date="2026-06-19T11:24:00Z" w16du:dateUtc="2026-06-19T09:24:00Z">
        <w:r>
          <w:rPr>
            <w:sz w:val="22"/>
            <w:szCs w:val="22"/>
          </w:rPr>
          <w:delText>AllVida</w:delText>
        </w:r>
      </w:del>
      <w:ins w:id="975" w:author="Jitty van der Kuur" w:date="2026-06-19T11:24:00Z" w16du:dateUtc="2026-06-19T09:24:00Z">
        <w:r w:rsidR="008465A9">
          <w:rPr>
            <w:sz w:val="22"/>
            <w:szCs w:val="22"/>
          </w:rPr>
          <w:t xml:space="preserve"> Allvida</w:t>
        </w:r>
      </w:ins>
      <w:r>
        <w:rPr>
          <w:sz w:val="22"/>
          <w:szCs w:val="22"/>
        </w:rPr>
        <w:t xml:space="preserve">, </w:t>
      </w:r>
      <w:r w:rsidR="00EF2217">
        <w:rPr>
          <w:sz w:val="22"/>
          <w:szCs w:val="22"/>
        </w:rPr>
        <w:t>maar niet uitgebreid getest</w:t>
      </w:r>
      <w:r>
        <w:rPr>
          <w:sz w:val="22"/>
          <w:szCs w:val="22"/>
        </w:rPr>
        <w:t xml:space="preserve"> :</w:t>
      </w:r>
    </w:p>
    <w:p w14:paraId="6D7FB408" w14:textId="3373C28C" w:rsidR="007F7659" w:rsidRDefault="007F7659" w:rsidP="007F7659">
      <w:pPr>
        <w:pStyle w:val="ListParagraph"/>
        <w:numPr>
          <w:ilvl w:val="0"/>
          <w:numId w:val="4"/>
        </w:numPr>
        <w:spacing w:line="259" w:lineRule="auto"/>
        <w:rPr>
          <w:sz w:val="22"/>
          <w:szCs w:val="22"/>
        </w:rPr>
      </w:pPr>
      <w:r>
        <w:rPr>
          <w:sz w:val="22"/>
          <w:szCs w:val="22"/>
        </w:rPr>
        <w:t xml:space="preserve">Bedrag ineens (wet treedt </w:t>
      </w:r>
      <w:r w:rsidR="004356DB">
        <w:rPr>
          <w:sz w:val="22"/>
          <w:szCs w:val="22"/>
        </w:rPr>
        <w:t xml:space="preserve">wellicht </w:t>
      </w:r>
      <w:r>
        <w:rPr>
          <w:sz w:val="22"/>
          <w:szCs w:val="22"/>
        </w:rPr>
        <w:t xml:space="preserve">per 1 </w:t>
      </w:r>
      <w:del w:id="976" w:author="Jitty van der Kuur" w:date="2026-06-16T16:27:00Z" w16du:dateUtc="2026-06-16T14:27:00Z">
        <w:r>
          <w:rPr>
            <w:sz w:val="22"/>
            <w:szCs w:val="22"/>
          </w:rPr>
          <w:delText xml:space="preserve">juli </w:delText>
        </w:r>
      </w:del>
      <w:ins w:id="977" w:author="Jitty van der Kuur" w:date="2026-06-16T16:27:00Z" w16du:dateUtc="2026-06-16T14:27:00Z">
        <w:r w:rsidR="00FF64A3">
          <w:rPr>
            <w:sz w:val="22"/>
            <w:szCs w:val="22"/>
          </w:rPr>
          <w:t xml:space="preserve">januari </w:t>
        </w:r>
      </w:ins>
      <w:r>
        <w:rPr>
          <w:sz w:val="22"/>
          <w:szCs w:val="22"/>
        </w:rPr>
        <w:t>202</w:t>
      </w:r>
      <w:ins w:id="978" w:author="Jitty van der Kuur" w:date="2026-06-16T16:27:00Z" w16du:dateUtc="2026-06-16T14:27:00Z">
        <w:r w:rsidR="00FF64A3">
          <w:rPr>
            <w:sz w:val="22"/>
            <w:szCs w:val="22"/>
          </w:rPr>
          <w:t>9</w:t>
        </w:r>
      </w:ins>
      <w:del w:id="979" w:author="Jitty van der Kuur" w:date="2026-06-16T16:27:00Z" w16du:dateUtc="2026-06-16T14:27:00Z">
        <w:r w:rsidR="004356DB" w:rsidDel="00FF64A3">
          <w:rPr>
            <w:sz w:val="22"/>
            <w:szCs w:val="22"/>
          </w:rPr>
          <w:delText>6</w:delText>
        </w:r>
      </w:del>
      <w:r>
        <w:rPr>
          <w:sz w:val="22"/>
          <w:szCs w:val="22"/>
        </w:rPr>
        <w:t xml:space="preserve"> in werking)</w:t>
      </w:r>
    </w:p>
    <w:p w14:paraId="49685C53" w14:textId="3BA24B1F" w:rsidR="00E15804" w:rsidRDefault="00E15804" w:rsidP="00E15804">
      <w:pPr>
        <w:spacing w:line="259" w:lineRule="auto"/>
        <w:rPr>
          <w:sz w:val="22"/>
          <w:szCs w:val="22"/>
        </w:rPr>
      </w:pPr>
      <w:r>
        <w:rPr>
          <w:sz w:val="22"/>
          <w:szCs w:val="22"/>
        </w:rPr>
        <w:t xml:space="preserve">De </w:t>
      </w:r>
      <w:r w:rsidR="003B755A">
        <w:rPr>
          <w:sz w:val="22"/>
          <w:szCs w:val="22"/>
        </w:rPr>
        <w:t xml:space="preserve">volgende </w:t>
      </w:r>
      <w:r>
        <w:rPr>
          <w:sz w:val="22"/>
          <w:szCs w:val="22"/>
        </w:rPr>
        <w:t xml:space="preserve">flexibiliseringsopties zijn </w:t>
      </w:r>
      <w:r w:rsidR="003B755A">
        <w:rPr>
          <w:sz w:val="22"/>
          <w:szCs w:val="22"/>
        </w:rPr>
        <w:t xml:space="preserve">nog niet </w:t>
      </w:r>
      <w:r>
        <w:rPr>
          <w:sz w:val="22"/>
          <w:szCs w:val="22"/>
        </w:rPr>
        <w:t xml:space="preserve">ingericht in </w:t>
      </w:r>
      <w:del w:id="980" w:author="Jitty van der Kuur" w:date="2026-06-19T11:24:00Z" w16du:dateUtc="2026-06-19T09:24:00Z">
        <w:r>
          <w:rPr>
            <w:sz w:val="22"/>
            <w:szCs w:val="22"/>
          </w:rPr>
          <w:delText>AllVida</w:delText>
        </w:r>
      </w:del>
      <w:ins w:id="981" w:author="Jitty van der Kuur" w:date="2026-06-19T11:24:00Z" w16du:dateUtc="2026-06-19T09:24:00Z">
        <w:r w:rsidR="003B3DD3">
          <w:rPr>
            <w:sz w:val="22"/>
            <w:szCs w:val="22"/>
          </w:rPr>
          <w:t xml:space="preserve"> </w:t>
        </w:r>
        <w:r w:rsidR="008465A9">
          <w:rPr>
            <w:sz w:val="22"/>
            <w:szCs w:val="22"/>
          </w:rPr>
          <w:t>Allvida</w:t>
        </w:r>
      </w:ins>
      <w:r w:rsidR="003B3DD3">
        <w:rPr>
          <w:sz w:val="22"/>
          <w:szCs w:val="22"/>
        </w:rPr>
        <w:t xml:space="preserve"> </w:t>
      </w:r>
      <w:r w:rsidR="00EB0C6A">
        <w:rPr>
          <w:sz w:val="22"/>
          <w:szCs w:val="22"/>
        </w:rPr>
        <w:br/>
      </w:r>
      <w:r w:rsidR="003B3DD3">
        <w:rPr>
          <w:sz w:val="22"/>
          <w:szCs w:val="22"/>
        </w:rPr>
        <w:t>(deze behoren ook niet tot de standaard</w:t>
      </w:r>
      <w:r w:rsidR="00EB0C6A">
        <w:rPr>
          <w:sz w:val="22"/>
          <w:szCs w:val="22"/>
        </w:rPr>
        <w:t>)</w:t>
      </w:r>
      <w:r>
        <w:rPr>
          <w:sz w:val="22"/>
          <w:szCs w:val="22"/>
        </w:rPr>
        <w:t>:</w:t>
      </w:r>
    </w:p>
    <w:p w14:paraId="53C740E8" w14:textId="036FABCD" w:rsidR="00A17E00" w:rsidRDefault="00A17E00" w:rsidP="00D2298E">
      <w:pPr>
        <w:pStyle w:val="ListParagraph"/>
        <w:numPr>
          <w:ilvl w:val="0"/>
          <w:numId w:val="4"/>
        </w:numPr>
        <w:spacing w:line="259" w:lineRule="auto"/>
        <w:rPr>
          <w:sz w:val="22"/>
          <w:szCs w:val="22"/>
        </w:rPr>
      </w:pPr>
      <w:r w:rsidRPr="00E27F53">
        <w:rPr>
          <w:color w:val="FF0000"/>
          <w:sz w:val="22"/>
          <w:szCs w:val="22"/>
        </w:rPr>
        <w:t xml:space="preserve">Uitruil levenslang ouderdomspensioen FTK naar langstlevende </w:t>
      </w:r>
      <w:r>
        <w:rPr>
          <w:sz w:val="22"/>
          <w:szCs w:val="22"/>
        </w:rPr>
        <w:t>(</w:t>
      </w:r>
      <w:r w:rsidR="00483E83">
        <w:rPr>
          <w:sz w:val="22"/>
          <w:szCs w:val="22"/>
        </w:rPr>
        <w:t>n.v.t. voor SPD en SPF)</w:t>
      </w:r>
    </w:p>
    <w:p w14:paraId="353BBACC" w14:textId="210A3D84" w:rsidR="00A17E00" w:rsidRPr="006D2CD8" w:rsidRDefault="00A17E00" w:rsidP="006D2CD8">
      <w:pPr>
        <w:spacing w:line="259" w:lineRule="auto"/>
        <w:rPr>
          <w:sz w:val="22"/>
          <w:szCs w:val="22"/>
        </w:rPr>
      </w:pPr>
      <w:r w:rsidRPr="006D2CD8">
        <w:rPr>
          <w:sz w:val="22"/>
          <w:szCs w:val="22"/>
        </w:rPr>
        <w:t>Conversie vast indexatiepercentage</w:t>
      </w:r>
      <w:r w:rsidR="00DD0375" w:rsidRPr="006D2CD8">
        <w:rPr>
          <w:sz w:val="22"/>
          <w:szCs w:val="22"/>
        </w:rPr>
        <w:t xml:space="preserve"> </w:t>
      </w:r>
      <w:r w:rsidR="003061B8" w:rsidRPr="006D2CD8">
        <w:rPr>
          <w:sz w:val="22"/>
          <w:szCs w:val="22"/>
        </w:rPr>
        <w:t>is gebouwd en getest voor SPF. SPF heeft gekozen voor een dalende uitkering. Het percentage is per fonds inrichtbaar.</w:t>
      </w:r>
      <w:r w:rsidR="003061B8" w:rsidRPr="006D2CD8" w:rsidDel="003061B8">
        <w:rPr>
          <w:sz w:val="22"/>
          <w:szCs w:val="22"/>
        </w:rPr>
        <w:t xml:space="preserve"> </w:t>
      </w:r>
    </w:p>
    <w:p w14:paraId="0456B5F7" w14:textId="5C28BFFA" w:rsidR="00E15804" w:rsidRPr="0053591B" w:rsidRDefault="005343F9" w:rsidP="00AC3E2B">
      <w:pPr>
        <w:spacing w:line="259" w:lineRule="auto"/>
        <w:rPr>
          <w:sz w:val="22"/>
          <w:szCs w:val="22"/>
        </w:rPr>
      </w:pPr>
      <w:r>
        <w:rPr>
          <w:sz w:val="22"/>
          <w:szCs w:val="22"/>
        </w:rPr>
        <w:t xml:space="preserve">De flexibiliseringsopties zijn ingericht in </w:t>
      </w:r>
      <w:del w:id="982" w:author="Jitty van der Kuur" w:date="2026-06-19T11:24:00Z" w16du:dateUtc="2026-06-19T09:24:00Z">
        <w:r>
          <w:rPr>
            <w:sz w:val="22"/>
            <w:szCs w:val="22"/>
          </w:rPr>
          <w:delText>AllVida</w:delText>
        </w:r>
      </w:del>
      <w:ins w:id="983" w:author="Jitty van der Kuur" w:date="2026-06-19T11:24:00Z" w16du:dateUtc="2026-06-19T09:24:00Z">
        <w:r>
          <w:rPr>
            <w:sz w:val="22"/>
            <w:szCs w:val="22"/>
          </w:rPr>
          <w:t xml:space="preserve"> </w:t>
        </w:r>
        <w:r w:rsidR="008465A9">
          <w:rPr>
            <w:sz w:val="22"/>
            <w:szCs w:val="22"/>
          </w:rPr>
          <w:t>Allvida</w:t>
        </w:r>
      </w:ins>
      <w:r>
        <w:rPr>
          <w:sz w:val="22"/>
          <w:szCs w:val="22"/>
        </w:rPr>
        <w:t xml:space="preserve"> voor </w:t>
      </w:r>
      <w:r w:rsidR="0053591B">
        <w:rPr>
          <w:sz w:val="22"/>
          <w:szCs w:val="22"/>
        </w:rPr>
        <w:t xml:space="preserve">zowel </w:t>
      </w:r>
      <w:r>
        <w:rPr>
          <w:sz w:val="22"/>
          <w:szCs w:val="22"/>
        </w:rPr>
        <w:t>het ouderdomspensioen</w:t>
      </w:r>
      <w:r w:rsidR="0053591B">
        <w:rPr>
          <w:sz w:val="22"/>
          <w:szCs w:val="22"/>
        </w:rPr>
        <w:t xml:space="preserve"> als</w:t>
      </w:r>
      <w:r w:rsidRPr="0053591B">
        <w:rPr>
          <w:sz w:val="22"/>
          <w:szCs w:val="22"/>
        </w:rPr>
        <w:t xml:space="preserve"> het </w:t>
      </w:r>
      <w:commentRangeStart w:id="984"/>
      <w:r w:rsidRPr="0053591B">
        <w:rPr>
          <w:sz w:val="22"/>
          <w:szCs w:val="22"/>
        </w:rPr>
        <w:t>nabestaandenpensioen</w:t>
      </w:r>
      <w:commentRangeEnd w:id="984"/>
      <w:r w:rsidR="006B4C3B">
        <w:rPr>
          <w:rStyle w:val="CommentReference"/>
          <w:sz w:val="22"/>
          <w:szCs w:val="22"/>
        </w:rPr>
        <w:commentReference w:id="984"/>
      </w:r>
      <w:r w:rsidR="0053591B">
        <w:rPr>
          <w:sz w:val="22"/>
          <w:szCs w:val="22"/>
        </w:rPr>
        <w:t xml:space="preserve"> voor zover van toepassing</w:t>
      </w:r>
      <w:r w:rsidRPr="0053591B">
        <w:rPr>
          <w:sz w:val="22"/>
          <w:szCs w:val="22"/>
        </w:rPr>
        <w:t>.</w:t>
      </w:r>
    </w:p>
    <w:p w14:paraId="0F12347F" w14:textId="77777777" w:rsidR="00A47966" w:rsidRPr="00A47966" w:rsidRDefault="00A47966" w:rsidP="00A47966">
      <w:pPr>
        <w:spacing w:line="259" w:lineRule="auto"/>
        <w:rPr>
          <w:sz w:val="22"/>
          <w:szCs w:val="22"/>
        </w:rPr>
      </w:pPr>
    </w:p>
    <w:p w14:paraId="784D1BF5" w14:textId="77777777" w:rsidR="00104DEE" w:rsidRPr="00127754" w:rsidRDefault="00104DEE" w:rsidP="00230AF7">
      <w:pPr>
        <w:pStyle w:val="Heading1"/>
        <w:numPr>
          <w:ilvl w:val="1"/>
          <w:numId w:val="1"/>
        </w:numPr>
      </w:pPr>
      <w:r>
        <w:lastRenderedPageBreak/>
        <w:t>Vervroeging</w:t>
      </w:r>
    </w:p>
    <w:p w14:paraId="41368CBA" w14:textId="77777777" w:rsidR="00104DEE" w:rsidRDefault="00104DEE" w:rsidP="00104DEE">
      <w:pPr>
        <w:rPr>
          <w:sz w:val="22"/>
          <w:szCs w:val="22"/>
        </w:rPr>
      </w:pPr>
      <w:r>
        <w:rPr>
          <w:sz w:val="22"/>
          <w:szCs w:val="22"/>
        </w:rPr>
        <w:t xml:space="preserve">Het ouderdomspensioen kan vervroegd worden, dit betekent dat het pensioen eerder ingaat dan de standaard pensioendatum. De eerst mogelijke datum om het pensioen in te laten gaan is 10 jaar voor de AOW-leeftijd. </w:t>
      </w:r>
    </w:p>
    <w:p w14:paraId="72EE1F0C" w14:textId="116DEF97" w:rsidR="00885601" w:rsidRDefault="00885601" w:rsidP="00104DEE">
      <w:pPr>
        <w:rPr>
          <w:sz w:val="22"/>
          <w:szCs w:val="22"/>
        </w:rPr>
      </w:pPr>
      <w:r w:rsidRPr="00842223">
        <w:rPr>
          <w:sz w:val="22"/>
          <w:szCs w:val="22"/>
        </w:rPr>
        <w:t xml:space="preserve">Mocht een fonds het toestaan om nog eerder met pensioen te gaan, dan is dit een </w:t>
      </w:r>
      <w:ins w:id="985" w:author="Jitty van der Kuur" w:date="2026-06-16T16:29:00Z" w16du:dateUtc="2026-06-16T14:29:00Z">
        <w:r w:rsidR="00BE33D0">
          <w:rPr>
            <w:sz w:val="22"/>
            <w:szCs w:val="22"/>
          </w:rPr>
          <w:t xml:space="preserve">fondsspecifiek </w:t>
        </w:r>
      </w:ins>
      <w:del w:id="986" w:author="Jitty van der Kuur" w:date="2026-06-16T16:29:00Z" w16du:dateUtc="2026-06-16T14:29:00Z">
        <w:r w:rsidRPr="00842223">
          <w:rPr>
            <w:sz w:val="22"/>
            <w:szCs w:val="22"/>
          </w:rPr>
          <w:delText>maatwerk-</w:delText>
        </w:r>
      </w:del>
      <w:r w:rsidRPr="00842223">
        <w:rPr>
          <w:sz w:val="22"/>
          <w:szCs w:val="22"/>
        </w:rPr>
        <w:t>proces, voor het product heeft het geen impact. Er gelden in die situatie nl.</w:t>
      </w:r>
      <w:r>
        <w:rPr>
          <w:sz w:val="22"/>
          <w:szCs w:val="22"/>
        </w:rPr>
        <w:t xml:space="preserve"> aanvullende voorwaarden.</w:t>
      </w:r>
    </w:p>
    <w:p w14:paraId="4F6DD47B" w14:textId="77777777" w:rsidR="00885601" w:rsidRDefault="00885601" w:rsidP="00104DEE">
      <w:pPr>
        <w:rPr>
          <w:sz w:val="22"/>
          <w:szCs w:val="22"/>
        </w:rPr>
      </w:pPr>
    </w:p>
    <w:p w14:paraId="426CD5B7" w14:textId="592B3FB6" w:rsidR="002555E2" w:rsidRPr="00127754" w:rsidRDefault="002555E2" w:rsidP="00230AF7">
      <w:pPr>
        <w:pStyle w:val="Heading1"/>
        <w:numPr>
          <w:ilvl w:val="1"/>
          <w:numId w:val="1"/>
        </w:numPr>
      </w:pPr>
      <w:r>
        <w:t>Uitstellen</w:t>
      </w:r>
    </w:p>
    <w:p w14:paraId="575AEC93" w14:textId="77777777" w:rsidR="00FB095A" w:rsidRDefault="00FB095A" w:rsidP="00FB095A">
      <w:pPr>
        <w:spacing w:line="259" w:lineRule="auto"/>
        <w:rPr>
          <w:sz w:val="22"/>
          <w:szCs w:val="22"/>
        </w:rPr>
      </w:pPr>
      <w:r w:rsidRPr="00810A30">
        <w:rPr>
          <w:sz w:val="22"/>
          <w:szCs w:val="22"/>
        </w:rPr>
        <w:t xml:space="preserve">Het ouderdomspensioen kan uitgesteld worden, dit betekent dat het pensioen later ingaat dan de </w:t>
      </w:r>
      <w:r>
        <w:rPr>
          <w:sz w:val="22"/>
          <w:szCs w:val="22"/>
        </w:rPr>
        <w:t>standaard pensioen</w:t>
      </w:r>
      <w:r w:rsidRPr="00810A30">
        <w:rPr>
          <w:sz w:val="22"/>
          <w:szCs w:val="22"/>
        </w:rPr>
        <w:t xml:space="preserve">datum. De laatst mogelijke datum om het pensioen in te laten gaan is </w:t>
      </w:r>
      <w:r>
        <w:rPr>
          <w:sz w:val="22"/>
          <w:szCs w:val="22"/>
        </w:rPr>
        <w:t>5 jaar na de AOW-leeftijd.</w:t>
      </w:r>
    </w:p>
    <w:p w14:paraId="65FC76A2" w14:textId="77777777" w:rsidR="005517CD" w:rsidRDefault="00FB095A" w:rsidP="00FB095A">
      <w:pPr>
        <w:spacing w:line="259" w:lineRule="auto"/>
        <w:rPr>
          <w:sz w:val="22"/>
          <w:szCs w:val="22"/>
        </w:rPr>
      </w:pPr>
      <w:r w:rsidRPr="00810A30">
        <w:rPr>
          <w:sz w:val="22"/>
          <w:szCs w:val="22"/>
        </w:rPr>
        <w:t xml:space="preserve">In de </w:t>
      </w:r>
      <w:r w:rsidR="005517CD">
        <w:rPr>
          <w:sz w:val="22"/>
          <w:szCs w:val="22"/>
        </w:rPr>
        <w:t>F</w:t>
      </w:r>
      <w:r w:rsidRPr="00810A30">
        <w:rPr>
          <w:sz w:val="22"/>
          <w:szCs w:val="22"/>
        </w:rPr>
        <w:t>PR betekent dit dat het PP</w:t>
      </w:r>
      <w:r w:rsidR="005517CD">
        <w:rPr>
          <w:sz w:val="22"/>
          <w:szCs w:val="22"/>
        </w:rPr>
        <w:t>K</w:t>
      </w:r>
      <w:r w:rsidRPr="00810A30">
        <w:rPr>
          <w:sz w:val="22"/>
          <w:szCs w:val="22"/>
        </w:rPr>
        <w:t xml:space="preserve"> langer kan renderen en dat de deelnemer nog niet in de uitkeringsfase terecht is gekomen</w:t>
      </w:r>
      <w:r w:rsidR="005517CD">
        <w:rPr>
          <w:sz w:val="22"/>
          <w:szCs w:val="22"/>
        </w:rPr>
        <w:t>.</w:t>
      </w:r>
    </w:p>
    <w:p w14:paraId="70CC8DEA" w14:textId="77777777" w:rsidR="00FB095A" w:rsidRDefault="00FB095A" w:rsidP="00FB095A">
      <w:pPr>
        <w:spacing w:line="259" w:lineRule="auto"/>
        <w:rPr>
          <w:sz w:val="22"/>
          <w:szCs w:val="22"/>
        </w:rPr>
      </w:pPr>
      <w:r>
        <w:rPr>
          <w:sz w:val="22"/>
          <w:szCs w:val="22"/>
        </w:rPr>
        <w:t xml:space="preserve">Na de standaard pensioendatum wordt geen pensioen meer opgebouwd. </w:t>
      </w:r>
      <w:r w:rsidRPr="00810A30">
        <w:rPr>
          <w:sz w:val="22"/>
          <w:szCs w:val="22"/>
          <w:highlight w:val="yellow"/>
        </w:rPr>
        <w:t>Risicodekking</w:t>
      </w:r>
      <w:r>
        <w:rPr>
          <w:sz w:val="22"/>
          <w:szCs w:val="22"/>
        </w:rPr>
        <w:t xml:space="preserve"> </w:t>
      </w:r>
    </w:p>
    <w:p w14:paraId="34DFEE14" w14:textId="77777777" w:rsidR="00FB095A" w:rsidRDefault="00FB095A" w:rsidP="003155E8">
      <w:pPr>
        <w:spacing w:line="259" w:lineRule="auto"/>
        <w:rPr>
          <w:sz w:val="22"/>
          <w:szCs w:val="22"/>
        </w:rPr>
      </w:pPr>
    </w:p>
    <w:p w14:paraId="14AE527A" w14:textId="77777777" w:rsidR="004F3C10" w:rsidRPr="00127754" w:rsidRDefault="004F3C10" w:rsidP="00230AF7">
      <w:pPr>
        <w:pStyle w:val="Heading1"/>
        <w:numPr>
          <w:ilvl w:val="1"/>
          <w:numId w:val="1"/>
        </w:numPr>
      </w:pPr>
      <w:r>
        <w:t>Deeltijdpensioen</w:t>
      </w:r>
    </w:p>
    <w:p w14:paraId="7E9EC02C" w14:textId="77777777" w:rsidR="004F3C10" w:rsidRDefault="004F3C10" w:rsidP="004F3C10">
      <w:pPr>
        <w:spacing w:line="259" w:lineRule="auto"/>
        <w:rPr>
          <w:sz w:val="22"/>
          <w:szCs w:val="22"/>
        </w:rPr>
      </w:pPr>
      <w:r w:rsidRPr="00810A30">
        <w:rPr>
          <w:sz w:val="22"/>
          <w:szCs w:val="22"/>
        </w:rPr>
        <w:t>Een deelnemer kan gedeeltelijk met pensioen gaan, het ouderdomspensioen gaat dan voor een deel in. Voor het deel dat de deelnemer blijft werken, blijft de deelnemer pensioen opbouwen</w:t>
      </w:r>
      <w:r>
        <w:rPr>
          <w:sz w:val="22"/>
          <w:szCs w:val="22"/>
        </w:rPr>
        <w:t>.</w:t>
      </w:r>
    </w:p>
    <w:p w14:paraId="2B3F5E7B" w14:textId="77777777" w:rsidR="004F3C10" w:rsidRDefault="004F3C10" w:rsidP="004F3C10">
      <w:pPr>
        <w:spacing w:line="259" w:lineRule="auto"/>
        <w:rPr>
          <w:sz w:val="22"/>
          <w:szCs w:val="22"/>
        </w:rPr>
      </w:pPr>
      <w:r w:rsidRPr="001B093A">
        <w:rPr>
          <w:sz w:val="22"/>
          <w:szCs w:val="22"/>
        </w:rPr>
        <w:t xml:space="preserve">Het aantal momenten waarbij voor deeltijdpensioen kan worden gekozen, </w:t>
      </w:r>
      <w:r>
        <w:rPr>
          <w:sz w:val="22"/>
          <w:szCs w:val="22"/>
        </w:rPr>
        <w:t xml:space="preserve">kan </w:t>
      </w:r>
      <w:r w:rsidRPr="001B093A">
        <w:rPr>
          <w:sz w:val="22"/>
          <w:szCs w:val="22"/>
        </w:rPr>
        <w:t>worden beperkt</w:t>
      </w:r>
      <w:r>
        <w:rPr>
          <w:sz w:val="22"/>
          <w:szCs w:val="22"/>
        </w:rPr>
        <w:t>.</w:t>
      </w:r>
    </w:p>
    <w:p w14:paraId="39187052" w14:textId="77777777" w:rsidR="004F3C10" w:rsidRDefault="004F3C10" w:rsidP="004F3C10">
      <w:pPr>
        <w:spacing w:line="259" w:lineRule="auto"/>
        <w:rPr>
          <w:sz w:val="22"/>
          <w:szCs w:val="22"/>
        </w:rPr>
      </w:pPr>
    </w:p>
    <w:p w14:paraId="4758D7CF" w14:textId="77777777" w:rsidR="003D647F" w:rsidRDefault="003D647F">
      <w:pPr>
        <w:spacing w:line="259" w:lineRule="auto"/>
        <w:rPr>
          <w:rFonts w:asciiTheme="majorHAnsi" w:eastAsiaTheme="majorEastAsia" w:hAnsiTheme="majorHAnsi" w:cstheme="majorBidi"/>
          <w:color w:val="0F4761" w:themeColor="accent1" w:themeShade="BF"/>
          <w:sz w:val="40"/>
          <w:szCs w:val="40"/>
        </w:rPr>
      </w:pPr>
      <w:r>
        <w:br w:type="page"/>
      </w:r>
    </w:p>
    <w:p w14:paraId="0AC07F8F" w14:textId="07865433" w:rsidR="003D647F" w:rsidRPr="00127754" w:rsidRDefault="003D647F" w:rsidP="00230AF7">
      <w:pPr>
        <w:pStyle w:val="Heading1"/>
        <w:numPr>
          <w:ilvl w:val="1"/>
          <w:numId w:val="1"/>
        </w:numPr>
      </w:pPr>
      <w:r>
        <w:lastRenderedPageBreak/>
        <w:t>Fondsen</w:t>
      </w:r>
    </w:p>
    <w:p w14:paraId="15EA5284" w14:textId="6FD1952C" w:rsidR="003D647F" w:rsidRDefault="003D647F" w:rsidP="003D647F">
      <w:pPr>
        <w:spacing w:line="259" w:lineRule="auto"/>
        <w:rPr>
          <w:sz w:val="22"/>
          <w:szCs w:val="22"/>
        </w:rPr>
      </w:pPr>
    </w:p>
    <w:tbl>
      <w:tblPr>
        <w:tblW w:w="7640" w:type="dxa"/>
        <w:tblCellMar>
          <w:left w:w="70" w:type="dxa"/>
          <w:right w:w="70" w:type="dxa"/>
        </w:tblCellMar>
        <w:tblLook w:val="04A0" w:firstRow="1" w:lastRow="0" w:firstColumn="1" w:lastColumn="0" w:noHBand="0" w:noVBand="1"/>
      </w:tblPr>
      <w:tblGrid>
        <w:gridCol w:w="1260"/>
        <w:gridCol w:w="1180"/>
        <w:gridCol w:w="1040"/>
        <w:gridCol w:w="1040"/>
        <w:gridCol w:w="1040"/>
        <w:gridCol w:w="1040"/>
        <w:gridCol w:w="1040"/>
      </w:tblGrid>
      <w:tr w:rsidR="003A65C3" w:rsidRPr="003A65C3" w14:paraId="1CE74B41" w14:textId="77777777" w:rsidTr="003A65C3">
        <w:trPr>
          <w:trHeight w:val="324"/>
        </w:trPr>
        <w:tc>
          <w:tcPr>
            <w:tcW w:w="1260" w:type="dxa"/>
            <w:tcBorders>
              <w:top w:val="nil"/>
              <w:left w:val="nil"/>
              <w:bottom w:val="nil"/>
              <w:right w:val="nil"/>
            </w:tcBorders>
            <w:vAlign w:val="bottom"/>
            <w:hideMark/>
          </w:tcPr>
          <w:p w14:paraId="0C6F4302" w14:textId="77777777" w:rsidR="003A65C3" w:rsidRPr="003A65C3" w:rsidRDefault="003A65C3" w:rsidP="003A65C3">
            <w:pPr>
              <w:spacing w:after="0" w:line="240" w:lineRule="auto"/>
              <w:rPr>
                <w:rFonts w:ascii="Times New Roman" w:eastAsia="Times New Roman" w:hAnsi="Times New Roman" w:cs="Times New Roman"/>
                <w:kern w:val="0"/>
                <w:sz w:val="20"/>
                <w:szCs w:val="20"/>
                <w:lang w:eastAsia="nl-NL"/>
                <w14:ligatures w14:val="none"/>
              </w:rPr>
            </w:pP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36A4FB6" w14:textId="77777777" w:rsidR="003A65C3" w:rsidRPr="003A65C3" w:rsidRDefault="003A65C3" w:rsidP="003A65C3">
            <w:pPr>
              <w:spacing w:after="0" w:line="240" w:lineRule="auto"/>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Vervroegen</w:t>
            </w:r>
          </w:p>
        </w:tc>
        <w:tc>
          <w:tcPr>
            <w:tcW w:w="2080" w:type="dxa"/>
            <w:gridSpan w:val="2"/>
            <w:tcBorders>
              <w:top w:val="single" w:sz="4" w:space="0" w:color="auto"/>
              <w:left w:val="nil"/>
              <w:bottom w:val="nil"/>
              <w:right w:val="single" w:sz="4" w:space="0" w:color="000000"/>
            </w:tcBorders>
            <w:vAlign w:val="bottom"/>
            <w:hideMark/>
          </w:tcPr>
          <w:p w14:paraId="4080C47F"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Eerstmogelijk</w:t>
            </w:r>
          </w:p>
        </w:tc>
        <w:tc>
          <w:tcPr>
            <w:tcW w:w="1040" w:type="dxa"/>
            <w:tcBorders>
              <w:top w:val="single" w:sz="4" w:space="0" w:color="auto"/>
              <w:left w:val="nil"/>
              <w:bottom w:val="single" w:sz="4" w:space="0" w:color="auto"/>
              <w:right w:val="single" w:sz="4" w:space="0" w:color="auto"/>
            </w:tcBorders>
            <w:noWrap/>
            <w:vAlign w:val="bottom"/>
            <w:hideMark/>
          </w:tcPr>
          <w:p w14:paraId="26FF0BA3" w14:textId="77777777" w:rsidR="003A65C3" w:rsidRPr="003A65C3" w:rsidRDefault="003A65C3" w:rsidP="003A65C3">
            <w:pPr>
              <w:spacing w:after="0" w:line="240" w:lineRule="auto"/>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Uitstellen</w:t>
            </w:r>
          </w:p>
        </w:tc>
        <w:tc>
          <w:tcPr>
            <w:tcW w:w="2080" w:type="dxa"/>
            <w:gridSpan w:val="2"/>
            <w:tcBorders>
              <w:top w:val="single" w:sz="4" w:space="0" w:color="auto"/>
              <w:left w:val="nil"/>
              <w:bottom w:val="nil"/>
              <w:right w:val="single" w:sz="4" w:space="0" w:color="000000"/>
            </w:tcBorders>
            <w:vAlign w:val="bottom"/>
            <w:hideMark/>
          </w:tcPr>
          <w:p w14:paraId="216E3B57"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Laatstmogelijk</w:t>
            </w:r>
          </w:p>
        </w:tc>
      </w:tr>
      <w:tr w:rsidR="003A65C3" w:rsidRPr="003A65C3" w14:paraId="6647E482" w14:textId="77777777" w:rsidTr="003A65C3">
        <w:trPr>
          <w:trHeight w:val="576"/>
        </w:trPr>
        <w:tc>
          <w:tcPr>
            <w:tcW w:w="1260" w:type="dxa"/>
            <w:tcBorders>
              <w:top w:val="nil"/>
              <w:left w:val="nil"/>
              <w:bottom w:val="nil"/>
              <w:right w:val="nil"/>
            </w:tcBorders>
            <w:vAlign w:val="bottom"/>
            <w:hideMark/>
          </w:tcPr>
          <w:p w14:paraId="703EBD80"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180" w:type="dxa"/>
            <w:tcBorders>
              <w:top w:val="nil"/>
              <w:left w:val="single" w:sz="4" w:space="0" w:color="auto"/>
              <w:bottom w:val="single" w:sz="4" w:space="0" w:color="auto"/>
              <w:right w:val="single" w:sz="4" w:space="0" w:color="auto"/>
            </w:tcBorders>
            <w:vAlign w:val="bottom"/>
            <w:hideMark/>
          </w:tcPr>
          <w:p w14:paraId="31F8BCE1"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Wel</w:t>
            </w:r>
          </w:p>
        </w:tc>
        <w:tc>
          <w:tcPr>
            <w:tcW w:w="1040" w:type="dxa"/>
            <w:tcBorders>
              <w:top w:val="single" w:sz="4" w:space="0" w:color="auto"/>
              <w:left w:val="nil"/>
              <w:bottom w:val="single" w:sz="4" w:space="0" w:color="auto"/>
              <w:right w:val="single" w:sz="4" w:space="0" w:color="auto"/>
            </w:tcBorders>
            <w:vAlign w:val="bottom"/>
            <w:hideMark/>
          </w:tcPr>
          <w:p w14:paraId="2E72D470"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10 jaar voor AOW</w:t>
            </w:r>
          </w:p>
        </w:tc>
        <w:tc>
          <w:tcPr>
            <w:tcW w:w="1040" w:type="dxa"/>
            <w:tcBorders>
              <w:top w:val="single" w:sz="4" w:space="0" w:color="auto"/>
              <w:left w:val="nil"/>
              <w:bottom w:val="single" w:sz="4" w:space="0" w:color="auto"/>
              <w:right w:val="single" w:sz="4" w:space="0" w:color="auto"/>
            </w:tcBorders>
            <w:vAlign w:val="bottom"/>
            <w:hideMark/>
          </w:tcPr>
          <w:p w14:paraId="064C9838"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Afh van lft</w:t>
            </w:r>
          </w:p>
        </w:tc>
        <w:tc>
          <w:tcPr>
            <w:tcW w:w="1040" w:type="dxa"/>
            <w:tcBorders>
              <w:top w:val="nil"/>
              <w:left w:val="nil"/>
              <w:bottom w:val="single" w:sz="4" w:space="0" w:color="auto"/>
              <w:right w:val="single" w:sz="4" w:space="0" w:color="auto"/>
            </w:tcBorders>
            <w:vAlign w:val="bottom"/>
            <w:hideMark/>
          </w:tcPr>
          <w:p w14:paraId="4378536B"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Wel</w:t>
            </w:r>
          </w:p>
        </w:tc>
        <w:tc>
          <w:tcPr>
            <w:tcW w:w="1040" w:type="dxa"/>
            <w:tcBorders>
              <w:top w:val="single" w:sz="4" w:space="0" w:color="auto"/>
              <w:left w:val="nil"/>
              <w:bottom w:val="single" w:sz="4" w:space="0" w:color="auto"/>
              <w:right w:val="single" w:sz="4" w:space="0" w:color="auto"/>
            </w:tcBorders>
            <w:vAlign w:val="bottom"/>
            <w:hideMark/>
          </w:tcPr>
          <w:p w14:paraId="7A24F6C0"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5 jaar na AOW</w:t>
            </w:r>
          </w:p>
        </w:tc>
        <w:tc>
          <w:tcPr>
            <w:tcW w:w="1040" w:type="dxa"/>
            <w:tcBorders>
              <w:top w:val="single" w:sz="4" w:space="0" w:color="auto"/>
              <w:left w:val="nil"/>
              <w:bottom w:val="single" w:sz="4" w:space="0" w:color="auto"/>
              <w:right w:val="single" w:sz="4" w:space="0" w:color="auto"/>
            </w:tcBorders>
            <w:vAlign w:val="bottom"/>
            <w:hideMark/>
          </w:tcPr>
          <w:p w14:paraId="771B1D81" w14:textId="77777777" w:rsidR="003A65C3" w:rsidRPr="003A65C3" w:rsidRDefault="003A65C3" w:rsidP="003A65C3">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3A65C3">
              <w:rPr>
                <w:rFonts w:ascii="Aptos Narrow" w:eastAsia="Times New Roman" w:hAnsi="Aptos Narrow" w:cs="Times New Roman"/>
                <w:b/>
                <w:bCs/>
                <w:color w:val="000000"/>
                <w:kern w:val="0"/>
                <w:sz w:val="22"/>
                <w:szCs w:val="22"/>
                <w:lang w:eastAsia="nl-NL"/>
                <w14:ligatures w14:val="none"/>
              </w:rPr>
              <w:t>Afh van lft</w:t>
            </w:r>
          </w:p>
        </w:tc>
      </w:tr>
      <w:tr w:rsidR="003A65C3" w:rsidRPr="003A65C3" w14:paraId="21C9A4A7" w14:textId="77777777" w:rsidTr="003A65C3">
        <w:trPr>
          <w:trHeight w:val="396"/>
        </w:trPr>
        <w:tc>
          <w:tcPr>
            <w:tcW w:w="1260" w:type="dxa"/>
            <w:tcBorders>
              <w:top w:val="single" w:sz="4" w:space="0" w:color="auto"/>
              <w:left w:val="single" w:sz="4" w:space="0" w:color="auto"/>
              <w:bottom w:val="single" w:sz="4" w:space="0" w:color="auto"/>
              <w:right w:val="nil"/>
            </w:tcBorders>
            <w:noWrap/>
            <w:vAlign w:val="bottom"/>
            <w:hideMark/>
          </w:tcPr>
          <w:p w14:paraId="6F1638CC"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Standaard</w:t>
            </w:r>
          </w:p>
        </w:tc>
        <w:tc>
          <w:tcPr>
            <w:tcW w:w="1180" w:type="dxa"/>
            <w:tcBorders>
              <w:top w:val="nil"/>
              <w:left w:val="single" w:sz="4" w:space="0" w:color="auto"/>
              <w:bottom w:val="single" w:sz="4" w:space="0" w:color="auto"/>
              <w:right w:val="single" w:sz="4" w:space="0" w:color="auto"/>
            </w:tcBorders>
            <w:vAlign w:val="center"/>
            <w:hideMark/>
          </w:tcPr>
          <w:p w14:paraId="428DE7B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58FE3542"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B4E1B84" w14:textId="7E52C83D" w:rsidR="003A65C3" w:rsidRPr="003A65C3" w:rsidRDefault="00132978" w:rsidP="003A65C3">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6E82581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9795819"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5F357B57"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19302EFF" w14:textId="77777777" w:rsidTr="003A65C3">
        <w:trPr>
          <w:trHeight w:val="288"/>
        </w:trPr>
        <w:tc>
          <w:tcPr>
            <w:tcW w:w="1260" w:type="dxa"/>
            <w:tcBorders>
              <w:top w:val="nil"/>
              <w:left w:val="single" w:sz="4" w:space="0" w:color="auto"/>
              <w:bottom w:val="nil"/>
              <w:right w:val="nil"/>
            </w:tcBorders>
            <w:noWrap/>
            <w:vAlign w:val="bottom"/>
            <w:hideMark/>
          </w:tcPr>
          <w:p w14:paraId="4FBE71A9" w14:textId="240153A9" w:rsidR="003A65C3" w:rsidRPr="003A65C3" w:rsidRDefault="001C2A84" w:rsidP="003A65C3">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180" w:type="dxa"/>
            <w:tcBorders>
              <w:top w:val="nil"/>
              <w:left w:val="single" w:sz="4" w:space="0" w:color="auto"/>
              <w:bottom w:val="nil"/>
              <w:right w:val="single" w:sz="4" w:space="0" w:color="auto"/>
            </w:tcBorders>
            <w:vAlign w:val="center"/>
            <w:hideMark/>
          </w:tcPr>
          <w:p w14:paraId="581B35D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26EC491A" w14:textId="77777777" w:rsidR="003A65C3" w:rsidRPr="00230AF7" w:rsidRDefault="003A65C3" w:rsidP="003A65C3">
            <w:pPr>
              <w:spacing w:after="0" w:line="240" w:lineRule="auto"/>
              <w:jc w:val="center"/>
              <w:rPr>
                <w:rFonts w:ascii="Aptos" w:eastAsia="Times New Roman" w:hAnsi="Aptos" w:cs="Times New Roman"/>
                <w:kern w:val="0"/>
                <w:sz w:val="22"/>
                <w:szCs w:val="22"/>
                <w:lang w:eastAsia="nl-NL"/>
                <w14:ligatures w14:val="none"/>
              </w:rPr>
            </w:pPr>
            <w:r w:rsidRPr="00230AF7">
              <w:rPr>
                <w:rFonts w:ascii="Aptos" w:eastAsia="Times New Roman" w:hAnsi="Aptos" w:cs="Times New Roman"/>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51BD2A6F" w14:textId="77777777" w:rsidR="003A65C3" w:rsidRPr="00230AF7" w:rsidRDefault="003A65C3" w:rsidP="003A65C3">
            <w:pPr>
              <w:spacing w:after="0" w:line="240" w:lineRule="auto"/>
              <w:jc w:val="center"/>
              <w:rPr>
                <w:rFonts w:ascii="Aptos" w:eastAsia="Times New Roman" w:hAnsi="Aptos" w:cs="Times New Roman"/>
                <w:kern w:val="0"/>
                <w:sz w:val="22"/>
                <w:szCs w:val="22"/>
                <w:lang w:eastAsia="nl-NL"/>
                <w14:ligatures w14:val="none"/>
              </w:rPr>
            </w:pPr>
            <w:r w:rsidRPr="00230AF7">
              <w:rPr>
                <w:rFonts w:ascii="Aptos" w:eastAsia="Times New Roman" w:hAnsi="Aptos" w:cs="Times New Roman"/>
                <w:kern w:val="0"/>
                <w:sz w:val="22"/>
                <w:szCs w:val="22"/>
                <w:lang w:eastAsia="nl-NL"/>
                <w14:ligatures w14:val="none"/>
              </w:rPr>
              <w:t>63</w:t>
            </w:r>
          </w:p>
        </w:tc>
        <w:tc>
          <w:tcPr>
            <w:tcW w:w="1040" w:type="dxa"/>
            <w:tcBorders>
              <w:top w:val="nil"/>
              <w:left w:val="nil"/>
              <w:bottom w:val="nil"/>
              <w:right w:val="single" w:sz="4" w:space="0" w:color="auto"/>
            </w:tcBorders>
            <w:vAlign w:val="center"/>
            <w:hideMark/>
          </w:tcPr>
          <w:p w14:paraId="6111C2C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16B5AEA"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E8B8313"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4E8DD98C" w14:textId="77777777" w:rsidTr="003A65C3">
        <w:trPr>
          <w:trHeight w:val="288"/>
        </w:trPr>
        <w:tc>
          <w:tcPr>
            <w:tcW w:w="1260" w:type="dxa"/>
            <w:tcBorders>
              <w:top w:val="nil"/>
              <w:left w:val="single" w:sz="4" w:space="0" w:color="auto"/>
              <w:bottom w:val="nil"/>
              <w:right w:val="nil"/>
            </w:tcBorders>
            <w:noWrap/>
            <w:vAlign w:val="bottom"/>
            <w:hideMark/>
          </w:tcPr>
          <w:p w14:paraId="6887A95D"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SPD</w:t>
            </w:r>
          </w:p>
        </w:tc>
        <w:tc>
          <w:tcPr>
            <w:tcW w:w="1180" w:type="dxa"/>
            <w:tcBorders>
              <w:top w:val="nil"/>
              <w:left w:val="single" w:sz="4" w:space="0" w:color="auto"/>
              <w:bottom w:val="nil"/>
              <w:right w:val="single" w:sz="4" w:space="0" w:color="auto"/>
            </w:tcBorders>
            <w:vAlign w:val="center"/>
            <w:hideMark/>
          </w:tcPr>
          <w:p w14:paraId="37794A3C"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321C21A" w14:textId="77777777" w:rsidR="003A65C3" w:rsidRPr="00230AF7" w:rsidRDefault="003A65C3" w:rsidP="003A65C3">
            <w:pPr>
              <w:spacing w:after="0" w:line="240" w:lineRule="auto"/>
              <w:jc w:val="center"/>
              <w:rPr>
                <w:rFonts w:ascii="Aptos" w:eastAsia="Times New Roman" w:hAnsi="Aptos" w:cs="Times New Roman"/>
                <w:kern w:val="0"/>
                <w:sz w:val="22"/>
                <w:szCs w:val="22"/>
                <w:lang w:eastAsia="nl-NL"/>
                <w14:ligatures w14:val="none"/>
              </w:rPr>
            </w:pPr>
            <w:r w:rsidRPr="00230AF7">
              <w:rPr>
                <w:rFonts w:ascii="Aptos" w:eastAsia="Times New Roman" w:hAnsi="Aptos" w:cs="Times New Roman"/>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01204547" w14:textId="77777777" w:rsidR="003A65C3" w:rsidRPr="00230AF7" w:rsidRDefault="003A65C3" w:rsidP="003A65C3">
            <w:pPr>
              <w:spacing w:after="0" w:line="240" w:lineRule="auto"/>
              <w:jc w:val="center"/>
              <w:rPr>
                <w:rFonts w:ascii="Aptos" w:eastAsia="Times New Roman" w:hAnsi="Aptos" w:cs="Times New Roman"/>
                <w:kern w:val="0"/>
                <w:sz w:val="22"/>
                <w:szCs w:val="22"/>
                <w:lang w:eastAsia="nl-NL"/>
                <w14:ligatures w14:val="none"/>
              </w:rPr>
            </w:pPr>
            <w:r w:rsidRPr="00230AF7">
              <w:rPr>
                <w:rFonts w:ascii="Aptos" w:eastAsia="Times New Roman" w:hAnsi="Aptos" w:cs="Times New Roman"/>
                <w:kern w:val="0"/>
                <w:sz w:val="22"/>
                <w:szCs w:val="22"/>
                <w:lang w:eastAsia="nl-NL"/>
                <w14:ligatures w14:val="none"/>
              </w:rPr>
              <w:t>60</w:t>
            </w:r>
          </w:p>
        </w:tc>
        <w:tc>
          <w:tcPr>
            <w:tcW w:w="1040" w:type="dxa"/>
            <w:tcBorders>
              <w:top w:val="nil"/>
              <w:left w:val="nil"/>
              <w:bottom w:val="nil"/>
              <w:right w:val="single" w:sz="4" w:space="0" w:color="auto"/>
            </w:tcBorders>
            <w:vAlign w:val="center"/>
            <w:hideMark/>
          </w:tcPr>
          <w:p w14:paraId="4E0E628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8E59AB3"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3B6C8DE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707B33B4" w14:textId="77777777" w:rsidTr="003A65C3">
        <w:trPr>
          <w:trHeight w:val="288"/>
        </w:trPr>
        <w:tc>
          <w:tcPr>
            <w:tcW w:w="1260" w:type="dxa"/>
            <w:tcBorders>
              <w:top w:val="nil"/>
              <w:left w:val="single" w:sz="4" w:space="0" w:color="auto"/>
              <w:bottom w:val="single" w:sz="4" w:space="0" w:color="auto"/>
              <w:right w:val="nil"/>
            </w:tcBorders>
            <w:noWrap/>
            <w:vAlign w:val="bottom"/>
            <w:hideMark/>
          </w:tcPr>
          <w:p w14:paraId="32DFB3E4"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SPF</w:t>
            </w:r>
          </w:p>
        </w:tc>
        <w:tc>
          <w:tcPr>
            <w:tcW w:w="1180" w:type="dxa"/>
            <w:tcBorders>
              <w:top w:val="nil"/>
              <w:left w:val="single" w:sz="4" w:space="0" w:color="auto"/>
              <w:bottom w:val="single" w:sz="4" w:space="0" w:color="auto"/>
              <w:right w:val="single" w:sz="4" w:space="0" w:color="auto"/>
            </w:tcBorders>
            <w:vAlign w:val="center"/>
            <w:hideMark/>
          </w:tcPr>
          <w:p w14:paraId="4B04F81C"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8AF328D"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432FFAD"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03874906"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8090EFE"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E911FBC"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23AB9142" w14:textId="77777777" w:rsidTr="003A65C3">
        <w:trPr>
          <w:trHeight w:val="288"/>
        </w:trPr>
        <w:tc>
          <w:tcPr>
            <w:tcW w:w="1260" w:type="dxa"/>
            <w:tcBorders>
              <w:top w:val="nil"/>
              <w:left w:val="single" w:sz="4" w:space="0" w:color="auto"/>
              <w:bottom w:val="nil"/>
              <w:right w:val="nil"/>
            </w:tcBorders>
            <w:noWrap/>
            <w:vAlign w:val="bottom"/>
            <w:hideMark/>
          </w:tcPr>
          <w:p w14:paraId="417B7A60"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SSPF bruto</w:t>
            </w:r>
          </w:p>
        </w:tc>
        <w:tc>
          <w:tcPr>
            <w:tcW w:w="1180" w:type="dxa"/>
            <w:tcBorders>
              <w:top w:val="nil"/>
              <w:left w:val="single" w:sz="4" w:space="0" w:color="auto"/>
              <w:bottom w:val="nil"/>
              <w:right w:val="single" w:sz="4" w:space="0" w:color="auto"/>
            </w:tcBorders>
            <w:vAlign w:val="center"/>
            <w:hideMark/>
          </w:tcPr>
          <w:p w14:paraId="391283A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650674C"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25977DBE"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3FBF9F2A"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3549F07D"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709BCA44"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7EA1D5C6" w14:textId="77777777" w:rsidTr="003A65C3">
        <w:trPr>
          <w:trHeight w:val="288"/>
        </w:trPr>
        <w:tc>
          <w:tcPr>
            <w:tcW w:w="1260" w:type="dxa"/>
            <w:tcBorders>
              <w:top w:val="nil"/>
              <w:left w:val="single" w:sz="4" w:space="0" w:color="auto"/>
              <w:bottom w:val="nil"/>
              <w:right w:val="nil"/>
            </w:tcBorders>
            <w:noWrap/>
            <w:vAlign w:val="bottom"/>
            <w:hideMark/>
          </w:tcPr>
          <w:p w14:paraId="07F062E0"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SNPS bruto</w:t>
            </w:r>
          </w:p>
        </w:tc>
        <w:tc>
          <w:tcPr>
            <w:tcW w:w="1180" w:type="dxa"/>
            <w:tcBorders>
              <w:top w:val="nil"/>
              <w:left w:val="single" w:sz="4" w:space="0" w:color="auto"/>
              <w:bottom w:val="nil"/>
              <w:right w:val="single" w:sz="4" w:space="0" w:color="auto"/>
            </w:tcBorders>
            <w:vAlign w:val="center"/>
            <w:hideMark/>
          </w:tcPr>
          <w:p w14:paraId="2C0DF34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2E3BDF9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9FC643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729C6D36"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7616A068"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D14B648"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67A522D3" w14:textId="77777777" w:rsidTr="003A65C3">
        <w:trPr>
          <w:trHeight w:val="288"/>
        </w:trPr>
        <w:tc>
          <w:tcPr>
            <w:tcW w:w="1260" w:type="dxa"/>
            <w:tcBorders>
              <w:top w:val="nil"/>
              <w:left w:val="single" w:sz="4" w:space="0" w:color="auto"/>
              <w:bottom w:val="nil"/>
              <w:right w:val="nil"/>
            </w:tcBorders>
            <w:noWrap/>
            <w:vAlign w:val="bottom"/>
            <w:hideMark/>
          </w:tcPr>
          <w:p w14:paraId="2193032B"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SNPS netto</w:t>
            </w:r>
          </w:p>
        </w:tc>
        <w:tc>
          <w:tcPr>
            <w:tcW w:w="1180" w:type="dxa"/>
            <w:tcBorders>
              <w:top w:val="nil"/>
              <w:left w:val="single" w:sz="4" w:space="0" w:color="auto"/>
              <w:bottom w:val="nil"/>
              <w:right w:val="single" w:sz="4" w:space="0" w:color="auto"/>
            </w:tcBorders>
            <w:vAlign w:val="center"/>
            <w:hideMark/>
          </w:tcPr>
          <w:p w14:paraId="1FED546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ECAB2DA"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713C3613"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2DF371DC"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F63E19B"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5D2EB98"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56C04854" w14:textId="77777777" w:rsidTr="003A65C3">
        <w:trPr>
          <w:trHeight w:val="288"/>
        </w:trPr>
        <w:tc>
          <w:tcPr>
            <w:tcW w:w="1260" w:type="dxa"/>
            <w:tcBorders>
              <w:top w:val="nil"/>
              <w:left w:val="single" w:sz="4" w:space="0" w:color="auto"/>
              <w:bottom w:val="single" w:sz="4" w:space="0" w:color="auto"/>
              <w:right w:val="nil"/>
            </w:tcBorders>
            <w:noWrap/>
            <w:vAlign w:val="bottom"/>
            <w:hideMark/>
          </w:tcPr>
          <w:p w14:paraId="4535D51D"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AKZO</w:t>
            </w:r>
          </w:p>
        </w:tc>
        <w:tc>
          <w:tcPr>
            <w:tcW w:w="1180" w:type="dxa"/>
            <w:tcBorders>
              <w:top w:val="nil"/>
              <w:left w:val="single" w:sz="4" w:space="0" w:color="auto"/>
              <w:bottom w:val="single" w:sz="4" w:space="0" w:color="auto"/>
              <w:right w:val="single" w:sz="4" w:space="0" w:color="auto"/>
            </w:tcBorders>
            <w:vAlign w:val="center"/>
            <w:hideMark/>
          </w:tcPr>
          <w:p w14:paraId="3D3D98EB"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F2051F9"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5F5BF29"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0FB34B8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6C66613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EADA5D9"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r>
      <w:tr w:rsidR="003A65C3" w:rsidRPr="003A65C3" w14:paraId="73720768" w14:textId="77777777" w:rsidTr="003A65C3">
        <w:trPr>
          <w:trHeight w:val="288"/>
        </w:trPr>
        <w:tc>
          <w:tcPr>
            <w:tcW w:w="1260" w:type="dxa"/>
            <w:tcBorders>
              <w:top w:val="nil"/>
              <w:left w:val="single" w:sz="4" w:space="0" w:color="auto"/>
              <w:bottom w:val="single" w:sz="4" w:space="0" w:color="auto"/>
              <w:right w:val="nil"/>
            </w:tcBorders>
            <w:noWrap/>
            <w:vAlign w:val="bottom"/>
            <w:hideMark/>
          </w:tcPr>
          <w:p w14:paraId="29A397D5"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SBZ</w:t>
            </w:r>
          </w:p>
        </w:tc>
        <w:tc>
          <w:tcPr>
            <w:tcW w:w="1180" w:type="dxa"/>
            <w:tcBorders>
              <w:top w:val="nil"/>
              <w:left w:val="single" w:sz="4" w:space="0" w:color="auto"/>
              <w:bottom w:val="single" w:sz="4" w:space="0" w:color="auto"/>
              <w:right w:val="single" w:sz="4" w:space="0" w:color="auto"/>
            </w:tcBorders>
            <w:noWrap/>
            <w:vAlign w:val="bottom"/>
            <w:hideMark/>
          </w:tcPr>
          <w:p w14:paraId="04048DA4"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3DBA7617"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35511BF6"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03AA6A69"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3BC100E8"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764C980C"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r>
      <w:tr w:rsidR="003A65C3" w:rsidRPr="003A65C3" w14:paraId="6EFDEF49" w14:textId="77777777" w:rsidTr="003A65C3">
        <w:trPr>
          <w:trHeight w:val="288"/>
        </w:trPr>
        <w:tc>
          <w:tcPr>
            <w:tcW w:w="1260" w:type="dxa"/>
            <w:tcBorders>
              <w:top w:val="nil"/>
              <w:left w:val="single" w:sz="4" w:space="0" w:color="auto"/>
              <w:bottom w:val="nil"/>
              <w:right w:val="nil"/>
            </w:tcBorders>
            <w:noWrap/>
            <w:vAlign w:val="bottom"/>
            <w:hideMark/>
          </w:tcPr>
          <w:p w14:paraId="78931524"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180" w:type="dxa"/>
            <w:tcBorders>
              <w:top w:val="nil"/>
              <w:left w:val="single" w:sz="4" w:space="0" w:color="auto"/>
              <w:bottom w:val="nil"/>
              <w:right w:val="single" w:sz="4" w:space="0" w:color="auto"/>
            </w:tcBorders>
            <w:noWrap/>
            <w:vAlign w:val="bottom"/>
            <w:hideMark/>
          </w:tcPr>
          <w:p w14:paraId="3D9F09BA"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194503F5"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07B58A40"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5A856E39"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4BE26AA8"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482282BA"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 </w:t>
            </w:r>
          </w:p>
        </w:tc>
      </w:tr>
      <w:tr w:rsidR="003A65C3" w:rsidRPr="003A65C3" w14:paraId="24038179" w14:textId="77777777" w:rsidTr="003A65C3">
        <w:trPr>
          <w:trHeight w:val="288"/>
        </w:trPr>
        <w:tc>
          <w:tcPr>
            <w:tcW w:w="1260" w:type="dxa"/>
            <w:tcBorders>
              <w:top w:val="nil"/>
              <w:left w:val="single" w:sz="4" w:space="0" w:color="auto"/>
              <w:bottom w:val="single" w:sz="4" w:space="0" w:color="auto"/>
              <w:right w:val="nil"/>
            </w:tcBorders>
            <w:noWrap/>
            <w:vAlign w:val="bottom"/>
            <w:hideMark/>
          </w:tcPr>
          <w:p w14:paraId="1ED1BBEF"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SPOA</w:t>
            </w:r>
          </w:p>
        </w:tc>
        <w:tc>
          <w:tcPr>
            <w:tcW w:w="1180" w:type="dxa"/>
            <w:tcBorders>
              <w:top w:val="nil"/>
              <w:left w:val="single" w:sz="4" w:space="0" w:color="auto"/>
              <w:bottom w:val="single" w:sz="4" w:space="0" w:color="auto"/>
              <w:right w:val="single" w:sz="4" w:space="0" w:color="auto"/>
            </w:tcBorders>
            <w:vAlign w:val="center"/>
            <w:hideMark/>
          </w:tcPr>
          <w:p w14:paraId="6F236F67"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D75A95F"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65EF6B2A"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2CEF194E" w14:textId="77777777" w:rsidR="003A65C3" w:rsidRPr="003A65C3" w:rsidRDefault="003A65C3" w:rsidP="003A65C3">
            <w:pPr>
              <w:spacing w:after="0" w:line="240" w:lineRule="auto"/>
              <w:jc w:val="center"/>
              <w:rPr>
                <w:rFonts w:ascii="Aptos" w:eastAsia="Times New Roman" w:hAnsi="Aptos" w:cs="Times New Roman"/>
                <w:color w:val="FF0000"/>
                <w:kern w:val="0"/>
                <w:sz w:val="22"/>
                <w:szCs w:val="22"/>
                <w:lang w:eastAsia="nl-NL"/>
                <w14:ligatures w14:val="none"/>
              </w:rPr>
            </w:pPr>
            <w:r w:rsidRPr="003A65C3">
              <w:rPr>
                <w:rFonts w:ascii="Aptos" w:eastAsia="Times New Roman" w:hAnsi="Aptos" w:cs="Times New Roman"/>
                <w:color w:val="FF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6BAA8027"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single" w:sz="4" w:space="0" w:color="auto"/>
              <w:right w:val="single" w:sz="4" w:space="0" w:color="auto"/>
            </w:tcBorders>
            <w:vAlign w:val="center"/>
            <w:hideMark/>
          </w:tcPr>
          <w:p w14:paraId="07034890" w14:textId="77777777" w:rsidR="003A65C3" w:rsidRPr="003A65C3" w:rsidRDefault="003A65C3" w:rsidP="003A65C3">
            <w:pPr>
              <w:spacing w:after="0" w:line="240" w:lineRule="auto"/>
              <w:jc w:val="center"/>
              <w:rPr>
                <w:rFonts w:ascii="Aptos" w:eastAsia="Times New Roman" w:hAnsi="Aptos" w:cs="Times New Roman"/>
                <w:color w:val="000000"/>
                <w:kern w:val="0"/>
                <w:sz w:val="22"/>
                <w:szCs w:val="22"/>
                <w:lang w:eastAsia="nl-NL"/>
                <w14:ligatures w14:val="none"/>
              </w:rPr>
            </w:pPr>
            <w:r w:rsidRPr="003A65C3">
              <w:rPr>
                <w:rFonts w:ascii="Aptos" w:eastAsia="Times New Roman" w:hAnsi="Aptos" w:cs="Times New Roman"/>
                <w:color w:val="000000"/>
                <w:kern w:val="0"/>
                <w:sz w:val="22"/>
                <w:szCs w:val="22"/>
                <w:lang w:eastAsia="nl-NL"/>
                <w14:ligatures w14:val="none"/>
              </w:rPr>
              <w:t>Nvt</w:t>
            </w:r>
          </w:p>
        </w:tc>
      </w:tr>
      <w:tr w:rsidR="003A65C3" w:rsidRPr="003A65C3" w14:paraId="43645AC0" w14:textId="77777777" w:rsidTr="003A65C3">
        <w:trPr>
          <w:trHeight w:val="288"/>
        </w:trPr>
        <w:tc>
          <w:tcPr>
            <w:tcW w:w="1260" w:type="dxa"/>
            <w:tcBorders>
              <w:top w:val="nil"/>
              <w:left w:val="single" w:sz="4" w:space="0" w:color="auto"/>
              <w:bottom w:val="single" w:sz="4" w:space="0" w:color="auto"/>
              <w:right w:val="nil"/>
            </w:tcBorders>
            <w:noWrap/>
            <w:vAlign w:val="bottom"/>
            <w:hideMark/>
          </w:tcPr>
          <w:p w14:paraId="358ACB89" w14:textId="77777777" w:rsidR="003A65C3" w:rsidRPr="003A65C3" w:rsidRDefault="003A65C3" w:rsidP="003A65C3">
            <w:pPr>
              <w:spacing w:after="0" w:line="240" w:lineRule="auto"/>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SPV</w:t>
            </w:r>
          </w:p>
        </w:tc>
        <w:tc>
          <w:tcPr>
            <w:tcW w:w="1180" w:type="dxa"/>
            <w:tcBorders>
              <w:top w:val="nil"/>
              <w:left w:val="single" w:sz="4" w:space="0" w:color="auto"/>
              <w:bottom w:val="single" w:sz="4" w:space="0" w:color="auto"/>
              <w:right w:val="single" w:sz="4" w:space="0" w:color="auto"/>
            </w:tcBorders>
            <w:noWrap/>
            <w:vAlign w:val="bottom"/>
            <w:hideMark/>
          </w:tcPr>
          <w:p w14:paraId="28AF12AC" w14:textId="77777777" w:rsidR="003A65C3" w:rsidRPr="003A65C3" w:rsidRDefault="003A65C3" w:rsidP="003A65C3">
            <w:pPr>
              <w:spacing w:after="0" w:line="240" w:lineRule="auto"/>
              <w:jc w:val="center"/>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5F6C2A66" w14:textId="77777777" w:rsidR="003A65C3" w:rsidRPr="003A65C3" w:rsidRDefault="003A65C3" w:rsidP="003A65C3">
            <w:pPr>
              <w:spacing w:after="0" w:line="240" w:lineRule="auto"/>
              <w:jc w:val="center"/>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53A363B2" w14:textId="77777777" w:rsidR="003A65C3" w:rsidRPr="003A65C3" w:rsidRDefault="003A65C3" w:rsidP="003A65C3">
            <w:pPr>
              <w:spacing w:after="0" w:line="240" w:lineRule="auto"/>
              <w:jc w:val="center"/>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3E3478EF" w14:textId="77777777" w:rsidR="003A65C3" w:rsidRPr="003A65C3" w:rsidRDefault="003A65C3" w:rsidP="003A65C3">
            <w:pPr>
              <w:spacing w:after="0" w:line="240" w:lineRule="auto"/>
              <w:jc w:val="center"/>
              <w:rPr>
                <w:rFonts w:ascii="Aptos Narrow" w:eastAsia="Times New Roman" w:hAnsi="Aptos Narrow" w:cs="Times New Roman"/>
                <w:color w:val="000000"/>
                <w:kern w:val="0"/>
                <w:sz w:val="22"/>
                <w:szCs w:val="22"/>
                <w:lang w:eastAsia="nl-NL"/>
                <w14:ligatures w14:val="none"/>
              </w:rPr>
            </w:pPr>
            <w:r w:rsidRPr="003A65C3">
              <w:rPr>
                <w:rFonts w:ascii="Aptos Narrow" w:eastAsia="Times New Roman" w:hAnsi="Aptos Narrow"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noWrap/>
            <w:vAlign w:val="bottom"/>
            <w:hideMark/>
          </w:tcPr>
          <w:p w14:paraId="7E10376C" w14:textId="77777777" w:rsidR="003A65C3" w:rsidRPr="003A65C3" w:rsidRDefault="003A65C3" w:rsidP="003A65C3">
            <w:pPr>
              <w:spacing w:after="0" w:line="240" w:lineRule="auto"/>
              <w:jc w:val="center"/>
              <w:rPr>
                <w:rFonts w:ascii="Aptos Narrow" w:eastAsia="Times New Roman" w:hAnsi="Aptos Narrow" w:cs="Times New Roman"/>
                <w:color w:val="FF0000"/>
                <w:kern w:val="0"/>
                <w:sz w:val="22"/>
                <w:szCs w:val="22"/>
                <w:lang w:eastAsia="nl-NL"/>
                <w14:ligatures w14:val="none"/>
              </w:rPr>
            </w:pPr>
            <w:r w:rsidRPr="003A65C3">
              <w:rPr>
                <w:rFonts w:ascii="Aptos Narrow" w:eastAsia="Times New Roman" w:hAnsi="Aptos Narrow" w:cs="Times New Roman"/>
                <w:color w:val="FF0000"/>
                <w:kern w:val="0"/>
                <w:sz w:val="22"/>
                <w:szCs w:val="22"/>
                <w:lang w:eastAsia="nl-NL"/>
                <w14:ligatures w14:val="none"/>
              </w:rPr>
              <w:t>Nee</w:t>
            </w:r>
          </w:p>
        </w:tc>
        <w:tc>
          <w:tcPr>
            <w:tcW w:w="1040" w:type="dxa"/>
            <w:tcBorders>
              <w:top w:val="nil"/>
              <w:left w:val="nil"/>
              <w:bottom w:val="single" w:sz="4" w:space="0" w:color="auto"/>
              <w:right w:val="single" w:sz="4" w:space="0" w:color="auto"/>
            </w:tcBorders>
            <w:noWrap/>
            <w:vAlign w:val="bottom"/>
            <w:hideMark/>
          </w:tcPr>
          <w:p w14:paraId="4F2B18D4" w14:textId="77777777" w:rsidR="003A65C3" w:rsidRPr="003A65C3" w:rsidRDefault="003A65C3" w:rsidP="003A65C3">
            <w:pPr>
              <w:spacing w:after="0" w:line="240" w:lineRule="auto"/>
              <w:jc w:val="center"/>
              <w:rPr>
                <w:rFonts w:ascii="Aptos Narrow" w:eastAsia="Times New Roman" w:hAnsi="Aptos Narrow" w:cs="Times New Roman"/>
                <w:color w:val="FF0000"/>
                <w:kern w:val="0"/>
                <w:sz w:val="22"/>
                <w:szCs w:val="22"/>
                <w:lang w:eastAsia="nl-NL"/>
                <w14:ligatures w14:val="none"/>
              </w:rPr>
            </w:pPr>
            <w:r w:rsidRPr="003A65C3">
              <w:rPr>
                <w:rFonts w:ascii="Aptos Narrow" w:eastAsia="Times New Roman" w:hAnsi="Aptos Narrow" w:cs="Times New Roman"/>
                <w:color w:val="FF0000"/>
                <w:kern w:val="0"/>
                <w:sz w:val="22"/>
                <w:szCs w:val="22"/>
                <w:lang w:eastAsia="nl-NL"/>
                <w14:ligatures w14:val="none"/>
              </w:rPr>
              <w:t>70</w:t>
            </w:r>
          </w:p>
        </w:tc>
      </w:tr>
    </w:tbl>
    <w:p w14:paraId="72D26751" w14:textId="77777777" w:rsidR="003A65C3" w:rsidRDefault="003A65C3" w:rsidP="003D647F">
      <w:pPr>
        <w:spacing w:line="259" w:lineRule="auto"/>
        <w:rPr>
          <w:sz w:val="22"/>
          <w:szCs w:val="22"/>
        </w:rPr>
      </w:pPr>
    </w:p>
    <w:p w14:paraId="6A1D8A35" w14:textId="77777777" w:rsidR="00442498" w:rsidRPr="006D2CD8" w:rsidRDefault="00442498" w:rsidP="00442498">
      <w:pPr>
        <w:spacing w:line="259" w:lineRule="auto"/>
        <w:rPr>
          <w:sz w:val="22"/>
          <w:szCs w:val="22"/>
        </w:rPr>
      </w:pPr>
      <w:r w:rsidRPr="006D2CD8">
        <w:rPr>
          <w:sz w:val="22"/>
          <w:szCs w:val="22"/>
        </w:rPr>
        <w:t xml:space="preserve">Voor alle fondsen geldt dat alleen de variabele uitkering wordt aangeboden. Als een deelnemer toch een vastgestelde (stabiele) uitkering wil, dan volgt waardeoverdracht. </w:t>
      </w:r>
    </w:p>
    <w:p w14:paraId="0A4C08B5" w14:textId="77777777" w:rsidR="00442498" w:rsidRDefault="00442498" w:rsidP="00442498">
      <w:pPr>
        <w:spacing w:line="259" w:lineRule="auto"/>
        <w:rPr>
          <w:sz w:val="22"/>
          <w:szCs w:val="22"/>
        </w:rPr>
      </w:pPr>
      <w:r w:rsidRPr="006D2CD8">
        <w:rPr>
          <w:sz w:val="22"/>
          <w:szCs w:val="22"/>
        </w:rPr>
        <w:t>Binnen de variabele uitkering kan de deelnemer kiezen uit:</w:t>
      </w:r>
    </w:p>
    <w:tbl>
      <w:tblPr>
        <w:tblW w:w="9080" w:type="dxa"/>
        <w:tblCellMar>
          <w:left w:w="70" w:type="dxa"/>
          <w:right w:w="70" w:type="dxa"/>
        </w:tblCellMar>
        <w:tblLook w:val="04A0" w:firstRow="1" w:lastRow="0" w:firstColumn="1" w:lastColumn="0" w:noHBand="0" w:noVBand="1"/>
      </w:tblPr>
      <w:tblGrid>
        <w:gridCol w:w="1260"/>
        <w:gridCol w:w="1440"/>
        <w:gridCol w:w="1580"/>
        <w:gridCol w:w="1240"/>
        <w:gridCol w:w="1580"/>
        <w:gridCol w:w="980"/>
        <w:gridCol w:w="1000"/>
      </w:tblGrid>
      <w:tr w:rsidR="00645390" w:rsidRPr="00645390" w14:paraId="31AEFD27" w14:textId="77777777" w:rsidTr="00645390">
        <w:trPr>
          <w:trHeight w:val="324"/>
        </w:trPr>
        <w:tc>
          <w:tcPr>
            <w:tcW w:w="1260" w:type="dxa"/>
            <w:tcBorders>
              <w:top w:val="nil"/>
              <w:left w:val="nil"/>
              <w:bottom w:val="nil"/>
              <w:right w:val="nil"/>
            </w:tcBorders>
            <w:vAlign w:val="bottom"/>
            <w:hideMark/>
          </w:tcPr>
          <w:p w14:paraId="5A937346" w14:textId="77777777" w:rsidR="00645390" w:rsidRPr="00645390" w:rsidRDefault="00645390" w:rsidP="00645390">
            <w:pPr>
              <w:spacing w:after="0" w:line="240" w:lineRule="auto"/>
              <w:rPr>
                <w:rFonts w:ascii="Times New Roman" w:eastAsia="Times New Roman" w:hAnsi="Times New Roman" w:cs="Times New Roman"/>
                <w:kern w:val="0"/>
                <w:sz w:val="20"/>
                <w:szCs w:val="20"/>
                <w:lang w:eastAsia="nl-NL"/>
                <w14:ligatures w14:val="none"/>
              </w:rPr>
            </w:pPr>
          </w:p>
        </w:tc>
        <w:tc>
          <w:tcPr>
            <w:tcW w:w="7820" w:type="dxa"/>
            <w:gridSpan w:val="6"/>
            <w:tcBorders>
              <w:top w:val="single" w:sz="4" w:space="0" w:color="auto"/>
              <w:left w:val="single" w:sz="4" w:space="0" w:color="auto"/>
              <w:bottom w:val="single" w:sz="4" w:space="0" w:color="auto"/>
              <w:right w:val="single" w:sz="4" w:space="0" w:color="000000"/>
            </w:tcBorders>
            <w:vAlign w:val="bottom"/>
            <w:hideMark/>
          </w:tcPr>
          <w:p w14:paraId="65BA2875"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Variatie in hoogte uitkering</w:t>
            </w:r>
          </w:p>
        </w:tc>
      </w:tr>
      <w:tr w:rsidR="00645390" w:rsidRPr="00645390" w14:paraId="4D12152B" w14:textId="77777777" w:rsidTr="00645390">
        <w:trPr>
          <w:trHeight w:val="576"/>
        </w:trPr>
        <w:tc>
          <w:tcPr>
            <w:tcW w:w="1260" w:type="dxa"/>
            <w:tcBorders>
              <w:top w:val="nil"/>
              <w:left w:val="nil"/>
              <w:bottom w:val="nil"/>
              <w:right w:val="nil"/>
            </w:tcBorders>
            <w:vAlign w:val="bottom"/>
            <w:hideMark/>
          </w:tcPr>
          <w:p w14:paraId="2132832F"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440" w:type="dxa"/>
            <w:tcBorders>
              <w:top w:val="nil"/>
              <w:left w:val="single" w:sz="4" w:space="0" w:color="auto"/>
              <w:bottom w:val="single" w:sz="4" w:space="0" w:color="auto"/>
              <w:right w:val="single" w:sz="4" w:space="0" w:color="auto"/>
            </w:tcBorders>
            <w:vAlign w:val="bottom"/>
            <w:hideMark/>
          </w:tcPr>
          <w:p w14:paraId="29DF5687"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Gelijkblijvend</w:t>
            </w:r>
          </w:p>
        </w:tc>
        <w:tc>
          <w:tcPr>
            <w:tcW w:w="1580" w:type="dxa"/>
            <w:tcBorders>
              <w:top w:val="nil"/>
              <w:left w:val="nil"/>
              <w:bottom w:val="single" w:sz="4" w:space="0" w:color="auto"/>
              <w:right w:val="single" w:sz="4" w:space="0" w:color="auto"/>
            </w:tcBorders>
            <w:vAlign w:val="bottom"/>
            <w:hideMark/>
          </w:tcPr>
          <w:p w14:paraId="78073236"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Vaste jaarlijkse daling</w:t>
            </w:r>
          </w:p>
        </w:tc>
        <w:tc>
          <w:tcPr>
            <w:tcW w:w="1240" w:type="dxa"/>
            <w:tcBorders>
              <w:top w:val="nil"/>
              <w:left w:val="nil"/>
              <w:bottom w:val="single" w:sz="4" w:space="0" w:color="auto"/>
              <w:right w:val="single" w:sz="4" w:space="0" w:color="auto"/>
            </w:tcBorders>
            <w:vAlign w:val="bottom"/>
            <w:hideMark/>
          </w:tcPr>
          <w:p w14:paraId="471E3229"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Tijdelijke daling</w:t>
            </w:r>
          </w:p>
        </w:tc>
        <w:tc>
          <w:tcPr>
            <w:tcW w:w="1580" w:type="dxa"/>
            <w:tcBorders>
              <w:top w:val="nil"/>
              <w:left w:val="nil"/>
              <w:bottom w:val="single" w:sz="4" w:space="0" w:color="auto"/>
              <w:right w:val="single" w:sz="4" w:space="0" w:color="auto"/>
            </w:tcBorders>
            <w:vAlign w:val="bottom"/>
            <w:hideMark/>
          </w:tcPr>
          <w:p w14:paraId="6C772223"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Vaste jaarlijkse stijging</w:t>
            </w:r>
          </w:p>
        </w:tc>
        <w:tc>
          <w:tcPr>
            <w:tcW w:w="980" w:type="dxa"/>
            <w:tcBorders>
              <w:top w:val="nil"/>
              <w:left w:val="nil"/>
              <w:bottom w:val="single" w:sz="4" w:space="0" w:color="auto"/>
              <w:right w:val="single" w:sz="4" w:space="0" w:color="auto"/>
            </w:tcBorders>
            <w:vAlign w:val="bottom"/>
            <w:hideMark/>
          </w:tcPr>
          <w:p w14:paraId="3165915A"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Hoog/ laag</w:t>
            </w:r>
          </w:p>
        </w:tc>
        <w:tc>
          <w:tcPr>
            <w:tcW w:w="1000" w:type="dxa"/>
            <w:tcBorders>
              <w:top w:val="nil"/>
              <w:left w:val="nil"/>
              <w:bottom w:val="single" w:sz="4" w:space="0" w:color="auto"/>
              <w:right w:val="single" w:sz="4" w:space="0" w:color="auto"/>
            </w:tcBorders>
            <w:vAlign w:val="bottom"/>
            <w:hideMark/>
          </w:tcPr>
          <w:p w14:paraId="2085EE42" w14:textId="77777777" w:rsidR="00645390" w:rsidRPr="00645390" w:rsidRDefault="00645390" w:rsidP="00645390">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645390">
              <w:rPr>
                <w:rFonts w:ascii="Aptos Narrow" w:eastAsia="Times New Roman" w:hAnsi="Aptos Narrow" w:cs="Times New Roman"/>
                <w:b/>
                <w:bCs/>
                <w:color w:val="000000"/>
                <w:kern w:val="0"/>
                <w:sz w:val="22"/>
                <w:szCs w:val="22"/>
                <w:lang w:eastAsia="nl-NL"/>
                <w14:ligatures w14:val="none"/>
              </w:rPr>
              <w:t>Laag/ hoog</w:t>
            </w:r>
          </w:p>
        </w:tc>
      </w:tr>
      <w:tr w:rsidR="00645390" w:rsidRPr="00645390" w14:paraId="28738F8E" w14:textId="77777777" w:rsidTr="00645390">
        <w:trPr>
          <w:trHeight w:val="396"/>
        </w:trPr>
        <w:tc>
          <w:tcPr>
            <w:tcW w:w="1260" w:type="dxa"/>
            <w:tcBorders>
              <w:top w:val="single" w:sz="4" w:space="0" w:color="auto"/>
              <w:left w:val="single" w:sz="4" w:space="0" w:color="auto"/>
              <w:bottom w:val="single" w:sz="4" w:space="0" w:color="auto"/>
              <w:right w:val="nil"/>
            </w:tcBorders>
            <w:noWrap/>
            <w:vAlign w:val="bottom"/>
            <w:hideMark/>
          </w:tcPr>
          <w:p w14:paraId="49C2FF7E"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Standaard</w:t>
            </w:r>
          </w:p>
        </w:tc>
        <w:tc>
          <w:tcPr>
            <w:tcW w:w="1440" w:type="dxa"/>
            <w:tcBorders>
              <w:top w:val="nil"/>
              <w:left w:val="single" w:sz="4" w:space="0" w:color="auto"/>
              <w:bottom w:val="nil"/>
              <w:right w:val="single" w:sz="4" w:space="0" w:color="auto"/>
            </w:tcBorders>
            <w:vAlign w:val="center"/>
            <w:hideMark/>
          </w:tcPr>
          <w:p w14:paraId="58D05BB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nil"/>
              <w:right w:val="single" w:sz="4" w:space="0" w:color="auto"/>
            </w:tcBorders>
            <w:vAlign w:val="center"/>
            <w:hideMark/>
          </w:tcPr>
          <w:p w14:paraId="4C5A63C0" w14:textId="24F27BFA" w:rsidR="00645390" w:rsidRPr="00645390" w:rsidRDefault="00B309C0" w:rsidP="00B309C0">
            <w:pPr>
              <w:spacing w:after="0" w:line="240" w:lineRule="auto"/>
              <w:jc w:val="center"/>
              <w:rPr>
                <w:rFonts w:ascii="Aptos" w:eastAsia="Times New Roman" w:hAnsi="Aptos" w:cs="Times New Roman"/>
                <w:color w:val="000000"/>
                <w:kern w:val="0"/>
                <w:sz w:val="22"/>
                <w:szCs w:val="22"/>
                <w:lang w:eastAsia="nl-NL"/>
                <w14:ligatures w14:val="none"/>
              </w:rPr>
            </w:pPr>
            <w:r w:rsidRPr="00230AF7">
              <w:rPr>
                <w:rFonts w:ascii="Aptos" w:eastAsia="Times New Roman" w:hAnsi="Aptos" w:cs="Times New Roman"/>
                <w:color w:val="000000"/>
                <w:kern w:val="0"/>
                <w:sz w:val="22"/>
                <w:szCs w:val="22"/>
                <w:highlight w:val="cyan"/>
                <w:lang w:eastAsia="nl-NL"/>
                <w14:ligatures w14:val="none"/>
              </w:rPr>
              <w:t>Klantspec</w:t>
            </w:r>
          </w:p>
        </w:tc>
        <w:tc>
          <w:tcPr>
            <w:tcW w:w="1240" w:type="dxa"/>
            <w:tcBorders>
              <w:top w:val="nil"/>
              <w:left w:val="nil"/>
              <w:bottom w:val="nil"/>
              <w:right w:val="single" w:sz="4" w:space="0" w:color="auto"/>
            </w:tcBorders>
            <w:vAlign w:val="center"/>
            <w:hideMark/>
          </w:tcPr>
          <w:p w14:paraId="42B19D68"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nil"/>
              <w:right w:val="single" w:sz="4" w:space="0" w:color="auto"/>
            </w:tcBorders>
            <w:vAlign w:val="center"/>
            <w:hideMark/>
          </w:tcPr>
          <w:p w14:paraId="32F084C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nil"/>
              <w:right w:val="single" w:sz="4" w:space="0" w:color="auto"/>
            </w:tcBorders>
            <w:vAlign w:val="center"/>
            <w:hideMark/>
          </w:tcPr>
          <w:p w14:paraId="5021E87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000" w:type="dxa"/>
            <w:tcBorders>
              <w:top w:val="nil"/>
              <w:left w:val="nil"/>
              <w:bottom w:val="nil"/>
              <w:right w:val="single" w:sz="4" w:space="0" w:color="auto"/>
            </w:tcBorders>
            <w:vAlign w:val="center"/>
            <w:hideMark/>
          </w:tcPr>
          <w:p w14:paraId="3FE0A70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2DDF6CE6" w14:textId="77777777" w:rsidTr="00645390">
        <w:trPr>
          <w:trHeight w:val="288"/>
        </w:trPr>
        <w:tc>
          <w:tcPr>
            <w:tcW w:w="1260" w:type="dxa"/>
            <w:tcBorders>
              <w:top w:val="nil"/>
              <w:left w:val="single" w:sz="4" w:space="0" w:color="auto"/>
              <w:bottom w:val="nil"/>
              <w:right w:val="nil"/>
            </w:tcBorders>
            <w:noWrap/>
            <w:vAlign w:val="bottom"/>
            <w:hideMark/>
          </w:tcPr>
          <w:p w14:paraId="74570B48" w14:textId="4AC8E373" w:rsidR="00645390" w:rsidRPr="00645390" w:rsidRDefault="001C2A84" w:rsidP="00645390">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440" w:type="dxa"/>
            <w:tcBorders>
              <w:top w:val="single" w:sz="4" w:space="0" w:color="auto"/>
              <w:left w:val="single" w:sz="4" w:space="0" w:color="auto"/>
              <w:bottom w:val="nil"/>
              <w:right w:val="single" w:sz="4" w:space="0" w:color="auto"/>
            </w:tcBorders>
            <w:vAlign w:val="center"/>
            <w:hideMark/>
          </w:tcPr>
          <w:p w14:paraId="4A58BB0C"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single" w:sz="4" w:space="0" w:color="auto"/>
              <w:left w:val="nil"/>
              <w:bottom w:val="nil"/>
              <w:right w:val="single" w:sz="4" w:space="0" w:color="auto"/>
            </w:tcBorders>
            <w:vAlign w:val="center"/>
            <w:hideMark/>
          </w:tcPr>
          <w:p w14:paraId="490C98C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single" w:sz="4" w:space="0" w:color="auto"/>
              <w:left w:val="nil"/>
              <w:bottom w:val="nil"/>
              <w:right w:val="single" w:sz="4" w:space="0" w:color="auto"/>
            </w:tcBorders>
            <w:vAlign w:val="center"/>
            <w:hideMark/>
          </w:tcPr>
          <w:p w14:paraId="034E90FF"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 19 jaar</w:t>
            </w:r>
          </w:p>
        </w:tc>
        <w:tc>
          <w:tcPr>
            <w:tcW w:w="1580" w:type="dxa"/>
            <w:tcBorders>
              <w:top w:val="single" w:sz="4" w:space="0" w:color="auto"/>
              <w:left w:val="nil"/>
              <w:bottom w:val="nil"/>
              <w:right w:val="single" w:sz="4" w:space="0" w:color="auto"/>
            </w:tcBorders>
            <w:vAlign w:val="center"/>
            <w:hideMark/>
          </w:tcPr>
          <w:p w14:paraId="781D33AA"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single" w:sz="4" w:space="0" w:color="auto"/>
              <w:left w:val="nil"/>
              <w:bottom w:val="nil"/>
              <w:right w:val="single" w:sz="4" w:space="0" w:color="auto"/>
            </w:tcBorders>
            <w:vAlign w:val="center"/>
            <w:hideMark/>
          </w:tcPr>
          <w:p w14:paraId="13540756"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single" w:sz="4" w:space="0" w:color="auto"/>
              <w:left w:val="nil"/>
              <w:bottom w:val="nil"/>
              <w:right w:val="single" w:sz="4" w:space="0" w:color="auto"/>
            </w:tcBorders>
            <w:vAlign w:val="center"/>
            <w:hideMark/>
          </w:tcPr>
          <w:p w14:paraId="19AA1B2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1B8FC1C3" w14:textId="77777777" w:rsidTr="00645390">
        <w:trPr>
          <w:trHeight w:val="288"/>
        </w:trPr>
        <w:tc>
          <w:tcPr>
            <w:tcW w:w="1260" w:type="dxa"/>
            <w:tcBorders>
              <w:top w:val="nil"/>
              <w:left w:val="single" w:sz="4" w:space="0" w:color="auto"/>
              <w:bottom w:val="nil"/>
              <w:right w:val="nil"/>
            </w:tcBorders>
            <w:noWrap/>
            <w:vAlign w:val="bottom"/>
            <w:hideMark/>
          </w:tcPr>
          <w:p w14:paraId="6F6177F6"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SPD</w:t>
            </w:r>
          </w:p>
        </w:tc>
        <w:tc>
          <w:tcPr>
            <w:tcW w:w="1440" w:type="dxa"/>
            <w:tcBorders>
              <w:top w:val="nil"/>
              <w:left w:val="single" w:sz="4" w:space="0" w:color="auto"/>
              <w:bottom w:val="nil"/>
              <w:right w:val="single" w:sz="4" w:space="0" w:color="auto"/>
            </w:tcBorders>
            <w:vAlign w:val="center"/>
            <w:hideMark/>
          </w:tcPr>
          <w:p w14:paraId="0944125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nil"/>
              <w:right w:val="single" w:sz="4" w:space="0" w:color="auto"/>
            </w:tcBorders>
            <w:vAlign w:val="center"/>
            <w:hideMark/>
          </w:tcPr>
          <w:p w14:paraId="1380D57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50894C95"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nil"/>
              <w:right w:val="single" w:sz="4" w:space="0" w:color="auto"/>
            </w:tcBorders>
            <w:vAlign w:val="center"/>
            <w:hideMark/>
          </w:tcPr>
          <w:p w14:paraId="3E4BC59F"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nil"/>
              <w:right w:val="single" w:sz="4" w:space="0" w:color="auto"/>
            </w:tcBorders>
            <w:vAlign w:val="center"/>
            <w:hideMark/>
          </w:tcPr>
          <w:p w14:paraId="7BE9484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nil"/>
              <w:right w:val="single" w:sz="4" w:space="0" w:color="auto"/>
            </w:tcBorders>
            <w:vAlign w:val="center"/>
            <w:hideMark/>
          </w:tcPr>
          <w:p w14:paraId="3F863AEF"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7F70DFBC" w14:textId="77777777" w:rsidTr="00645390">
        <w:trPr>
          <w:trHeight w:val="288"/>
        </w:trPr>
        <w:tc>
          <w:tcPr>
            <w:tcW w:w="1260" w:type="dxa"/>
            <w:tcBorders>
              <w:top w:val="nil"/>
              <w:left w:val="single" w:sz="4" w:space="0" w:color="auto"/>
              <w:bottom w:val="single" w:sz="4" w:space="0" w:color="auto"/>
              <w:right w:val="nil"/>
            </w:tcBorders>
            <w:noWrap/>
            <w:vAlign w:val="bottom"/>
            <w:hideMark/>
          </w:tcPr>
          <w:p w14:paraId="75090EA2"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SPF</w:t>
            </w:r>
          </w:p>
        </w:tc>
        <w:tc>
          <w:tcPr>
            <w:tcW w:w="1440" w:type="dxa"/>
            <w:tcBorders>
              <w:top w:val="nil"/>
              <w:left w:val="single" w:sz="4" w:space="0" w:color="auto"/>
              <w:bottom w:val="single" w:sz="4" w:space="0" w:color="auto"/>
              <w:right w:val="single" w:sz="4" w:space="0" w:color="auto"/>
            </w:tcBorders>
            <w:vAlign w:val="center"/>
            <w:hideMark/>
          </w:tcPr>
          <w:p w14:paraId="778350EA"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single" w:sz="4" w:space="0" w:color="auto"/>
              <w:right w:val="single" w:sz="4" w:space="0" w:color="auto"/>
            </w:tcBorders>
            <w:vAlign w:val="center"/>
            <w:hideMark/>
          </w:tcPr>
          <w:p w14:paraId="03C408CA"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vAlign w:val="center"/>
            <w:hideMark/>
          </w:tcPr>
          <w:p w14:paraId="1291D087"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 28 jaar</w:t>
            </w:r>
          </w:p>
        </w:tc>
        <w:tc>
          <w:tcPr>
            <w:tcW w:w="1580" w:type="dxa"/>
            <w:tcBorders>
              <w:top w:val="nil"/>
              <w:left w:val="nil"/>
              <w:bottom w:val="single" w:sz="4" w:space="0" w:color="auto"/>
              <w:right w:val="single" w:sz="4" w:space="0" w:color="auto"/>
            </w:tcBorders>
            <w:vAlign w:val="center"/>
            <w:hideMark/>
          </w:tcPr>
          <w:p w14:paraId="7EF985C9"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single" w:sz="4" w:space="0" w:color="auto"/>
              <w:right w:val="single" w:sz="4" w:space="0" w:color="auto"/>
            </w:tcBorders>
            <w:vAlign w:val="center"/>
            <w:hideMark/>
          </w:tcPr>
          <w:p w14:paraId="458E5972"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single" w:sz="4" w:space="0" w:color="auto"/>
              <w:right w:val="single" w:sz="4" w:space="0" w:color="auto"/>
            </w:tcBorders>
            <w:vAlign w:val="center"/>
            <w:hideMark/>
          </w:tcPr>
          <w:p w14:paraId="010A33C6"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15DFDFC4" w14:textId="77777777" w:rsidTr="00645390">
        <w:trPr>
          <w:trHeight w:val="288"/>
        </w:trPr>
        <w:tc>
          <w:tcPr>
            <w:tcW w:w="1260" w:type="dxa"/>
            <w:tcBorders>
              <w:top w:val="nil"/>
              <w:left w:val="single" w:sz="4" w:space="0" w:color="auto"/>
              <w:bottom w:val="nil"/>
              <w:right w:val="nil"/>
            </w:tcBorders>
            <w:noWrap/>
            <w:vAlign w:val="bottom"/>
            <w:hideMark/>
          </w:tcPr>
          <w:p w14:paraId="284420F7"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SSPF bruto</w:t>
            </w:r>
          </w:p>
        </w:tc>
        <w:tc>
          <w:tcPr>
            <w:tcW w:w="1440" w:type="dxa"/>
            <w:tcBorders>
              <w:top w:val="nil"/>
              <w:left w:val="single" w:sz="4" w:space="0" w:color="auto"/>
              <w:bottom w:val="nil"/>
              <w:right w:val="single" w:sz="4" w:space="0" w:color="auto"/>
            </w:tcBorders>
            <w:vAlign w:val="center"/>
            <w:hideMark/>
          </w:tcPr>
          <w:p w14:paraId="58B177E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nil"/>
              <w:right w:val="single" w:sz="4" w:space="0" w:color="auto"/>
            </w:tcBorders>
            <w:vAlign w:val="center"/>
            <w:hideMark/>
          </w:tcPr>
          <w:p w14:paraId="2B50A58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4FEB7ED1"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nil"/>
              <w:right w:val="single" w:sz="4" w:space="0" w:color="auto"/>
            </w:tcBorders>
            <w:vAlign w:val="center"/>
            <w:hideMark/>
          </w:tcPr>
          <w:p w14:paraId="186CF00B"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w:t>
            </w:r>
          </w:p>
        </w:tc>
        <w:tc>
          <w:tcPr>
            <w:tcW w:w="980" w:type="dxa"/>
            <w:tcBorders>
              <w:top w:val="nil"/>
              <w:left w:val="nil"/>
              <w:bottom w:val="nil"/>
              <w:right w:val="single" w:sz="4" w:space="0" w:color="auto"/>
            </w:tcBorders>
            <w:vAlign w:val="center"/>
            <w:hideMark/>
          </w:tcPr>
          <w:p w14:paraId="2641A0DA"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nil"/>
              <w:right w:val="single" w:sz="4" w:space="0" w:color="auto"/>
            </w:tcBorders>
            <w:vAlign w:val="center"/>
            <w:hideMark/>
          </w:tcPr>
          <w:p w14:paraId="3EC49048"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2A26CEAC" w14:textId="77777777" w:rsidTr="00645390">
        <w:trPr>
          <w:trHeight w:val="288"/>
        </w:trPr>
        <w:tc>
          <w:tcPr>
            <w:tcW w:w="1260" w:type="dxa"/>
            <w:tcBorders>
              <w:top w:val="nil"/>
              <w:left w:val="single" w:sz="4" w:space="0" w:color="auto"/>
              <w:bottom w:val="nil"/>
              <w:right w:val="nil"/>
            </w:tcBorders>
            <w:noWrap/>
            <w:vAlign w:val="bottom"/>
            <w:hideMark/>
          </w:tcPr>
          <w:p w14:paraId="4898323A"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SNPS bruto</w:t>
            </w:r>
          </w:p>
        </w:tc>
        <w:tc>
          <w:tcPr>
            <w:tcW w:w="1440" w:type="dxa"/>
            <w:tcBorders>
              <w:top w:val="nil"/>
              <w:left w:val="single" w:sz="4" w:space="0" w:color="auto"/>
              <w:bottom w:val="nil"/>
              <w:right w:val="single" w:sz="4" w:space="0" w:color="auto"/>
            </w:tcBorders>
            <w:vAlign w:val="center"/>
            <w:hideMark/>
          </w:tcPr>
          <w:p w14:paraId="11CBB49D"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nil"/>
              <w:right w:val="single" w:sz="4" w:space="0" w:color="auto"/>
            </w:tcBorders>
            <w:vAlign w:val="center"/>
            <w:hideMark/>
          </w:tcPr>
          <w:p w14:paraId="4EDCA0D5"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0112F542"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nil"/>
              <w:right w:val="single" w:sz="4" w:space="0" w:color="auto"/>
            </w:tcBorders>
            <w:vAlign w:val="center"/>
            <w:hideMark/>
          </w:tcPr>
          <w:p w14:paraId="4F578B57"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w:t>
            </w:r>
          </w:p>
        </w:tc>
        <w:tc>
          <w:tcPr>
            <w:tcW w:w="980" w:type="dxa"/>
            <w:tcBorders>
              <w:top w:val="nil"/>
              <w:left w:val="nil"/>
              <w:bottom w:val="nil"/>
              <w:right w:val="single" w:sz="4" w:space="0" w:color="auto"/>
            </w:tcBorders>
            <w:vAlign w:val="center"/>
            <w:hideMark/>
          </w:tcPr>
          <w:p w14:paraId="6C896271"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nil"/>
              <w:right w:val="single" w:sz="4" w:space="0" w:color="auto"/>
            </w:tcBorders>
            <w:vAlign w:val="center"/>
            <w:hideMark/>
          </w:tcPr>
          <w:p w14:paraId="6D928C8C"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72F7FF03" w14:textId="77777777" w:rsidTr="00645390">
        <w:trPr>
          <w:trHeight w:val="288"/>
        </w:trPr>
        <w:tc>
          <w:tcPr>
            <w:tcW w:w="1260" w:type="dxa"/>
            <w:tcBorders>
              <w:top w:val="nil"/>
              <w:left w:val="single" w:sz="4" w:space="0" w:color="auto"/>
              <w:bottom w:val="nil"/>
              <w:right w:val="nil"/>
            </w:tcBorders>
            <w:noWrap/>
            <w:vAlign w:val="bottom"/>
            <w:hideMark/>
          </w:tcPr>
          <w:p w14:paraId="2DD3610C"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SNPS netto</w:t>
            </w:r>
          </w:p>
        </w:tc>
        <w:tc>
          <w:tcPr>
            <w:tcW w:w="1440" w:type="dxa"/>
            <w:tcBorders>
              <w:top w:val="nil"/>
              <w:left w:val="single" w:sz="4" w:space="0" w:color="auto"/>
              <w:bottom w:val="nil"/>
              <w:right w:val="single" w:sz="4" w:space="0" w:color="auto"/>
            </w:tcBorders>
            <w:vAlign w:val="center"/>
            <w:hideMark/>
          </w:tcPr>
          <w:p w14:paraId="213EC48E"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nil"/>
              <w:right w:val="single" w:sz="4" w:space="0" w:color="auto"/>
            </w:tcBorders>
            <w:vAlign w:val="center"/>
            <w:hideMark/>
          </w:tcPr>
          <w:p w14:paraId="00074219"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nil"/>
              <w:right w:val="single" w:sz="4" w:space="0" w:color="auto"/>
            </w:tcBorders>
            <w:vAlign w:val="center"/>
            <w:hideMark/>
          </w:tcPr>
          <w:p w14:paraId="317F69A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nil"/>
              <w:right w:val="single" w:sz="4" w:space="0" w:color="auto"/>
            </w:tcBorders>
            <w:vAlign w:val="center"/>
            <w:hideMark/>
          </w:tcPr>
          <w:p w14:paraId="000460AC"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w:t>
            </w:r>
          </w:p>
        </w:tc>
        <w:tc>
          <w:tcPr>
            <w:tcW w:w="980" w:type="dxa"/>
            <w:tcBorders>
              <w:top w:val="nil"/>
              <w:left w:val="nil"/>
              <w:bottom w:val="nil"/>
              <w:right w:val="single" w:sz="4" w:space="0" w:color="auto"/>
            </w:tcBorders>
            <w:vAlign w:val="center"/>
            <w:hideMark/>
          </w:tcPr>
          <w:p w14:paraId="42FD480D"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nil"/>
              <w:right w:val="single" w:sz="4" w:space="0" w:color="auto"/>
            </w:tcBorders>
            <w:vAlign w:val="center"/>
            <w:hideMark/>
          </w:tcPr>
          <w:p w14:paraId="09C202F4"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0F5D2B2D" w14:textId="77777777" w:rsidTr="00645390">
        <w:trPr>
          <w:trHeight w:val="288"/>
        </w:trPr>
        <w:tc>
          <w:tcPr>
            <w:tcW w:w="1260" w:type="dxa"/>
            <w:tcBorders>
              <w:top w:val="nil"/>
              <w:left w:val="single" w:sz="4" w:space="0" w:color="auto"/>
              <w:bottom w:val="single" w:sz="4" w:space="0" w:color="auto"/>
              <w:right w:val="nil"/>
            </w:tcBorders>
            <w:noWrap/>
            <w:vAlign w:val="bottom"/>
            <w:hideMark/>
          </w:tcPr>
          <w:p w14:paraId="2EFF1505"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AKZO</w:t>
            </w:r>
          </w:p>
        </w:tc>
        <w:tc>
          <w:tcPr>
            <w:tcW w:w="1440" w:type="dxa"/>
            <w:tcBorders>
              <w:top w:val="nil"/>
              <w:left w:val="single" w:sz="4" w:space="0" w:color="auto"/>
              <w:bottom w:val="single" w:sz="4" w:space="0" w:color="auto"/>
              <w:right w:val="single" w:sz="4" w:space="0" w:color="auto"/>
            </w:tcBorders>
            <w:vAlign w:val="center"/>
            <w:hideMark/>
          </w:tcPr>
          <w:p w14:paraId="0AD62F45"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single" w:sz="4" w:space="0" w:color="auto"/>
              <w:right w:val="single" w:sz="4" w:space="0" w:color="auto"/>
            </w:tcBorders>
            <w:vAlign w:val="center"/>
            <w:hideMark/>
          </w:tcPr>
          <w:p w14:paraId="55E0245C"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240" w:type="dxa"/>
            <w:tcBorders>
              <w:top w:val="nil"/>
              <w:left w:val="nil"/>
              <w:bottom w:val="single" w:sz="4" w:space="0" w:color="auto"/>
              <w:right w:val="single" w:sz="4" w:space="0" w:color="auto"/>
            </w:tcBorders>
            <w:vAlign w:val="center"/>
            <w:hideMark/>
          </w:tcPr>
          <w:p w14:paraId="12DFC367"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single" w:sz="4" w:space="0" w:color="auto"/>
              <w:right w:val="single" w:sz="4" w:space="0" w:color="auto"/>
            </w:tcBorders>
            <w:vAlign w:val="center"/>
            <w:hideMark/>
          </w:tcPr>
          <w:p w14:paraId="2D58021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single" w:sz="4" w:space="0" w:color="auto"/>
              <w:right w:val="single" w:sz="4" w:space="0" w:color="auto"/>
            </w:tcBorders>
            <w:vAlign w:val="center"/>
            <w:hideMark/>
          </w:tcPr>
          <w:p w14:paraId="2453E9C5"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000" w:type="dxa"/>
            <w:tcBorders>
              <w:top w:val="nil"/>
              <w:left w:val="nil"/>
              <w:bottom w:val="single" w:sz="4" w:space="0" w:color="auto"/>
              <w:right w:val="single" w:sz="4" w:space="0" w:color="auto"/>
            </w:tcBorders>
            <w:vAlign w:val="center"/>
            <w:hideMark/>
          </w:tcPr>
          <w:p w14:paraId="423BE8C2"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1EB0802F" w14:textId="77777777" w:rsidTr="00645390">
        <w:trPr>
          <w:trHeight w:val="288"/>
        </w:trPr>
        <w:tc>
          <w:tcPr>
            <w:tcW w:w="1260" w:type="dxa"/>
            <w:tcBorders>
              <w:top w:val="nil"/>
              <w:left w:val="single" w:sz="4" w:space="0" w:color="auto"/>
              <w:bottom w:val="single" w:sz="4" w:space="0" w:color="auto"/>
              <w:right w:val="nil"/>
            </w:tcBorders>
            <w:noWrap/>
            <w:vAlign w:val="bottom"/>
            <w:hideMark/>
          </w:tcPr>
          <w:p w14:paraId="044E28E1"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SBZ</w:t>
            </w:r>
          </w:p>
        </w:tc>
        <w:tc>
          <w:tcPr>
            <w:tcW w:w="1440" w:type="dxa"/>
            <w:tcBorders>
              <w:top w:val="nil"/>
              <w:left w:val="single" w:sz="4" w:space="0" w:color="auto"/>
              <w:bottom w:val="single" w:sz="4" w:space="0" w:color="auto"/>
              <w:right w:val="single" w:sz="4" w:space="0" w:color="auto"/>
            </w:tcBorders>
            <w:noWrap/>
            <w:vAlign w:val="bottom"/>
            <w:hideMark/>
          </w:tcPr>
          <w:p w14:paraId="4582F6D0"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580" w:type="dxa"/>
            <w:tcBorders>
              <w:top w:val="nil"/>
              <w:left w:val="nil"/>
              <w:bottom w:val="single" w:sz="4" w:space="0" w:color="auto"/>
              <w:right w:val="single" w:sz="4" w:space="0" w:color="auto"/>
            </w:tcBorders>
            <w:noWrap/>
            <w:vAlign w:val="bottom"/>
            <w:hideMark/>
          </w:tcPr>
          <w:p w14:paraId="4C435072"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single" w:sz="4" w:space="0" w:color="auto"/>
              <w:right w:val="single" w:sz="4" w:space="0" w:color="auto"/>
            </w:tcBorders>
            <w:noWrap/>
            <w:vAlign w:val="bottom"/>
            <w:hideMark/>
          </w:tcPr>
          <w:p w14:paraId="4D71F8CF"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580" w:type="dxa"/>
            <w:tcBorders>
              <w:top w:val="nil"/>
              <w:left w:val="nil"/>
              <w:bottom w:val="single" w:sz="4" w:space="0" w:color="auto"/>
              <w:right w:val="single" w:sz="4" w:space="0" w:color="auto"/>
            </w:tcBorders>
            <w:noWrap/>
            <w:vAlign w:val="bottom"/>
            <w:hideMark/>
          </w:tcPr>
          <w:p w14:paraId="2862FD69"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980" w:type="dxa"/>
            <w:tcBorders>
              <w:top w:val="nil"/>
              <w:left w:val="nil"/>
              <w:bottom w:val="single" w:sz="4" w:space="0" w:color="auto"/>
              <w:right w:val="single" w:sz="4" w:space="0" w:color="auto"/>
            </w:tcBorders>
            <w:noWrap/>
            <w:vAlign w:val="bottom"/>
            <w:hideMark/>
          </w:tcPr>
          <w:p w14:paraId="78A0614F"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single" w:sz="4" w:space="0" w:color="auto"/>
              <w:right w:val="single" w:sz="4" w:space="0" w:color="auto"/>
            </w:tcBorders>
            <w:noWrap/>
            <w:vAlign w:val="bottom"/>
            <w:hideMark/>
          </w:tcPr>
          <w:p w14:paraId="3BC20E6F"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r>
      <w:tr w:rsidR="00645390" w:rsidRPr="00645390" w14:paraId="0E530B46" w14:textId="77777777" w:rsidTr="00645390">
        <w:trPr>
          <w:trHeight w:val="288"/>
        </w:trPr>
        <w:tc>
          <w:tcPr>
            <w:tcW w:w="1260" w:type="dxa"/>
            <w:tcBorders>
              <w:top w:val="nil"/>
              <w:left w:val="single" w:sz="4" w:space="0" w:color="auto"/>
              <w:bottom w:val="nil"/>
              <w:right w:val="single" w:sz="4" w:space="0" w:color="auto"/>
            </w:tcBorders>
            <w:noWrap/>
            <w:vAlign w:val="bottom"/>
            <w:hideMark/>
          </w:tcPr>
          <w:p w14:paraId="743245F7"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440" w:type="dxa"/>
            <w:tcBorders>
              <w:top w:val="nil"/>
              <w:left w:val="nil"/>
              <w:bottom w:val="nil"/>
              <w:right w:val="single" w:sz="4" w:space="0" w:color="auto"/>
            </w:tcBorders>
            <w:noWrap/>
            <w:vAlign w:val="bottom"/>
            <w:hideMark/>
          </w:tcPr>
          <w:p w14:paraId="47B30C17"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580" w:type="dxa"/>
            <w:tcBorders>
              <w:top w:val="nil"/>
              <w:left w:val="nil"/>
              <w:bottom w:val="nil"/>
              <w:right w:val="single" w:sz="4" w:space="0" w:color="auto"/>
            </w:tcBorders>
            <w:noWrap/>
            <w:vAlign w:val="bottom"/>
            <w:hideMark/>
          </w:tcPr>
          <w:p w14:paraId="3AE3B5D5"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240" w:type="dxa"/>
            <w:tcBorders>
              <w:top w:val="nil"/>
              <w:left w:val="nil"/>
              <w:bottom w:val="nil"/>
              <w:right w:val="single" w:sz="4" w:space="0" w:color="auto"/>
            </w:tcBorders>
            <w:noWrap/>
            <w:vAlign w:val="bottom"/>
            <w:hideMark/>
          </w:tcPr>
          <w:p w14:paraId="4CC3804C"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580" w:type="dxa"/>
            <w:tcBorders>
              <w:top w:val="nil"/>
              <w:left w:val="nil"/>
              <w:bottom w:val="nil"/>
              <w:right w:val="single" w:sz="4" w:space="0" w:color="auto"/>
            </w:tcBorders>
            <w:noWrap/>
            <w:vAlign w:val="bottom"/>
            <w:hideMark/>
          </w:tcPr>
          <w:p w14:paraId="031DCE3D"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980" w:type="dxa"/>
            <w:tcBorders>
              <w:top w:val="nil"/>
              <w:left w:val="nil"/>
              <w:bottom w:val="nil"/>
              <w:right w:val="single" w:sz="4" w:space="0" w:color="auto"/>
            </w:tcBorders>
            <w:noWrap/>
            <w:vAlign w:val="bottom"/>
            <w:hideMark/>
          </w:tcPr>
          <w:p w14:paraId="297D997B"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c>
          <w:tcPr>
            <w:tcW w:w="1000" w:type="dxa"/>
            <w:tcBorders>
              <w:top w:val="nil"/>
              <w:left w:val="nil"/>
              <w:bottom w:val="nil"/>
              <w:right w:val="single" w:sz="4" w:space="0" w:color="auto"/>
            </w:tcBorders>
            <w:noWrap/>
            <w:vAlign w:val="bottom"/>
            <w:hideMark/>
          </w:tcPr>
          <w:p w14:paraId="5275DAAD"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 </w:t>
            </w:r>
          </w:p>
        </w:tc>
      </w:tr>
      <w:tr w:rsidR="00645390" w:rsidRPr="00645390" w14:paraId="513C48F9" w14:textId="77777777" w:rsidTr="00645390">
        <w:trPr>
          <w:trHeight w:val="288"/>
        </w:trPr>
        <w:tc>
          <w:tcPr>
            <w:tcW w:w="1260" w:type="dxa"/>
            <w:tcBorders>
              <w:top w:val="nil"/>
              <w:left w:val="single" w:sz="4" w:space="0" w:color="auto"/>
              <w:bottom w:val="single" w:sz="4" w:space="0" w:color="auto"/>
              <w:right w:val="nil"/>
            </w:tcBorders>
            <w:noWrap/>
            <w:vAlign w:val="bottom"/>
            <w:hideMark/>
          </w:tcPr>
          <w:p w14:paraId="22E4298A"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SPOA</w:t>
            </w:r>
          </w:p>
        </w:tc>
        <w:tc>
          <w:tcPr>
            <w:tcW w:w="1440" w:type="dxa"/>
            <w:tcBorders>
              <w:top w:val="nil"/>
              <w:left w:val="single" w:sz="4" w:space="0" w:color="auto"/>
              <w:bottom w:val="single" w:sz="4" w:space="0" w:color="auto"/>
              <w:right w:val="single" w:sz="4" w:space="0" w:color="auto"/>
            </w:tcBorders>
            <w:vAlign w:val="center"/>
            <w:hideMark/>
          </w:tcPr>
          <w:p w14:paraId="261A53F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single" w:sz="4" w:space="0" w:color="auto"/>
              <w:right w:val="single" w:sz="4" w:space="0" w:color="auto"/>
            </w:tcBorders>
            <w:vAlign w:val="center"/>
            <w:hideMark/>
          </w:tcPr>
          <w:p w14:paraId="5B134953"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vAlign w:val="center"/>
            <w:hideMark/>
          </w:tcPr>
          <w:p w14:paraId="0DF0C9E6"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single" w:sz="4" w:space="0" w:color="auto"/>
              <w:right w:val="single" w:sz="4" w:space="0" w:color="auto"/>
            </w:tcBorders>
            <w:vAlign w:val="center"/>
            <w:hideMark/>
          </w:tcPr>
          <w:p w14:paraId="697E40BD"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single" w:sz="4" w:space="0" w:color="auto"/>
              <w:right w:val="single" w:sz="4" w:space="0" w:color="auto"/>
            </w:tcBorders>
            <w:vAlign w:val="center"/>
            <w:hideMark/>
          </w:tcPr>
          <w:p w14:paraId="2B8677BD"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center"/>
            <w:hideMark/>
          </w:tcPr>
          <w:p w14:paraId="60AC68C5"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r>
      <w:tr w:rsidR="00645390" w:rsidRPr="00645390" w14:paraId="33D97242" w14:textId="77777777" w:rsidTr="00645390">
        <w:trPr>
          <w:trHeight w:val="288"/>
        </w:trPr>
        <w:tc>
          <w:tcPr>
            <w:tcW w:w="1260" w:type="dxa"/>
            <w:tcBorders>
              <w:top w:val="nil"/>
              <w:left w:val="single" w:sz="4" w:space="0" w:color="auto"/>
              <w:bottom w:val="single" w:sz="4" w:space="0" w:color="auto"/>
              <w:right w:val="nil"/>
            </w:tcBorders>
            <w:noWrap/>
            <w:vAlign w:val="bottom"/>
            <w:hideMark/>
          </w:tcPr>
          <w:p w14:paraId="10C85885" w14:textId="77777777" w:rsidR="00645390" w:rsidRPr="00645390" w:rsidRDefault="00645390" w:rsidP="00645390">
            <w:pPr>
              <w:spacing w:after="0" w:line="240" w:lineRule="auto"/>
              <w:rPr>
                <w:rFonts w:ascii="Aptos Narrow" w:eastAsia="Times New Roman" w:hAnsi="Aptos Narrow" w:cs="Times New Roman"/>
                <w:color w:val="000000"/>
                <w:kern w:val="0"/>
                <w:sz w:val="22"/>
                <w:szCs w:val="22"/>
                <w:lang w:eastAsia="nl-NL"/>
                <w14:ligatures w14:val="none"/>
              </w:rPr>
            </w:pPr>
            <w:r w:rsidRPr="00645390">
              <w:rPr>
                <w:rFonts w:ascii="Aptos Narrow" w:eastAsia="Times New Roman" w:hAnsi="Aptos Narrow" w:cs="Times New Roman"/>
                <w:color w:val="000000"/>
                <w:kern w:val="0"/>
                <w:sz w:val="22"/>
                <w:szCs w:val="22"/>
                <w:lang w:eastAsia="nl-NL"/>
                <w14:ligatures w14:val="none"/>
              </w:rPr>
              <w:t>SPV</w:t>
            </w:r>
          </w:p>
        </w:tc>
        <w:tc>
          <w:tcPr>
            <w:tcW w:w="1440" w:type="dxa"/>
            <w:tcBorders>
              <w:top w:val="nil"/>
              <w:left w:val="single" w:sz="4" w:space="0" w:color="auto"/>
              <w:bottom w:val="single" w:sz="4" w:space="0" w:color="auto"/>
              <w:right w:val="single" w:sz="4" w:space="0" w:color="auto"/>
            </w:tcBorders>
            <w:vAlign w:val="center"/>
            <w:hideMark/>
          </w:tcPr>
          <w:p w14:paraId="70F8948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580" w:type="dxa"/>
            <w:tcBorders>
              <w:top w:val="nil"/>
              <w:left w:val="nil"/>
              <w:bottom w:val="single" w:sz="4" w:space="0" w:color="auto"/>
              <w:right w:val="single" w:sz="4" w:space="0" w:color="auto"/>
            </w:tcBorders>
            <w:vAlign w:val="center"/>
            <w:hideMark/>
          </w:tcPr>
          <w:p w14:paraId="0B679B79"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240" w:type="dxa"/>
            <w:tcBorders>
              <w:top w:val="nil"/>
              <w:left w:val="nil"/>
              <w:bottom w:val="single" w:sz="4" w:space="0" w:color="auto"/>
              <w:right w:val="single" w:sz="4" w:space="0" w:color="auto"/>
            </w:tcBorders>
            <w:vAlign w:val="center"/>
            <w:hideMark/>
          </w:tcPr>
          <w:p w14:paraId="20C437EB"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1580" w:type="dxa"/>
            <w:tcBorders>
              <w:top w:val="nil"/>
              <w:left w:val="nil"/>
              <w:bottom w:val="single" w:sz="4" w:space="0" w:color="auto"/>
              <w:right w:val="single" w:sz="4" w:space="0" w:color="auto"/>
            </w:tcBorders>
            <w:vAlign w:val="center"/>
            <w:hideMark/>
          </w:tcPr>
          <w:p w14:paraId="22A1E660"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Nee</w:t>
            </w:r>
          </w:p>
        </w:tc>
        <w:tc>
          <w:tcPr>
            <w:tcW w:w="980" w:type="dxa"/>
            <w:tcBorders>
              <w:top w:val="nil"/>
              <w:left w:val="nil"/>
              <w:bottom w:val="single" w:sz="4" w:space="0" w:color="auto"/>
              <w:right w:val="single" w:sz="4" w:space="0" w:color="auto"/>
            </w:tcBorders>
            <w:vAlign w:val="center"/>
            <w:hideMark/>
          </w:tcPr>
          <w:p w14:paraId="380FA699" w14:textId="77777777" w:rsidR="00645390" w:rsidRPr="00645390" w:rsidRDefault="00645390" w:rsidP="00645390">
            <w:pPr>
              <w:spacing w:after="0" w:line="240" w:lineRule="auto"/>
              <w:jc w:val="center"/>
              <w:rPr>
                <w:rFonts w:ascii="Aptos" w:eastAsia="Times New Roman" w:hAnsi="Aptos" w:cs="Times New Roman"/>
                <w:color w:val="000000"/>
                <w:kern w:val="0"/>
                <w:sz w:val="22"/>
                <w:szCs w:val="22"/>
                <w:lang w:eastAsia="nl-NL"/>
                <w14:ligatures w14:val="none"/>
              </w:rPr>
            </w:pPr>
            <w:r w:rsidRPr="00645390">
              <w:rPr>
                <w:rFonts w:ascii="Aptos" w:eastAsia="Times New Roman" w:hAnsi="Aptos" w:cs="Times New Roman"/>
                <w:color w:val="000000"/>
                <w:kern w:val="0"/>
                <w:sz w:val="22"/>
                <w:szCs w:val="22"/>
                <w:lang w:eastAsia="nl-NL"/>
                <w14:ligatures w14:val="none"/>
              </w:rPr>
              <w:t>Ja</w:t>
            </w:r>
          </w:p>
        </w:tc>
        <w:tc>
          <w:tcPr>
            <w:tcW w:w="1000" w:type="dxa"/>
            <w:tcBorders>
              <w:top w:val="nil"/>
              <w:left w:val="nil"/>
              <w:bottom w:val="single" w:sz="4" w:space="0" w:color="auto"/>
              <w:right w:val="single" w:sz="4" w:space="0" w:color="auto"/>
            </w:tcBorders>
            <w:vAlign w:val="center"/>
            <w:hideMark/>
          </w:tcPr>
          <w:p w14:paraId="4B771E7D" w14:textId="77777777" w:rsidR="00645390" w:rsidRPr="00645390" w:rsidRDefault="00645390" w:rsidP="00645390">
            <w:pPr>
              <w:spacing w:after="0" w:line="240" w:lineRule="auto"/>
              <w:jc w:val="center"/>
              <w:rPr>
                <w:rFonts w:ascii="Aptos" w:eastAsia="Times New Roman" w:hAnsi="Aptos" w:cs="Times New Roman"/>
                <w:color w:val="FF0000"/>
                <w:kern w:val="0"/>
                <w:sz w:val="22"/>
                <w:szCs w:val="22"/>
                <w:lang w:eastAsia="nl-NL"/>
                <w14:ligatures w14:val="none"/>
              </w:rPr>
            </w:pPr>
            <w:r w:rsidRPr="00645390">
              <w:rPr>
                <w:rFonts w:ascii="Aptos" w:eastAsia="Times New Roman" w:hAnsi="Aptos" w:cs="Times New Roman"/>
                <w:color w:val="FF0000"/>
                <w:kern w:val="0"/>
                <w:sz w:val="22"/>
                <w:szCs w:val="22"/>
                <w:lang w:eastAsia="nl-NL"/>
                <w14:ligatures w14:val="none"/>
              </w:rPr>
              <w:t>Ja</w:t>
            </w:r>
          </w:p>
        </w:tc>
      </w:tr>
    </w:tbl>
    <w:p w14:paraId="3A801763" w14:textId="77777777" w:rsidR="00645390" w:rsidRDefault="00645390" w:rsidP="00442498">
      <w:pPr>
        <w:spacing w:line="259" w:lineRule="auto"/>
        <w:rPr>
          <w:sz w:val="22"/>
          <w:szCs w:val="22"/>
        </w:rPr>
      </w:pPr>
    </w:p>
    <w:p w14:paraId="2CDD4BCF" w14:textId="77777777" w:rsidR="00442498" w:rsidRDefault="00442498" w:rsidP="00442498">
      <w:pPr>
        <w:spacing w:line="259" w:lineRule="auto"/>
        <w:rPr>
          <w:ins w:id="987" w:author="Jitty van der Kuur" w:date="2026-05-06T15:13:00Z" w16du:dateUtc="2026-05-06T13:13:00Z"/>
          <w:sz w:val="22"/>
          <w:szCs w:val="22"/>
        </w:rPr>
      </w:pPr>
      <w:commentRangeStart w:id="988"/>
      <w:r>
        <w:rPr>
          <w:sz w:val="22"/>
          <w:szCs w:val="22"/>
        </w:rPr>
        <w:t xml:space="preserve">Datum </w:t>
      </w:r>
      <w:commentRangeEnd w:id="988"/>
      <w:r>
        <w:rPr>
          <w:rStyle w:val="CommentReference"/>
          <w:sz w:val="22"/>
          <w:szCs w:val="22"/>
        </w:rPr>
        <w:commentReference w:id="988"/>
      </w:r>
      <w:r>
        <w:rPr>
          <w:sz w:val="22"/>
          <w:szCs w:val="22"/>
        </w:rPr>
        <w:t>vaste jaarlijkse daling/stijging</w:t>
      </w:r>
    </w:p>
    <w:p w14:paraId="3FDC3ABF" w14:textId="617FBD2A" w:rsidR="006B0C65" w:rsidDel="00F05B6E" w:rsidRDefault="008A2F9E" w:rsidP="00442498">
      <w:pPr>
        <w:spacing w:line="259" w:lineRule="auto"/>
        <w:rPr>
          <w:del w:id="989" w:author="Jitty van der Kuur" w:date="2026-05-06T15:15:00Z" w16du:dateUtc="2026-05-06T13:15:00Z"/>
          <w:sz w:val="22"/>
          <w:szCs w:val="22"/>
        </w:rPr>
      </w:pPr>
      <w:ins w:id="990" w:author="Jitty van der Kuur" w:date="2026-05-06T15:14:00Z" w16du:dateUtc="2026-05-06T13:14:00Z">
        <w:r>
          <w:rPr>
            <w:sz w:val="22"/>
            <w:szCs w:val="22"/>
          </w:rPr>
          <w:t xml:space="preserve">SPD en SPF hebben voor LPP ook een vaste daling, </w:t>
        </w:r>
        <w:r w:rsidR="007957F5">
          <w:rPr>
            <w:sz w:val="22"/>
            <w:szCs w:val="22"/>
          </w:rPr>
          <w:t>dit is NIET standaard!</w:t>
        </w:r>
      </w:ins>
    </w:p>
    <w:p w14:paraId="41CD1934" w14:textId="77777777" w:rsidR="00F05B6E" w:rsidRDefault="00F05B6E">
      <w:pPr>
        <w:spacing w:line="259" w:lineRule="auto"/>
        <w:rPr>
          <w:ins w:id="991" w:author="Jitty van der Kuur" w:date="2026-05-06T15:15:00Z" w16du:dateUtc="2026-05-06T13:15:00Z"/>
          <w:sz w:val="22"/>
          <w:szCs w:val="22"/>
          <w:highlight w:val="cyan"/>
        </w:rPr>
      </w:pPr>
    </w:p>
    <w:p w14:paraId="0DDD4F55" w14:textId="5D5FDDCE" w:rsidR="00442498" w:rsidDel="007957F5" w:rsidRDefault="00DD1D5C" w:rsidP="003D647F">
      <w:pPr>
        <w:spacing w:line="259" w:lineRule="auto"/>
        <w:rPr>
          <w:del w:id="992" w:author="Jitty van der Kuur" w:date="2026-05-06T15:14:00Z" w16du:dateUtc="2026-05-06T13:14:00Z"/>
          <w:sz w:val="22"/>
          <w:szCs w:val="22"/>
        </w:rPr>
      </w:pPr>
      <w:r w:rsidRPr="00230AF7">
        <w:rPr>
          <w:sz w:val="22"/>
          <w:szCs w:val="22"/>
          <w:highlight w:val="cyan"/>
        </w:rPr>
        <w:t>Elk jaar een brief met een daling, dit hoeft niet bij hoog/laag</w:t>
      </w:r>
      <w:r w:rsidR="00DB4AF9" w:rsidRPr="00230AF7">
        <w:rPr>
          <w:sz w:val="22"/>
          <w:szCs w:val="22"/>
          <w:highlight w:val="cyan"/>
        </w:rPr>
        <w:t>, dus uitvoeringstechnisch lastiger, ook volgorde met resultaat is een issue</w:t>
      </w:r>
    </w:p>
    <w:p w14:paraId="428FA5DF" w14:textId="39353178" w:rsidR="00E60CFB" w:rsidRDefault="00E60CFB">
      <w:pPr>
        <w:spacing w:line="259" w:lineRule="auto"/>
        <w:rPr>
          <w:rFonts w:asciiTheme="majorHAnsi" w:eastAsiaTheme="majorEastAsia" w:hAnsiTheme="majorHAnsi" w:cstheme="majorBidi"/>
          <w:color w:val="0F4761" w:themeColor="accent1" w:themeShade="BF"/>
          <w:sz w:val="40"/>
          <w:szCs w:val="40"/>
        </w:rPr>
      </w:pPr>
      <w:del w:id="993" w:author="Jitty van der Kuur" w:date="2026-05-06T15:14:00Z" w16du:dateUtc="2026-05-06T13:14:00Z">
        <w:r w:rsidDel="007957F5">
          <w:br w:type="page"/>
        </w:r>
      </w:del>
    </w:p>
    <w:p w14:paraId="5AEF1FC2" w14:textId="77777777" w:rsidR="0094632A" w:rsidRDefault="0094632A" w:rsidP="00230AF7">
      <w:pPr>
        <w:pStyle w:val="Heading1"/>
        <w:numPr>
          <w:ilvl w:val="0"/>
          <w:numId w:val="1"/>
        </w:numPr>
      </w:pPr>
      <w:bookmarkStart w:id="994" w:name="_Toc194677514"/>
      <w:bookmarkStart w:id="995" w:name="_Toc222499723"/>
      <w:r>
        <w:lastRenderedPageBreak/>
        <w:t>Periodieke aanpassing uitkering/aanspraak</w:t>
      </w:r>
      <w:bookmarkEnd w:id="994"/>
    </w:p>
    <w:p w14:paraId="22A236BC" w14:textId="77777777" w:rsidR="0094632A" w:rsidRPr="00AF0C33" w:rsidRDefault="0094632A" w:rsidP="0094632A">
      <w:pPr>
        <w:spacing w:line="259" w:lineRule="auto"/>
        <w:rPr>
          <w:sz w:val="22"/>
          <w:szCs w:val="22"/>
        </w:rPr>
      </w:pPr>
      <w:r w:rsidRPr="00AF0C33">
        <w:rPr>
          <w:sz w:val="22"/>
          <w:szCs w:val="22"/>
        </w:rPr>
        <w:t xml:space="preserve">De aanspraken en/of ingegane uitkeringen kunnen op verschillende manieren </w:t>
      </w:r>
      <w:r>
        <w:rPr>
          <w:sz w:val="22"/>
          <w:szCs w:val="22"/>
        </w:rPr>
        <w:t>(</w:t>
      </w:r>
      <w:r w:rsidRPr="00AF0C33">
        <w:rPr>
          <w:sz w:val="22"/>
          <w:szCs w:val="22"/>
        </w:rPr>
        <w:t>periodiek</w:t>
      </w:r>
      <w:r>
        <w:rPr>
          <w:sz w:val="22"/>
          <w:szCs w:val="22"/>
        </w:rPr>
        <w:t>)</w:t>
      </w:r>
      <w:r w:rsidRPr="00AF0C33">
        <w:rPr>
          <w:sz w:val="22"/>
          <w:szCs w:val="22"/>
        </w:rPr>
        <w:t xml:space="preserve"> aangepast worden, bijv. door:</w:t>
      </w:r>
    </w:p>
    <w:p w14:paraId="441A9B4B" w14:textId="77777777" w:rsidR="0094632A" w:rsidRDefault="0094632A" w:rsidP="0094632A">
      <w:pPr>
        <w:pStyle w:val="ListParagraph"/>
        <w:numPr>
          <w:ilvl w:val="0"/>
          <w:numId w:val="4"/>
        </w:numPr>
        <w:spacing w:line="259" w:lineRule="auto"/>
        <w:rPr>
          <w:sz w:val="22"/>
          <w:szCs w:val="22"/>
        </w:rPr>
      </w:pPr>
      <w:r>
        <w:rPr>
          <w:sz w:val="22"/>
          <w:szCs w:val="22"/>
        </w:rPr>
        <w:t>Toeslagen</w:t>
      </w:r>
    </w:p>
    <w:p w14:paraId="4BC473A6" w14:textId="77777777" w:rsidR="0094632A" w:rsidRDefault="0094632A" w:rsidP="0094632A">
      <w:pPr>
        <w:pStyle w:val="ListParagraph"/>
        <w:numPr>
          <w:ilvl w:val="0"/>
          <w:numId w:val="4"/>
        </w:numPr>
        <w:spacing w:line="259" w:lineRule="auto"/>
        <w:rPr>
          <w:sz w:val="22"/>
          <w:szCs w:val="22"/>
        </w:rPr>
      </w:pPr>
      <w:r>
        <w:rPr>
          <w:sz w:val="22"/>
          <w:szCs w:val="22"/>
        </w:rPr>
        <w:t>Behaalde resultaten</w:t>
      </w:r>
    </w:p>
    <w:p w14:paraId="4A957441" w14:textId="77777777" w:rsidR="0094632A" w:rsidRDefault="0094632A" w:rsidP="0094632A">
      <w:pPr>
        <w:pStyle w:val="ListParagraph"/>
        <w:numPr>
          <w:ilvl w:val="0"/>
          <w:numId w:val="4"/>
        </w:numPr>
        <w:spacing w:line="259" w:lineRule="auto"/>
        <w:rPr>
          <w:sz w:val="22"/>
          <w:szCs w:val="22"/>
        </w:rPr>
      </w:pPr>
      <w:r>
        <w:rPr>
          <w:sz w:val="22"/>
          <w:szCs w:val="22"/>
        </w:rPr>
        <w:t>Solidariteitsreserve</w:t>
      </w:r>
    </w:p>
    <w:p w14:paraId="6299D05B" w14:textId="77777777" w:rsidR="0094632A" w:rsidRDefault="0094632A" w:rsidP="0094632A">
      <w:pPr>
        <w:pStyle w:val="ListParagraph"/>
        <w:numPr>
          <w:ilvl w:val="0"/>
          <w:numId w:val="4"/>
        </w:numPr>
        <w:spacing w:line="259" w:lineRule="auto"/>
        <w:rPr>
          <w:sz w:val="22"/>
          <w:szCs w:val="22"/>
        </w:rPr>
      </w:pPr>
      <w:r>
        <w:rPr>
          <w:sz w:val="22"/>
          <w:szCs w:val="22"/>
        </w:rPr>
        <w:t>Flexibiliseringskeuzes</w:t>
      </w:r>
    </w:p>
    <w:p w14:paraId="41DB1EBB" w14:textId="77777777" w:rsidR="0094632A" w:rsidRPr="005F7CDE" w:rsidRDefault="0094632A" w:rsidP="0094632A">
      <w:pPr>
        <w:pStyle w:val="ListParagraph"/>
        <w:numPr>
          <w:ilvl w:val="0"/>
          <w:numId w:val="4"/>
        </w:numPr>
        <w:spacing w:line="259" w:lineRule="auto"/>
      </w:pPr>
      <w:r w:rsidRPr="007E7FBD">
        <w:rPr>
          <w:sz w:val="22"/>
          <w:szCs w:val="22"/>
        </w:rPr>
        <w:t>Projectierendement</w:t>
      </w:r>
    </w:p>
    <w:p w14:paraId="0E36C673" w14:textId="77777777" w:rsidR="0094632A" w:rsidRDefault="0094632A" w:rsidP="0094632A">
      <w:pPr>
        <w:spacing w:line="259" w:lineRule="auto"/>
        <w:rPr>
          <w:sz w:val="22"/>
          <w:szCs w:val="22"/>
        </w:rPr>
      </w:pPr>
      <w:r w:rsidRPr="002C583D">
        <w:rPr>
          <w:sz w:val="22"/>
          <w:szCs w:val="22"/>
        </w:rPr>
        <w:t xml:space="preserve">De standaard is dat de </w:t>
      </w:r>
      <w:r w:rsidRPr="00AF0C33">
        <w:rPr>
          <w:sz w:val="22"/>
          <w:szCs w:val="22"/>
        </w:rPr>
        <w:t>aanspraken en/of ingegane uitkeringen</w:t>
      </w:r>
      <w:r>
        <w:rPr>
          <w:sz w:val="22"/>
          <w:szCs w:val="22"/>
        </w:rPr>
        <w:t xml:space="preserve"> eenmaal per jaar worden aangepast. De standaard aanpassingsdatum is 1 januari. Een andere datum is ook mogelijk, als dit voor alle fondsen/klanten van de pensioenuitvoerder geldt.</w:t>
      </w:r>
    </w:p>
    <w:p w14:paraId="6667ED70" w14:textId="2259B0E4" w:rsidR="0094632A" w:rsidRDefault="0094632A" w:rsidP="0094632A">
      <w:pPr>
        <w:spacing w:line="259" w:lineRule="auto"/>
        <w:rPr>
          <w:sz w:val="22"/>
          <w:szCs w:val="22"/>
        </w:rPr>
      </w:pPr>
      <w:r>
        <w:rPr>
          <w:sz w:val="22"/>
          <w:szCs w:val="22"/>
        </w:rPr>
        <w:t xml:space="preserve">Voor het vaststellen van de hoogte van de aanpassing geldt een datum die voor de datum van aanpassing ligt. Beide datums zijn een parameter in </w:t>
      </w:r>
      <w:del w:id="996" w:author="Jitty van der Kuur" w:date="2026-06-19T11:24:00Z" w16du:dateUtc="2026-06-19T09:24:00Z">
        <w:r>
          <w:rPr>
            <w:sz w:val="22"/>
            <w:szCs w:val="22"/>
          </w:rPr>
          <w:delText>AllVida</w:delText>
        </w:r>
      </w:del>
      <w:ins w:id="997" w:author="Jitty van der Kuur" w:date="2026-06-19T11:24:00Z" w16du:dateUtc="2026-06-19T09:24:00Z">
        <w:r w:rsidR="008465A9">
          <w:rPr>
            <w:sz w:val="22"/>
            <w:szCs w:val="22"/>
          </w:rPr>
          <w:t xml:space="preserve"> Allvida</w:t>
        </w:r>
      </w:ins>
      <w:r>
        <w:rPr>
          <w:sz w:val="22"/>
          <w:szCs w:val="22"/>
        </w:rPr>
        <w:t>.</w:t>
      </w:r>
    </w:p>
    <w:p w14:paraId="3C0CBC5A" w14:textId="77777777" w:rsidR="0094632A" w:rsidRPr="00127754" w:rsidRDefault="0094632A" w:rsidP="00230AF7">
      <w:pPr>
        <w:pStyle w:val="Heading2"/>
        <w:numPr>
          <w:ilvl w:val="1"/>
          <w:numId w:val="1"/>
        </w:numPr>
      </w:pPr>
      <w:bookmarkStart w:id="998" w:name="_Toc194677515"/>
      <w:r>
        <w:t>Toeslagen</w:t>
      </w:r>
      <w:bookmarkEnd w:id="998"/>
    </w:p>
    <w:p w14:paraId="4FA29A4B" w14:textId="77777777" w:rsidR="0094632A" w:rsidRDefault="0094632A" w:rsidP="0094632A">
      <w:pPr>
        <w:spacing w:line="259" w:lineRule="auto"/>
        <w:rPr>
          <w:sz w:val="22"/>
          <w:szCs w:val="22"/>
        </w:rPr>
      </w:pPr>
      <w:r>
        <w:rPr>
          <w:sz w:val="22"/>
          <w:szCs w:val="22"/>
        </w:rPr>
        <w:t>Pensioenaanspraken en -uitkeringen kunnen periodiek aangepast (geïndexeerd) worden, dit kwam vaak voor bij DB-regelingen.</w:t>
      </w:r>
    </w:p>
    <w:p w14:paraId="2C0601AB" w14:textId="77777777" w:rsidR="0094632A" w:rsidRDefault="0094632A" w:rsidP="0094632A">
      <w:pPr>
        <w:spacing w:line="259" w:lineRule="auto"/>
        <w:rPr>
          <w:sz w:val="22"/>
          <w:szCs w:val="22"/>
        </w:rPr>
      </w:pPr>
      <w:r>
        <w:rPr>
          <w:sz w:val="22"/>
          <w:szCs w:val="22"/>
        </w:rPr>
        <w:t xml:space="preserve">Onder WTP kunnen pensioenaanspraken onder voorwaarden nog steeds geïndexeerd worden (dit komt voor bij overgangsrechten), dit </w:t>
      </w:r>
      <w:commentRangeStart w:id="999"/>
      <w:r w:rsidRPr="00230AF7">
        <w:rPr>
          <w:sz w:val="22"/>
          <w:szCs w:val="22"/>
          <w:highlight w:val="yellow"/>
        </w:rPr>
        <w:t>is</w:t>
      </w:r>
      <w:r>
        <w:rPr>
          <w:sz w:val="22"/>
          <w:szCs w:val="22"/>
        </w:rPr>
        <w:t xml:space="preserve"> </w:t>
      </w:r>
      <w:commentRangeEnd w:id="999"/>
      <w:r w:rsidR="00921A15">
        <w:rPr>
          <w:rStyle w:val="CommentReference"/>
          <w:sz w:val="22"/>
          <w:szCs w:val="22"/>
        </w:rPr>
        <w:commentReference w:id="999"/>
      </w:r>
      <w:r>
        <w:rPr>
          <w:sz w:val="22"/>
          <w:szCs w:val="22"/>
        </w:rPr>
        <w:t>onderdeel van de standaard van IG&amp;H.</w:t>
      </w:r>
    </w:p>
    <w:p w14:paraId="56C8F218" w14:textId="65E3D0D9" w:rsidR="00D11BEF" w:rsidRDefault="00D11BEF" w:rsidP="00D11BEF">
      <w:pPr>
        <w:pStyle w:val="Heading4"/>
      </w:pPr>
      <w:del w:id="1000" w:author="Jitty van der Kuur" w:date="2026-06-19T11:24:00Z" w16du:dateUtc="2026-06-19T09:24:00Z">
        <w:r>
          <w:delText>AllVida</w:delText>
        </w:r>
      </w:del>
      <w:ins w:id="1001" w:author="Jitty van der Kuur" w:date="2026-06-19T11:24:00Z" w16du:dateUtc="2026-06-19T09:24:00Z">
        <w:r>
          <w:t xml:space="preserve"> </w:t>
        </w:r>
        <w:r w:rsidR="008465A9">
          <w:t>Allvida</w:t>
        </w:r>
      </w:ins>
      <w:r>
        <w:t xml:space="preserve"> en standaard product</w:t>
      </w:r>
    </w:p>
    <w:p w14:paraId="7D7ACF77" w14:textId="6FD0139C" w:rsidR="0094632A" w:rsidRDefault="0094632A" w:rsidP="0094632A">
      <w:pPr>
        <w:spacing w:line="259" w:lineRule="auto"/>
        <w:rPr>
          <w:sz w:val="22"/>
          <w:szCs w:val="22"/>
        </w:rPr>
      </w:pPr>
      <w:r w:rsidRPr="00D055E0">
        <w:rPr>
          <w:sz w:val="22"/>
          <w:szCs w:val="22"/>
        </w:rPr>
        <w:t xml:space="preserve">Een indexatiemutatie kan opgestart worden in </w:t>
      </w:r>
      <w:del w:id="1002" w:author="Jitty van der Kuur" w:date="2026-06-19T11:24:00Z" w16du:dateUtc="2026-06-19T09:24:00Z">
        <w:r>
          <w:rPr>
            <w:sz w:val="22"/>
            <w:szCs w:val="22"/>
          </w:rPr>
          <w:delText>AllVida</w:delText>
        </w:r>
      </w:del>
      <w:ins w:id="1003" w:author="Jitty van der Kuur" w:date="2026-06-19T11:24:00Z" w16du:dateUtc="2026-06-19T09:24:00Z">
        <w:r w:rsidR="008465A9">
          <w:rPr>
            <w:sz w:val="22"/>
            <w:szCs w:val="22"/>
          </w:rPr>
          <w:t xml:space="preserve"> Allvida</w:t>
        </w:r>
      </w:ins>
      <w:r w:rsidRPr="00D055E0">
        <w:rPr>
          <w:sz w:val="22"/>
          <w:szCs w:val="22"/>
        </w:rPr>
        <w:t>, dit hoeft niet per se 1x per jaar te zijn.</w:t>
      </w:r>
    </w:p>
    <w:p w14:paraId="6B75F9F8" w14:textId="14B5A4D8" w:rsidR="0094632A" w:rsidRPr="00127754" w:rsidRDefault="0094632A" w:rsidP="00230AF7">
      <w:pPr>
        <w:pStyle w:val="Heading2"/>
        <w:numPr>
          <w:ilvl w:val="1"/>
          <w:numId w:val="1"/>
        </w:numPr>
      </w:pPr>
      <w:bookmarkStart w:id="1004" w:name="_Toc194677516"/>
      <w:r>
        <w:t>Behaalde resultaten</w:t>
      </w:r>
      <w:bookmarkEnd w:id="1004"/>
    </w:p>
    <w:p w14:paraId="2803951C" w14:textId="77777777" w:rsidR="0094632A" w:rsidRDefault="0094632A" w:rsidP="0094632A">
      <w:pPr>
        <w:spacing w:line="259" w:lineRule="auto"/>
        <w:rPr>
          <w:sz w:val="22"/>
          <w:szCs w:val="22"/>
        </w:rPr>
      </w:pPr>
      <w:r>
        <w:rPr>
          <w:sz w:val="22"/>
          <w:szCs w:val="22"/>
        </w:rPr>
        <w:t>De variabele uitkeringen worden periodiek aangepast aan de hand van resultaten die behaald zijn. De resultaten die van invloed kunnen zijn op de hoogte van de variabele uitkeringen zijn een keuze van het fonds.</w:t>
      </w:r>
    </w:p>
    <w:p w14:paraId="2C7C09F2" w14:textId="03541973" w:rsidR="0094632A" w:rsidRDefault="0094632A" w:rsidP="0094632A">
      <w:pPr>
        <w:spacing w:line="259" w:lineRule="auto"/>
      </w:pPr>
      <w:r>
        <w:rPr>
          <w:sz w:val="22"/>
          <w:szCs w:val="22"/>
        </w:rPr>
        <w:t xml:space="preserve">De resultaten kunnen evt. ook gespreid worden toegevoegd aan de variabele uitkeringen, zie hoofdstuk </w:t>
      </w:r>
      <w:r w:rsidRPr="00EC505B">
        <w:rPr>
          <w:sz w:val="22"/>
          <w:szCs w:val="22"/>
          <w:highlight w:val="yellow"/>
        </w:rPr>
        <w:fldChar w:fldCharType="begin"/>
      </w:r>
      <w:r w:rsidRPr="00230AF7">
        <w:rPr>
          <w:sz w:val="22"/>
          <w:szCs w:val="22"/>
          <w:highlight w:val="yellow"/>
        </w:rPr>
        <w:instrText xml:space="preserve"> REF _Ref192251082 \w \h </w:instrText>
      </w:r>
      <w:r w:rsidR="00EC505B">
        <w:rPr>
          <w:sz w:val="22"/>
          <w:szCs w:val="22"/>
          <w:highlight w:val="yellow"/>
        </w:rPr>
        <w:instrText xml:space="preserve"> \* MERGEFORMAT </w:instrText>
      </w:r>
      <w:r w:rsidRPr="00EC505B">
        <w:rPr>
          <w:sz w:val="22"/>
          <w:szCs w:val="22"/>
          <w:highlight w:val="yellow"/>
        </w:rPr>
      </w:r>
      <w:r w:rsidRPr="00EC505B">
        <w:rPr>
          <w:sz w:val="22"/>
          <w:szCs w:val="22"/>
          <w:highlight w:val="yellow"/>
        </w:rPr>
        <w:fldChar w:fldCharType="separate"/>
      </w:r>
      <w:r w:rsidRPr="00230AF7">
        <w:rPr>
          <w:sz w:val="22"/>
          <w:szCs w:val="22"/>
          <w:highlight w:val="yellow"/>
        </w:rPr>
        <w:t>12</w:t>
      </w:r>
      <w:r w:rsidRPr="00EC505B">
        <w:rPr>
          <w:sz w:val="22"/>
          <w:szCs w:val="22"/>
          <w:highlight w:val="yellow"/>
        </w:rPr>
        <w:fldChar w:fldCharType="end"/>
      </w:r>
      <w:r>
        <w:rPr>
          <w:sz w:val="22"/>
          <w:szCs w:val="22"/>
        </w:rPr>
        <w:t>.</w:t>
      </w:r>
    </w:p>
    <w:p w14:paraId="2D965A4A" w14:textId="4DB85374" w:rsidR="0094632A" w:rsidRPr="00127754" w:rsidRDefault="00EC505B" w:rsidP="00230AF7">
      <w:pPr>
        <w:pStyle w:val="Heading2"/>
        <w:numPr>
          <w:ilvl w:val="1"/>
          <w:numId w:val="1"/>
        </w:numPr>
      </w:pPr>
      <w:bookmarkStart w:id="1005" w:name="_Toc194677517"/>
      <w:r>
        <w:t>Risicodeling</w:t>
      </w:r>
      <w:r w:rsidR="0094632A">
        <w:t>sreserve</w:t>
      </w:r>
      <w:bookmarkEnd w:id="1005"/>
    </w:p>
    <w:p w14:paraId="7C128665" w14:textId="159A9B78" w:rsidR="0094632A" w:rsidRDefault="0094632A" w:rsidP="0094632A">
      <w:pPr>
        <w:spacing w:line="259" w:lineRule="auto"/>
        <w:rPr>
          <w:sz w:val="22"/>
          <w:szCs w:val="22"/>
        </w:rPr>
      </w:pPr>
      <w:r>
        <w:rPr>
          <w:sz w:val="22"/>
          <w:szCs w:val="22"/>
        </w:rPr>
        <w:t xml:space="preserve">De variabele uitkeringen kunnen worden aangepast door hiervoor een deel van de </w:t>
      </w:r>
      <w:r w:rsidR="00AD052E">
        <w:rPr>
          <w:sz w:val="22"/>
          <w:szCs w:val="22"/>
        </w:rPr>
        <w:t>risicodelings</w:t>
      </w:r>
      <w:r>
        <w:rPr>
          <w:sz w:val="22"/>
          <w:szCs w:val="22"/>
        </w:rPr>
        <w:t xml:space="preserve">reserve </w:t>
      </w:r>
      <w:r w:rsidR="00AD052E">
        <w:rPr>
          <w:sz w:val="22"/>
          <w:szCs w:val="22"/>
        </w:rPr>
        <w:t xml:space="preserve">(RDR) </w:t>
      </w:r>
      <w:r>
        <w:rPr>
          <w:sz w:val="22"/>
          <w:szCs w:val="22"/>
        </w:rPr>
        <w:t xml:space="preserve">aan te wenden. Meer informatie over de </w:t>
      </w:r>
      <w:r w:rsidR="00AD052E">
        <w:rPr>
          <w:sz w:val="22"/>
          <w:szCs w:val="22"/>
        </w:rPr>
        <w:t>RDR</w:t>
      </w:r>
      <w:r>
        <w:rPr>
          <w:sz w:val="22"/>
          <w:szCs w:val="22"/>
        </w:rPr>
        <w:t xml:space="preserve"> is opgenomen in hoofdstuk </w:t>
      </w:r>
      <w:ins w:id="1006" w:author="Jitty van der Kuur" w:date="2026-06-16T16:55:00Z" w16du:dateUtc="2026-06-16T14:55:00Z">
        <w:r w:rsidR="002C5FA9" w:rsidRPr="002C5FA9">
          <w:rPr>
            <w:sz w:val="22"/>
            <w:szCs w:val="22"/>
            <w:highlight w:val="yellow"/>
            <w:rPrChange w:id="1007" w:author="Jitty van der Kuur" w:date="2026-06-16T16:56:00Z" w16du:dateUtc="2026-06-16T14:56:00Z">
              <w:rPr>
                <w:sz w:val="22"/>
                <w:szCs w:val="22"/>
              </w:rPr>
            </w:rPrChange>
          </w:rPr>
          <w:fldChar w:fldCharType="begin"/>
        </w:r>
        <w:r w:rsidR="002C5FA9" w:rsidRPr="002C5FA9">
          <w:rPr>
            <w:sz w:val="22"/>
            <w:szCs w:val="22"/>
            <w:highlight w:val="yellow"/>
            <w:rPrChange w:id="1008" w:author="Jitty van der Kuur" w:date="2026-06-16T16:56:00Z" w16du:dateUtc="2026-06-16T14:56:00Z">
              <w:rPr>
                <w:sz w:val="22"/>
                <w:szCs w:val="22"/>
              </w:rPr>
            </w:rPrChange>
          </w:rPr>
          <w:instrText xml:space="preserve"> REF _Ref232521375 \r \h </w:instrText>
        </w:r>
      </w:ins>
      <w:r w:rsidR="002C5FA9">
        <w:rPr>
          <w:sz w:val="22"/>
          <w:szCs w:val="22"/>
          <w:highlight w:val="yellow"/>
        </w:rPr>
        <w:instrText xml:space="preserve"> \* MERGEFORMAT </w:instrText>
      </w:r>
      <w:r w:rsidR="002C5FA9" w:rsidRPr="00A65BC3">
        <w:rPr>
          <w:sz w:val="22"/>
          <w:szCs w:val="22"/>
          <w:highlight w:val="yellow"/>
        </w:rPr>
      </w:r>
      <w:r w:rsidR="002C5FA9" w:rsidRPr="002C5FA9">
        <w:rPr>
          <w:sz w:val="22"/>
          <w:szCs w:val="22"/>
          <w:highlight w:val="yellow"/>
          <w:rPrChange w:id="1009" w:author="Jitty van der Kuur" w:date="2026-06-16T16:56:00Z" w16du:dateUtc="2026-06-16T14:56:00Z">
            <w:rPr>
              <w:sz w:val="22"/>
              <w:szCs w:val="22"/>
            </w:rPr>
          </w:rPrChange>
        </w:rPr>
        <w:fldChar w:fldCharType="separate"/>
      </w:r>
      <w:ins w:id="1010" w:author="Jitty van der Kuur" w:date="2026-06-16T16:55:00Z" w16du:dateUtc="2026-06-16T14:55:00Z">
        <w:r w:rsidR="002C5FA9" w:rsidRPr="002C5FA9">
          <w:rPr>
            <w:sz w:val="22"/>
            <w:szCs w:val="22"/>
            <w:highlight w:val="yellow"/>
            <w:rPrChange w:id="1011" w:author="Jitty van der Kuur" w:date="2026-06-16T16:56:00Z" w16du:dateUtc="2026-06-16T14:56:00Z">
              <w:rPr>
                <w:sz w:val="22"/>
                <w:szCs w:val="22"/>
              </w:rPr>
            </w:rPrChange>
          </w:rPr>
          <w:t>18</w:t>
        </w:r>
        <w:r w:rsidR="002C5FA9" w:rsidRPr="002C5FA9">
          <w:rPr>
            <w:sz w:val="22"/>
            <w:szCs w:val="22"/>
            <w:highlight w:val="yellow"/>
            <w:rPrChange w:id="1012" w:author="Jitty van der Kuur" w:date="2026-06-16T16:56:00Z" w16du:dateUtc="2026-06-16T14:56:00Z">
              <w:rPr>
                <w:sz w:val="22"/>
                <w:szCs w:val="22"/>
              </w:rPr>
            </w:rPrChange>
          </w:rPr>
          <w:fldChar w:fldCharType="end"/>
        </w:r>
      </w:ins>
      <w:r w:rsidRPr="00230AF7">
        <w:rPr>
          <w:sz w:val="22"/>
          <w:szCs w:val="22"/>
          <w:highlight w:val="yellow"/>
        </w:rPr>
        <w:fldChar w:fldCharType="begin"/>
      </w:r>
      <w:r w:rsidRPr="00230AF7">
        <w:rPr>
          <w:sz w:val="22"/>
          <w:szCs w:val="22"/>
          <w:highlight w:val="yellow"/>
        </w:rPr>
        <w:instrText xml:space="preserve"> REF _Ref192251144 \w \h </w:instrText>
      </w:r>
      <w:r w:rsidR="00AD052E">
        <w:rPr>
          <w:sz w:val="22"/>
          <w:szCs w:val="22"/>
          <w:highlight w:val="yellow"/>
        </w:rPr>
        <w:instrText xml:space="preserve"> \* MERGEFORMAT </w:instrText>
      </w:r>
      <w:r w:rsidRPr="00230AF7">
        <w:rPr>
          <w:sz w:val="22"/>
          <w:szCs w:val="22"/>
          <w:highlight w:val="yellow"/>
        </w:rPr>
      </w:r>
      <w:r w:rsidRPr="00230AF7">
        <w:rPr>
          <w:sz w:val="22"/>
          <w:szCs w:val="22"/>
          <w:highlight w:val="yellow"/>
        </w:rPr>
        <w:fldChar w:fldCharType="separate"/>
      </w:r>
      <w:del w:id="1013" w:author="Jitty van der Kuur" w:date="2026-06-16T16:55:00Z" w16du:dateUtc="2026-06-16T14:55:00Z">
        <w:r w:rsidRPr="00230AF7" w:rsidDel="002C5FA9">
          <w:rPr>
            <w:sz w:val="22"/>
            <w:szCs w:val="22"/>
            <w:highlight w:val="yellow"/>
          </w:rPr>
          <w:delText>16</w:delText>
        </w:r>
      </w:del>
      <w:r w:rsidRPr="00230AF7">
        <w:rPr>
          <w:sz w:val="22"/>
          <w:szCs w:val="22"/>
          <w:highlight w:val="yellow"/>
        </w:rPr>
        <w:fldChar w:fldCharType="end"/>
      </w:r>
      <w:r>
        <w:rPr>
          <w:sz w:val="22"/>
          <w:szCs w:val="22"/>
        </w:rPr>
        <w:t>.</w:t>
      </w:r>
    </w:p>
    <w:p w14:paraId="6DBAD5C3" w14:textId="77777777" w:rsidR="0094632A" w:rsidRPr="00127754" w:rsidRDefault="0094632A" w:rsidP="00230AF7">
      <w:pPr>
        <w:pStyle w:val="Heading2"/>
        <w:numPr>
          <w:ilvl w:val="1"/>
          <w:numId w:val="1"/>
        </w:numPr>
      </w:pPr>
      <w:bookmarkStart w:id="1014" w:name="_Toc194677518"/>
      <w:r>
        <w:t>Flexibiliseringskeuzes</w:t>
      </w:r>
      <w:bookmarkEnd w:id="1014"/>
    </w:p>
    <w:p w14:paraId="33A78A75" w14:textId="77777777" w:rsidR="0094632A" w:rsidRDefault="0094632A" w:rsidP="0094632A">
      <w:pPr>
        <w:spacing w:line="259" w:lineRule="auto"/>
        <w:rPr>
          <w:sz w:val="22"/>
          <w:szCs w:val="22"/>
        </w:rPr>
      </w:pPr>
      <w:r>
        <w:rPr>
          <w:sz w:val="22"/>
          <w:szCs w:val="22"/>
        </w:rPr>
        <w:t>Pensioenuitkeringen kunnen aangepast worden vanwege flexibiliseringskeuzes die de deelnemer heeft gemaakt, bijv.:</w:t>
      </w:r>
    </w:p>
    <w:p w14:paraId="3D7784A5" w14:textId="77777777" w:rsidR="0094632A" w:rsidRDefault="0094632A" w:rsidP="0094632A">
      <w:pPr>
        <w:pStyle w:val="ListParagraph"/>
        <w:numPr>
          <w:ilvl w:val="0"/>
          <w:numId w:val="4"/>
        </w:numPr>
        <w:spacing w:line="259" w:lineRule="auto"/>
        <w:rPr>
          <w:sz w:val="22"/>
          <w:szCs w:val="22"/>
        </w:rPr>
      </w:pPr>
      <w:r>
        <w:rPr>
          <w:sz w:val="22"/>
          <w:szCs w:val="22"/>
        </w:rPr>
        <w:t>FTK Hoog/laag en Laag/hoog</w:t>
      </w:r>
      <w:r>
        <w:rPr>
          <w:sz w:val="22"/>
          <w:szCs w:val="22"/>
        </w:rPr>
        <w:br/>
        <w:t>een hoge uitkering wordt na een bepaalde periode gevolgd door een lage uitkering, of</w:t>
      </w:r>
      <w:r>
        <w:rPr>
          <w:sz w:val="22"/>
          <w:szCs w:val="22"/>
        </w:rPr>
        <w:br/>
        <w:t>een lage uitkering wordt na een bepaalde periode gevolgd door een hoge uitkering</w:t>
      </w:r>
    </w:p>
    <w:p w14:paraId="318BC89D" w14:textId="129930E2" w:rsidR="00C704FB" w:rsidRDefault="00C704FB" w:rsidP="0094632A">
      <w:pPr>
        <w:pStyle w:val="ListParagraph"/>
        <w:numPr>
          <w:ilvl w:val="0"/>
          <w:numId w:val="4"/>
        </w:numPr>
        <w:spacing w:line="259" w:lineRule="auto"/>
        <w:rPr>
          <w:sz w:val="22"/>
          <w:szCs w:val="22"/>
        </w:rPr>
      </w:pPr>
      <w:r>
        <w:rPr>
          <w:sz w:val="22"/>
          <w:szCs w:val="22"/>
        </w:rPr>
        <w:t>Dalende of stijgende uitkering</w:t>
      </w:r>
    </w:p>
    <w:bookmarkEnd w:id="995"/>
    <w:p w14:paraId="693CAE0C" w14:textId="77777777" w:rsidR="009F405F" w:rsidRDefault="009F405F" w:rsidP="00E16645">
      <w:pPr>
        <w:spacing w:line="259" w:lineRule="auto"/>
        <w:rPr>
          <w:sz w:val="22"/>
          <w:szCs w:val="22"/>
        </w:rPr>
      </w:pPr>
    </w:p>
    <w:p w14:paraId="52D6FA92" w14:textId="77777777" w:rsidR="00F44825" w:rsidRPr="00127754" w:rsidRDefault="00F44825" w:rsidP="00230AF7">
      <w:pPr>
        <w:pStyle w:val="Heading1"/>
        <w:numPr>
          <w:ilvl w:val="1"/>
          <w:numId w:val="1"/>
        </w:numPr>
      </w:pPr>
      <w:r>
        <w:t>Fondsen</w:t>
      </w:r>
    </w:p>
    <w:p w14:paraId="2F3ADE31" w14:textId="77777777" w:rsidR="00317E9B" w:rsidRDefault="00883223">
      <w:pPr>
        <w:spacing w:line="259" w:lineRule="auto"/>
        <w:rPr>
          <w:sz w:val="22"/>
          <w:szCs w:val="22"/>
        </w:rPr>
      </w:pPr>
      <w:r w:rsidRPr="002C583D">
        <w:rPr>
          <w:sz w:val="22"/>
          <w:szCs w:val="22"/>
        </w:rPr>
        <w:t xml:space="preserve">De standaard is dat de </w:t>
      </w:r>
      <w:r w:rsidRPr="00AF0C33">
        <w:rPr>
          <w:sz w:val="22"/>
          <w:szCs w:val="22"/>
        </w:rPr>
        <w:t>aanspraken en/of ingegane uitkeringen</w:t>
      </w:r>
      <w:r>
        <w:rPr>
          <w:sz w:val="22"/>
          <w:szCs w:val="22"/>
        </w:rPr>
        <w:t xml:space="preserve"> eenmaal per jaar worden aangepast. De standaard aanpassingsdatum is 1 januari</w:t>
      </w:r>
      <w:r w:rsidR="006F3AE7">
        <w:rPr>
          <w:sz w:val="22"/>
          <w:szCs w:val="22"/>
        </w:rPr>
        <w:t>, maar de fondsen die nu zijn geanalyseerd hebben allemaal een aanpassingsdatum va</w:t>
      </w:r>
      <w:r w:rsidR="00317E9B">
        <w:rPr>
          <w:sz w:val="22"/>
          <w:szCs w:val="22"/>
        </w:rPr>
        <w:t>n 1 juli.</w:t>
      </w:r>
    </w:p>
    <w:p w14:paraId="6C76CE59" w14:textId="2157DFAA" w:rsidR="00E16645" w:rsidRDefault="00317E9B">
      <w:pPr>
        <w:spacing w:line="259" w:lineRule="auto"/>
        <w:rPr>
          <w:rFonts w:asciiTheme="majorHAnsi" w:eastAsiaTheme="majorEastAsia" w:hAnsiTheme="majorHAnsi" w:cstheme="majorBidi"/>
          <w:color w:val="0F4761" w:themeColor="accent1" w:themeShade="BF"/>
          <w:sz w:val="40"/>
          <w:szCs w:val="40"/>
        </w:rPr>
      </w:pPr>
      <w:r>
        <w:rPr>
          <w:sz w:val="22"/>
          <w:szCs w:val="22"/>
        </w:rPr>
        <w:t>Van SPOA is het niet duidelijk wat de aanpassingsdatum is</w:t>
      </w:r>
      <w:r w:rsidR="00883223">
        <w:rPr>
          <w:sz w:val="22"/>
          <w:szCs w:val="22"/>
        </w:rPr>
        <w:t xml:space="preserve">. </w:t>
      </w:r>
      <w:r w:rsidR="00E16645">
        <w:br w:type="page"/>
      </w:r>
    </w:p>
    <w:p w14:paraId="38CA3652" w14:textId="77777777" w:rsidR="00854278" w:rsidRPr="00230AF7" w:rsidRDefault="00854278" w:rsidP="00230AF7">
      <w:pPr>
        <w:pStyle w:val="Heading1"/>
        <w:numPr>
          <w:ilvl w:val="0"/>
          <w:numId w:val="1"/>
        </w:numPr>
        <w:rPr>
          <w:highlight w:val="yellow"/>
        </w:rPr>
      </w:pPr>
      <w:bookmarkStart w:id="1015" w:name="_Ref192251082"/>
      <w:bookmarkStart w:id="1016" w:name="_Toc194677520"/>
      <w:bookmarkStart w:id="1017" w:name="_Ref182221737"/>
      <w:bookmarkStart w:id="1018" w:name="_Ref182906984"/>
      <w:bookmarkStart w:id="1019" w:name="_Toc222499724"/>
      <w:commentRangeStart w:id="1020"/>
      <w:r w:rsidRPr="00230AF7">
        <w:rPr>
          <w:highlight w:val="yellow"/>
        </w:rPr>
        <w:lastRenderedPageBreak/>
        <w:t>Spreiden</w:t>
      </w:r>
      <w:bookmarkEnd w:id="1015"/>
      <w:bookmarkEnd w:id="1016"/>
      <w:commentRangeEnd w:id="1020"/>
      <w:r w:rsidRPr="00230AF7">
        <w:rPr>
          <w:rStyle w:val="CommentReference"/>
          <w:sz w:val="40"/>
          <w:szCs w:val="40"/>
          <w:highlight w:val="yellow"/>
        </w:rPr>
        <w:commentReference w:id="1020"/>
      </w:r>
    </w:p>
    <w:p w14:paraId="4092BE55" w14:textId="77777777" w:rsidR="00854278" w:rsidRPr="00230AF7" w:rsidRDefault="00854278" w:rsidP="00854278">
      <w:pPr>
        <w:rPr>
          <w:sz w:val="22"/>
          <w:szCs w:val="22"/>
          <w:highlight w:val="yellow"/>
        </w:rPr>
      </w:pPr>
      <w:r w:rsidRPr="00230AF7">
        <w:rPr>
          <w:sz w:val="22"/>
          <w:szCs w:val="22"/>
          <w:highlight w:val="yellow"/>
        </w:rPr>
        <w:t xml:space="preserve">De verwerking van resultaten in het CVP kan gespreid worden over toekomstige jaren. </w:t>
      </w:r>
    </w:p>
    <w:p w14:paraId="589C94D9" w14:textId="77777777" w:rsidR="00854278" w:rsidRPr="00230AF7" w:rsidRDefault="00854278" w:rsidP="00854278">
      <w:pPr>
        <w:rPr>
          <w:sz w:val="22"/>
          <w:szCs w:val="22"/>
          <w:highlight w:val="yellow"/>
        </w:rPr>
      </w:pPr>
      <w:r w:rsidRPr="00230AF7">
        <w:rPr>
          <w:sz w:val="22"/>
          <w:szCs w:val="22"/>
          <w:highlight w:val="yellow"/>
        </w:rPr>
        <w:t xml:space="preserve">In de wet is opgenomen dat binnen de spreidingsperiode de resultaten </w:t>
      </w:r>
      <w:r w:rsidRPr="00230AF7">
        <w:rPr>
          <w:i/>
          <w:iCs/>
          <w:sz w:val="22"/>
          <w:szCs w:val="22"/>
          <w:highlight w:val="yellow"/>
        </w:rPr>
        <w:t>onvoorwaardelijk</w:t>
      </w:r>
      <w:r w:rsidRPr="00230AF7">
        <w:rPr>
          <w:sz w:val="22"/>
          <w:szCs w:val="22"/>
          <w:highlight w:val="yellow"/>
        </w:rPr>
        <w:t xml:space="preserve"> en </w:t>
      </w:r>
      <w:r w:rsidRPr="00230AF7">
        <w:rPr>
          <w:i/>
          <w:iCs/>
          <w:sz w:val="22"/>
          <w:szCs w:val="22"/>
          <w:highlight w:val="yellow"/>
        </w:rPr>
        <w:t>volledig</w:t>
      </w:r>
      <w:r w:rsidRPr="00230AF7">
        <w:rPr>
          <w:sz w:val="22"/>
          <w:szCs w:val="22"/>
          <w:highlight w:val="yellow"/>
        </w:rPr>
        <w:t xml:space="preserve"> moeten zijn verwerkt, dit betekent:</w:t>
      </w:r>
    </w:p>
    <w:p w14:paraId="0A073E19"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Onvoorwaardelijk</w:t>
      </w:r>
      <w:r w:rsidRPr="00230AF7">
        <w:rPr>
          <w:highlight w:val="yellow"/>
        </w:rPr>
        <w:br/>
      </w:r>
      <w:r w:rsidRPr="00230AF7">
        <w:rPr>
          <w:sz w:val="22"/>
          <w:szCs w:val="22"/>
          <w:highlight w:val="yellow"/>
        </w:rPr>
        <w:t>het collectieve spreidingsvermogen komt na toedeling toe aan de pensioengerechtigden, dit vermogen kan niet meer herverdeeld worden tussen andere groepen</w:t>
      </w:r>
      <w:r w:rsidRPr="00230AF7">
        <w:rPr>
          <w:highlight w:val="yellow"/>
        </w:rPr>
        <w:br/>
      </w:r>
      <w:r w:rsidRPr="00230AF7">
        <w:rPr>
          <w:sz w:val="22"/>
          <w:szCs w:val="22"/>
          <w:highlight w:val="yellow"/>
        </w:rPr>
        <w:t>als er geen nieuwe financiële resultaten geboekt worden, dan is het spreidingsvermogen na de spreidingsperiode nihil</w:t>
      </w:r>
    </w:p>
    <w:p w14:paraId="52E602D2"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Volledig</w:t>
      </w:r>
      <w:r w:rsidRPr="00230AF7">
        <w:rPr>
          <w:sz w:val="22"/>
          <w:szCs w:val="22"/>
          <w:highlight w:val="yellow"/>
        </w:rPr>
        <w:br/>
        <w:t xml:space="preserve">na toedeling van het beschermings- en overrendement kan er geen onverdeeld rendement overblijven </w:t>
      </w:r>
    </w:p>
    <w:p w14:paraId="5D0725E7" w14:textId="77777777" w:rsidR="00854278" w:rsidRPr="00230AF7" w:rsidRDefault="00854278" w:rsidP="00854278">
      <w:pPr>
        <w:rPr>
          <w:sz w:val="22"/>
          <w:szCs w:val="22"/>
          <w:highlight w:val="yellow"/>
        </w:rPr>
      </w:pPr>
      <w:r w:rsidRPr="00230AF7">
        <w:rPr>
          <w:sz w:val="22"/>
          <w:szCs w:val="22"/>
          <w:highlight w:val="yellow"/>
        </w:rPr>
        <w:t>Hiervoor is o.a. van belang:</w:t>
      </w:r>
    </w:p>
    <w:p w14:paraId="7645F32B"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Variabelen t.b.v. spreiding</w:t>
      </w:r>
    </w:p>
    <w:p w14:paraId="748EBA2B" w14:textId="77777777" w:rsidR="00854278" w:rsidRPr="00230AF7" w:rsidRDefault="00854278" w:rsidP="00854278">
      <w:pPr>
        <w:pStyle w:val="ListParagraph"/>
        <w:numPr>
          <w:ilvl w:val="0"/>
          <w:numId w:val="11"/>
        </w:numPr>
        <w:rPr>
          <w:highlight w:val="yellow"/>
        </w:rPr>
      </w:pPr>
      <w:r w:rsidRPr="00230AF7">
        <w:rPr>
          <w:sz w:val="22"/>
          <w:szCs w:val="22"/>
          <w:highlight w:val="yellow"/>
        </w:rPr>
        <w:t>Collectieve uitkeringsfase</w:t>
      </w:r>
    </w:p>
    <w:p w14:paraId="22890613" w14:textId="77777777" w:rsidR="00854278" w:rsidRPr="00230AF7" w:rsidRDefault="00854278" w:rsidP="00854278">
      <w:pPr>
        <w:pStyle w:val="ListParagraph"/>
        <w:numPr>
          <w:ilvl w:val="0"/>
          <w:numId w:val="11"/>
        </w:numPr>
        <w:rPr>
          <w:highlight w:val="yellow"/>
        </w:rPr>
      </w:pPr>
      <w:r w:rsidRPr="00230AF7">
        <w:rPr>
          <w:sz w:val="22"/>
          <w:szCs w:val="22"/>
          <w:highlight w:val="yellow"/>
        </w:rPr>
        <w:t>Vermogen</w:t>
      </w:r>
    </w:p>
    <w:p w14:paraId="7DBAC384"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r w:rsidRPr="00230AF7">
        <w:rPr>
          <w:highlight w:val="yellow"/>
        </w:rPr>
        <w:br w:type="page"/>
      </w:r>
    </w:p>
    <w:p w14:paraId="00EB9D23" w14:textId="77777777" w:rsidR="00854278" w:rsidRPr="00230AF7" w:rsidRDefault="00854278" w:rsidP="00230AF7">
      <w:pPr>
        <w:pStyle w:val="Heading2"/>
        <w:numPr>
          <w:ilvl w:val="1"/>
          <w:numId w:val="1"/>
        </w:numPr>
        <w:rPr>
          <w:highlight w:val="yellow"/>
        </w:rPr>
      </w:pPr>
      <w:bookmarkStart w:id="1021" w:name="_Toc194677521"/>
      <w:r w:rsidRPr="00230AF7">
        <w:rPr>
          <w:highlight w:val="yellow"/>
        </w:rPr>
        <w:lastRenderedPageBreak/>
        <w:t>Variabelen t.b.v. spreiding</w:t>
      </w:r>
      <w:bookmarkEnd w:id="1021"/>
    </w:p>
    <w:p w14:paraId="69F7F6B1" w14:textId="77777777" w:rsidR="00854278" w:rsidRPr="00230AF7" w:rsidRDefault="00854278" w:rsidP="00854278">
      <w:pPr>
        <w:pStyle w:val="Heading4"/>
        <w:rPr>
          <w:sz w:val="22"/>
          <w:szCs w:val="22"/>
          <w:highlight w:val="yellow"/>
        </w:rPr>
      </w:pPr>
      <w:r w:rsidRPr="00230AF7">
        <w:rPr>
          <w:sz w:val="22"/>
          <w:szCs w:val="22"/>
          <w:highlight w:val="yellow"/>
        </w:rPr>
        <w:t xml:space="preserve">Spreidingsperiode </w:t>
      </w:r>
    </w:p>
    <w:p w14:paraId="68BFE03B" w14:textId="77777777" w:rsidR="00854278" w:rsidRPr="00230AF7" w:rsidRDefault="00854278" w:rsidP="00854278">
      <w:pPr>
        <w:rPr>
          <w:sz w:val="22"/>
          <w:szCs w:val="22"/>
          <w:highlight w:val="yellow"/>
        </w:rPr>
      </w:pPr>
      <w:r w:rsidRPr="00230AF7">
        <w:rPr>
          <w:sz w:val="22"/>
          <w:szCs w:val="22"/>
          <w:highlight w:val="yellow"/>
        </w:rPr>
        <w:t>De spreidingsperiode is gemaximeerd op 10 jaar.</w:t>
      </w:r>
    </w:p>
    <w:p w14:paraId="240A2D5F" w14:textId="630C323F" w:rsidR="00854278" w:rsidRPr="00230AF7" w:rsidRDefault="00854278" w:rsidP="00854278">
      <w:pPr>
        <w:rPr>
          <w:sz w:val="22"/>
          <w:szCs w:val="22"/>
          <w:highlight w:val="yellow"/>
        </w:rPr>
      </w:pPr>
      <w:r w:rsidRPr="00230AF7">
        <w:rPr>
          <w:sz w:val="22"/>
          <w:szCs w:val="22"/>
          <w:highlight w:val="yellow"/>
        </w:rPr>
        <w:t xml:space="preserve">Uitgangspunt voor </w:t>
      </w:r>
      <w:del w:id="1022" w:author="Jitty van der Kuur" w:date="2026-06-19T11:24:00Z" w16du:dateUtc="2026-06-19T09:24:00Z">
        <w:r w:rsidRPr="00230AF7">
          <w:rPr>
            <w:sz w:val="22"/>
            <w:szCs w:val="22"/>
            <w:highlight w:val="yellow"/>
          </w:rPr>
          <w:delText>AllVida</w:delText>
        </w:r>
      </w:del>
      <w:ins w:id="1023" w:author="Jitty van der Kuur" w:date="2026-06-19T11:24:00Z" w16du:dateUtc="2026-06-19T09:24:00Z">
        <w:r w:rsidRPr="00230AF7">
          <w:rPr>
            <w:sz w:val="22"/>
            <w:szCs w:val="22"/>
            <w:highlight w:val="yellow"/>
          </w:rPr>
          <w:t xml:space="preserve"> </w:t>
        </w:r>
        <w:r w:rsidR="008465A9">
          <w:rPr>
            <w:sz w:val="22"/>
            <w:szCs w:val="22"/>
            <w:highlight w:val="yellow"/>
          </w:rPr>
          <w:t>Allvida</w:t>
        </w:r>
      </w:ins>
      <w:r w:rsidRPr="00230AF7">
        <w:rPr>
          <w:sz w:val="22"/>
          <w:szCs w:val="22"/>
          <w:highlight w:val="yellow"/>
        </w:rPr>
        <w:t xml:space="preserve"> is dat de spreidingsperiode in hele jaren wordt vastgesteld en dat dit voor het gehele fonds geldt.</w:t>
      </w:r>
    </w:p>
    <w:p w14:paraId="357B6B9B" w14:textId="77777777" w:rsidR="00854278" w:rsidRPr="00230AF7" w:rsidRDefault="00854278" w:rsidP="00854278">
      <w:pPr>
        <w:pStyle w:val="Heading4"/>
        <w:rPr>
          <w:sz w:val="22"/>
          <w:szCs w:val="22"/>
          <w:highlight w:val="yellow"/>
        </w:rPr>
      </w:pPr>
      <w:r w:rsidRPr="00230AF7">
        <w:rPr>
          <w:sz w:val="22"/>
          <w:szCs w:val="22"/>
          <w:highlight w:val="yellow"/>
        </w:rPr>
        <w:t xml:space="preserve">Spreidingsmethodiek </w:t>
      </w:r>
    </w:p>
    <w:p w14:paraId="5ADBE7D5" w14:textId="77777777" w:rsidR="00854278" w:rsidRPr="00230AF7" w:rsidRDefault="00854278" w:rsidP="00854278">
      <w:pPr>
        <w:rPr>
          <w:sz w:val="22"/>
          <w:szCs w:val="22"/>
          <w:highlight w:val="yellow"/>
        </w:rPr>
      </w:pPr>
      <w:r w:rsidRPr="00230AF7">
        <w:rPr>
          <w:sz w:val="22"/>
          <w:szCs w:val="22"/>
          <w:highlight w:val="yellow"/>
        </w:rPr>
        <w:t>De wijze van toekennen kan op de volgende wijze:</w:t>
      </w:r>
    </w:p>
    <w:p w14:paraId="4159BE01" w14:textId="69686442" w:rsidR="00854278" w:rsidRPr="000834A3" w:rsidRDefault="00854278" w:rsidP="00854278">
      <w:pPr>
        <w:pStyle w:val="ListParagraph"/>
        <w:numPr>
          <w:ilvl w:val="0"/>
          <w:numId w:val="30"/>
        </w:numPr>
        <w:rPr>
          <w:sz w:val="22"/>
          <w:szCs w:val="22"/>
        </w:rPr>
      </w:pPr>
      <w:r w:rsidRPr="000834A3">
        <w:rPr>
          <w:sz w:val="22"/>
          <w:szCs w:val="22"/>
        </w:rPr>
        <w:t>in gelijke stappen (lineair, dakpansgewijs)</w:t>
      </w:r>
      <w:r w:rsidR="000834A3" w:rsidRPr="00230AF7">
        <w:rPr>
          <w:sz w:val="22"/>
          <w:szCs w:val="22"/>
        </w:rPr>
        <w:t xml:space="preserve">, </w:t>
      </w:r>
      <w:r w:rsidR="000834A3" w:rsidRPr="00230AF7">
        <w:rPr>
          <w:sz w:val="22"/>
          <w:szCs w:val="22"/>
        </w:rPr>
        <w:br/>
        <w:t>dit wordt naar verwachting per 1-1-2027 toegestaan</w:t>
      </w:r>
    </w:p>
    <w:p w14:paraId="2ADB0E39" w14:textId="77777777" w:rsidR="00854278" w:rsidRPr="00230AF7" w:rsidRDefault="00854278" w:rsidP="00854278">
      <w:pPr>
        <w:pStyle w:val="ListParagraph"/>
        <w:numPr>
          <w:ilvl w:val="0"/>
          <w:numId w:val="30"/>
        </w:numPr>
        <w:rPr>
          <w:sz w:val="22"/>
          <w:szCs w:val="22"/>
          <w:highlight w:val="yellow"/>
        </w:rPr>
      </w:pPr>
      <w:commentRangeStart w:id="1024"/>
      <w:r w:rsidRPr="00230AF7">
        <w:rPr>
          <w:sz w:val="22"/>
          <w:szCs w:val="22"/>
          <w:highlight w:val="yellow"/>
        </w:rPr>
        <w:t>in afnemende mate (asymptotisch)</w:t>
      </w:r>
      <w:r w:rsidRPr="00230AF7">
        <w:rPr>
          <w:highlight w:val="yellow"/>
        </w:rPr>
        <w:br/>
      </w:r>
      <w:r w:rsidRPr="00230AF7">
        <w:rPr>
          <w:sz w:val="22"/>
          <w:szCs w:val="22"/>
          <w:highlight w:val="yellow"/>
        </w:rPr>
        <w:t>hierbij geldt als voorwaarde dat het resultaat voor meer dan 60% in de eerste helft van de spreidingsperiode verwerkt moet zijn</w:t>
      </w:r>
      <w:commentRangeEnd w:id="1024"/>
      <w:r w:rsidR="003D2F21" w:rsidRPr="00230AF7">
        <w:rPr>
          <w:rStyle w:val="CommentReference"/>
          <w:sz w:val="22"/>
          <w:szCs w:val="22"/>
          <w:highlight w:val="yellow"/>
        </w:rPr>
        <w:commentReference w:id="1024"/>
      </w:r>
    </w:p>
    <w:p w14:paraId="30BD5CBA" w14:textId="77777777" w:rsidR="00854278" w:rsidRPr="00230AF7" w:rsidRDefault="00854278" w:rsidP="00854278">
      <w:pPr>
        <w:rPr>
          <w:sz w:val="22"/>
          <w:szCs w:val="22"/>
          <w:highlight w:val="yellow"/>
        </w:rPr>
      </w:pPr>
      <w:r w:rsidRPr="00230AF7">
        <w:rPr>
          <w:sz w:val="22"/>
          <w:szCs w:val="22"/>
          <w:highlight w:val="yellow"/>
        </w:rPr>
        <w:t>De toekenning is onvoorwaardelijk. Bij nieuwe financiële resultaten van toekomstige jaren kan rekening worden gehouden met eerder vastgelegde resultaten. Opgetelde resultaten in ieder jaar geven een cumulatief patroon en dit is ook zichtbaar voor de pensioengerechtigde.</w:t>
      </w:r>
    </w:p>
    <w:p w14:paraId="6B9B1200" w14:textId="77777777" w:rsidR="00854278" w:rsidRPr="00230AF7" w:rsidRDefault="00854278" w:rsidP="00854278">
      <w:pPr>
        <w:rPr>
          <w:sz w:val="22"/>
          <w:szCs w:val="22"/>
          <w:highlight w:val="yellow"/>
        </w:rPr>
      </w:pPr>
      <w:r w:rsidRPr="00230AF7">
        <w:rPr>
          <w:sz w:val="22"/>
          <w:szCs w:val="22"/>
          <w:highlight w:val="yellow"/>
        </w:rPr>
        <w:t>Bij de spreidingsmethodiek B. die uitgaat van toekennen in afnemende mate, is nog een aanvullende toekenning van het resultaat nodig om ervoor te zorgen dat het volledige resultaat binnen de spreidingsperiode wordt verwerkt (dit wordt vaak backstop genoemd). De spreidingsperiode voor de backstop kan langer zijn dan de periode waarover het financieel resultaat wordt gespreid. Voor beiden geldt wel de maximale duur van 10 jaar.</w:t>
      </w:r>
    </w:p>
    <w:p w14:paraId="370E8050" w14:textId="77777777" w:rsidR="00854278" w:rsidRPr="00230AF7" w:rsidRDefault="00854278" w:rsidP="00854278">
      <w:pPr>
        <w:rPr>
          <w:sz w:val="22"/>
          <w:szCs w:val="22"/>
          <w:highlight w:val="yellow"/>
        </w:rPr>
      </w:pPr>
      <w:r w:rsidRPr="00230AF7">
        <w:rPr>
          <w:sz w:val="22"/>
          <w:szCs w:val="22"/>
          <w:highlight w:val="yellow"/>
        </w:rPr>
        <w:t>De spreidingsmethodiek kan gewijzigd worden, de minimale duur van de spreidings</w:t>
      </w:r>
      <w:r w:rsidRPr="00230AF7">
        <w:rPr>
          <w:b/>
          <w:bCs/>
          <w:sz w:val="22"/>
          <w:szCs w:val="22"/>
          <w:highlight w:val="yellow"/>
        </w:rPr>
        <w:t>methodiek</w:t>
      </w:r>
      <w:r w:rsidRPr="00230AF7">
        <w:rPr>
          <w:sz w:val="22"/>
          <w:szCs w:val="22"/>
          <w:highlight w:val="yellow"/>
        </w:rPr>
        <w:t xml:space="preserve"> is 5 jaar. De wijziging van spreidingsmethodiek is nog niet verder uitgewerkt (voorlopig ook nog niet van toepassing).</w:t>
      </w:r>
    </w:p>
    <w:p w14:paraId="425D4FB5" w14:textId="77777777" w:rsidR="00854278" w:rsidRPr="00230AF7" w:rsidRDefault="00854278" w:rsidP="00854278">
      <w:pPr>
        <w:rPr>
          <w:i/>
          <w:iCs/>
          <w:sz w:val="22"/>
          <w:szCs w:val="22"/>
          <w:highlight w:val="yellow"/>
        </w:rPr>
      </w:pPr>
      <w:r w:rsidRPr="00230AF7">
        <w:rPr>
          <w:i/>
          <w:iCs/>
          <w:sz w:val="22"/>
          <w:szCs w:val="22"/>
          <w:highlight w:val="yellow"/>
        </w:rPr>
        <w:t>Voorbeeld asymptotisch spreiden</w:t>
      </w:r>
    </w:p>
    <w:p w14:paraId="10C7BA02" w14:textId="3867AC10" w:rsidR="00854278" w:rsidRPr="00230AF7" w:rsidRDefault="00854278" w:rsidP="00854278">
      <w:pPr>
        <w:ind w:left="708"/>
        <w:rPr>
          <w:sz w:val="22"/>
          <w:szCs w:val="22"/>
          <w:highlight w:val="yellow"/>
        </w:rPr>
      </w:pPr>
      <w:r w:rsidRPr="00230AF7">
        <w:rPr>
          <w:sz w:val="22"/>
          <w:szCs w:val="22"/>
          <w:highlight w:val="yellow"/>
        </w:rPr>
        <w:t xml:space="preserve">De spreidingsperiode is 10 jaar en het financieel resultaat wordt gespreid over 5 jaar. </w:t>
      </w:r>
      <w:r w:rsidRPr="00230AF7">
        <w:rPr>
          <w:highlight w:val="yellow"/>
        </w:rPr>
        <w:br/>
      </w:r>
      <w:r w:rsidRPr="00230AF7">
        <w:rPr>
          <w:sz w:val="22"/>
          <w:szCs w:val="22"/>
          <w:highlight w:val="yellow"/>
        </w:rPr>
        <w:t>In 2026 is het financieel resultaat € 90.000,-</w:t>
      </w:r>
      <w:r w:rsidRPr="00230AF7">
        <w:rPr>
          <w:highlight w:val="yellow"/>
        </w:rPr>
        <w:br/>
      </w:r>
      <w:r w:rsidRPr="00230AF7">
        <w:rPr>
          <w:sz w:val="22"/>
          <w:szCs w:val="22"/>
          <w:highlight w:val="yellow"/>
        </w:rPr>
        <w:t xml:space="preserve">Dit betekent jaarlijkse toekenning van het resultaat van 20% (100% / 5), </w:t>
      </w:r>
      <w:r w:rsidRPr="00230AF7">
        <w:rPr>
          <w:highlight w:val="yellow"/>
        </w:rPr>
        <w:br/>
      </w:r>
      <w:r w:rsidRPr="00230AF7">
        <w:rPr>
          <w:sz w:val="22"/>
          <w:szCs w:val="22"/>
          <w:highlight w:val="yellow"/>
        </w:rPr>
        <w:t>in 2026 € 18.000 (90.000 * 20%)</w:t>
      </w:r>
      <w:r w:rsidRPr="00230AF7">
        <w:rPr>
          <w:highlight w:val="yellow"/>
        </w:rPr>
        <w:br/>
      </w:r>
      <w:r w:rsidRPr="00230AF7">
        <w:rPr>
          <w:sz w:val="22"/>
          <w:szCs w:val="22"/>
          <w:highlight w:val="yellow"/>
        </w:rPr>
        <w:t>na 10 jaar wordt de backstop toegekend, in 2036 € 9.663.68 (90.000 * ( 1 -/- 20%)^10</w:t>
      </w:r>
      <w:r w:rsidR="00820ACA">
        <w:rPr>
          <w:sz w:val="22"/>
          <w:szCs w:val="22"/>
          <w:highlight w:val="yellow"/>
        </w:rPr>
        <w:t>)</w:t>
      </w:r>
      <w:r w:rsidRPr="00230AF7">
        <w:rPr>
          <w:highlight w:val="yellow"/>
        </w:rPr>
        <w:br/>
      </w:r>
      <w:r w:rsidRPr="00230AF7">
        <w:rPr>
          <w:sz w:val="22"/>
          <w:szCs w:val="22"/>
          <w:highlight w:val="yellow"/>
        </w:rPr>
        <w:t>De backstop zou (gedeeltelijk) ook eerder aangewend kunnen worden, bijv. om negatieve resultaten op te vangen. De vaststelling ervan is nadrukkelijk geen onderdeel van Qwik, als invoergegeven kan Qwik er wel mee rekenen.</w:t>
      </w:r>
    </w:p>
    <w:p w14:paraId="59379DBD" w14:textId="77777777" w:rsidR="00854278" w:rsidRPr="00230AF7" w:rsidRDefault="00854278" w:rsidP="00854278">
      <w:pPr>
        <w:rPr>
          <w:sz w:val="22"/>
          <w:szCs w:val="22"/>
          <w:highlight w:val="yellow"/>
        </w:rPr>
      </w:pPr>
      <w:r w:rsidRPr="00230AF7">
        <w:rPr>
          <w:sz w:val="22"/>
          <w:szCs w:val="22"/>
          <w:highlight w:val="yellow"/>
        </w:rPr>
        <w:t>De standaard van IG&amp;H gaat uit van spreidingsmethodiek A (lineaire spreiding), een voorbeeld hiervan is opgenomen aan het einde van dit hoofdstuk.</w:t>
      </w:r>
    </w:p>
    <w:p w14:paraId="45AB52A5"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r w:rsidRPr="00230AF7">
        <w:rPr>
          <w:highlight w:val="yellow"/>
        </w:rPr>
        <w:br w:type="page"/>
      </w:r>
    </w:p>
    <w:p w14:paraId="588E6EDD" w14:textId="77777777" w:rsidR="00854278" w:rsidRPr="00230AF7" w:rsidRDefault="00854278" w:rsidP="00230AF7">
      <w:pPr>
        <w:pStyle w:val="Heading2"/>
        <w:numPr>
          <w:ilvl w:val="1"/>
          <w:numId w:val="1"/>
        </w:numPr>
        <w:rPr>
          <w:highlight w:val="yellow"/>
        </w:rPr>
      </w:pPr>
      <w:bookmarkStart w:id="1025" w:name="_Toc194677522"/>
      <w:r w:rsidRPr="00230AF7">
        <w:rPr>
          <w:highlight w:val="yellow"/>
        </w:rPr>
        <w:lastRenderedPageBreak/>
        <w:t>Collectieve uitkeringsfase</w:t>
      </w:r>
      <w:bookmarkEnd w:id="1025"/>
    </w:p>
    <w:p w14:paraId="6B3FF5D7" w14:textId="77777777" w:rsidR="00854278" w:rsidRPr="00230AF7" w:rsidRDefault="00854278" w:rsidP="00854278">
      <w:pPr>
        <w:rPr>
          <w:sz w:val="22"/>
          <w:szCs w:val="22"/>
          <w:highlight w:val="yellow"/>
        </w:rPr>
      </w:pPr>
      <w:r w:rsidRPr="00230AF7">
        <w:rPr>
          <w:sz w:val="22"/>
          <w:szCs w:val="22"/>
          <w:highlight w:val="yellow"/>
        </w:rPr>
        <w:t>De collectieve uitkeringsfase kan wel/niet opgedeeld worden in leeftijdscohorten.</w:t>
      </w:r>
    </w:p>
    <w:p w14:paraId="0FC725FB"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Opgedeeld in leeftijdscohorten</w:t>
      </w:r>
      <w:r w:rsidRPr="00230AF7">
        <w:rPr>
          <w:highlight w:val="yellow"/>
        </w:rPr>
        <w:br/>
      </w:r>
      <w:r w:rsidRPr="00230AF7">
        <w:rPr>
          <w:sz w:val="22"/>
          <w:szCs w:val="22"/>
          <w:highlight w:val="yellow"/>
        </w:rPr>
        <w:t>aanpassingen in de hoogte van pensioenuitkeringen worden per leeftijdscohort bepaald door gebruik te maken van toedeelregels</w:t>
      </w:r>
    </w:p>
    <w:p w14:paraId="6608BECF" w14:textId="39B90180"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Geen leeftijdscohort</w:t>
      </w:r>
      <w:r w:rsidR="002E3FEA">
        <w:rPr>
          <w:sz w:val="22"/>
          <w:szCs w:val="22"/>
          <w:highlight w:val="yellow"/>
        </w:rPr>
        <w:t xml:space="preserve"> </w:t>
      </w:r>
      <w:r w:rsidR="002E3FEA" w:rsidRPr="00230AF7">
        <w:rPr>
          <w:sz w:val="22"/>
          <w:szCs w:val="22"/>
        </w:rPr>
        <w:t>(wss vanaf 1-1-2027)</w:t>
      </w:r>
      <w:r w:rsidRPr="002E3FEA">
        <w:rPr>
          <w:sz w:val="22"/>
          <w:szCs w:val="22"/>
        </w:rPr>
        <w:t xml:space="preserve">, </w:t>
      </w:r>
      <w:r w:rsidRPr="002E3FEA">
        <w:rPr>
          <w:sz w:val="22"/>
          <w:szCs w:val="22"/>
        </w:rPr>
        <w:br/>
        <w:t>aanpassingen in de hoogte van pensioenuitkeringen worden voor alle pensioengerechtigden bepaald (voor alle pensioengerechtigden geldt hetzelfde percentage waarmee het pensioen verlaagd of verhoogd wordt)</w:t>
      </w:r>
    </w:p>
    <w:p w14:paraId="788D06FA" w14:textId="77777777" w:rsidR="00854278" w:rsidRPr="00230AF7" w:rsidRDefault="00854278" w:rsidP="00854278">
      <w:pPr>
        <w:rPr>
          <w:sz w:val="22"/>
          <w:szCs w:val="22"/>
          <w:highlight w:val="yellow"/>
        </w:rPr>
      </w:pPr>
      <w:r w:rsidRPr="00230AF7">
        <w:rPr>
          <w:sz w:val="22"/>
          <w:szCs w:val="22"/>
          <w:highlight w:val="yellow"/>
        </w:rPr>
        <w:t>De standaard van IG&amp;H gaat uit van gelijke aanpassingen in de collectieve uitkeringsfase (geen leeftijdscohorten).</w:t>
      </w:r>
    </w:p>
    <w:p w14:paraId="5551A7B8" w14:textId="77777777" w:rsidR="00854278" w:rsidRPr="00230AF7" w:rsidRDefault="00854278" w:rsidP="00854278">
      <w:pPr>
        <w:rPr>
          <w:sz w:val="22"/>
          <w:szCs w:val="22"/>
          <w:highlight w:val="yellow"/>
        </w:rPr>
      </w:pPr>
      <w:r w:rsidRPr="00230AF7">
        <w:rPr>
          <w:sz w:val="22"/>
          <w:szCs w:val="22"/>
          <w:highlight w:val="yellow"/>
        </w:rPr>
        <w:t>De voordelen van gelijke aanpassingen met spreiden in de collectieve uitkeringsfase zijn:</w:t>
      </w:r>
    </w:p>
    <w:p w14:paraId="389C2446"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Stabiliseren van pensioenuitkeringen door het toepassen van een spreidingsmethodiek</w:t>
      </w:r>
    </w:p>
    <w:p w14:paraId="59285085"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Eenduidige communicatie, voor alle pensioengerechtigden geldt hetzelfde percentage, ook geen onderscheid in het ouderdoms- en evt. meeverzekerd nabestaandenpensioen</w:t>
      </w:r>
    </w:p>
    <w:p w14:paraId="7AA5D5E8" w14:textId="77777777" w:rsidR="00854278" w:rsidRPr="00230AF7" w:rsidRDefault="00854278" w:rsidP="00854278">
      <w:pPr>
        <w:spacing w:line="259" w:lineRule="auto"/>
        <w:rPr>
          <w:sz w:val="22"/>
          <w:szCs w:val="22"/>
          <w:highlight w:val="yellow"/>
        </w:rPr>
      </w:pPr>
      <w:r w:rsidRPr="00230AF7">
        <w:rPr>
          <w:sz w:val="22"/>
          <w:szCs w:val="22"/>
          <w:highlight w:val="yellow"/>
        </w:rPr>
        <w:t>Om dit te realiseren wordt het pensioenvermogen in de uitkeringsfase onderverdeeld in een uitkerings- en spreidingsvermogen.</w:t>
      </w:r>
    </w:p>
    <w:p w14:paraId="470C0C15"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r w:rsidRPr="00230AF7">
        <w:rPr>
          <w:highlight w:val="yellow"/>
        </w:rPr>
        <w:br w:type="page"/>
      </w:r>
    </w:p>
    <w:p w14:paraId="34386390" w14:textId="77777777" w:rsidR="00854278" w:rsidRPr="00230AF7" w:rsidRDefault="00854278" w:rsidP="00230AF7">
      <w:pPr>
        <w:pStyle w:val="Heading2"/>
        <w:numPr>
          <w:ilvl w:val="1"/>
          <w:numId w:val="1"/>
        </w:numPr>
        <w:rPr>
          <w:highlight w:val="yellow"/>
        </w:rPr>
      </w:pPr>
      <w:bookmarkStart w:id="1026" w:name="_Toc194677523"/>
      <w:r w:rsidRPr="00230AF7">
        <w:rPr>
          <w:highlight w:val="yellow"/>
        </w:rPr>
        <w:lastRenderedPageBreak/>
        <w:t>Vermogen</w:t>
      </w:r>
      <w:bookmarkEnd w:id="1026"/>
    </w:p>
    <w:p w14:paraId="72504E4C" w14:textId="77777777" w:rsidR="00854278" w:rsidRPr="00230AF7" w:rsidRDefault="00854278" w:rsidP="00854278">
      <w:pPr>
        <w:rPr>
          <w:sz w:val="22"/>
          <w:szCs w:val="22"/>
          <w:highlight w:val="yellow"/>
        </w:rPr>
      </w:pPr>
      <w:r w:rsidRPr="00230AF7">
        <w:rPr>
          <w:sz w:val="22"/>
          <w:szCs w:val="22"/>
          <w:highlight w:val="yellow"/>
        </w:rPr>
        <w:t>Er zijn verschillende vermogens van belang, dit zijn:</w:t>
      </w:r>
    </w:p>
    <w:p w14:paraId="0DD8A24A"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Uitkeringsvermogen</w:t>
      </w:r>
      <w:r w:rsidRPr="00230AF7">
        <w:rPr>
          <w:sz w:val="22"/>
          <w:szCs w:val="22"/>
          <w:highlight w:val="yellow"/>
        </w:rPr>
        <w:br/>
        <w:t>is het vermogen waaruit de variabele pensioenuitkering wordt gefinancierd,</w:t>
      </w:r>
      <w:r w:rsidRPr="00230AF7">
        <w:rPr>
          <w:sz w:val="22"/>
          <w:szCs w:val="22"/>
          <w:highlight w:val="yellow"/>
        </w:rPr>
        <w:br/>
        <w:t>dit vermogen kan niet negatief zijn</w:t>
      </w:r>
    </w:p>
    <w:p w14:paraId="4AD69AEB" w14:textId="77777777" w:rsidR="00854278" w:rsidRPr="00230AF7" w:rsidRDefault="00854278" w:rsidP="00854278">
      <w:pPr>
        <w:pStyle w:val="ListParagraph"/>
        <w:numPr>
          <w:ilvl w:val="1"/>
          <w:numId w:val="11"/>
        </w:numPr>
        <w:rPr>
          <w:sz w:val="22"/>
          <w:szCs w:val="22"/>
          <w:highlight w:val="yellow"/>
        </w:rPr>
      </w:pPr>
      <w:r w:rsidRPr="00230AF7">
        <w:rPr>
          <w:sz w:val="22"/>
          <w:szCs w:val="22"/>
          <w:highlight w:val="yellow"/>
        </w:rPr>
        <w:t>voor spreidingsmethode A geldt dat dit incl. toegezegde dakpannen is</w:t>
      </w:r>
    </w:p>
    <w:p w14:paraId="2601FF64"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Spreidingsvermogen</w:t>
      </w:r>
      <w:r w:rsidRPr="00230AF7">
        <w:rPr>
          <w:sz w:val="22"/>
          <w:szCs w:val="22"/>
          <w:highlight w:val="yellow"/>
        </w:rPr>
        <w:br/>
        <w:t xml:space="preserve">Is een reservering van resultaten die later (er geldt een maximale termijn van 10 jaar) worden toegevoegd aan het uitkeringsvermogen, </w:t>
      </w:r>
      <w:r w:rsidRPr="00230AF7">
        <w:rPr>
          <w:sz w:val="22"/>
          <w:szCs w:val="22"/>
          <w:highlight w:val="yellow"/>
        </w:rPr>
        <w:br/>
        <w:t>dit vermogen kan negatief zijn</w:t>
      </w:r>
    </w:p>
    <w:p w14:paraId="35AF66E3" w14:textId="77777777" w:rsidR="00854278" w:rsidRPr="00230AF7" w:rsidRDefault="00854278" w:rsidP="00854278">
      <w:pPr>
        <w:pStyle w:val="ListParagraph"/>
        <w:numPr>
          <w:ilvl w:val="1"/>
          <w:numId w:val="11"/>
        </w:numPr>
        <w:rPr>
          <w:sz w:val="22"/>
          <w:szCs w:val="22"/>
          <w:highlight w:val="yellow"/>
        </w:rPr>
      </w:pPr>
      <w:r w:rsidRPr="00230AF7">
        <w:rPr>
          <w:sz w:val="22"/>
          <w:szCs w:val="22"/>
          <w:highlight w:val="yellow"/>
        </w:rPr>
        <w:t>voor spreidingsmethode A geldt dat dit alleen in het jaar zelf voor kan komen, tussen de datum van vaststelling en datum toekenning</w:t>
      </w:r>
    </w:p>
    <w:p w14:paraId="250AD7DA" w14:textId="77777777" w:rsidR="00854278" w:rsidRPr="00230AF7" w:rsidRDefault="00854278" w:rsidP="00854278">
      <w:pPr>
        <w:pStyle w:val="ListParagraph"/>
        <w:numPr>
          <w:ilvl w:val="1"/>
          <w:numId w:val="11"/>
        </w:numPr>
        <w:rPr>
          <w:sz w:val="22"/>
          <w:szCs w:val="22"/>
          <w:highlight w:val="yellow"/>
        </w:rPr>
      </w:pPr>
      <w:r w:rsidRPr="00230AF7">
        <w:rPr>
          <w:sz w:val="22"/>
          <w:szCs w:val="22"/>
          <w:highlight w:val="yellow"/>
        </w:rPr>
        <w:t xml:space="preserve">voor spreidingsmethode B geldt dat dit incl. </w:t>
      </w:r>
      <w:r w:rsidRPr="00854278">
        <w:rPr>
          <w:sz w:val="22"/>
          <w:szCs w:val="22"/>
          <w:highlight w:val="yellow"/>
        </w:rPr>
        <w:t>toekomstige resultaten is die nog niet verwerkt</w:t>
      </w:r>
      <w:r w:rsidRPr="00230AF7">
        <w:rPr>
          <w:sz w:val="22"/>
          <w:szCs w:val="22"/>
          <w:highlight w:val="yellow"/>
        </w:rPr>
        <w:t xml:space="preserve"> zijn </w:t>
      </w:r>
    </w:p>
    <w:p w14:paraId="2C078151" w14:textId="77777777" w:rsidR="00854278" w:rsidRPr="00230AF7" w:rsidRDefault="00854278" w:rsidP="00854278">
      <w:pPr>
        <w:spacing w:line="259" w:lineRule="auto"/>
        <w:rPr>
          <w:sz w:val="22"/>
          <w:szCs w:val="22"/>
          <w:highlight w:val="yellow"/>
        </w:rPr>
      </w:pPr>
      <w:r w:rsidRPr="00230AF7">
        <w:rPr>
          <w:sz w:val="22"/>
          <w:szCs w:val="22"/>
          <w:highlight w:val="yellow"/>
        </w:rPr>
        <w:t xml:space="preserve">Zowel het uitkerings- als spreidingsvermogen zijn onderdeel van de voorziening pensioenverplichtingen en deze vermogens hoeven niet separaat op de balans opgenomen te worden. </w:t>
      </w:r>
    </w:p>
    <w:p w14:paraId="36F8BFF7"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p>
    <w:p w14:paraId="7FE941C4" w14:textId="77777777" w:rsidR="00854278" w:rsidRPr="00230AF7" w:rsidRDefault="00854278" w:rsidP="00230AF7">
      <w:pPr>
        <w:pStyle w:val="Heading2"/>
        <w:numPr>
          <w:ilvl w:val="2"/>
          <w:numId w:val="1"/>
        </w:numPr>
        <w:rPr>
          <w:highlight w:val="yellow"/>
        </w:rPr>
      </w:pPr>
      <w:bookmarkStart w:id="1027" w:name="_Toc194677524"/>
      <w:r w:rsidRPr="00230AF7">
        <w:rPr>
          <w:highlight w:val="yellow"/>
        </w:rPr>
        <w:t>Spreidingsvermogen</w:t>
      </w:r>
      <w:bookmarkEnd w:id="1027"/>
      <w:r w:rsidRPr="00230AF7">
        <w:rPr>
          <w:highlight w:val="yellow"/>
        </w:rPr>
        <w:t xml:space="preserve"> </w:t>
      </w:r>
    </w:p>
    <w:p w14:paraId="328CF0A5" w14:textId="77777777" w:rsidR="00854278" w:rsidRPr="00230AF7" w:rsidRDefault="00854278" w:rsidP="00854278">
      <w:pPr>
        <w:rPr>
          <w:sz w:val="22"/>
          <w:szCs w:val="22"/>
          <w:highlight w:val="yellow"/>
        </w:rPr>
      </w:pPr>
      <w:r w:rsidRPr="00230AF7">
        <w:rPr>
          <w:sz w:val="22"/>
          <w:szCs w:val="22"/>
          <w:highlight w:val="yellow"/>
        </w:rPr>
        <w:t>Het spreidingsvermogen is een reservering van resultaten die later worden toegevoegd aan het uitkeringsvermogen.</w:t>
      </w:r>
    </w:p>
    <w:p w14:paraId="63F8A7E8" w14:textId="77777777" w:rsidR="00854278" w:rsidRPr="00230AF7" w:rsidRDefault="00854278" w:rsidP="00854278">
      <w:pPr>
        <w:rPr>
          <w:sz w:val="22"/>
          <w:szCs w:val="22"/>
          <w:highlight w:val="yellow"/>
        </w:rPr>
      </w:pPr>
      <w:r w:rsidRPr="00230AF7">
        <w:rPr>
          <w:sz w:val="22"/>
          <w:szCs w:val="22"/>
          <w:highlight w:val="yellow"/>
        </w:rPr>
        <w:t>Het spreidingsvermogen hoeft niet per deelnemer bijgehouden te worden, het is administratief eenvoudiger om een collectief spreidingsvermogen aan te houden.</w:t>
      </w:r>
    </w:p>
    <w:p w14:paraId="554E5170" w14:textId="77777777" w:rsidR="00854278" w:rsidRPr="00230AF7" w:rsidRDefault="00854278" w:rsidP="00854278">
      <w:pPr>
        <w:rPr>
          <w:sz w:val="22"/>
          <w:szCs w:val="22"/>
          <w:highlight w:val="yellow"/>
        </w:rPr>
      </w:pPr>
      <w:r w:rsidRPr="00230AF7">
        <w:rPr>
          <w:sz w:val="22"/>
          <w:szCs w:val="22"/>
          <w:highlight w:val="yellow"/>
        </w:rPr>
        <w:t xml:space="preserve">Hierbij kunnen ook grenzen aan het spreidingsvermogen worden gesteld. </w:t>
      </w:r>
    </w:p>
    <w:p w14:paraId="38970D94" w14:textId="77777777" w:rsidR="00854278" w:rsidRPr="00230AF7" w:rsidRDefault="00854278" w:rsidP="00854278">
      <w:pPr>
        <w:spacing w:line="259" w:lineRule="auto"/>
        <w:rPr>
          <w:sz w:val="22"/>
          <w:szCs w:val="22"/>
          <w:highlight w:val="yellow"/>
        </w:rPr>
      </w:pPr>
      <m:oMathPara>
        <m:oMath>
          <m:r>
            <w:rPr>
              <w:rFonts w:ascii="Cambria Math" w:hAnsi="Cambria Math"/>
              <w:sz w:val="22"/>
              <w:szCs w:val="22"/>
              <w:highlight w:val="yellow"/>
            </w:rPr>
            <m:t>collectief spreidingsvermogen=totaal vermogen CVP-uitkeringsvermogen</m:t>
          </m:r>
        </m:oMath>
      </m:oMathPara>
    </w:p>
    <w:p w14:paraId="15F0C315"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bookmarkStart w:id="1028" w:name="_Toc190684570"/>
      <w:r w:rsidRPr="00230AF7">
        <w:rPr>
          <w:highlight w:val="yellow"/>
        </w:rPr>
        <w:br w:type="page"/>
      </w:r>
    </w:p>
    <w:p w14:paraId="5078A7B6" w14:textId="77777777" w:rsidR="00854278" w:rsidRPr="00230AF7" w:rsidRDefault="00854278" w:rsidP="00230AF7">
      <w:pPr>
        <w:pStyle w:val="Heading2"/>
        <w:numPr>
          <w:ilvl w:val="2"/>
          <w:numId w:val="1"/>
        </w:numPr>
        <w:rPr>
          <w:highlight w:val="yellow"/>
        </w:rPr>
      </w:pPr>
      <w:bookmarkStart w:id="1029" w:name="_Toc194677525"/>
      <w:r w:rsidRPr="00230AF7">
        <w:rPr>
          <w:highlight w:val="yellow"/>
        </w:rPr>
        <w:lastRenderedPageBreak/>
        <w:t>Grenzen aan spreidingsvermogen</w:t>
      </w:r>
      <w:bookmarkEnd w:id="1028"/>
      <w:bookmarkEnd w:id="1029"/>
    </w:p>
    <w:p w14:paraId="3FC6DBF7" w14:textId="77777777" w:rsidR="00854278" w:rsidRPr="00230AF7" w:rsidRDefault="00854278" w:rsidP="00854278">
      <w:pPr>
        <w:rPr>
          <w:sz w:val="22"/>
          <w:szCs w:val="22"/>
          <w:highlight w:val="yellow"/>
        </w:rPr>
      </w:pPr>
      <w:r w:rsidRPr="00230AF7">
        <w:rPr>
          <w:sz w:val="22"/>
          <w:szCs w:val="22"/>
          <w:highlight w:val="yellow"/>
        </w:rPr>
        <w:t>Er kunnen bepaalde bandbreedtes gesteld zijn aan het spreidingsvermogen. Als het spreidingsvermogen zich niet tussen de bandbreedte bevindt, dan kan er een overheveling plaatsvinden tussen het uitkerings- en spreidingsvermogen.</w:t>
      </w:r>
    </w:p>
    <w:p w14:paraId="4AF16D52" w14:textId="77777777" w:rsidR="00854278" w:rsidRPr="00230AF7" w:rsidRDefault="00854278" w:rsidP="00854278">
      <w:pPr>
        <w:rPr>
          <w:sz w:val="22"/>
          <w:szCs w:val="22"/>
          <w:highlight w:val="yellow"/>
        </w:rPr>
      </w:pPr>
      <w:r w:rsidRPr="00230AF7">
        <w:rPr>
          <w:sz w:val="22"/>
          <w:szCs w:val="22"/>
          <w:highlight w:val="yellow"/>
        </w:rPr>
        <w:t>Eenmaal per jaar wordt getoetst of het spreidingsvermogen zich tussen de bandbreedte bevindt. Dit gebeurt direct voorafgaand aan het moment van de periodieke (lees jaarlijkse) aanpassing van de lopende uitkeringen.</w:t>
      </w:r>
    </w:p>
    <w:p w14:paraId="2AFBAD6B" w14:textId="77777777" w:rsidR="00854278" w:rsidRPr="00230AF7" w:rsidRDefault="00854278" w:rsidP="00854278">
      <w:pPr>
        <w:rPr>
          <w:sz w:val="22"/>
          <w:szCs w:val="22"/>
          <w:highlight w:val="yellow"/>
        </w:rPr>
      </w:pPr>
      <w:r w:rsidRPr="00230AF7">
        <w:rPr>
          <w:i/>
          <w:iCs/>
          <w:sz w:val="22"/>
          <w:szCs w:val="22"/>
          <w:highlight w:val="yellow"/>
        </w:rPr>
        <w:t>Minimumgrens spreidingsvermogen (MinSV):</w:t>
      </w:r>
      <w:r w:rsidRPr="00230AF7">
        <w:rPr>
          <w:highlight w:val="yellow"/>
        </w:rPr>
        <w:br/>
      </w:r>
      <w:r w:rsidRPr="00230AF7">
        <w:rPr>
          <w:sz w:val="22"/>
          <w:szCs w:val="22"/>
          <w:highlight w:val="yellow"/>
        </w:rPr>
        <w:t>dit is het minimum van het spreidingsvermogen, uitgedrukt in een percentage</w:t>
      </w:r>
    </w:p>
    <w:p w14:paraId="1438B86B" w14:textId="77777777" w:rsidR="00854278" w:rsidRPr="00230AF7" w:rsidRDefault="00854278" w:rsidP="00854278">
      <w:pPr>
        <w:rPr>
          <w:sz w:val="22"/>
          <w:szCs w:val="22"/>
          <w:highlight w:val="yellow"/>
        </w:rPr>
      </w:pPr>
      <w:r w:rsidRPr="00230AF7">
        <w:rPr>
          <w:i/>
          <w:iCs/>
          <w:sz w:val="22"/>
          <w:szCs w:val="22"/>
          <w:highlight w:val="yellow"/>
        </w:rPr>
        <w:t>Maximumgrens spreidingsvermogen (MaxSV):</w:t>
      </w:r>
      <w:r w:rsidRPr="00230AF7">
        <w:rPr>
          <w:highlight w:val="yellow"/>
        </w:rPr>
        <w:br/>
      </w:r>
      <w:r w:rsidRPr="00230AF7">
        <w:rPr>
          <w:sz w:val="22"/>
          <w:szCs w:val="22"/>
          <w:highlight w:val="yellow"/>
        </w:rPr>
        <w:t>dit is het maximum van het spreidingsvermogen, uitgedrukt in een percentage</w:t>
      </w:r>
    </w:p>
    <w:p w14:paraId="5F078C7A" w14:textId="77777777" w:rsidR="00854278" w:rsidRPr="00230AF7" w:rsidRDefault="00854278" w:rsidP="00854278">
      <w:pPr>
        <w:rPr>
          <w:sz w:val="22"/>
          <w:szCs w:val="22"/>
          <w:highlight w:val="yellow"/>
        </w:rPr>
      </w:pPr>
      <w:r w:rsidRPr="00230AF7">
        <w:rPr>
          <w:i/>
          <w:iCs/>
          <w:sz w:val="22"/>
          <w:szCs w:val="22"/>
          <w:highlight w:val="yellow"/>
        </w:rPr>
        <w:t>Waardeontwikkeling uitkering</w:t>
      </w:r>
      <w:r w:rsidRPr="00230AF7">
        <w:rPr>
          <w:highlight w:val="yellow"/>
        </w:rPr>
        <w:br/>
      </w:r>
      <w:r w:rsidRPr="00230AF7">
        <w:rPr>
          <w:sz w:val="22"/>
          <w:szCs w:val="22"/>
          <w:highlight w:val="yellow"/>
        </w:rPr>
        <w:t>dit is de verhouding tussen de waarde van de toekomstige uitkeringen, rekening houdend met toekomstige dakpannen en de waarde van de huidige uitkeringen, in formule voor de lineaire methode:</w:t>
      </w:r>
    </w:p>
    <w:p w14:paraId="3FA51995" w14:textId="77777777" w:rsidR="00854278" w:rsidRPr="00230AF7" w:rsidRDefault="00854278" w:rsidP="00854278">
      <w:pPr>
        <w:rPr>
          <w:sz w:val="22"/>
          <w:szCs w:val="22"/>
          <w:highlight w:val="yellow"/>
        </w:rPr>
      </w:pPr>
      <m:oMathPara>
        <m:oMath>
          <m:r>
            <w:rPr>
              <w:rFonts w:ascii="Cambria Math" w:hAnsi="Cambria Math"/>
              <w:sz w:val="22"/>
              <w:szCs w:val="22"/>
              <w:highlight w:val="yellow"/>
            </w:rPr>
            <m:t>Waardeontwikkeling uitkering</m:t>
          </m:r>
          <m:r>
            <m:rPr>
              <m:sty m:val="p"/>
            </m:rPr>
            <w:rPr>
              <w:rFonts w:ascii="Cambria Math" w:hAnsi="Cambria Math" w:cs="Cambria Math"/>
              <w:sz w:val="22"/>
              <w:szCs w:val="22"/>
              <w:highlight w:val="yellow"/>
            </w:rPr>
            <m:t>=</m:t>
          </m:r>
          <m:f>
            <m:fPr>
              <m:ctrlPr>
                <w:rPr>
                  <w:rFonts w:ascii="Cambria Math" w:hAnsi="Cambria Math"/>
                  <w:sz w:val="22"/>
                  <w:szCs w:val="22"/>
                  <w:highlight w:val="yellow"/>
                </w:rPr>
              </m:ctrlPr>
            </m:fPr>
            <m:num>
              <m:r>
                <m:rPr>
                  <m:sty m:val="p"/>
                </m:rPr>
                <w:rPr>
                  <w:rFonts w:ascii="Cambria Math" w:hAnsi="Cambria Math" w:cs="Cambria Math"/>
                  <w:sz w:val="22"/>
                  <w:szCs w:val="22"/>
                  <w:highlight w:val="yellow"/>
                </w:rPr>
                <m:t>waarde toekomstige uitkeringen met dakpannen</m:t>
              </m:r>
            </m:num>
            <m:den>
              <m:r>
                <w:rPr>
                  <w:rFonts w:ascii="Cambria Math" w:hAnsi="Cambria Math" w:cs="Cambria Math"/>
                  <w:sz w:val="22"/>
                  <w:szCs w:val="22"/>
                  <w:highlight w:val="yellow"/>
                </w:rPr>
                <m:t>waarde toekomstige uitkeringen</m:t>
              </m:r>
            </m:den>
          </m:f>
          <m:r>
            <w:rPr>
              <w:rFonts w:ascii="Cambria Math" w:hAnsi="Cambria Math"/>
              <w:sz w:val="22"/>
              <w:szCs w:val="22"/>
              <w:highlight w:val="yellow"/>
            </w:rPr>
            <m:t>-100%</m:t>
          </m:r>
        </m:oMath>
      </m:oMathPara>
    </w:p>
    <w:p w14:paraId="3BD34D3C" w14:textId="77777777" w:rsidR="00854278" w:rsidRPr="00230AF7" w:rsidRDefault="00854278" w:rsidP="00854278">
      <w:pPr>
        <w:rPr>
          <w:sz w:val="22"/>
          <w:szCs w:val="22"/>
          <w:highlight w:val="yellow"/>
        </w:rPr>
      </w:pPr>
      <w:r w:rsidRPr="00230AF7">
        <w:rPr>
          <w:sz w:val="22"/>
          <w:szCs w:val="22"/>
          <w:highlight w:val="yellow"/>
        </w:rPr>
        <w:t xml:space="preserve">Als de waardeontwikkeling uitkering binnen de bandbreedte van het spreidingsvermogen valt, is er geen correctie nodig, anders wel. </w:t>
      </w:r>
    </w:p>
    <w:p w14:paraId="3446C40D" w14:textId="65F09398" w:rsidR="00854278" w:rsidRPr="00230AF7" w:rsidRDefault="00854278" w:rsidP="00854278">
      <w:pPr>
        <w:rPr>
          <w:sz w:val="22"/>
          <w:szCs w:val="22"/>
          <w:highlight w:val="yellow"/>
        </w:rPr>
      </w:pPr>
      <w:r w:rsidRPr="00230AF7">
        <w:rPr>
          <w:sz w:val="22"/>
          <w:szCs w:val="22"/>
          <w:highlight w:val="yellow"/>
        </w:rPr>
        <w:t xml:space="preserve">Dit onderdeel moet nog geïmplementeerd worden in </w:t>
      </w:r>
      <w:del w:id="1030" w:author="Jitty van der Kuur" w:date="2026-06-19T11:24:00Z" w16du:dateUtc="2026-06-19T09:24:00Z">
        <w:r w:rsidRPr="00230AF7">
          <w:rPr>
            <w:sz w:val="22"/>
            <w:szCs w:val="22"/>
            <w:highlight w:val="yellow"/>
          </w:rPr>
          <w:delText>AllVida</w:delText>
        </w:r>
      </w:del>
      <w:ins w:id="1031" w:author="Jitty van der Kuur" w:date="2026-06-19T11:24:00Z" w16du:dateUtc="2026-06-19T09:24:00Z">
        <w:r w:rsidR="008465A9">
          <w:rPr>
            <w:sz w:val="22"/>
            <w:szCs w:val="22"/>
            <w:highlight w:val="yellow"/>
          </w:rPr>
          <w:t xml:space="preserve"> Allvida</w:t>
        </w:r>
      </w:ins>
      <w:r w:rsidRPr="00230AF7">
        <w:rPr>
          <w:sz w:val="22"/>
          <w:szCs w:val="22"/>
          <w:highlight w:val="yellow"/>
        </w:rPr>
        <w:t>.</w:t>
      </w:r>
    </w:p>
    <w:p w14:paraId="19DBE49E"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bookmarkStart w:id="1032" w:name="_Toc190684571"/>
    </w:p>
    <w:p w14:paraId="23DE363A" w14:textId="77777777" w:rsidR="00854278" w:rsidRPr="00230AF7" w:rsidRDefault="00854278" w:rsidP="00854278">
      <w:pPr>
        <w:spacing w:line="259" w:lineRule="auto"/>
        <w:rPr>
          <w:rFonts w:asciiTheme="majorHAnsi" w:eastAsiaTheme="majorEastAsia" w:hAnsiTheme="majorHAnsi" w:cstheme="majorBidi"/>
          <w:color w:val="0F4761" w:themeColor="accent1" w:themeShade="BF"/>
          <w:sz w:val="32"/>
          <w:szCs w:val="32"/>
          <w:highlight w:val="yellow"/>
        </w:rPr>
      </w:pPr>
      <w:bookmarkStart w:id="1033" w:name="_Toc190684566"/>
      <w:r w:rsidRPr="00230AF7">
        <w:rPr>
          <w:highlight w:val="yellow"/>
        </w:rPr>
        <w:br w:type="page"/>
      </w:r>
    </w:p>
    <w:p w14:paraId="1ED304B9" w14:textId="77777777" w:rsidR="00854278" w:rsidRPr="00230AF7" w:rsidRDefault="00854278" w:rsidP="00230AF7">
      <w:pPr>
        <w:pStyle w:val="Heading2"/>
        <w:numPr>
          <w:ilvl w:val="2"/>
          <w:numId w:val="1"/>
        </w:numPr>
        <w:rPr>
          <w:highlight w:val="yellow"/>
        </w:rPr>
      </w:pPr>
      <w:bookmarkStart w:id="1034" w:name="_Toc194677526"/>
      <w:r w:rsidRPr="00230AF7">
        <w:rPr>
          <w:highlight w:val="yellow"/>
        </w:rPr>
        <w:lastRenderedPageBreak/>
        <w:t>Verdeling in uitkerings- en spreidingsvermogen</w:t>
      </w:r>
      <w:bookmarkEnd w:id="1033"/>
      <w:bookmarkEnd w:id="1034"/>
      <w:r w:rsidRPr="00230AF7">
        <w:rPr>
          <w:highlight w:val="yellow"/>
        </w:rPr>
        <w:t xml:space="preserve"> </w:t>
      </w:r>
    </w:p>
    <w:p w14:paraId="2068E2C8" w14:textId="77777777" w:rsidR="00854278" w:rsidRPr="00230AF7" w:rsidRDefault="00854278" w:rsidP="00854278">
      <w:pPr>
        <w:pStyle w:val="Heading3"/>
        <w:ind w:left="720" w:hanging="720"/>
        <w:rPr>
          <w:highlight w:val="yellow"/>
        </w:rPr>
      </w:pPr>
      <w:bookmarkStart w:id="1035" w:name="_Toc190684567"/>
      <w:bookmarkStart w:id="1036" w:name="_Toc194677527"/>
      <w:r w:rsidRPr="00230AF7">
        <w:rPr>
          <w:highlight w:val="yellow"/>
        </w:rPr>
        <w:t>Bij pensioeningang</w:t>
      </w:r>
      <w:bookmarkEnd w:id="1035"/>
      <w:bookmarkEnd w:id="1036"/>
    </w:p>
    <w:p w14:paraId="72D0E79F" w14:textId="77777777" w:rsidR="00854278" w:rsidRPr="00230AF7" w:rsidRDefault="00854278" w:rsidP="00854278">
      <w:pPr>
        <w:rPr>
          <w:sz w:val="22"/>
          <w:szCs w:val="22"/>
          <w:highlight w:val="yellow"/>
        </w:rPr>
      </w:pPr>
      <w:r w:rsidRPr="00230AF7">
        <w:rPr>
          <w:sz w:val="22"/>
          <w:szCs w:val="22"/>
          <w:highlight w:val="yellow"/>
        </w:rPr>
        <w:t>Het persoonlijk pensioenvermogen wordt bij pensioeningang (overgang van opbouw- naar uitkeringsfase) onderverdeeld in een uitkerings- en spreidingsvermogen, dit kan door de verdeling te baseren op:</w:t>
      </w:r>
    </w:p>
    <w:p w14:paraId="5352BE37"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de verhouding tussen het uitkerings- en spreidingsvermogen van alle pensioengerechtigden</w:t>
      </w:r>
    </w:p>
    <w:p w14:paraId="28581CC6" w14:textId="77777777" w:rsidR="00854278" w:rsidRPr="00230AF7" w:rsidRDefault="00854278" w:rsidP="00854278">
      <w:pPr>
        <w:pStyle w:val="ListParagraph"/>
        <w:numPr>
          <w:ilvl w:val="0"/>
          <w:numId w:val="11"/>
        </w:numPr>
        <w:rPr>
          <w:sz w:val="22"/>
          <w:szCs w:val="22"/>
          <w:highlight w:val="yellow"/>
        </w:rPr>
      </w:pPr>
      <w:r w:rsidRPr="00230AF7">
        <w:rPr>
          <w:sz w:val="22"/>
          <w:szCs w:val="22"/>
          <w:highlight w:val="yellow"/>
        </w:rPr>
        <w:t>een nauwkeurigere methode als die beter aansluit bij te verwachten uitkeringen</w:t>
      </w:r>
    </w:p>
    <w:p w14:paraId="575494C5" w14:textId="77777777" w:rsidR="00854278" w:rsidRPr="00230AF7" w:rsidRDefault="00854278" w:rsidP="00854278">
      <w:pPr>
        <w:rPr>
          <w:sz w:val="22"/>
          <w:szCs w:val="22"/>
          <w:highlight w:val="yellow"/>
        </w:rPr>
      </w:pPr>
      <w:r w:rsidRPr="00230AF7">
        <w:rPr>
          <w:sz w:val="22"/>
          <w:szCs w:val="22"/>
          <w:highlight w:val="yellow"/>
        </w:rPr>
        <w:t>De verhouding is de laatst bekende verhouding op de ingangsdatum. Mochten er in de toekomst mutaties met terugwerkende kracht verwerkt worden waardoor de verhouding wijzigt, dan worden deze wijzigingen niet meegenomen in een aanpassing van de initiële hoogte van de uitkering. Uiteraard wordt dit bij de periodieke verhoging wel weer recht getrokken.</w:t>
      </w:r>
    </w:p>
    <w:p w14:paraId="62DC3649" w14:textId="595B1FF5" w:rsidR="00854278" w:rsidRPr="00230AF7" w:rsidRDefault="00854278" w:rsidP="00854278">
      <w:pPr>
        <w:rPr>
          <w:sz w:val="22"/>
          <w:szCs w:val="22"/>
          <w:highlight w:val="yellow"/>
        </w:rPr>
      </w:pPr>
      <w:r w:rsidRPr="00230AF7">
        <w:rPr>
          <w:sz w:val="22"/>
          <w:szCs w:val="22"/>
          <w:highlight w:val="yellow"/>
        </w:rPr>
        <w:t xml:space="preserve">In de standaard van IG&amp;H wordt de verdeling bij pensioeningang gebaseerd op de verhouding tussen het uitkerings- en spreidingsvermogen van alle pensioengerechtigden. Deze verhouding wordt periodiek (maandelijks) in </w:t>
      </w:r>
      <w:del w:id="1037" w:author="Jitty van der Kuur" w:date="2026-06-19T11:24:00Z" w16du:dateUtc="2026-06-19T09:24:00Z">
        <w:r w:rsidRPr="00230AF7">
          <w:rPr>
            <w:sz w:val="22"/>
            <w:szCs w:val="22"/>
            <w:highlight w:val="yellow"/>
          </w:rPr>
          <w:delText>AllVida</w:delText>
        </w:r>
      </w:del>
      <w:ins w:id="1038" w:author="Jitty van der Kuur" w:date="2026-06-19T11:24:00Z" w16du:dateUtc="2026-06-19T09:24:00Z">
        <w:r w:rsidRPr="00230AF7">
          <w:rPr>
            <w:sz w:val="22"/>
            <w:szCs w:val="22"/>
            <w:highlight w:val="yellow"/>
          </w:rPr>
          <w:t xml:space="preserve"> </w:t>
        </w:r>
        <w:r w:rsidR="008465A9">
          <w:rPr>
            <w:sz w:val="22"/>
            <w:szCs w:val="22"/>
            <w:highlight w:val="yellow"/>
          </w:rPr>
          <w:t>Allvida</w:t>
        </w:r>
      </w:ins>
      <w:r w:rsidRPr="00230AF7">
        <w:rPr>
          <w:sz w:val="22"/>
          <w:szCs w:val="22"/>
          <w:highlight w:val="yellow"/>
        </w:rPr>
        <w:t xml:space="preserve"> vastgesteld.</w:t>
      </w:r>
    </w:p>
    <w:p w14:paraId="351B7DDD" w14:textId="77777777" w:rsidR="00854278" w:rsidRPr="00230AF7" w:rsidRDefault="00854278" w:rsidP="00854278">
      <w:pPr>
        <w:rPr>
          <w:sz w:val="22"/>
          <w:szCs w:val="22"/>
          <w:highlight w:val="yellow"/>
        </w:rPr>
      </w:pPr>
      <w:r w:rsidRPr="00230AF7">
        <w:rPr>
          <w:sz w:val="22"/>
          <w:szCs w:val="22"/>
          <w:highlight w:val="yellow"/>
        </w:rPr>
        <w:t>De hoogte van de uitkering op het moment van ingang is:</w:t>
      </w:r>
    </w:p>
    <w:p w14:paraId="7AB85DF9" w14:textId="77777777" w:rsidR="00854278" w:rsidRPr="00230AF7" w:rsidRDefault="003521D3" w:rsidP="00854278">
      <w:pPr>
        <w:jc w:val="center"/>
        <w:rPr>
          <w:sz w:val="22"/>
          <w:szCs w:val="22"/>
          <w:highlight w:val="yellow"/>
        </w:rPr>
      </w:pPr>
      <m:oMathPara>
        <m:oMath>
          <m:f>
            <m:fPr>
              <m:ctrlPr>
                <w:rPr>
                  <w:rFonts w:ascii="Cambria Math" w:hAnsi="Cambria Math"/>
                  <w:sz w:val="22"/>
                  <w:szCs w:val="22"/>
                  <w:highlight w:val="yellow"/>
                </w:rPr>
              </m:ctrlPr>
            </m:fPr>
            <m:num>
              <m:r>
                <m:rPr>
                  <m:sty m:val="p"/>
                </m:rPr>
                <w:rPr>
                  <w:rFonts w:ascii="Cambria Math" w:hAnsi="Cambria Math" w:cs="Cambria Math"/>
                  <w:sz w:val="22"/>
                  <w:szCs w:val="22"/>
                  <w:highlight w:val="yellow"/>
                </w:rPr>
                <m:t>Percentage uitkeringsvermogen collectief x persoonlijk pensioenvermogen</m:t>
              </m:r>
            </m:num>
            <m:den>
              <m:r>
                <m:rPr>
                  <m:sty m:val="p"/>
                </m:rPr>
                <w:rPr>
                  <w:rFonts w:ascii="Cambria Math" w:hAnsi="Cambria Math" w:cs="Cambria Math"/>
                  <w:sz w:val="22"/>
                  <w:szCs w:val="22"/>
                  <w:highlight w:val="yellow"/>
                </w:rPr>
                <m:t>actuariële factor direct ingaand pensioen</m:t>
              </m:r>
            </m:den>
          </m:f>
        </m:oMath>
      </m:oMathPara>
    </w:p>
    <w:p w14:paraId="0DFA1FBB" w14:textId="77777777" w:rsidR="00854278" w:rsidRPr="00230AF7" w:rsidRDefault="00854278" w:rsidP="00854278">
      <w:pPr>
        <w:spacing w:line="259" w:lineRule="auto"/>
        <w:rPr>
          <w:i/>
          <w:iCs/>
          <w:sz w:val="22"/>
          <w:szCs w:val="22"/>
          <w:highlight w:val="yellow"/>
        </w:rPr>
      </w:pPr>
    </w:p>
    <w:p w14:paraId="4FA00F97" w14:textId="77777777" w:rsidR="00854278" w:rsidRPr="00230AF7" w:rsidRDefault="00854278" w:rsidP="00854278">
      <w:pPr>
        <w:rPr>
          <w:sz w:val="22"/>
          <w:szCs w:val="22"/>
          <w:highlight w:val="yellow"/>
        </w:rPr>
      </w:pPr>
      <w:r w:rsidRPr="00230AF7">
        <w:rPr>
          <w:i/>
          <w:iCs/>
          <w:sz w:val="22"/>
          <w:szCs w:val="22"/>
          <w:highlight w:val="yellow"/>
        </w:rPr>
        <w:t>Voorbeeld:</w:t>
      </w:r>
      <w:r w:rsidRPr="00230AF7">
        <w:rPr>
          <w:highlight w:val="yellow"/>
        </w:rPr>
        <w:br/>
      </w:r>
      <w:r w:rsidRPr="00230AF7">
        <w:rPr>
          <w:sz w:val="22"/>
          <w:szCs w:val="22"/>
          <w:highlight w:val="yellow"/>
        </w:rPr>
        <w:t>Een deelnemer gaat met pensioen en op dat moment heeft hij een persoonlijk pensioenvermogen van € 100.000,-. De verhouding tussen uitkerings- en spreidingsvermogen is op dat moment 90:10.</w:t>
      </w:r>
    </w:p>
    <w:p w14:paraId="4A82F8B5" w14:textId="77777777" w:rsidR="00854278" w:rsidRPr="00230AF7" w:rsidRDefault="00854278" w:rsidP="00854278">
      <w:pPr>
        <w:spacing w:line="259" w:lineRule="auto"/>
        <w:rPr>
          <w:highlight w:val="yellow"/>
        </w:rPr>
      </w:pPr>
      <w:r w:rsidRPr="00230AF7">
        <w:rPr>
          <w:noProof/>
          <w:highlight w:val="yellow"/>
        </w:rPr>
        <w:drawing>
          <wp:inline distT="0" distB="0" distL="0" distR="0" wp14:anchorId="4AE5331B" wp14:editId="55E66EBF">
            <wp:extent cx="4229100" cy="2202180"/>
            <wp:effectExtent l="0" t="0" r="0" b="7620"/>
            <wp:docPr id="134006935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9100" cy="2202180"/>
                    </a:xfrm>
                    <a:prstGeom prst="rect">
                      <a:avLst/>
                    </a:prstGeom>
                    <a:noFill/>
                    <a:ln>
                      <a:noFill/>
                    </a:ln>
                  </pic:spPr>
                </pic:pic>
              </a:graphicData>
            </a:graphic>
          </wp:inline>
        </w:drawing>
      </w:r>
    </w:p>
    <w:p w14:paraId="1D8C2454" w14:textId="77777777" w:rsidR="00854278" w:rsidRPr="00230AF7" w:rsidRDefault="00854278" w:rsidP="00854278">
      <w:pPr>
        <w:spacing w:line="259" w:lineRule="auto"/>
        <w:rPr>
          <w:highlight w:val="yellow"/>
        </w:rPr>
      </w:pPr>
    </w:p>
    <w:p w14:paraId="245A6590" w14:textId="77777777" w:rsidR="00854278" w:rsidRPr="00230AF7" w:rsidRDefault="00854278" w:rsidP="00854278">
      <w:pPr>
        <w:spacing w:line="259" w:lineRule="auto"/>
        <w:rPr>
          <w:rFonts w:eastAsiaTheme="majorEastAsia" w:cstheme="majorBidi"/>
          <w:color w:val="0F4761" w:themeColor="accent1" w:themeShade="BF"/>
          <w:sz w:val="28"/>
          <w:szCs w:val="28"/>
          <w:highlight w:val="yellow"/>
        </w:rPr>
      </w:pPr>
      <w:bookmarkStart w:id="1039" w:name="_Toc190684568"/>
      <w:r w:rsidRPr="00230AF7">
        <w:rPr>
          <w:highlight w:val="yellow"/>
        </w:rPr>
        <w:br w:type="page"/>
      </w:r>
    </w:p>
    <w:p w14:paraId="3AF6FDE2" w14:textId="77777777" w:rsidR="00854278" w:rsidRPr="00230AF7" w:rsidRDefault="00854278" w:rsidP="00854278">
      <w:pPr>
        <w:pStyle w:val="Heading3"/>
        <w:ind w:left="720" w:hanging="720"/>
        <w:rPr>
          <w:highlight w:val="yellow"/>
        </w:rPr>
      </w:pPr>
      <w:bookmarkStart w:id="1040" w:name="_Toc194677528"/>
      <w:r w:rsidRPr="00230AF7">
        <w:rPr>
          <w:highlight w:val="yellow"/>
        </w:rPr>
        <w:lastRenderedPageBreak/>
        <w:t>Bij periodieke aanpassing pensioenuitkering</w:t>
      </w:r>
      <w:bookmarkEnd w:id="1039"/>
      <w:bookmarkEnd w:id="1040"/>
    </w:p>
    <w:p w14:paraId="3076A643" w14:textId="77777777" w:rsidR="00854278" w:rsidRPr="00230AF7" w:rsidRDefault="00854278" w:rsidP="00854278">
      <w:pPr>
        <w:rPr>
          <w:sz w:val="22"/>
          <w:szCs w:val="22"/>
          <w:highlight w:val="yellow"/>
        </w:rPr>
      </w:pPr>
      <w:r w:rsidRPr="00230AF7">
        <w:rPr>
          <w:sz w:val="22"/>
          <w:szCs w:val="22"/>
          <w:highlight w:val="yellow"/>
        </w:rPr>
        <w:t>De periodieke aanpassing van de pensioenuitkering heeft ook invloed op de verdeling van het uitkerings- en spreidingsvermogen.</w:t>
      </w:r>
    </w:p>
    <w:bookmarkEnd w:id="1032"/>
    <w:p w14:paraId="52D5260A" w14:textId="77777777" w:rsidR="00854278" w:rsidRPr="00230AF7" w:rsidRDefault="00854278" w:rsidP="00854278">
      <w:pPr>
        <w:spacing w:line="259" w:lineRule="auto"/>
        <w:rPr>
          <w:sz w:val="22"/>
          <w:szCs w:val="22"/>
          <w:highlight w:val="yellow"/>
        </w:rPr>
      </w:pPr>
      <w:r w:rsidRPr="00230AF7">
        <w:rPr>
          <w:sz w:val="22"/>
          <w:szCs w:val="22"/>
          <w:highlight w:val="yellow"/>
        </w:rPr>
        <w:t>Als gekozen is voor gelijke aanpassingen met spreiden in de uitkeringsfase bij SPR, dan worden eerst de financiële mee- of tegenvallers in het PPV van pensioengerechtigden (CVP) verwerkt en vervolgens wordt bepaald met welk gelijk percentage het variabel pensioen van pensioengerechtigden verhoogd of verlaagd kan worden.</w:t>
      </w:r>
    </w:p>
    <w:p w14:paraId="56213555" w14:textId="77777777" w:rsidR="00854278" w:rsidRPr="00230AF7" w:rsidRDefault="00854278" w:rsidP="00854278">
      <w:pPr>
        <w:spacing w:line="259" w:lineRule="auto"/>
        <w:rPr>
          <w:sz w:val="22"/>
          <w:szCs w:val="22"/>
          <w:highlight w:val="yellow"/>
        </w:rPr>
      </w:pPr>
      <m:oMathPara>
        <m:oMath>
          <m:r>
            <w:rPr>
              <w:rFonts w:ascii="Cambria Math" w:hAnsi="Cambria Math"/>
              <w:sz w:val="22"/>
              <w:szCs w:val="22"/>
              <w:highlight w:val="yellow"/>
            </w:rPr>
            <m:t>aanp%=</m:t>
          </m:r>
          <m:f>
            <m:fPr>
              <m:ctrlPr>
                <w:rPr>
                  <w:rFonts w:ascii="Cambria Math" w:hAnsi="Cambria Math"/>
                  <w:sz w:val="22"/>
                  <w:szCs w:val="22"/>
                  <w:highlight w:val="yellow"/>
                </w:rPr>
              </m:ctrlPr>
            </m:fPr>
            <m:num>
              <m:r>
                <w:rPr>
                  <w:rFonts w:ascii="Cambria Math" w:eastAsia="Cambria Math" w:hAnsi="Cambria Math" w:cs="Cambria Math"/>
                  <w:sz w:val="22"/>
                  <w:szCs w:val="22"/>
                  <w:highlight w:val="yellow"/>
                </w:rPr>
                <m:t>collectieve aanwezige vermogen</m:t>
              </m:r>
            </m:num>
            <m:den>
              <m:r>
                <w:rPr>
                  <w:rFonts w:ascii="Cambria Math" w:hAnsi="Cambria Math"/>
                  <w:sz w:val="22"/>
                  <w:szCs w:val="22"/>
                  <w:highlight w:val="yellow"/>
                </w:rPr>
                <m:t>c</m:t>
              </m:r>
              <m:r>
                <w:rPr>
                  <w:rFonts w:ascii="Cambria Math" w:eastAsia="Cambria Math" w:hAnsi="Cambria Math" w:cs="Cambria Math"/>
                  <w:sz w:val="22"/>
                  <w:szCs w:val="22"/>
                  <w:highlight w:val="yellow"/>
                </w:rPr>
                <m:t>ollectieve benodigde vermogen</m:t>
              </m:r>
            </m:den>
          </m:f>
          <m:r>
            <w:rPr>
              <w:rFonts w:ascii="Cambria Math" w:hAnsi="Cambria Math"/>
              <w:sz w:val="22"/>
              <w:szCs w:val="22"/>
              <w:highlight w:val="yellow"/>
            </w:rPr>
            <m:t xml:space="preserve"> -1</m:t>
          </m:r>
        </m:oMath>
      </m:oMathPara>
    </w:p>
    <w:p w14:paraId="5307E6B4" w14:textId="77777777" w:rsidR="00854278" w:rsidRPr="00230AF7" w:rsidRDefault="00854278" w:rsidP="00854278">
      <w:pPr>
        <w:spacing w:line="259" w:lineRule="auto"/>
        <w:rPr>
          <w:sz w:val="22"/>
          <w:szCs w:val="22"/>
          <w:highlight w:val="yellow"/>
        </w:rPr>
      </w:pPr>
      <w:r w:rsidRPr="00230AF7">
        <w:rPr>
          <w:i/>
          <w:iCs/>
          <w:sz w:val="22"/>
          <w:szCs w:val="22"/>
          <w:highlight w:val="yellow"/>
        </w:rPr>
        <w:t>Collectieve aanwezige vermogen:</w:t>
      </w:r>
      <w:r w:rsidRPr="00230AF7">
        <w:rPr>
          <w:highlight w:val="yellow"/>
        </w:rPr>
        <w:br/>
      </w:r>
      <w:r w:rsidRPr="00230AF7">
        <w:rPr>
          <w:sz w:val="22"/>
          <w:szCs w:val="22"/>
          <w:highlight w:val="yellow"/>
        </w:rPr>
        <w:t xml:space="preserve">het totaal aan vermogen van alle pensioengerechtigden </w:t>
      </w:r>
    </w:p>
    <w:p w14:paraId="712A65A6" w14:textId="77777777" w:rsidR="00854278" w:rsidRPr="00230AF7" w:rsidRDefault="00854278" w:rsidP="00854278">
      <w:pPr>
        <w:spacing w:line="259" w:lineRule="auto"/>
        <w:rPr>
          <w:sz w:val="22"/>
          <w:szCs w:val="22"/>
          <w:highlight w:val="yellow"/>
        </w:rPr>
      </w:pPr>
      <w:r w:rsidRPr="00230AF7">
        <w:rPr>
          <w:i/>
          <w:iCs/>
          <w:sz w:val="22"/>
          <w:szCs w:val="22"/>
          <w:highlight w:val="yellow"/>
        </w:rPr>
        <w:t>Collectieve benodigde vermogen:</w:t>
      </w:r>
      <w:r w:rsidRPr="00230AF7">
        <w:rPr>
          <w:highlight w:val="yellow"/>
        </w:rPr>
        <w:br/>
      </w:r>
      <w:r w:rsidRPr="00230AF7">
        <w:rPr>
          <w:sz w:val="22"/>
          <w:szCs w:val="22"/>
          <w:highlight w:val="yellow"/>
        </w:rPr>
        <w:t>het totaal aan vermogen dat nodig is om het variabel pensioen (voorafgaand aan de aanpassing van de uitkering) tot aan het overlijden of het bereiken van de evt. expiratiedatum aan alle uitkeringsgerechtigden uit te kunnen keren.</w:t>
      </w:r>
    </w:p>
    <w:p w14:paraId="028A7E7B" w14:textId="77777777" w:rsidR="00854278" w:rsidRPr="00230AF7" w:rsidRDefault="00854278" w:rsidP="00854278">
      <w:pPr>
        <w:spacing w:line="259" w:lineRule="auto"/>
        <w:rPr>
          <w:sz w:val="22"/>
          <w:szCs w:val="22"/>
          <w:highlight w:val="yellow"/>
        </w:rPr>
      </w:pPr>
      <w:r w:rsidRPr="00230AF7">
        <w:rPr>
          <w:sz w:val="22"/>
          <w:szCs w:val="22"/>
          <w:highlight w:val="yellow"/>
        </w:rPr>
        <w:t>De datum waarop deze vermogens worden bepaald is een afgesproken datum vóór de datum waarop de aanpassing van de uitkering plaatsvindt. Deze datum ligt voor de datum van aanpassing. Bij een aanpassingsdatum van 1 januari wordt het collectieve vermogen bijv. in november vastgesteld.</w:t>
      </w:r>
    </w:p>
    <w:p w14:paraId="1622DAD3" w14:textId="17E5EFDE" w:rsidR="00854278" w:rsidRDefault="00854278" w:rsidP="00854278">
      <w:pPr>
        <w:spacing w:line="259" w:lineRule="auto"/>
        <w:rPr>
          <w:rFonts w:asciiTheme="majorHAnsi" w:eastAsiaTheme="majorEastAsia" w:hAnsiTheme="majorHAnsi" w:cstheme="majorBidi"/>
          <w:color w:val="0F4761" w:themeColor="accent1" w:themeShade="BF"/>
          <w:sz w:val="32"/>
          <w:szCs w:val="32"/>
        </w:rPr>
      </w:pPr>
      <w:r w:rsidRPr="00230AF7">
        <w:rPr>
          <w:sz w:val="22"/>
          <w:szCs w:val="22"/>
          <w:highlight w:val="yellow"/>
        </w:rPr>
        <w:t xml:space="preserve">Het aanpassingspercentage wordt in </w:t>
      </w:r>
      <w:del w:id="1041" w:author="Jitty van der Kuur" w:date="2026-06-19T11:24:00Z" w16du:dateUtc="2026-06-19T09:24:00Z">
        <w:r w:rsidRPr="00230AF7">
          <w:rPr>
            <w:sz w:val="22"/>
            <w:szCs w:val="22"/>
            <w:highlight w:val="yellow"/>
          </w:rPr>
          <w:delText>AllVida</w:delText>
        </w:r>
      </w:del>
      <w:ins w:id="1042" w:author="Jitty van der Kuur" w:date="2026-06-19T11:24:00Z" w16du:dateUtc="2026-06-19T09:24:00Z">
        <w:r w:rsidRPr="00230AF7">
          <w:rPr>
            <w:sz w:val="22"/>
            <w:szCs w:val="22"/>
            <w:highlight w:val="yellow"/>
          </w:rPr>
          <w:t xml:space="preserve"> </w:t>
        </w:r>
        <w:r w:rsidR="008465A9">
          <w:rPr>
            <w:sz w:val="22"/>
            <w:szCs w:val="22"/>
            <w:highlight w:val="yellow"/>
          </w:rPr>
          <w:t>Allvida</w:t>
        </w:r>
      </w:ins>
      <w:r w:rsidRPr="00230AF7">
        <w:rPr>
          <w:sz w:val="22"/>
          <w:szCs w:val="22"/>
          <w:highlight w:val="yellow"/>
        </w:rPr>
        <w:t xml:space="preserve"> bepaald op een datum die gekozen is door de klant. Aandachtspunt hierbij is dat terugwerkende kracht (twk) mutaties </w:t>
      </w:r>
      <w:r w:rsidRPr="00230AF7">
        <w:rPr>
          <w:b/>
          <w:bCs/>
          <w:sz w:val="22"/>
          <w:szCs w:val="22"/>
          <w:highlight w:val="yellow"/>
        </w:rPr>
        <w:t>geen</w:t>
      </w:r>
      <w:r w:rsidRPr="00230AF7">
        <w:rPr>
          <w:sz w:val="22"/>
          <w:szCs w:val="22"/>
          <w:highlight w:val="yellow"/>
        </w:rPr>
        <w:t xml:space="preserve"> invloed hebben op de hoogte van het aanpassingspercentage.</w:t>
      </w:r>
      <w:r w:rsidRPr="6F4AF6EB">
        <w:br w:type="page"/>
      </w:r>
    </w:p>
    <w:p w14:paraId="52319597" w14:textId="6B2FE6C5" w:rsidR="00854278" w:rsidRPr="00230AF7" w:rsidRDefault="00854278" w:rsidP="00230AF7">
      <w:pPr>
        <w:pStyle w:val="Heading2"/>
        <w:numPr>
          <w:ilvl w:val="1"/>
          <w:numId w:val="1"/>
        </w:numPr>
        <w:rPr>
          <w:highlight w:val="yellow"/>
        </w:rPr>
      </w:pPr>
      <w:bookmarkStart w:id="1043" w:name="_Toc194677529"/>
      <w:del w:id="1044" w:author="Jitty van der Kuur" w:date="2026-06-19T11:24:00Z" w16du:dateUtc="2026-06-19T09:24:00Z">
        <w:r w:rsidRPr="00230AF7">
          <w:rPr>
            <w:highlight w:val="yellow"/>
          </w:rPr>
          <w:lastRenderedPageBreak/>
          <w:delText>AllVida</w:delText>
        </w:r>
      </w:del>
      <w:bookmarkEnd w:id="1043"/>
      <w:ins w:id="1045" w:author="Jitty van der Kuur" w:date="2026-06-19T11:24:00Z" w16du:dateUtc="2026-06-19T09:24:00Z">
        <w:r w:rsidR="008465A9">
          <w:rPr>
            <w:highlight w:val="yellow"/>
          </w:rPr>
          <w:t xml:space="preserve"> Allvida</w:t>
        </w:r>
      </w:ins>
    </w:p>
    <w:p w14:paraId="53449088" w14:textId="27B50C94" w:rsidR="00854278" w:rsidRPr="00230AF7" w:rsidRDefault="00854278" w:rsidP="00854278">
      <w:pPr>
        <w:rPr>
          <w:sz w:val="22"/>
          <w:szCs w:val="22"/>
          <w:highlight w:val="yellow"/>
        </w:rPr>
      </w:pPr>
      <w:r w:rsidRPr="00230AF7">
        <w:rPr>
          <w:sz w:val="22"/>
          <w:szCs w:val="22"/>
          <w:highlight w:val="yellow"/>
        </w:rPr>
        <w:t xml:space="preserve">Uitgangspunt voor </w:t>
      </w:r>
      <w:del w:id="1046" w:author="Jitty van der Kuur" w:date="2026-06-19T11:24:00Z" w16du:dateUtc="2026-06-19T09:24:00Z">
        <w:r w:rsidRPr="00230AF7">
          <w:rPr>
            <w:sz w:val="22"/>
            <w:szCs w:val="22"/>
            <w:highlight w:val="yellow"/>
          </w:rPr>
          <w:delText>AllVida</w:delText>
        </w:r>
      </w:del>
      <w:ins w:id="1047" w:author="Jitty van der Kuur" w:date="2026-06-19T11:24:00Z" w16du:dateUtc="2026-06-19T09:24:00Z">
        <w:r w:rsidRPr="00230AF7">
          <w:rPr>
            <w:sz w:val="22"/>
            <w:szCs w:val="22"/>
            <w:highlight w:val="yellow"/>
          </w:rPr>
          <w:t xml:space="preserve"> </w:t>
        </w:r>
        <w:r w:rsidR="008465A9">
          <w:rPr>
            <w:sz w:val="22"/>
            <w:szCs w:val="22"/>
            <w:highlight w:val="yellow"/>
          </w:rPr>
          <w:t>Allvida</w:t>
        </w:r>
      </w:ins>
      <w:r w:rsidRPr="00230AF7">
        <w:rPr>
          <w:sz w:val="22"/>
          <w:szCs w:val="22"/>
          <w:highlight w:val="yellow"/>
        </w:rPr>
        <w:t xml:space="preserve"> is dat de spreidingsperiode in hele jaren wordt vastgesteld en dat dit voor het gehele fonds geldt.</w:t>
      </w:r>
    </w:p>
    <w:p w14:paraId="0869809C" w14:textId="77777777" w:rsidR="00854278" w:rsidRPr="00230AF7" w:rsidRDefault="00854278" w:rsidP="00854278">
      <w:pPr>
        <w:rPr>
          <w:sz w:val="22"/>
          <w:szCs w:val="22"/>
          <w:highlight w:val="yellow"/>
        </w:rPr>
      </w:pPr>
      <w:r w:rsidRPr="00230AF7">
        <w:rPr>
          <w:sz w:val="22"/>
          <w:szCs w:val="22"/>
          <w:highlight w:val="yellow"/>
        </w:rPr>
        <w:t xml:space="preserve">De standaard van IG&amp;H gaat uit van een </w:t>
      </w:r>
      <w:commentRangeStart w:id="1048"/>
      <w:r w:rsidRPr="00230AF7">
        <w:rPr>
          <w:sz w:val="22"/>
          <w:szCs w:val="22"/>
          <w:highlight w:val="yellow"/>
        </w:rPr>
        <w:t xml:space="preserve">lineaire spreiding </w:t>
      </w:r>
      <w:commentRangeEnd w:id="1048"/>
      <w:r w:rsidRPr="00230AF7">
        <w:rPr>
          <w:rStyle w:val="CommentReference"/>
          <w:sz w:val="22"/>
          <w:szCs w:val="22"/>
          <w:highlight w:val="yellow"/>
        </w:rPr>
        <w:commentReference w:id="1048"/>
      </w:r>
      <w:r w:rsidRPr="00230AF7">
        <w:rPr>
          <w:sz w:val="22"/>
          <w:szCs w:val="22"/>
          <w:highlight w:val="yellow"/>
        </w:rPr>
        <w:t>(dakpannen) en gelijke aanpassingen in de collectieve uitkeringsfase (geen leeftijdscohorten).</w:t>
      </w:r>
    </w:p>
    <w:p w14:paraId="527793EC" w14:textId="67B04ABA" w:rsidR="00854278" w:rsidRPr="00230AF7" w:rsidRDefault="00854278" w:rsidP="00854278">
      <w:pPr>
        <w:spacing w:line="259" w:lineRule="auto"/>
        <w:rPr>
          <w:sz w:val="22"/>
          <w:szCs w:val="22"/>
          <w:highlight w:val="yellow"/>
        </w:rPr>
      </w:pPr>
      <w:r w:rsidRPr="00230AF7">
        <w:rPr>
          <w:sz w:val="22"/>
          <w:szCs w:val="22"/>
          <w:highlight w:val="yellow"/>
        </w:rPr>
        <w:t xml:space="preserve">De verdeling wordt bij pensioeningang gebaseerd op de verhouding tussen het uitkerings- en spreidingsvermogen van </w:t>
      </w:r>
      <w:r w:rsidRPr="00230AF7">
        <w:rPr>
          <w:b/>
          <w:bCs/>
          <w:sz w:val="22"/>
          <w:szCs w:val="22"/>
          <w:highlight w:val="yellow"/>
        </w:rPr>
        <w:t>alle</w:t>
      </w:r>
      <w:r w:rsidRPr="00230AF7">
        <w:rPr>
          <w:sz w:val="22"/>
          <w:szCs w:val="22"/>
          <w:highlight w:val="yellow"/>
        </w:rPr>
        <w:t xml:space="preserve"> pensioengerechtigden. Deze verhouding wordt in </w:t>
      </w:r>
      <w:del w:id="1049" w:author="Jitty van der Kuur" w:date="2026-06-19T11:24:00Z" w16du:dateUtc="2026-06-19T09:24:00Z">
        <w:r w:rsidRPr="00230AF7">
          <w:rPr>
            <w:sz w:val="22"/>
            <w:szCs w:val="22"/>
            <w:highlight w:val="yellow"/>
          </w:rPr>
          <w:delText>AllVida</w:delText>
        </w:r>
      </w:del>
      <w:ins w:id="1050" w:author="Jitty van der Kuur" w:date="2026-06-19T11:24:00Z" w16du:dateUtc="2026-06-19T09:24:00Z">
        <w:r w:rsidRPr="00230AF7">
          <w:rPr>
            <w:sz w:val="22"/>
            <w:szCs w:val="22"/>
            <w:highlight w:val="yellow"/>
          </w:rPr>
          <w:t xml:space="preserve"> </w:t>
        </w:r>
        <w:r w:rsidR="008465A9">
          <w:rPr>
            <w:sz w:val="22"/>
            <w:szCs w:val="22"/>
            <w:highlight w:val="yellow"/>
          </w:rPr>
          <w:t>Allvida</w:t>
        </w:r>
      </w:ins>
      <w:r w:rsidRPr="00230AF7">
        <w:rPr>
          <w:sz w:val="22"/>
          <w:szCs w:val="22"/>
          <w:highlight w:val="yellow"/>
        </w:rPr>
        <w:t xml:space="preserve"> vastgesteld.</w:t>
      </w:r>
    </w:p>
    <w:p w14:paraId="5072A7DD" w14:textId="77777777" w:rsidR="00854278" w:rsidRPr="00230AF7" w:rsidRDefault="00854278" w:rsidP="00854278">
      <w:pPr>
        <w:rPr>
          <w:sz w:val="22"/>
          <w:szCs w:val="22"/>
          <w:highlight w:val="yellow"/>
        </w:rPr>
      </w:pPr>
      <w:r w:rsidRPr="00230AF7">
        <w:rPr>
          <w:sz w:val="22"/>
          <w:szCs w:val="22"/>
          <w:highlight w:val="yellow"/>
        </w:rPr>
        <w:t>Voor het vaststellen van de dakpan geldt de volgende formule:</w:t>
      </w:r>
    </w:p>
    <w:p w14:paraId="599EAF09" w14:textId="77777777" w:rsidR="00854278" w:rsidRPr="00230AF7" w:rsidRDefault="00854278" w:rsidP="00854278">
      <w:pPr>
        <w:rPr>
          <w:sz w:val="22"/>
          <w:szCs w:val="22"/>
          <w:highlight w:val="yellow"/>
        </w:rPr>
      </w:pPr>
      <m:oMathPara>
        <m:oMath>
          <m:r>
            <w:rPr>
              <w:rFonts w:ascii="Cambria Math" w:hAnsi="Cambria Math"/>
              <w:sz w:val="22"/>
              <w:szCs w:val="22"/>
              <w:highlight w:val="yellow"/>
            </w:rPr>
            <m:t>dakpan (t)</m:t>
          </m:r>
          <m:r>
            <m:rPr>
              <m:sty m:val="p"/>
            </m:rPr>
            <w:rPr>
              <w:rFonts w:ascii="Cambria Math" w:hAnsi="Cambria Math" w:cs="Cambria Math"/>
              <w:sz w:val="22"/>
              <w:szCs w:val="22"/>
              <w:highlight w:val="yellow"/>
            </w:rPr>
            <m:t>=</m:t>
          </m:r>
          <m:f>
            <m:fPr>
              <m:ctrlPr>
                <w:rPr>
                  <w:rFonts w:ascii="Cambria Math" w:hAnsi="Cambria Math"/>
                  <w:sz w:val="22"/>
                  <w:szCs w:val="22"/>
                  <w:highlight w:val="yellow"/>
                </w:rPr>
              </m:ctrlPr>
            </m:fPr>
            <m:num>
              <m:r>
                <w:rPr>
                  <w:rFonts w:ascii="Cambria Math" w:hAnsi="Cambria Math"/>
                  <w:sz w:val="22"/>
                  <w:szCs w:val="22"/>
                  <w:highlight w:val="yellow"/>
                </w:rPr>
                <m:t>financieel resultaat (t-1)</m:t>
              </m:r>
            </m:num>
            <m:den>
              <m:r>
                <m:rPr>
                  <m:sty m:val="p"/>
                </m:rPr>
                <w:rPr>
                  <w:rFonts w:ascii="Cambria Math" w:hAnsi="Cambria Math" w:cs="Cambria Math"/>
                  <w:sz w:val="22"/>
                  <w:szCs w:val="22"/>
                  <w:highlight w:val="yellow"/>
                </w:rPr>
                <m:t>spreidingsjaren</m:t>
              </m:r>
            </m:den>
          </m:f>
        </m:oMath>
      </m:oMathPara>
    </w:p>
    <w:p w14:paraId="37ADDFBC" w14:textId="77777777" w:rsidR="00854278" w:rsidRPr="00230AF7" w:rsidRDefault="00854278" w:rsidP="00854278">
      <w:pPr>
        <w:rPr>
          <w:sz w:val="22"/>
          <w:szCs w:val="22"/>
          <w:highlight w:val="yellow"/>
        </w:rPr>
      </w:pPr>
      <w:r w:rsidRPr="00230AF7">
        <w:rPr>
          <w:sz w:val="22"/>
          <w:szCs w:val="22"/>
          <w:highlight w:val="yellow"/>
        </w:rPr>
        <w:t>Voor het vaststellen van de gecumuleerde dakpan geldt de volgende formule:</w:t>
      </w:r>
    </w:p>
    <w:p w14:paraId="246D059E" w14:textId="77777777" w:rsidR="00854278" w:rsidRPr="00230AF7" w:rsidRDefault="00854278" w:rsidP="00854278">
      <w:pPr>
        <w:rPr>
          <w:sz w:val="22"/>
          <w:szCs w:val="22"/>
          <w:highlight w:val="yellow"/>
        </w:rPr>
      </w:pPr>
      <m:oMathPara>
        <m:oMath>
          <m:r>
            <w:rPr>
              <w:rFonts w:ascii="Cambria Math" w:hAnsi="Cambria Math"/>
              <w:sz w:val="22"/>
              <w:szCs w:val="22"/>
              <w:highlight w:val="yellow"/>
            </w:rPr>
            <m:t xml:space="preserve">gecumuleerde dakpan (t+1)=(1+dakpan% </m:t>
          </m:r>
          <m:d>
            <m:dPr>
              <m:ctrlPr>
                <w:rPr>
                  <w:rFonts w:ascii="Cambria Math" w:hAnsi="Cambria Math"/>
                  <w:i/>
                  <w:sz w:val="22"/>
                  <w:szCs w:val="22"/>
                  <w:highlight w:val="yellow"/>
                </w:rPr>
              </m:ctrlPr>
            </m:dPr>
            <m:e>
              <m:r>
                <w:rPr>
                  <w:rFonts w:ascii="Cambria Math" w:hAnsi="Cambria Math"/>
                  <w:sz w:val="22"/>
                  <w:szCs w:val="22"/>
                  <w:highlight w:val="yellow"/>
                </w:rPr>
                <m:t>t</m:t>
              </m:r>
            </m:e>
          </m:d>
          <m:r>
            <w:rPr>
              <w:rFonts w:ascii="Cambria Math" w:hAnsi="Cambria Math"/>
              <w:sz w:val="22"/>
              <w:szCs w:val="22"/>
              <w:highlight w:val="yellow"/>
            </w:rPr>
            <m:t xml:space="preserve">) x (1+dakpan% </m:t>
          </m:r>
          <m:d>
            <m:dPr>
              <m:ctrlPr>
                <w:rPr>
                  <w:rFonts w:ascii="Cambria Math" w:hAnsi="Cambria Math"/>
                  <w:i/>
                  <w:sz w:val="22"/>
                  <w:szCs w:val="22"/>
                  <w:highlight w:val="yellow"/>
                </w:rPr>
              </m:ctrlPr>
            </m:dPr>
            <m:e>
              <m:r>
                <w:rPr>
                  <w:rFonts w:ascii="Cambria Math" w:hAnsi="Cambria Math"/>
                  <w:sz w:val="22"/>
                  <w:szCs w:val="22"/>
                  <w:highlight w:val="yellow"/>
                </w:rPr>
                <m:t>t+1</m:t>
              </m:r>
            </m:e>
          </m:d>
          <m:r>
            <w:rPr>
              <w:rFonts w:ascii="Cambria Math" w:hAnsi="Cambria Math"/>
              <w:sz w:val="22"/>
              <w:szCs w:val="22"/>
              <w:highlight w:val="yellow"/>
            </w:rPr>
            <m:t>)-100%</m:t>
          </m:r>
        </m:oMath>
      </m:oMathPara>
    </w:p>
    <w:p w14:paraId="057D3B78" w14:textId="77777777" w:rsidR="00854278" w:rsidRPr="00230AF7" w:rsidRDefault="00854278" w:rsidP="00854278">
      <w:pPr>
        <w:rPr>
          <w:sz w:val="22"/>
          <w:szCs w:val="22"/>
          <w:highlight w:val="yellow"/>
        </w:rPr>
      </w:pPr>
      <w:r w:rsidRPr="00230AF7">
        <w:rPr>
          <w:sz w:val="22"/>
          <w:szCs w:val="22"/>
          <w:highlight w:val="yellow"/>
        </w:rPr>
        <w:t xml:space="preserve">Na de berekening van de dakpannen wordt de nieuwe verhouding van het collectieve spreidingsvermogen t.o.v. het totale vermogen vastgesteld. </w:t>
      </w:r>
    </w:p>
    <w:p w14:paraId="305F1F7F" w14:textId="77777777" w:rsidR="00854278" w:rsidRPr="00230AF7" w:rsidRDefault="00854278" w:rsidP="00854278">
      <w:pPr>
        <w:rPr>
          <w:i/>
          <w:iCs/>
          <w:sz w:val="22"/>
          <w:szCs w:val="22"/>
          <w:highlight w:val="yellow"/>
        </w:rPr>
      </w:pPr>
      <w:r w:rsidRPr="00230AF7">
        <w:rPr>
          <w:i/>
          <w:iCs/>
          <w:sz w:val="22"/>
          <w:szCs w:val="22"/>
          <w:highlight w:val="yellow"/>
        </w:rPr>
        <w:t>Voorbeeld</w:t>
      </w:r>
    </w:p>
    <w:p w14:paraId="4C4807C1" w14:textId="77777777" w:rsidR="00854278" w:rsidRPr="00230AF7" w:rsidRDefault="00854278" w:rsidP="00854278">
      <w:pPr>
        <w:rPr>
          <w:sz w:val="22"/>
          <w:szCs w:val="22"/>
          <w:highlight w:val="yellow"/>
        </w:rPr>
      </w:pPr>
      <w:r w:rsidRPr="00230AF7">
        <w:rPr>
          <w:noProof/>
          <w:highlight w:val="yellow"/>
        </w:rPr>
        <w:drawing>
          <wp:inline distT="0" distB="0" distL="0" distR="0" wp14:anchorId="04336A5C" wp14:editId="4383FE26">
            <wp:extent cx="2507615" cy="1108075"/>
            <wp:effectExtent l="0" t="0" r="0" b="0"/>
            <wp:docPr id="162618985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07615" cy="1108075"/>
                    </a:xfrm>
                    <a:prstGeom prst="rect">
                      <a:avLst/>
                    </a:prstGeom>
                    <a:noFill/>
                    <a:ln>
                      <a:noFill/>
                    </a:ln>
                  </pic:spPr>
                </pic:pic>
              </a:graphicData>
            </a:graphic>
          </wp:inline>
        </w:drawing>
      </w:r>
    </w:p>
    <w:p w14:paraId="025E4EEF" w14:textId="77777777" w:rsidR="00854278" w:rsidRPr="00230AF7" w:rsidRDefault="00854278" w:rsidP="00854278">
      <w:pPr>
        <w:rPr>
          <w:sz w:val="22"/>
          <w:szCs w:val="22"/>
          <w:highlight w:val="yellow"/>
        </w:rPr>
      </w:pPr>
      <w:r w:rsidRPr="00230AF7">
        <w:rPr>
          <w:noProof/>
          <w:highlight w:val="yellow"/>
        </w:rPr>
        <w:drawing>
          <wp:inline distT="0" distB="0" distL="0" distR="0" wp14:anchorId="39B9D085" wp14:editId="28815A8E">
            <wp:extent cx="5527675" cy="1288415"/>
            <wp:effectExtent l="0" t="0" r="0" b="6985"/>
            <wp:docPr id="25178887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7675" cy="1288415"/>
                    </a:xfrm>
                    <a:prstGeom prst="rect">
                      <a:avLst/>
                    </a:prstGeom>
                    <a:noFill/>
                    <a:ln>
                      <a:noFill/>
                    </a:ln>
                  </pic:spPr>
                </pic:pic>
              </a:graphicData>
            </a:graphic>
          </wp:inline>
        </w:drawing>
      </w:r>
    </w:p>
    <w:p w14:paraId="7706D5CD" w14:textId="77777777" w:rsidR="00854278" w:rsidRPr="00230AF7" w:rsidRDefault="00854278" w:rsidP="00854278">
      <w:pPr>
        <w:rPr>
          <w:sz w:val="22"/>
          <w:szCs w:val="22"/>
          <w:highlight w:val="yellow"/>
        </w:rPr>
      </w:pPr>
      <w:r w:rsidRPr="00230AF7">
        <w:rPr>
          <w:i/>
          <w:iCs/>
          <w:sz w:val="22"/>
          <w:szCs w:val="22"/>
          <w:highlight w:val="yellow"/>
        </w:rPr>
        <w:t>Werking in Qwik:</w:t>
      </w:r>
      <w:r w:rsidRPr="00230AF7">
        <w:rPr>
          <w:highlight w:val="yellow"/>
        </w:rPr>
        <w:br/>
      </w:r>
      <w:r w:rsidRPr="00230AF7">
        <w:rPr>
          <w:sz w:val="22"/>
          <w:szCs w:val="22"/>
          <w:highlight w:val="yellow"/>
        </w:rPr>
        <w:t>In de maand van vaststellen dakpannen (bijv. november), wordt eerst een gebeurtenis Cvp Rendement uitgevoerd. Hierbij wordt d.m.v. doelzoeken (regula falsi methodiek) het nieuwe spreidingspercentage vastgesteld, daarbij wordt er rekening mee gehouden dat de aanpassing van de uitkering later plaatsvindt dan de berekeningsdatum van de hoogte van de dakpan.</w:t>
      </w:r>
    </w:p>
    <w:p w14:paraId="5C451568" w14:textId="77777777" w:rsidR="00854278" w:rsidRPr="00230AF7" w:rsidRDefault="00854278" w:rsidP="00854278">
      <w:pPr>
        <w:rPr>
          <w:sz w:val="22"/>
          <w:szCs w:val="22"/>
          <w:highlight w:val="yellow"/>
        </w:rPr>
      </w:pPr>
      <w:r w:rsidRPr="00230AF7">
        <w:rPr>
          <w:sz w:val="22"/>
          <w:szCs w:val="22"/>
          <w:highlight w:val="yellow"/>
        </w:rPr>
        <w:t>Hierna volgt een gebeurtenis financieringsgraad (verhouding aanwezig vermogen t.o.v. benodigd vermogen), waarbij de financieringsgraad 100% is.</w:t>
      </w:r>
    </w:p>
    <w:p w14:paraId="615311F8" w14:textId="77777777" w:rsidR="00854278" w:rsidRDefault="00854278" w:rsidP="00854278">
      <w:pPr>
        <w:rPr>
          <w:sz w:val="22"/>
          <w:szCs w:val="22"/>
        </w:rPr>
      </w:pPr>
      <w:r w:rsidRPr="00230AF7">
        <w:rPr>
          <w:sz w:val="22"/>
          <w:szCs w:val="22"/>
          <w:highlight w:val="yellow"/>
        </w:rPr>
        <w:t>Per de spreidingsmaand (standaard januari) krijgen alle deelnemers met een recht in het CVP een indexatie gebeurtenis om de spreiding te verwerken op het recht.</w:t>
      </w:r>
    </w:p>
    <w:p w14:paraId="749F4C02" w14:textId="77777777" w:rsidR="006B503D" w:rsidRPr="00A97FF6" w:rsidRDefault="006B503D" w:rsidP="006B503D">
      <w:pPr>
        <w:pStyle w:val="Heading1"/>
        <w:spacing w:line="259" w:lineRule="auto"/>
        <w:jc w:val="both"/>
        <w:rPr>
          <w:rFonts w:eastAsia="Times New Roman"/>
        </w:rPr>
      </w:pPr>
      <w:bookmarkStart w:id="1051" w:name="_Toc194677530"/>
      <w:r w:rsidRPr="00A97FF6">
        <w:rPr>
          <w:rFonts w:eastAsia="Times New Roman"/>
        </w:rPr>
        <w:lastRenderedPageBreak/>
        <w:t>D</w:t>
      </w:r>
      <w:r>
        <w:rPr>
          <w:rFonts w:eastAsia="Times New Roman"/>
        </w:rPr>
        <w:t>eel IV: WTP-specifiek</w:t>
      </w:r>
      <w:bookmarkEnd w:id="1051"/>
    </w:p>
    <w:p w14:paraId="1E33DDEB" w14:textId="70569642" w:rsidR="006B503D" w:rsidRDefault="006B503D" w:rsidP="006B503D">
      <w:pPr>
        <w:rPr>
          <w:sz w:val="22"/>
          <w:szCs w:val="22"/>
        </w:rPr>
      </w:pPr>
      <w:r>
        <w:rPr>
          <w:sz w:val="22"/>
          <w:szCs w:val="22"/>
        </w:rPr>
        <w:t xml:space="preserve">Als gevolg van de stelselwijziging zullen alle pensioenregelingen in Nederland worden aangepast. In principe heeft een wijziging alleen betrekking op toekomstige pensioenopbouw, maar bij de overgang naar WTP worden ook opgebouwde en zelfs ingegane pensioenaanspraken en -rechten gewijzigd. De omzetting van opgebouwde pensioenaanspraken en -rechten wordt invaren genoemd. Dit is opgenomen in hoofdstuk </w:t>
      </w:r>
      <w:r w:rsidRPr="00230AF7">
        <w:rPr>
          <w:sz w:val="22"/>
          <w:szCs w:val="22"/>
          <w:highlight w:val="yellow"/>
        </w:rPr>
        <w:fldChar w:fldCharType="begin"/>
      </w:r>
      <w:r w:rsidRPr="00230AF7">
        <w:rPr>
          <w:sz w:val="22"/>
          <w:szCs w:val="22"/>
          <w:highlight w:val="yellow"/>
        </w:rPr>
        <w:instrText xml:space="preserve"> REF _Ref191906076 \r \h </w:instrText>
      </w:r>
      <w:r w:rsidR="00C74E31">
        <w:rPr>
          <w:sz w:val="22"/>
          <w:szCs w:val="22"/>
          <w:highlight w:val="yellow"/>
        </w:rPr>
        <w:instrText xml:space="preserve"> \* MERGEFORMAT </w:instrText>
      </w:r>
      <w:r w:rsidRPr="00230AF7">
        <w:rPr>
          <w:sz w:val="22"/>
          <w:szCs w:val="22"/>
          <w:highlight w:val="yellow"/>
        </w:rPr>
      </w:r>
      <w:r w:rsidRPr="00230AF7">
        <w:rPr>
          <w:sz w:val="22"/>
          <w:szCs w:val="22"/>
          <w:highlight w:val="yellow"/>
        </w:rPr>
        <w:fldChar w:fldCharType="separate"/>
      </w:r>
      <w:r w:rsidRPr="00230AF7">
        <w:rPr>
          <w:sz w:val="22"/>
          <w:szCs w:val="22"/>
          <w:highlight w:val="yellow"/>
        </w:rPr>
        <w:t>13</w:t>
      </w:r>
      <w:r w:rsidRPr="00230AF7">
        <w:rPr>
          <w:sz w:val="22"/>
          <w:szCs w:val="22"/>
          <w:highlight w:val="yellow"/>
        </w:rPr>
        <w:fldChar w:fldCharType="end"/>
      </w:r>
      <w:r>
        <w:rPr>
          <w:sz w:val="22"/>
          <w:szCs w:val="22"/>
        </w:rPr>
        <w:t>.</w:t>
      </w:r>
    </w:p>
    <w:p w14:paraId="46D53725" w14:textId="77777777" w:rsidR="006B503D" w:rsidRDefault="006B503D" w:rsidP="006B503D">
      <w:pPr>
        <w:rPr>
          <w:sz w:val="22"/>
          <w:szCs w:val="22"/>
        </w:rPr>
      </w:pPr>
      <w:r>
        <w:rPr>
          <w:sz w:val="22"/>
          <w:szCs w:val="22"/>
        </w:rPr>
        <w:t xml:space="preserve">Als invaren van toepassing is, kan evt. ook compensatie gegeven worden, dit is uitgewerkt in hoofdstuk </w:t>
      </w:r>
      <w:r w:rsidRPr="00230AF7">
        <w:rPr>
          <w:sz w:val="22"/>
          <w:szCs w:val="22"/>
          <w:highlight w:val="yellow"/>
        </w:rPr>
        <w:t>15</w:t>
      </w:r>
      <w:r>
        <w:rPr>
          <w:sz w:val="22"/>
          <w:szCs w:val="22"/>
        </w:rPr>
        <w:t>.</w:t>
      </w:r>
    </w:p>
    <w:p w14:paraId="7CB157CF" w14:textId="712FADEA" w:rsidR="006B503D" w:rsidRDefault="006B503D" w:rsidP="006B503D">
      <w:pPr>
        <w:pStyle w:val="Heading2"/>
        <w:ind w:left="360"/>
      </w:pPr>
      <w:bookmarkStart w:id="1052" w:name="_Toc194677531"/>
      <w:del w:id="1053" w:author="Jitty van der Kuur" w:date="2026-06-19T11:24:00Z" w16du:dateUtc="2026-06-19T09:24:00Z">
        <w:r w:rsidRPr="6F4AF6EB">
          <w:delText>AllVida</w:delText>
        </w:r>
      </w:del>
      <w:bookmarkEnd w:id="1052"/>
      <w:ins w:id="1054" w:author="Jitty van der Kuur" w:date="2026-06-19T11:24:00Z" w16du:dateUtc="2026-06-19T09:24:00Z">
        <w:r w:rsidR="008465A9">
          <w:t xml:space="preserve"> Allvida</w:t>
        </w:r>
      </w:ins>
    </w:p>
    <w:p w14:paraId="3A82AA71" w14:textId="272D494F" w:rsidR="006B503D" w:rsidRDefault="006B503D" w:rsidP="006B503D">
      <w:pPr>
        <w:rPr>
          <w:sz w:val="22"/>
          <w:szCs w:val="22"/>
        </w:rPr>
      </w:pPr>
      <w:r>
        <w:rPr>
          <w:sz w:val="22"/>
          <w:szCs w:val="22"/>
        </w:rPr>
        <w:t xml:space="preserve">In Qwik wordt als eerste een reglementswijziging doorgevoerd, hiermee wordt het reglement aangepast naar de nieuwe versie </w:t>
      </w:r>
      <w:r w:rsidRPr="003E2750">
        <w:rPr>
          <w:sz w:val="22"/>
          <w:szCs w:val="22"/>
        </w:rPr>
        <w:t xml:space="preserve">en krijgen alle deelnemers en dienstverbanden een nieuwe stand die gekoppeld is aan het nieuwe </w:t>
      </w:r>
      <w:r w:rsidR="00C74E31">
        <w:rPr>
          <w:sz w:val="22"/>
          <w:szCs w:val="22"/>
        </w:rPr>
        <w:t>F</w:t>
      </w:r>
      <w:r>
        <w:rPr>
          <w:sz w:val="22"/>
          <w:szCs w:val="22"/>
        </w:rPr>
        <w:t>PR-</w:t>
      </w:r>
      <w:r w:rsidRPr="003E2750">
        <w:rPr>
          <w:sz w:val="22"/>
          <w:szCs w:val="22"/>
        </w:rPr>
        <w:t>reglement.</w:t>
      </w:r>
    </w:p>
    <w:p w14:paraId="41D18FD6" w14:textId="77777777" w:rsidR="006B503D" w:rsidRDefault="006B503D" w:rsidP="006B503D">
      <w:pPr>
        <w:rPr>
          <w:sz w:val="22"/>
          <w:szCs w:val="22"/>
        </w:rPr>
      </w:pPr>
      <w:r>
        <w:rPr>
          <w:sz w:val="22"/>
          <w:szCs w:val="22"/>
        </w:rPr>
        <w:t>V</w:t>
      </w:r>
      <w:r w:rsidRPr="003E2750">
        <w:rPr>
          <w:sz w:val="22"/>
          <w:szCs w:val="22"/>
        </w:rPr>
        <w:t>oor de deelnemer</w:t>
      </w:r>
      <w:r>
        <w:rPr>
          <w:sz w:val="22"/>
          <w:szCs w:val="22"/>
        </w:rPr>
        <w:t xml:space="preserve"> </w:t>
      </w:r>
      <w:r w:rsidRPr="003E2750">
        <w:rPr>
          <w:sz w:val="22"/>
          <w:szCs w:val="22"/>
        </w:rPr>
        <w:t>geldt dat de</w:t>
      </w:r>
      <w:r>
        <w:rPr>
          <w:sz w:val="22"/>
          <w:szCs w:val="22"/>
        </w:rPr>
        <w:t xml:space="preserve"> </w:t>
      </w:r>
      <w:r w:rsidRPr="003E2750">
        <w:rPr>
          <w:sz w:val="22"/>
          <w:szCs w:val="22"/>
        </w:rPr>
        <w:t xml:space="preserve">bestaande </w:t>
      </w:r>
      <w:r>
        <w:rPr>
          <w:sz w:val="22"/>
          <w:szCs w:val="22"/>
        </w:rPr>
        <w:t xml:space="preserve">opgebouwde </w:t>
      </w:r>
      <w:r w:rsidRPr="003E2750">
        <w:rPr>
          <w:sz w:val="22"/>
          <w:szCs w:val="22"/>
        </w:rPr>
        <w:t>rechten</w:t>
      </w:r>
      <w:r>
        <w:rPr>
          <w:sz w:val="22"/>
          <w:szCs w:val="22"/>
        </w:rPr>
        <w:t xml:space="preserve"> </w:t>
      </w:r>
      <w:r w:rsidRPr="003E2750">
        <w:rPr>
          <w:sz w:val="22"/>
          <w:szCs w:val="22"/>
        </w:rPr>
        <w:t>uit</w:t>
      </w:r>
      <w:r>
        <w:rPr>
          <w:sz w:val="22"/>
          <w:szCs w:val="22"/>
        </w:rPr>
        <w:t xml:space="preserve"> </w:t>
      </w:r>
      <w:r w:rsidRPr="003E2750">
        <w:rPr>
          <w:sz w:val="22"/>
          <w:szCs w:val="22"/>
        </w:rPr>
        <w:t>het</w:t>
      </w:r>
      <w:r>
        <w:rPr>
          <w:sz w:val="22"/>
          <w:szCs w:val="22"/>
        </w:rPr>
        <w:t xml:space="preserve"> </w:t>
      </w:r>
      <w:r w:rsidRPr="003E2750">
        <w:rPr>
          <w:sz w:val="22"/>
          <w:szCs w:val="22"/>
        </w:rPr>
        <w:t>oude reglement</w:t>
      </w:r>
      <w:r>
        <w:rPr>
          <w:sz w:val="22"/>
          <w:szCs w:val="22"/>
        </w:rPr>
        <w:t xml:space="preserve"> </w:t>
      </w:r>
      <w:r w:rsidRPr="003E2750">
        <w:rPr>
          <w:sz w:val="22"/>
          <w:szCs w:val="22"/>
        </w:rPr>
        <w:t>beschikbaar blijven. Verdere opbouw stopt</w:t>
      </w:r>
      <w:r>
        <w:rPr>
          <w:sz w:val="22"/>
          <w:szCs w:val="22"/>
        </w:rPr>
        <w:t xml:space="preserve"> vanaf de transitiedatum</w:t>
      </w:r>
      <w:r w:rsidRPr="003E2750">
        <w:rPr>
          <w:sz w:val="22"/>
          <w:szCs w:val="22"/>
        </w:rPr>
        <w:t>.</w:t>
      </w:r>
      <w:r>
        <w:rPr>
          <w:sz w:val="22"/>
          <w:szCs w:val="22"/>
        </w:rPr>
        <w:t xml:space="preserve"> De r</w:t>
      </w:r>
      <w:r w:rsidRPr="003E2750">
        <w:rPr>
          <w:sz w:val="22"/>
          <w:szCs w:val="22"/>
        </w:rPr>
        <w:t>isico rechten van het</w:t>
      </w:r>
      <w:r>
        <w:rPr>
          <w:sz w:val="22"/>
          <w:szCs w:val="22"/>
        </w:rPr>
        <w:t xml:space="preserve"> </w:t>
      </w:r>
      <w:r w:rsidRPr="003E2750">
        <w:rPr>
          <w:sz w:val="22"/>
          <w:szCs w:val="22"/>
        </w:rPr>
        <w:t>oude reglement gaan naar</w:t>
      </w:r>
      <w:r>
        <w:rPr>
          <w:sz w:val="22"/>
          <w:szCs w:val="22"/>
        </w:rPr>
        <w:t xml:space="preserve"> </w:t>
      </w:r>
      <w:r w:rsidRPr="003E2750">
        <w:rPr>
          <w:sz w:val="22"/>
          <w:szCs w:val="22"/>
        </w:rPr>
        <w:t>0</w:t>
      </w:r>
      <w:r>
        <w:rPr>
          <w:sz w:val="22"/>
          <w:szCs w:val="22"/>
        </w:rPr>
        <w:t>.</w:t>
      </w:r>
    </w:p>
    <w:p w14:paraId="59D49471" w14:textId="77777777" w:rsidR="00B66D05" w:rsidRDefault="00B66D05">
      <w:pPr>
        <w:spacing w:line="259" w:lineRule="auto"/>
        <w:rPr>
          <w:rFonts w:asciiTheme="majorHAnsi" w:eastAsiaTheme="majorEastAsia" w:hAnsiTheme="majorHAnsi" w:cstheme="majorBidi"/>
          <w:color w:val="0F4761" w:themeColor="accent1" w:themeShade="BF"/>
          <w:sz w:val="40"/>
          <w:szCs w:val="40"/>
        </w:rPr>
      </w:pPr>
      <w:bookmarkStart w:id="1055" w:name="_Toc194677532"/>
      <w:r>
        <w:br w:type="page"/>
      </w:r>
    </w:p>
    <w:p w14:paraId="2E1463D4" w14:textId="29E53951" w:rsidR="00B66D05" w:rsidRPr="00230AF7" w:rsidRDefault="00B66D05" w:rsidP="00230AF7">
      <w:pPr>
        <w:pStyle w:val="Heading1"/>
        <w:numPr>
          <w:ilvl w:val="0"/>
          <w:numId w:val="1"/>
        </w:numPr>
        <w:rPr>
          <w:highlight w:val="yellow"/>
        </w:rPr>
      </w:pPr>
      <w:r w:rsidRPr="00230AF7">
        <w:rPr>
          <w:highlight w:val="yellow"/>
        </w:rPr>
        <w:lastRenderedPageBreak/>
        <w:t>Invaren</w:t>
      </w:r>
      <w:bookmarkEnd w:id="1055"/>
    </w:p>
    <w:p w14:paraId="5F4696D4" w14:textId="77777777" w:rsidR="00B66D05" w:rsidRDefault="00B66D05" w:rsidP="00B66D05">
      <w:pPr>
        <w:spacing w:line="259" w:lineRule="auto"/>
        <w:rPr>
          <w:sz w:val="22"/>
          <w:szCs w:val="22"/>
        </w:rPr>
      </w:pPr>
      <w:commentRangeStart w:id="1056"/>
      <w:r>
        <w:rPr>
          <w:sz w:val="22"/>
          <w:szCs w:val="22"/>
        </w:rPr>
        <w:t>Op</w:t>
      </w:r>
      <w:commentRangeEnd w:id="1056"/>
      <w:r>
        <w:rPr>
          <w:rStyle w:val="CommentReference"/>
          <w:sz w:val="22"/>
          <w:szCs w:val="22"/>
        </w:rPr>
        <w:commentReference w:id="1056"/>
      </w:r>
      <w:r>
        <w:rPr>
          <w:sz w:val="22"/>
          <w:szCs w:val="22"/>
        </w:rPr>
        <w:t xml:space="preserve"> het transitiemoment (de datum waarop de pensioenregeling overgaat van FTK naar WTP) worden de opgebouwde en/of ingegane pensioenaanspraken en -rechten ingevaren, dit kan een verplichting zijn.</w:t>
      </w:r>
    </w:p>
    <w:p w14:paraId="3215228D" w14:textId="77777777" w:rsidR="00B66D05" w:rsidRDefault="00B66D05" w:rsidP="00B66D05">
      <w:pPr>
        <w:spacing w:line="259" w:lineRule="auto"/>
        <w:rPr>
          <w:sz w:val="22"/>
          <w:szCs w:val="22"/>
        </w:rPr>
      </w:pPr>
      <w:r>
        <w:rPr>
          <w:sz w:val="22"/>
          <w:szCs w:val="22"/>
        </w:rPr>
        <w:t>Bij invaren worden de opgebouwde en ingegane pensioenaanspraken en -rechten omgezet naar “voor pensioenuitkering gereserveerde persoonlijke pensioen</w:t>
      </w:r>
      <w:r w:rsidRPr="00230AF7">
        <w:rPr>
          <w:sz w:val="22"/>
          <w:szCs w:val="22"/>
          <w:highlight w:val="yellow"/>
        </w:rPr>
        <w:t>vermogens</w:t>
      </w:r>
      <w:r>
        <w:rPr>
          <w:sz w:val="22"/>
          <w:szCs w:val="22"/>
        </w:rPr>
        <w:t>”, dit gebeurt d.m.v. een interne collectieve waardeoverdracht. Soms wordt dit ook afkoop/uitvaren oude pensioenregeling i.c.m. invaren in nieuwe pensioenregeling genoemd.</w:t>
      </w:r>
    </w:p>
    <w:p w14:paraId="6FDB4566" w14:textId="77777777" w:rsidR="00B66D05" w:rsidRDefault="00B66D05" w:rsidP="00B66D05">
      <w:pPr>
        <w:rPr>
          <w:sz w:val="22"/>
          <w:szCs w:val="22"/>
        </w:rPr>
      </w:pPr>
      <w:r>
        <w:rPr>
          <w:sz w:val="22"/>
          <w:szCs w:val="22"/>
        </w:rPr>
        <w:t>De omrekenmethode kan gebaseerd zijn op de:</w:t>
      </w:r>
    </w:p>
    <w:p w14:paraId="4A025383" w14:textId="77777777" w:rsidR="00B66D05" w:rsidRDefault="00B66D05" w:rsidP="00B66D05">
      <w:pPr>
        <w:pStyle w:val="ListParagraph"/>
        <w:numPr>
          <w:ilvl w:val="0"/>
          <w:numId w:val="31"/>
        </w:numPr>
        <w:rPr>
          <w:sz w:val="22"/>
          <w:szCs w:val="22"/>
        </w:rPr>
      </w:pPr>
      <w:r w:rsidRPr="00986AB8">
        <w:rPr>
          <w:sz w:val="22"/>
          <w:szCs w:val="22"/>
        </w:rPr>
        <w:t>Standaardmethode</w:t>
      </w:r>
    </w:p>
    <w:p w14:paraId="564AB35D" w14:textId="77777777" w:rsidR="00B66D05" w:rsidRPr="00986AB8" w:rsidRDefault="00B66D05" w:rsidP="00B66D05">
      <w:pPr>
        <w:pStyle w:val="ListParagraph"/>
        <w:numPr>
          <w:ilvl w:val="0"/>
          <w:numId w:val="31"/>
        </w:numPr>
        <w:rPr>
          <w:sz w:val="22"/>
          <w:szCs w:val="22"/>
        </w:rPr>
      </w:pPr>
      <w:r w:rsidRPr="6F4AF6EB">
        <w:rPr>
          <w:sz w:val="22"/>
          <w:szCs w:val="22"/>
        </w:rPr>
        <w:t>Vba-methode (geen onderdeel van de standaard)</w:t>
      </w:r>
    </w:p>
    <w:p w14:paraId="0ACFCA69" w14:textId="77777777" w:rsidR="00B66D05" w:rsidRDefault="00B66D05" w:rsidP="00B66D05">
      <w:pPr>
        <w:rPr>
          <w:sz w:val="22"/>
          <w:szCs w:val="22"/>
        </w:rPr>
      </w:pPr>
      <w:r w:rsidRPr="00986AB8">
        <w:rPr>
          <w:sz w:val="22"/>
          <w:szCs w:val="22"/>
        </w:rPr>
        <w:t>Binnen de standaardmethode zijn er mogelijkheden voor het realiseren van een evenwichtige transitie en het initieel vullen van een solidariteitsreserve en/of een compensatiedepot. Welke mogelijkheden er zijn, hangt samen met de dekkingsgraad op het moment van invaren.</w:t>
      </w:r>
    </w:p>
    <w:p w14:paraId="6094C687" w14:textId="4D2FDCDF" w:rsidR="00B66D05" w:rsidRDefault="00B66D05" w:rsidP="00B66D05">
      <w:pPr>
        <w:rPr>
          <w:sz w:val="22"/>
          <w:szCs w:val="22"/>
        </w:rPr>
      </w:pPr>
      <w:r w:rsidRPr="5C28A885">
        <w:rPr>
          <w:sz w:val="22"/>
          <w:szCs w:val="22"/>
        </w:rPr>
        <w:t xml:space="preserve">Op het transitiemoment wordt buiten </w:t>
      </w:r>
      <w:del w:id="1057" w:author="Jitty van der Kuur" w:date="2026-06-19T11:24:00Z" w16du:dateUtc="2026-06-19T09:24:00Z">
        <w:r>
          <w:rPr>
            <w:sz w:val="22"/>
            <w:szCs w:val="22"/>
          </w:rPr>
          <w:delText>AllVida</w:delText>
        </w:r>
      </w:del>
      <w:ins w:id="1058" w:author="Jitty van der Kuur" w:date="2026-06-19T11:24:00Z" w16du:dateUtc="2026-06-19T09:24:00Z">
        <w:r w:rsidRPr="5C28A885">
          <w:rPr>
            <w:sz w:val="22"/>
            <w:szCs w:val="22"/>
          </w:rPr>
          <w:t xml:space="preserve"> </w:t>
        </w:r>
        <w:r w:rsidR="008465A9">
          <w:rPr>
            <w:sz w:val="22"/>
            <w:szCs w:val="22"/>
          </w:rPr>
          <w:t>Allvida</w:t>
        </w:r>
      </w:ins>
      <w:r w:rsidRPr="5C28A885">
        <w:rPr>
          <w:sz w:val="22"/>
          <w:szCs w:val="22"/>
        </w:rPr>
        <w:t xml:space="preserve"> (door het fonds/actuariaat) het beschikbare vermogen vastgesteld, dit is:</w:t>
      </w:r>
    </w:p>
    <w:p w14:paraId="46912593" w14:textId="77777777" w:rsidR="00B66D05" w:rsidRDefault="00B66D05" w:rsidP="00B66D05">
      <w:pPr>
        <w:pStyle w:val="ListParagraph"/>
        <w:rPr>
          <w:sz w:val="22"/>
          <w:szCs w:val="22"/>
        </w:rPr>
      </w:pPr>
      <w:r>
        <w:rPr>
          <w:sz w:val="22"/>
          <w:szCs w:val="22"/>
        </w:rPr>
        <w:t>Fondsvermogen</w:t>
      </w:r>
    </w:p>
    <w:p w14:paraId="495B4DE5" w14:textId="77777777" w:rsidR="00B66D05" w:rsidRDefault="00B66D05" w:rsidP="00B66D05">
      <w:pPr>
        <w:pStyle w:val="ListParagraph"/>
        <w:rPr>
          <w:sz w:val="22"/>
          <w:szCs w:val="22"/>
        </w:rPr>
      </w:pPr>
      <w:r>
        <w:rPr>
          <w:sz w:val="22"/>
          <w:szCs w:val="22"/>
        </w:rPr>
        <w:t>-/- minimaal vereist eigen vermogen</w:t>
      </w:r>
    </w:p>
    <w:p w14:paraId="4EC82DB2" w14:textId="77777777" w:rsidR="00B66D05" w:rsidRDefault="00B66D05" w:rsidP="00B66D05">
      <w:pPr>
        <w:pStyle w:val="ListParagraph"/>
        <w:rPr>
          <w:sz w:val="22"/>
          <w:szCs w:val="22"/>
        </w:rPr>
      </w:pPr>
      <w:r>
        <w:rPr>
          <w:sz w:val="22"/>
          <w:szCs w:val="22"/>
        </w:rPr>
        <w:t>-/- voorziening uitvoeringskosten</w:t>
      </w:r>
    </w:p>
    <w:p w14:paraId="708DE7E4" w14:textId="77777777" w:rsidR="00B66D05" w:rsidRDefault="00B66D05" w:rsidP="00B66D05">
      <w:pPr>
        <w:pStyle w:val="ListParagraph"/>
        <w:rPr>
          <w:sz w:val="22"/>
          <w:szCs w:val="22"/>
        </w:rPr>
      </w:pPr>
      <w:r>
        <w:rPr>
          <w:sz w:val="22"/>
          <w:szCs w:val="22"/>
        </w:rPr>
        <w:t>-/- evt. andere collectieve voorzieningen</w:t>
      </w:r>
    </w:p>
    <w:p w14:paraId="0F061B0E" w14:textId="77777777" w:rsidR="00B66D05" w:rsidRDefault="00B66D05" w:rsidP="00B66D05">
      <w:pPr>
        <w:pStyle w:val="ListParagraph"/>
        <w:rPr>
          <w:sz w:val="22"/>
          <w:szCs w:val="22"/>
        </w:rPr>
      </w:pPr>
      <w:r>
        <w:rPr>
          <w:sz w:val="22"/>
          <w:szCs w:val="22"/>
        </w:rPr>
        <w:t>-/- operationele reserve</w:t>
      </w:r>
    </w:p>
    <w:p w14:paraId="78489A0F" w14:textId="77777777" w:rsidR="00B66D05" w:rsidRDefault="00B66D05" w:rsidP="00B66D05">
      <w:pPr>
        <w:pStyle w:val="ListParagraph"/>
        <w:rPr>
          <w:sz w:val="22"/>
          <w:szCs w:val="22"/>
        </w:rPr>
      </w:pPr>
      <w:r>
        <w:rPr>
          <w:sz w:val="22"/>
          <w:szCs w:val="22"/>
        </w:rPr>
        <w:t>-/- initiële vulling solidariteitsreserve</w:t>
      </w:r>
    </w:p>
    <w:p w14:paraId="144B3793" w14:textId="77777777" w:rsidR="00B66D05" w:rsidRPr="00BC238C" w:rsidRDefault="00B66D05" w:rsidP="00B66D05">
      <w:pPr>
        <w:pStyle w:val="ListParagraph"/>
        <w:rPr>
          <w:sz w:val="22"/>
          <w:szCs w:val="22"/>
        </w:rPr>
      </w:pPr>
      <w:r>
        <w:rPr>
          <w:sz w:val="22"/>
          <w:szCs w:val="22"/>
        </w:rPr>
        <w:t>-/- evt. compensatie van deelnemers</w:t>
      </w:r>
    </w:p>
    <w:p w14:paraId="249FBB46" w14:textId="77777777" w:rsidR="00B66D05" w:rsidRDefault="00B66D05" w:rsidP="00B66D05">
      <w:pPr>
        <w:rPr>
          <w:sz w:val="22"/>
          <w:szCs w:val="22"/>
        </w:rPr>
      </w:pPr>
      <w:r w:rsidRPr="00986AB8">
        <w:rPr>
          <w:sz w:val="22"/>
          <w:szCs w:val="22"/>
        </w:rPr>
        <w:t>Bij het gebruik van de standaardmethode wordt de standaardregel toegepast</w:t>
      </w:r>
      <w:r>
        <w:rPr>
          <w:sz w:val="22"/>
          <w:szCs w:val="22"/>
        </w:rPr>
        <w:t xml:space="preserve"> op het beschikbare vermogen</w:t>
      </w:r>
      <w:r w:rsidRPr="00986AB8">
        <w:rPr>
          <w:sz w:val="22"/>
          <w:szCs w:val="22"/>
        </w:rPr>
        <w:t>, waarmee de al opgebouwde pensioenaanspraken en -rechten worden gewaardeerd</w:t>
      </w:r>
      <w:r>
        <w:rPr>
          <w:sz w:val="22"/>
          <w:szCs w:val="22"/>
        </w:rPr>
        <w:t xml:space="preserve"> en omgezet naar persoonlijke pensioen</w:t>
      </w:r>
      <w:r w:rsidRPr="00230AF7">
        <w:rPr>
          <w:sz w:val="22"/>
          <w:szCs w:val="22"/>
          <w:highlight w:val="yellow"/>
        </w:rPr>
        <w:t>vermogens</w:t>
      </w:r>
      <w:r>
        <w:rPr>
          <w:sz w:val="22"/>
          <w:szCs w:val="22"/>
        </w:rPr>
        <w:t xml:space="preserve">. </w:t>
      </w:r>
    </w:p>
    <w:p w14:paraId="1EE0411A" w14:textId="77777777" w:rsidR="00B66D05" w:rsidRDefault="00B66D05" w:rsidP="00B66D05">
      <w:pPr>
        <w:rPr>
          <w:sz w:val="22"/>
          <w:szCs w:val="22"/>
        </w:rPr>
      </w:pPr>
      <w:r>
        <w:rPr>
          <w:sz w:val="22"/>
          <w:szCs w:val="22"/>
        </w:rPr>
        <w:t>Hierbij wordt ook rekening gehouden met spreiden, een tekort of overschot in een spreidingstermijn (van maximaal 10 jaar) wordt toegedeeld aan alle deelnemers. Premieovereenkomsten kunnen desgewenst buiten beschouwing worden gelaten, een tekort of overschot wordt dan alleen toegedeeld aan alle deelnemers aan een uitkeringsovereenkomst.</w:t>
      </w:r>
    </w:p>
    <w:p w14:paraId="1C2E3FAA" w14:textId="77777777" w:rsidR="00B66D05" w:rsidRDefault="00B66D05" w:rsidP="00B66D05">
      <w:pPr>
        <w:rPr>
          <w:sz w:val="22"/>
          <w:szCs w:val="22"/>
        </w:rPr>
      </w:pPr>
      <w:r>
        <w:rPr>
          <w:sz w:val="22"/>
          <w:szCs w:val="22"/>
        </w:rPr>
        <w:t>Desgewenst – en binnen bepaalde grenzen – mag afgeweken worden van de uitkomsten uit de standaardregel.</w:t>
      </w:r>
    </w:p>
    <w:p w14:paraId="354D1F98" w14:textId="77777777" w:rsidR="00B66D05" w:rsidRDefault="00B66D05" w:rsidP="00B66D05">
      <w:pPr>
        <w:spacing w:line="259" w:lineRule="auto"/>
        <w:rPr>
          <w:rFonts w:asciiTheme="majorHAnsi" w:eastAsiaTheme="majorEastAsia" w:hAnsiTheme="majorHAnsi" w:cstheme="majorBidi"/>
          <w:color w:val="0F4761" w:themeColor="accent1" w:themeShade="BF"/>
          <w:sz w:val="32"/>
          <w:szCs w:val="32"/>
        </w:rPr>
      </w:pPr>
    </w:p>
    <w:p w14:paraId="6AC1E4F4" w14:textId="77777777" w:rsidR="00B66D05" w:rsidRDefault="00B66D05" w:rsidP="00B66D05">
      <w:pPr>
        <w:rPr>
          <w:sz w:val="22"/>
          <w:szCs w:val="22"/>
        </w:rPr>
      </w:pPr>
    </w:p>
    <w:p w14:paraId="2B796392" w14:textId="77777777" w:rsidR="00B66D05" w:rsidRDefault="00B66D05" w:rsidP="00B66D05">
      <w:pPr>
        <w:rPr>
          <w:sz w:val="22"/>
          <w:szCs w:val="22"/>
        </w:rPr>
      </w:pPr>
    </w:p>
    <w:p w14:paraId="6AEDA656" w14:textId="77777777" w:rsidR="00B66D05" w:rsidRDefault="00B66D05" w:rsidP="00B66D05">
      <w:pPr>
        <w:spacing w:line="259" w:lineRule="auto"/>
        <w:rPr>
          <w:rFonts w:asciiTheme="majorHAnsi" w:eastAsiaTheme="majorEastAsia" w:hAnsiTheme="majorHAnsi" w:cstheme="majorBidi"/>
          <w:color w:val="0F4761" w:themeColor="accent1" w:themeShade="BF"/>
          <w:sz w:val="32"/>
          <w:szCs w:val="32"/>
        </w:rPr>
      </w:pPr>
      <w:r>
        <w:br w:type="page"/>
      </w:r>
    </w:p>
    <w:p w14:paraId="3A132A54" w14:textId="77777777" w:rsidR="00B66D05" w:rsidRDefault="00B66D05" w:rsidP="00230AF7">
      <w:pPr>
        <w:pStyle w:val="Heading2"/>
        <w:numPr>
          <w:ilvl w:val="1"/>
          <w:numId w:val="1"/>
        </w:numPr>
      </w:pPr>
      <w:bookmarkStart w:id="1059" w:name="_Toc194677533"/>
      <w:r>
        <w:lastRenderedPageBreak/>
        <w:t>Prognoseberekeningen in Qwik</w:t>
      </w:r>
      <w:bookmarkEnd w:id="1059"/>
    </w:p>
    <w:p w14:paraId="0C4BA060" w14:textId="77777777" w:rsidR="00B66D05" w:rsidRDefault="00B66D05" w:rsidP="00B66D05">
      <w:pPr>
        <w:rPr>
          <w:sz w:val="22"/>
          <w:szCs w:val="22"/>
        </w:rPr>
      </w:pPr>
      <w:r w:rsidRPr="003E2750">
        <w:rPr>
          <w:sz w:val="22"/>
          <w:szCs w:val="22"/>
        </w:rPr>
        <w:t>Voor elke deelnemer kan een berekening worden uitgevoerd in het kader van invaren zonder dat er administratieve consequenties zijn. De berekeningen worden uitgevoerd voor pensioen</w:t>
      </w:r>
      <w:r>
        <w:rPr>
          <w:sz w:val="22"/>
          <w:szCs w:val="22"/>
        </w:rPr>
        <w:t>aanspraken en -</w:t>
      </w:r>
      <w:r w:rsidRPr="003E2750">
        <w:rPr>
          <w:sz w:val="22"/>
          <w:szCs w:val="22"/>
        </w:rPr>
        <w:t xml:space="preserve">rechten die een opgebouwde of uitkerende waarde hebben. </w:t>
      </w:r>
    </w:p>
    <w:p w14:paraId="4C543DC5" w14:textId="77777777" w:rsidR="00B66D05" w:rsidRDefault="00B66D05" w:rsidP="00B66D05">
      <w:pPr>
        <w:rPr>
          <w:sz w:val="22"/>
          <w:szCs w:val="22"/>
        </w:rPr>
      </w:pPr>
      <w:r>
        <w:rPr>
          <w:sz w:val="22"/>
          <w:szCs w:val="22"/>
        </w:rPr>
        <w:t>De volgende gegevens zijn o.a. van belang:</w:t>
      </w:r>
    </w:p>
    <w:p w14:paraId="56D27F90" w14:textId="77777777" w:rsidR="00B66D05" w:rsidRDefault="00B66D05" w:rsidP="00B66D05">
      <w:pPr>
        <w:pStyle w:val="ListParagraph"/>
        <w:numPr>
          <w:ilvl w:val="0"/>
          <w:numId w:val="31"/>
        </w:numPr>
        <w:rPr>
          <w:sz w:val="22"/>
          <w:szCs w:val="22"/>
        </w:rPr>
      </w:pPr>
      <w:r>
        <w:rPr>
          <w:sz w:val="22"/>
          <w:szCs w:val="22"/>
        </w:rPr>
        <w:t>Berekenmoment</w:t>
      </w:r>
      <w:r>
        <w:rPr>
          <w:sz w:val="22"/>
          <w:szCs w:val="22"/>
        </w:rPr>
        <w:br/>
        <w:t>31-12 met afronding naar 01-12 OF 31-12 met afronding naar 01-01</w:t>
      </w:r>
    </w:p>
    <w:p w14:paraId="64749EB6" w14:textId="77777777" w:rsidR="00B66D05" w:rsidRDefault="00B66D05" w:rsidP="00B66D05">
      <w:pPr>
        <w:pStyle w:val="ListParagraph"/>
        <w:numPr>
          <w:ilvl w:val="0"/>
          <w:numId w:val="31"/>
        </w:numPr>
        <w:rPr>
          <w:sz w:val="22"/>
          <w:szCs w:val="22"/>
        </w:rPr>
      </w:pPr>
      <w:r>
        <w:rPr>
          <w:sz w:val="22"/>
          <w:szCs w:val="22"/>
        </w:rPr>
        <w:t>Rts</w:t>
      </w:r>
    </w:p>
    <w:p w14:paraId="68F99F6E" w14:textId="77777777" w:rsidR="00B66D05" w:rsidRDefault="00B66D05" w:rsidP="00B66D05">
      <w:pPr>
        <w:pStyle w:val="ListParagraph"/>
        <w:numPr>
          <w:ilvl w:val="0"/>
          <w:numId w:val="31"/>
        </w:numPr>
        <w:rPr>
          <w:sz w:val="22"/>
          <w:szCs w:val="22"/>
        </w:rPr>
      </w:pPr>
      <w:r>
        <w:rPr>
          <w:sz w:val="22"/>
          <w:szCs w:val="22"/>
        </w:rPr>
        <w:t>Tarief</w:t>
      </w:r>
    </w:p>
    <w:p w14:paraId="4B662DB4" w14:textId="77777777" w:rsidR="00B66D05" w:rsidRDefault="00B66D05" w:rsidP="00B66D05">
      <w:pPr>
        <w:rPr>
          <w:sz w:val="22"/>
          <w:szCs w:val="22"/>
        </w:rPr>
      </w:pPr>
      <w:r w:rsidRPr="00F23CB2">
        <w:rPr>
          <w:sz w:val="22"/>
          <w:szCs w:val="22"/>
        </w:rPr>
        <w:t xml:space="preserve">Het resultaat van de berekeningen bestaat in elk geval uit de kapitalen die na uitvaren </w:t>
      </w:r>
      <w:r w:rsidRPr="00445EF3">
        <w:rPr>
          <w:sz w:val="22"/>
          <w:szCs w:val="22"/>
        </w:rPr>
        <w:t>beschikbaar zijn per deelnemer, dit zijn</w:t>
      </w:r>
      <w:r>
        <w:rPr>
          <w:sz w:val="22"/>
          <w:szCs w:val="22"/>
        </w:rPr>
        <w:t>:</w:t>
      </w:r>
    </w:p>
    <w:p w14:paraId="29F43E10" w14:textId="3B1AEEFB" w:rsidR="00B66D05" w:rsidRDefault="00B66D05" w:rsidP="00B66D05">
      <w:pPr>
        <w:pStyle w:val="ListParagraph"/>
        <w:numPr>
          <w:ilvl w:val="0"/>
          <w:numId w:val="31"/>
        </w:numPr>
        <w:rPr>
          <w:sz w:val="22"/>
          <w:szCs w:val="22"/>
        </w:rPr>
      </w:pPr>
      <w:r>
        <w:rPr>
          <w:sz w:val="22"/>
          <w:szCs w:val="22"/>
        </w:rPr>
        <w:t>Persoonlijk pensioen</w:t>
      </w:r>
      <w:r w:rsidR="00F13591">
        <w:rPr>
          <w:sz w:val="22"/>
          <w:szCs w:val="22"/>
        </w:rPr>
        <w:t>kapitaal</w:t>
      </w:r>
      <w:r>
        <w:rPr>
          <w:sz w:val="22"/>
          <w:szCs w:val="22"/>
        </w:rPr>
        <w:br/>
        <w:t xml:space="preserve">het individuele </w:t>
      </w:r>
      <w:r w:rsidR="00F13591">
        <w:rPr>
          <w:sz w:val="22"/>
          <w:szCs w:val="22"/>
        </w:rPr>
        <w:t>kapitaal</w:t>
      </w:r>
      <w:r>
        <w:rPr>
          <w:sz w:val="22"/>
          <w:szCs w:val="22"/>
        </w:rPr>
        <w:t xml:space="preserve"> voor de deelnemer dat een spaarkapitaal betreft</w:t>
      </w:r>
    </w:p>
    <w:p w14:paraId="19FDC654" w14:textId="497ABE27" w:rsidR="00B66D05" w:rsidRDefault="00B66D05" w:rsidP="00B66D05">
      <w:pPr>
        <w:pStyle w:val="ListParagraph"/>
        <w:numPr>
          <w:ilvl w:val="0"/>
          <w:numId w:val="31"/>
        </w:numPr>
        <w:rPr>
          <w:sz w:val="22"/>
          <w:szCs w:val="22"/>
        </w:rPr>
      </w:pPr>
      <w:r>
        <w:rPr>
          <w:sz w:val="22"/>
          <w:szCs w:val="22"/>
        </w:rPr>
        <w:t>Deel van persoonlijk pensioen</w:t>
      </w:r>
      <w:r w:rsidR="00F13591">
        <w:rPr>
          <w:sz w:val="22"/>
          <w:szCs w:val="22"/>
        </w:rPr>
        <w:t>kapitaal</w:t>
      </w:r>
      <w:r>
        <w:rPr>
          <w:sz w:val="22"/>
          <w:szCs w:val="22"/>
        </w:rPr>
        <w:t xml:space="preserve"> dat bestemd is voor partnerpensioen</w:t>
      </w:r>
    </w:p>
    <w:p w14:paraId="37AE482D" w14:textId="52FD9698" w:rsidR="00B66D05" w:rsidRDefault="00B66D05" w:rsidP="00B66D05">
      <w:pPr>
        <w:pStyle w:val="ListParagraph"/>
        <w:numPr>
          <w:ilvl w:val="0"/>
          <w:numId w:val="31"/>
        </w:numPr>
        <w:rPr>
          <w:sz w:val="22"/>
          <w:szCs w:val="22"/>
        </w:rPr>
      </w:pPr>
      <w:r>
        <w:rPr>
          <w:sz w:val="22"/>
          <w:szCs w:val="22"/>
        </w:rPr>
        <w:t>Kapitaal van een deelnemer dat naar de CVP-reserve gaat</w:t>
      </w:r>
    </w:p>
    <w:p w14:paraId="3413C103" w14:textId="77777777" w:rsidR="00B66D05" w:rsidRPr="00230AF7" w:rsidRDefault="00B66D05" w:rsidP="00B66D05">
      <w:pPr>
        <w:pStyle w:val="ListParagraph"/>
        <w:numPr>
          <w:ilvl w:val="0"/>
          <w:numId w:val="31"/>
        </w:numPr>
        <w:rPr>
          <w:sz w:val="22"/>
          <w:szCs w:val="22"/>
          <w:highlight w:val="yellow"/>
        </w:rPr>
      </w:pPr>
      <w:r w:rsidRPr="00230AF7">
        <w:rPr>
          <w:sz w:val="22"/>
          <w:szCs w:val="22"/>
          <w:highlight w:val="yellow"/>
        </w:rPr>
        <w:t>Kapitaalwaarde van het pensioenrecht</w:t>
      </w:r>
    </w:p>
    <w:p w14:paraId="74E061AF" w14:textId="77777777" w:rsidR="00B66D05" w:rsidRDefault="00B66D05" w:rsidP="00B66D05">
      <w:pPr>
        <w:pStyle w:val="ListParagraph"/>
        <w:numPr>
          <w:ilvl w:val="0"/>
          <w:numId w:val="31"/>
        </w:numPr>
        <w:rPr>
          <w:sz w:val="22"/>
          <w:szCs w:val="22"/>
        </w:rPr>
      </w:pPr>
      <w:r>
        <w:rPr>
          <w:sz w:val="22"/>
          <w:szCs w:val="22"/>
        </w:rPr>
        <w:t>Opgebouwde of ingegane pensioenaanspraak c.q. recht</w:t>
      </w:r>
      <w:r>
        <w:rPr>
          <w:sz w:val="22"/>
          <w:szCs w:val="22"/>
        </w:rPr>
        <w:br/>
        <w:t>dit kan aangepast worden voor bijv. een gemiste indexatie</w:t>
      </w:r>
    </w:p>
    <w:p w14:paraId="5F106F5B" w14:textId="77777777" w:rsidR="00B66D05" w:rsidRDefault="00B66D05" w:rsidP="00B66D05">
      <w:pPr>
        <w:pStyle w:val="ListParagraph"/>
        <w:numPr>
          <w:ilvl w:val="0"/>
          <w:numId w:val="31"/>
        </w:numPr>
        <w:rPr>
          <w:sz w:val="22"/>
          <w:szCs w:val="22"/>
        </w:rPr>
      </w:pPr>
      <w:r>
        <w:rPr>
          <w:sz w:val="22"/>
          <w:szCs w:val="22"/>
        </w:rPr>
        <w:t>Voorziening</w:t>
      </w:r>
      <w:r>
        <w:rPr>
          <w:sz w:val="22"/>
          <w:szCs w:val="22"/>
        </w:rPr>
        <w:br/>
        <w:t xml:space="preserve">de geslachtsafhankelijke reguliere voorziening </w:t>
      </w:r>
    </w:p>
    <w:p w14:paraId="148CEEC5" w14:textId="77777777" w:rsidR="00B66D05" w:rsidRDefault="00B66D05" w:rsidP="00B66D05">
      <w:pPr>
        <w:pStyle w:val="ListParagraph"/>
        <w:numPr>
          <w:ilvl w:val="0"/>
          <w:numId w:val="31"/>
        </w:numPr>
        <w:rPr>
          <w:sz w:val="22"/>
          <w:szCs w:val="22"/>
        </w:rPr>
      </w:pPr>
      <w:r>
        <w:rPr>
          <w:sz w:val="22"/>
          <w:szCs w:val="22"/>
        </w:rPr>
        <w:t>Sekseneutrale voorziening</w:t>
      </w:r>
      <w:r>
        <w:rPr>
          <w:sz w:val="22"/>
          <w:szCs w:val="22"/>
        </w:rPr>
        <w:br/>
        <w:t>de geslachtsonafhankelijke voorziening incl. evt. een correctie van de opgebouwde of ingegane pensioenaanspraak of -recht</w:t>
      </w:r>
    </w:p>
    <w:p w14:paraId="7DB0C6F1" w14:textId="18FEDEB3" w:rsidR="00B66D05" w:rsidRPr="00445EF3" w:rsidRDefault="00B66D05" w:rsidP="00B66D05">
      <w:pPr>
        <w:pStyle w:val="ListParagraph"/>
        <w:numPr>
          <w:ilvl w:val="0"/>
          <w:numId w:val="31"/>
        </w:numPr>
        <w:rPr>
          <w:sz w:val="22"/>
          <w:szCs w:val="22"/>
        </w:rPr>
      </w:pPr>
      <w:r>
        <w:rPr>
          <w:sz w:val="22"/>
          <w:szCs w:val="22"/>
        </w:rPr>
        <w:t>Prognose pensioenrecht</w:t>
      </w:r>
      <w:r>
        <w:rPr>
          <w:sz w:val="22"/>
          <w:szCs w:val="22"/>
        </w:rPr>
        <w:br/>
        <w:t>dit is het pensioenrecht na invaren</w:t>
      </w:r>
      <w:r>
        <w:rPr>
          <w:sz w:val="22"/>
          <w:szCs w:val="22"/>
        </w:rPr>
        <w:br/>
        <w:t>hierbij wordt in Qwik de pensioensoort aangepast, bijv. van LOP naar LOP</w:t>
      </w:r>
      <w:r w:rsidR="00F95D23">
        <w:rPr>
          <w:sz w:val="22"/>
          <w:szCs w:val="22"/>
        </w:rPr>
        <w:t>F</w:t>
      </w:r>
    </w:p>
    <w:p w14:paraId="01CD016B" w14:textId="40394262" w:rsidR="00B66D05" w:rsidRDefault="00B66D05" w:rsidP="00230AF7">
      <w:pPr>
        <w:pStyle w:val="Heading2"/>
        <w:numPr>
          <w:ilvl w:val="1"/>
          <w:numId w:val="1"/>
        </w:numPr>
      </w:pPr>
      <w:bookmarkStart w:id="1060" w:name="_Toc194677534"/>
      <w:del w:id="1061" w:author="Jitty van der Kuur" w:date="2026-06-19T11:24:00Z" w16du:dateUtc="2026-06-19T09:24:00Z">
        <w:r w:rsidRPr="6F4AF6EB">
          <w:delText>AllVida</w:delText>
        </w:r>
      </w:del>
      <w:bookmarkEnd w:id="1060"/>
      <w:ins w:id="1062" w:author="Jitty van der Kuur" w:date="2026-06-19T11:24:00Z" w16du:dateUtc="2026-06-19T09:24:00Z">
        <w:r w:rsidR="008465A9">
          <w:t xml:space="preserve"> Allvida</w:t>
        </w:r>
      </w:ins>
    </w:p>
    <w:p w14:paraId="30BC0EB5" w14:textId="77777777" w:rsidR="00B66D05" w:rsidRDefault="00B66D05" w:rsidP="00B66D05">
      <w:pPr>
        <w:rPr>
          <w:sz w:val="22"/>
          <w:szCs w:val="22"/>
        </w:rPr>
      </w:pPr>
      <w:r>
        <w:rPr>
          <w:sz w:val="22"/>
          <w:szCs w:val="22"/>
        </w:rPr>
        <w:t>Er is standaard software gereed voor inrichting van invaren met gebruik van de standaardregel.</w:t>
      </w:r>
    </w:p>
    <w:p w14:paraId="398D0F5F" w14:textId="178CA7FC" w:rsidR="00B66D05" w:rsidRDefault="00B66D05" w:rsidP="00B66D05">
      <w:pPr>
        <w:rPr>
          <w:sz w:val="22"/>
          <w:szCs w:val="22"/>
        </w:rPr>
      </w:pPr>
      <w:r w:rsidRPr="00540673">
        <w:rPr>
          <w:sz w:val="22"/>
          <w:szCs w:val="22"/>
        </w:rPr>
        <w:t>Voor alle niet-uitkerende deelnemers wordt hun beschikbare vermogen (sekseneutraal vastgesteld) gestort in hun persoonlijk pensioen</w:t>
      </w:r>
      <w:r w:rsidR="009950E0" w:rsidRPr="00230AF7">
        <w:rPr>
          <w:sz w:val="22"/>
          <w:szCs w:val="22"/>
        </w:rPr>
        <w:t>kapitaal</w:t>
      </w:r>
      <w:r w:rsidRPr="00540673">
        <w:rPr>
          <w:sz w:val="22"/>
          <w:szCs w:val="22"/>
        </w:rPr>
        <w:t>. Al deze persoonlijke pensioen</w:t>
      </w:r>
      <w:r w:rsidR="009950E0" w:rsidRPr="00230AF7">
        <w:rPr>
          <w:sz w:val="22"/>
          <w:szCs w:val="22"/>
        </w:rPr>
        <w:t>kapitalen</w:t>
      </w:r>
      <w:r w:rsidRPr="00540673">
        <w:rPr>
          <w:sz w:val="22"/>
          <w:szCs w:val="22"/>
        </w:rPr>
        <w:t xml:space="preserve"> </w:t>
      </w:r>
      <w:r w:rsidRPr="00230AF7">
        <w:rPr>
          <w:sz w:val="22"/>
          <w:szCs w:val="22"/>
          <w:highlight w:val="yellow"/>
        </w:rPr>
        <w:t>worden als invaargebeurtenis gestort in de algemene reserve (ALG) en de inleg wordt gemeld bij VB.</w:t>
      </w:r>
    </w:p>
    <w:p w14:paraId="73938347" w14:textId="77777777" w:rsidR="00B66D05" w:rsidRDefault="00B66D05" w:rsidP="00B66D05">
      <w:pPr>
        <w:rPr>
          <w:sz w:val="22"/>
          <w:szCs w:val="22"/>
        </w:rPr>
      </w:pPr>
      <w:r>
        <w:rPr>
          <w:sz w:val="22"/>
          <w:szCs w:val="22"/>
        </w:rPr>
        <w:t xml:space="preserve">Voor alle uitkerende deelnemers wordt hun beschikbare vermogen </w:t>
      </w:r>
      <w:r w:rsidRPr="000D1BD1">
        <w:rPr>
          <w:sz w:val="22"/>
          <w:szCs w:val="22"/>
        </w:rPr>
        <w:t>(sekseneutraal</w:t>
      </w:r>
      <w:r>
        <w:rPr>
          <w:sz w:val="22"/>
          <w:szCs w:val="22"/>
        </w:rPr>
        <w:t xml:space="preserve"> vastgesteld) gestort in CVP. Al deze vermogens worden als invaargebeurtenis gestort in de CVP-reserve en de inleg wordt gemeld bij VB.</w:t>
      </w:r>
    </w:p>
    <w:p w14:paraId="7D203DD7" w14:textId="6FB48E9A" w:rsidR="00B66D05" w:rsidRDefault="00B66D05" w:rsidP="00B66D05">
      <w:pPr>
        <w:rPr>
          <w:sz w:val="22"/>
          <w:szCs w:val="22"/>
        </w:rPr>
      </w:pPr>
      <w:r w:rsidRPr="6F4AF6EB">
        <w:rPr>
          <w:sz w:val="22"/>
          <w:szCs w:val="22"/>
        </w:rPr>
        <w:t xml:space="preserve">In het standaard product van IG&amp;H wordt ervan uitgegaan dat er altijd wordt ingevaren. </w:t>
      </w:r>
      <w:r>
        <w:rPr>
          <w:sz w:val="22"/>
          <w:szCs w:val="22"/>
        </w:rPr>
        <w:t xml:space="preserve">Tot nu toe gaan binnen de </w:t>
      </w:r>
      <w:del w:id="1063" w:author="Jitty van der Kuur" w:date="2026-06-19T11:24:00Z" w16du:dateUtc="2026-06-19T09:24:00Z">
        <w:r>
          <w:rPr>
            <w:sz w:val="22"/>
            <w:szCs w:val="22"/>
          </w:rPr>
          <w:delText>AllVida</w:delText>
        </w:r>
      </w:del>
      <w:ins w:id="1064" w:author="Jitty van der Kuur" w:date="2026-06-19T11:24:00Z" w16du:dateUtc="2026-06-19T09:24:00Z">
        <w:r w:rsidR="008465A9">
          <w:rPr>
            <w:sz w:val="22"/>
            <w:szCs w:val="22"/>
          </w:rPr>
          <w:t xml:space="preserve"> Allvida</w:t>
        </w:r>
      </w:ins>
      <w:r>
        <w:rPr>
          <w:sz w:val="22"/>
          <w:szCs w:val="22"/>
        </w:rPr>
        <w:t>-</w:t>
      </w:r>
      <w:r w:rsidRPr="00230AF7">
        <w:rPr>
          <w:sz w:val="22"/>
          <w:szCs w:val="22"/>
          <w:highlight w:val="yellow"/>
        </w:rPr>
        <w:t>administratie alleen DB-regelingen</w:t>
      </w:r>
      <w:r>
        <w:rPr>
          <w:sz w:val="22"/>
          <w:szCs w:val="22"/>
        </w:rPr>
        <w:t xml:space="preserve"> over van actieve pensioenfondsen.</w:t>
      </w:r>
    </w:p>
    <w:p w14:paraId="095F9E94" w14:textId="67506506" w:rsidR="00642694" w:rsidRDefault="00642694">
      <w:pPr>
        <w:spacing w:line="259" w:lineRule="auto"/>
        <w:rPr>
          <w:sz w:val="22"/>
          <w:szCs w:val="22"/>
        </w:rPr>
      </w:pPr>
      <w:r>
        <w:rPr>
          <w:sz w:val="22"/>
          <w:szCs w:val="22"/>
        </w:rPr>
        <w:br w:type="page"/>
      </w:r>
    </w:p>
    <w:p w14:paraId="44F7A247" w14:textId="77777777" w:rsidR="00642694" w:rsidRPr="00230AF7" w:rsidRDefault="00642694" w:rsidP="00230AF7">
      <w:pPr>
        <w:pStyle w:val="Heading1"/>
        <w:numPr>
          <w:ilvl w:val="0"/>
          <w:numId w:val="1"/>
        </w:numPr>
        <w:rPr>
          <w:highlight w:val="yellow"/>
        </w:rPr>
      </w:pPr>
      <w:bookmarkStart w:id="1065" w:name="_Toc194677535"/>
      <w:commentRangeStart w:id="1066"/>
      <w:r w:rsidRPr="00230AF7">
        <w:rPr>
          <w:highlight w:val="yellow"/>
        </w:rPr>
        <w:lastRenderedPageBreak/>
        <w:t>Overgangsrecht</w:t>
      </w:r>
      <w:bookmarkEnd w:id="1065"/>
      <w:r w:rsidRPr="00230AF7">
        <w:rPr>
          <w:highlight w:val="yellow"/>
        </w:rPr>
        <w:t xml:space="preserve"> </w:t>
      </w:r>
      <w:commentRangeEnd w:id="1066"/>
      <w:r w:rsidR="00183ACB" w:rsidRPr="00230AF7">
        <w:rPr>
          <w:rStyle w:val="CommentReference"/>
          <w:sz w:val="40"/>
          <w:szCs w:val="40"/>
          <w:highlight w:val="yellow"/>
        </w:rPr>
        <w:commentReference w:id="1066"/>
      </w:r>
    </w:p>
    <w:p w14:paraId="6B1954C8" w14:textId="77777777" w:rsidR="00642694" w:rsidRPr="00BC59D3" w:rsidRDefault="00642694" w:rsidP="00642694">
      <w:pPr>
        <w:rPr>
          <w:sz w:val="22"/>
          <w:szCs w:val="22"/>
        </w:rPr>
      </w:pPr>
      <w:r w:rsidRPr="00BC59D3">
        <w:rPr>
          <w:sz w:val="22"/>
          <w:szCs w:val="22"/>
        </w:rPr>
        <w:t xml:space="preserve">Als gevolg van de Wet Toekomst Pensioenen (WTP) zijn er verschillende overgangsrechten van toepassing. Deze overgangsrechten zijn nieuw of gewijzigd a.g.v. de invoering van WTP. </w:t>
      </w:r>
    </w:p>
    <w:p w14:paraId="45D67870" w14:textId="77777777" w:rsidR="00642694" w:rsidRPr="00BC59D3" w:rsidRDefault="00642694" w:rsidP="00642694">
      <w:pPr>
        <w:rPr>
          <w:sz w:val="22"/>
          <w:szCs w:val="22"/>
        </w:rPr>
      </w:pPr>
      <w:r w:rsidRPr="00BC59D3">
        <w:rPr>
          <w:sz w:val="22"/>
          <w:szCs w:val="22"/>
        </w:rPr>
        <w:t>De overgangsrechten die van toepassing kunnen zijn:</w:t>
      </w:r>
    </w:p>
    <w:p w14:paraId="4FD73D39" w14:textId="77777777" w:rsidR="00642694"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 xml:space="preserve">Wet toekomst pensioenen </w:t>
      </w:r>
      <w:r w:rsidRPr="00BC59D3">
        <w:rPr>
          <w:sz w:val="22"/>
          <w:szCs w:val="22"/>
        </w:rPr>
        <w:t>(art. 220</w:t>
      </w:r>
      <w:r>
        <w:rPr>
          <w:sz w:val="22"/>
          <w:szCs w:val="22"/>
        </w:rPr>
        <w:t>i</w:t>
      </w:r>
      <w:r w:rsidRPr="00BC59D3">
        <w:rPr>
          <w:sz w:val="22"/>
          <w:szCs w:val="22"/>
        </w:rPr>
        <w:t xml:space="preserve"> PW)</w:t>
      </w:r>
    </w:p>
    <w:p w14:paraId="0F549A10" w14:textId="77777777" w:rsidR="00642694" w:rsidRPr="00BC59D3" w:rsidRDefault="00642694" w:rsidP="00642694">
      <w:pPr>
        <w:pStyle w:val="ListParagraph"/>
        <w:numPr>
          <w:ilvl w:val="0"/>
          <w:numId w:val="2"/>
        </w:numPr>
        <w:rPr>
          <w:sz w:val="22"/>
          <w:szCs w:val="22"/>
        </w:rPr>
      </w:pPr>
      <w:r w:rsidRPr="00BC59D3">
        <w:rPr>
          <w:sz w:val="22"/>
          <w:szCs w:val="22"/>
        </w:rPr>
        <w:t>overgangsrecht toetredingsleeftijd (art. 220ca PW)</w:t>
      </w:r>
    </w:p>
    <w:p w14:paraId="3BA70FEF"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uitzendovereenkomsten</w:t>
      </w:r>
      <w:r w:rsidRPr="00BC59D3">
        <w:rPr>
          <w:sz w:val="22"/>
          <w:szCs w:val="22"/>
        </w:rPr>
        <w:t xml:space="preserve"> (art. 220</w:t>
      </w:r>
      <w:r>
        <w:rPr>
          <w:sz w:val="22"/>
          <w:szCs w:val="22"/>
        </w:rPr>
        <w:t>d</w:t>
      </w:r>
      <w:r w:rsidRPr="00BC59D3">
        <w:rPr>
          <w:sz w:val="22"/>
          <w:szCs w:val="22"/>
        </w:rPr>
        <w:t xml:space="preserve"> PW)</w:t>
      </w:r>
    </w:p>
    <w:p w14:paraId="131B1F8A"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progressieve premie</w:t>
      </w:r>
      <w:r w:rsidRPr="00BC59D3">
        <w:rPr>
          <w:sz w:val="22"/>
          <w:szCs w:val="22"/>
        </w:rPr>
        <w:t xml:space="preserve"> (art. 220</w:t>
      </w:r>
      <w:r>
        <w:rPr>
          <w:sz w:val="22"/>
          <w:szCs w:val="22"/>
        </w:rPr>
        <w:t>e</w:t>
      </w:r>
      <w:r w:rsidRPr="00BC59D3">
        <w:rPr>
          <w:sz w:val="22"/>
          <w:szCs w:val="22"/>
        </w:rPr>
        <w:t xml:space="preserve"> PW)</w:t>
      </w:r>
    </w:p>
    <w:p w14:paraId="1295B133"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gelijke behandeling m/v</w:t>
      </w:r>
      <w:r w:rsidRPr="00BC59D3">
        <w:rPr>
          <w:sz w:val="22"/>
          <w:szCs w:val="22"/>
        </w:rPr>
        <w:t xml:space="preserve"> (art. 220</w:t>
      </w:r>
      <w:r>
        <w:rPr>
          <w:sz w:val="22"/>
          <w:szCs w:val="22"/>
        </w:rPr>
        <w:t>f</w:t>
      </w:r>
      <w:r w:rsidRPr="00BC59D3">
        <w:rPr>
          <w:sz w:val="22"/>
          <w:szCs w:val="22"/>
        </w:rPr>
        <w:t xml:space="preserve"> PW)</w:t>
      </w:r>
    </w:p>
    <w:p w14:paraId="13BBB09F"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nabestaandenpensioen</w:t>
      </w:r>
      <w:r w:rsidRPr="00BC59D3">
        <w:rPr>
          <w:sz w:val="22"/>
          <w:szCs w:val="22"/>
        </w:rPr>
        <w:t xml:space="preserve"> (art. 220</w:t>
      </w:r>
      <w:r>
        <w:rPr>
          <w:sz w:val="22"/>
          <w:szCs w:val="22"/>
        </w:rPr>
        <w:t>g</w:t>
      </w:r>
      <w:r w:rsidRPr="00BC59D3">
        <w:rPr>
          <w:sz w:val="22"/>
          <w:szCs w:val="22"/>
        </w:rPr>
        <w:t xml:space="preserve"> PW)</w:t>
      </w:r>
    </w:p>
    <w:p w14:paraId="227374FE"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premievrije voortzetting bij gesloten pensioenfonds</w:t>
      </w:r>
      <w:r w:rsidRPr="00BC59D3">
        <w:rPr>
          <w:sz w:val="22"/>
          <w:szCs w:val="22"/>
        </w:rPr>
        <w:t xml:space="preserve"> (art. 220</w:t>
      </w:r>
      <w:r>
        <w:rPr>
          <w:sz w:val="22"/>
          <w:szCs w:val="22"/>
        </w:rPr>
        <w:t>h</w:t>
      </w:r>
      <w:r w:rsidRPr="00BC59D3">
        <w:rPr>
          <w:sz w:val="22"/>
          <w:szCs w:val="22"/>
        </w:rPr>
        <w:t xml:space="preserve"> PW)</w:t>
      </w:r>
    </w:p>
    <w:p w14:paraId="425BF4B6"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premievrije voortzetting verzekeraar</w:t>
      </w:r>
      <w:r w:rsidRPr="00BC59D3">
        <w:rPr>
          <w:sz w:val="22"/>
          <w:szCs w:val="22"/>
        </w:rPr>
        <w:t xml:space="preserve"> (art. 220</w:t>
      </w:r>
      <w:r>
        <w:rPr>
          <w:sz w:val="22"/>
          <w:szCs w:val="22"/>
        </w:rPr>
        <w:t>ha</w:t>
      </w:r>
      <w:r w:rsidRPr="00BC59D3">
        <w:rPr>
          <w:sz w:val="22"/>
          <w:szCs w:val="22"/>
        </w:rPr>
        <w:t xml:space="preserve"> PW)</w:t>
      </w:r>
    </w:p>
    <w:p w14:paraId="5CC7CC0C" w14:textId="77777777" w:rsidR="00642694" w:rsidRPr="00BC59D3" w:rsidRDefault="00642694" w:rsidP="00642694">
      <w:pPr>
        <w:pStyle w:val="ListParagraph"/>
        <w:numPr>
          <w:ilvl w:val="0"/>
          <w:numId w:val="2"/>
        </w:numPr>
        <w:rPr>
          <w:sz w:val="22"/>
          <w:szCs w:val="22"/>
        </w:rPr>
      </w:pPr>
      <w:r w:rsidRPr="00BC59D3">
        <w:rPr>
          <w:sz w:val="22"/>
          <w:szCs w:val="22"/>
        </w:rPr>
        <w:t xml:space="preserve">overgangsrecht </w:t>
      </w:r>
      <w:r>
        <w:rPr>
          <w:sz w:val="22"/>
          <w:szCs w:val="22"/>
        </w:rPr>
        <w:t xml:space="preserve">vrijwillige voortzetting </w:t>
      </w:r>
      <w:r w:rsidRPr="00BC59D3">
        <w:rPr>
          <w:sz w:val="22"/>
          <w:szCs w:val="22"/>
        </w:rPr>
        <w:t>(art. 220</w:t>
      </w:r>
      <w:r>
        <w:rPr>
          <w:sz w:val="22"/>
          <w:szCs w:val="22"/>
        </w:rPr>
        <w:t>hb</w:t>
      </w:r>
      <w:r w:rsidRPr="00BC59D3">
        <w:rPr>
          <w:sz w:val="22"/>
          <w:szCs w:val="22"/>
        </w:rPr>
        <w:t xml:space="preserve"> PW)</w:t>
      </w:r>
    </w:p>
    <w:p w14:paraId="77EBD1B5" w14:textId="77777777" w:rsidR="00642694" w:rsidRPr="00572E0C" w:rsidRDefault="00642694" w:rsidP="00642694">
      <w:pPr>
        <w:rPr>
          <w:sz w:val="22"/>
          <w:szCs w:val="22"/>
        </w:rPr>
      </w:pPr>
    </w:p>
    <w:p w14:paraId="2CD8F56E" w14:textId="77777777" w:rsidR="00642694" w:rsidRDefault="00642694" w:rsidP="00230AF7">
      <w:pPr>
        <w:pStyle w:val="Heading2"/>
        <w:numPr>
          <w:ilvl w:val="1"/>
          <w:numId w:val="1"/>
        </w:numPr>
      </w:pPr>
      <w:bookmarkStart w:id="1067" w:name="_Toc194677536"/>
      <w:r>
        <w:t xml:space="preserve">Overgangsrecht </w:t>
      </w:r>
      <w:r w:rsidRPr="00572E0C">
        <w:t>Wet toekomst pensioenen</w:t>
      </w:r>
      <w:bookmarkEnd w:id="1067"/>
    </w:p>
    <w:p w14:paraId="1A4C4D5D" w14:textId="77777777" w:rsidR="00642694" w:rsidRDefault="00642694" w:rsidP="00642694">
      <w:pPr>
        <w:spacing w:line="259" w:lineRule="auto"/>
        <w:rPr>
          <w:sz w:val="22"/>
          <w:szCs w:val="22"/>
        </w:rPr>
      </w:pPr>
      <w:r>
        <w:rPr>
          <w:sz w:val="22"/>
          <w:szCs w:val="22"/>
        </w:rPr>
        <w:t>De Pensioenwet die gold voorafgaand aan WTP (30 juni 2023) blijft van toepassing zolang de pensioenuitvoerder nog niet is overgegaan op de gewijzigde pensioenovereenkomst.</w:t>
      </w:r>
    </w:p>
    <w:p w14:paraId="7C409870" w14:textId="32A7CE85" w:rsidR="00642694" w:rsidRDefault="00642694" w:rsidP="00642694">
      <w:pPr>
        <w:spacing w:line="259" w:lineRule="auto"/>
        <w:rPr>
          <w:sz w:val="22"/>
          <w:szCs w:val="22"/>
        </w:rPr>
      </w:pPr>
      <w:r>
        <w:rPr>
          <w:sz w:val="22"/>
          <w:szCs w:val="22"/>
        </w:rPr>
        <w:t>De overgangsperiode duurt van 1 juli 2023 tot de transitiedatum, maar uiterlijk tot 1 januari 202</w:t>
      </w:r>
      <w:r w:rsidR="005765F0">
        <w:rPr>
          <w:sz w:val="22"/>
          <w:szCs w:val="22"/>
        </w:rPr>
        <w:t>8</w:t>
      </w:r>
      <w:r>
        <w:rPr>
          <w:sz w:val="22"/>
          <w:szCs w:val="22"/>
        </w:rPr>
        <w:t>.</w:t>
      </w:r>
    </w:p>
    <w:p w14:paraId="5524EE9B" w14:textId="77777777" w:rsidR="00642694" w:rsidRDefault="00642694" w:rsidP="00642694">
      <w:pPr>
        <w:spacing w:line="259" w:lineRule="auto"/>
        <w:rPr>
          <w:sz w:val="22"/>
          <w:szCs w:val="22"/>
        </w:rPr>
      </w:pPr>
      <w:r>
        <w:rPr>
          <w:sz w:val="22"/>
          <w:szCs w:val="22"/>
        </w:rPr>
        <w:t>Uitzonderingen hierop zijn o.a.:</w:t>
      </w:r>
    </w:p>
    <w:p w14:paraId="04E29C22" w14:textId="77777777" w:rsidR="00642694" w:rsidRDefault="00642694" w:rsidP="00642694">
      <w:pPr>
        <w:pStyle w:val="ListParagraph"/>
        <w:numPr>
          <w:ilvl w:val="0"/>
          <w:numId w:val="32"/>
        </w:numPr>
        <w:spacing w:line="259" w:lineRule="auto"/>
        <w:rPr>
          <w:sz w:val="22"/>
          <w:szCs w:val="22"/>
        </w:rPr>
      </w:pPr>
      <w:r>
        <w:rPr>
          <w:sz w:val="22"/>
          <w:szCs w:val="22"/>
        </w:rPr>
        <w:t>informatieverplichting</w:t>
      </w:r>
    </w:p>
    <w:p w14:paraId="048C8671" w14:textId="77777777" w:rsidR="00642694" w:rsidRDefault="00642694" w:rsidP="00642694">
      <w:pPr>
        <w:pStyle w:val="ListParagraph"/>
        <w:numPr>
          <w:ilvl w:val="0"/>
          <w:numId w:val="32"/>
        </w:numPr>
        <w:spacing w:line="259" w:lineRule="auto"/>
        <w:rPr>
          <w:sz w:val="22"/>
          <w:szCs w:val="22"/>
        </w:rPr>
      </w:pPr>
      <w:r>
        <w:rPr>
          <w:sz w:val="22"/>
          <w:szCs w:val="22"/>
        </w:rPr>
        <w:t>keuzebegeleiding</w:t>
      </w:r>
    </w:p>
    <w:p w14:paraId="1E0E5879" w14:textId="77777777" w:rsidR="00642694" w:rsidRDefault="00642694" w:rsidP="00642694">
      <w:pPr>
        <w:pStyle w:val="ListParagraph"/>
        <w:numPr>
          <w:ilvl w:val="0"/>
          <w:numId w:val="32"/>
        </w:numPr>
        <w:spacing w:line="259" w:lineRule="auto"/>
        <w:rPr>
          <w:sz w:val="22"/>
          <w:szCs w:val="22"/>
        </w:rPr>
      </w:pPr>
      <w:r>
        <w:rPr>
          <w:sz w:val="22"/>
          <w:szCs w:val="22"/>
        </w:rPr>
        <w:t>toetredingsleeftijd</w:t>
      </w:r>
    </w:p>
    <w:p w14:paraId="2764CF02" w14:textId="77777777" w:rsidR="00642694" w:rsidRDefault="00642694" w:rsidP="00642694">
      <w:pPr>
        <w:spacing w:line="259" w:lineRule="auto"/>
        <w:rPr>
          <w:sz w:val="22"/>
          <w:szCs w:val="22"/>
        </w:rPr>
      </w:pPr>
      <w:r>
        <w:rPr>
          <w:sz w:val="22"/>
          <w:szCs w:val="22"/>
        </w:rPr>
        <w:t>Het overgangsrecht geldt per pensioenregeling.</w:t>
      </w:r>
    </w:p>
    <w:p w14:paraId="61664A47" w14:textId="77777777" w:rsidR="00642694" w:rsidRDefault="00642694" w:rsidP="00642694">
      <w:pPr>
        <w:spacing w:line="259" w:lineRule="auto"/>
        <w:rPr>
          <w:sz w:val="22"/>
          <w:szCs w:val="22"/>
        </w:rPr>
      </w:pPr>
    </w:p>
    <w:p w14:paraId="2C3C7BBB" w14:textId="77777777" w:rsidR="00642694" w:rsidRPr="00572E0C" w:rsidRDefault="00642694" w:rsidP="00230AF7">
      <w:pPr>
        <w:pStyle w:val="Heading2"/>
        <w:numPr>
          <w:ilvl w:val="1"/>
          <w:numId w:val="1"/>
        </w:numPr>
      </w:pPr>
      <w:bookmarkStart w:id="1068" w:name="_Toc194677537"/>
      <w:r>
        <w:t xml:space="preserve">Overgangsrecht </w:t>
      </w:r>
      <w:r w:rsidRPr="00572E0C">
        <w:t>toetredingsleeftijd</w:t>
      </w:r>
      <w:bookmarkEnd w:id="1068"/>
      <w:r w:rsidRPr="00572E0C">
        <w:t xml:space="preserve"> </w:t>
      </w:r>
    </w:p>
    <w:p w14:paraId="27638B07" w14:textId="77777777" w:rsidR="00642694" w:rsidRPr="00572E0C" w:rsidRDefault="00642694" w:rsidP="00642694">
      <w:pPr>
        <w:spacing w:line="259" w:lineRule="auto"/>
        <w:rPr>
          <w:sz w:val="22"/>
          <w:szCs w:val="22"/>
        </w:rPr>
      </w:pPr>
      <w:r w:rsidRPr="00572E0C">
        <w:rPr>
          <w:sz w:val="22"/>
          <w:szCs w:val="22"/>
        </w:rPr>
        <w:t>Onder de WTP is de minimale toetredingsleeftijd verlaagd naar 18 jaar.</w:t>
      </w:r>
    </w:p>
    <w:p w14:paraId="30D95A12" w14:textId="77777777" w:rsidR="00642694" w:rsidRPr="00572E0C" w:rsidRDefault="00642694" w:rsidP="00642694">
      <w:pPr>
        <w:spacing w:line="259" w:lineRule="auto"/>
        <w:rPr>
          <w:sz w:val="22"/>
          <w:szCs w:val="22"/>
        </w:rPr>
      </w:pPr>
      <w:r w:rsidRPr="00572E0C">
        <w:rPr>
          <w:sz w:val="22"/>
          <w:szCs w:val="22"/>
        </w:rPr>
        <w:t xml:space="preserve">Als een pensioenfonds een hogere minimale toetredingsleeftijd hanteerde, dan geldt de leeftijd van 18 jaar als minimale toetredingsleeftijd vanaf </w:t>
      </w:r>
      <w:r>
        <w:rPr>
          <w:sz w:val="22"/>
          <w:szCs w:val="22"/>
        </w:rPr>
        <w:t>1 januari 2024</w:t>
      </w:r>
      <w:r w:rsidRPr="00572E0C">
        <w:rPr>
          <w:sz w:val="22"/>
          <w:szCs w:val="22"/>
        </w:rPr>
        <w:t>.</w:t>
      </w:r>
    </w:p>
    <w:p w14:paraId="1D6125CE" w14:textId="77777777" w:rsidR="00642694" w:rsidRPr="00572E0C" w:rsidRDefault="00642694" w:rsidP="00642694"/>
    <w:p w14:paraId="32F40B55" w14:textId="77777777" w:rsidR="00642694" w:rsidRPr="00572E0C" w:rsidRDefault="00642694" w:rsidP="00230AF7">
      <w:pPr>
        <w:pStyle w:val="Heading2"/>
        <w:numPr>
          <w:ilvl w:val="1"/>
          <w:numId w:val="1"/>
        </w:numPr>
      </w:pPr>
      <w:bookmarkStart w:id="1069" w:name="_Toc194677538"/>
      <w:r>
        <w:t xml:space="preserve">Overgangsrecht </w:t>
      </w:r>
      <w:r w:rsidRPr="00572E0C">
        <w:t>uitzendovereenkomsten</w:t>
      </w:r>
      <w:bookmarkEnd w:id="1069"/>
    </w:p>
    <w:p w14:paraId="576377E5" w14:textId="77777777" w:rsidR="00642694" w:rsidRPr="00572E0C" w:rsidRDefault="00642694" w:rsidP="00642694">
      <w:pPr>
        <w:spacing w:line="259" w:lineRule="auto"/>
        <w:rPr>
          <w:sz w:val="22"/>
          <w:szCs w:val="22"/>
        </w:rPr>
      </w:pPr>
      <w:r w:rsidRPr="00572E0C">
        <w:rPr>
          <w:sz w:val="22"/>
          <w:szCs w:val="22"/>
        </w:rPr>
        <w:t>Onder de WTP is de mogelijkheid van pensioenopbouw tijdens uitzendovereenkomsten verruimd.</w:t>
      </w:r>
    </w:p>
    <w:p w14:paraId="1DFB78FD" w14:textId="77777777" w:rsidR="00642694" w:rsidRPr="00572E0C" w:rsidRDefault="00642694" w:rsidP="00642694">
      <w:pPr>
        <w:spacing w:line="259" w:lineRule="auto"/>
        <w:rPr>
          <w:sz w:val="22"/>
          <w:szCs w:val="22"/>
        </w:rPr>
      </w:pPr>
      <w:r w:rsidRPr="00572E0C">
        <w:rPr>
          <w:sz w:val="22"/>
          <w:szCs w:val="22"/>
        </w:rPr>
        <w:t>Als een werknemer minder dan 26 weken heeft gewerkt, bouwt deze werknemer over de uren die zijn gewerkt pensioen op vanaf de inwerkingtreding van WTP (1 juli 2023).</w:t>
      </w:r>
    </w:p>
    <w:p w14:paraId="535D51DC" w14:textId="77777777" w:rsidR="00642694" w:rsidRDefault="00642694" w:rsidP="00642694"/>
    <w:p w14:paraId="3E1A377E" w14:textId="77777777" w:rsidR="00642694" w:rsidRPr="00AB3C45" w:rsidRDefault="00642694" w:rsidP="00230AF7">
      <w:pPr>
        <w:pStyle w:val="Heading2"/>
        <w:numPr>
          <w:ilvl w:val="1"/>
          <w:numId w:val="1"/>
        </w:numPr>
      </w:pPr>
      <w:bookmarkStart w:id="1070" w:name="_Toc194677539"/>
      <w:r w:rsidRPr="00572E0C">
        <w:lastRenderedPageBreak/>
        <w:t xml:space="preserve">Overgangsrecht </w:t>
      </w:r>
      <w:r>
        <w:t>progressieve premie</w:t>
      </w:r>
      <w:bookmarkEnd w:id="1070"/>
    </w:p>
    <w:p w14:paraId="0ECFBD0F" w14:textId="77777777" w:rsidR="00642694" w:rsidRPr="00383807" w:rsidRDefault="00642694" w:rsidP="00642694">
      <w:pPr>
        <w:spacing w:line="259" w:lineRule="auto"/>
        <w:rPr>
          <w:sz w:val="22"/>
          <w:szCs w:val="22"/>
        </w:rPr>
      </w:pPr>
      <w:r w:rsidRPr="00383807">
        <w:rPr>
          <w:sz w:val="22"/>
          <w:szCs w:val="22"/>
        </w:rPr>
        <w:t xml:space="preserve">Onder de WTP is </w:t>
      </w:r>
      <w:r>
        <w:rPr>
          <w:sz w:val="22"/>
          <w:szCs w:val="22"/>
        </w:rPr>
        <w:t>een vlakke premie de norm, een premie die stijgt naarmate de deelnemer ouder wordt, is niet meer toegestaan. Er kan echter een uitzondering worden gemaakt, de voorwaarden zijn:</w:t>
      </w:r>
    </w:p>
    <w:p w14:paraId="5294AB96" w14:textId="77777777" w:rsidR="00642694" w:rsidRPr="00777BBF" w:rsidRDefault="00642694" w:rsidP="00642694">
      <w:pPr>
        <w:pStyle w:val="ListParagraph"/>
        <w:numPr>
          <w:ilvl w:val="0"/>
          <w:numId w:val="5"/>
        </w:numPr>
        <w:spacing w:line="259" w:lineRule="auto"/>
        <w:rPr>
          <w:sz w:val="22"/>
          <w:szCs w:val="22"/>
        </w:rPr>
      </w:pPr>
      <w:r w:rsidRPr="00777BBF">
        <w:rPr>
          <w:sz w:val="22"/>
          <w:szCs w:val="22"/>
        </w:rPr>
        <w:t>Op 30</w:t>
      </w:r>
      <w:r>
        <w:rPr>
          <w:sz w:val="22"/>
          <w:szCs w:val="22"/>
        </w:rPr>
        <w:t xml:space="preserve"> juni </w:t>
      </w:r>
      <w:r w:rsidRPr="00777BBF">
        <w:rPr>
          <w:sz w:val="22"/>
          <w:szCs w:val="22"/>
        </w:rPr>
        <w:t xml:space="preserve">2023 was er sprake van </w:t>
      </w:r>
      <w:r w:rsidRPr="00777BBF">
        <w:rPr>
          <w:sz w:val="22"/>
          <w:szCs w:val="22"/>
        </w:rPr>
        <w:br/>
        <w:t>een premieovereenkomst met een met de leeftijd oplopend premiepercentage OF</w:t>
      </w:r>
      <w:r w:rsidRPr="00777BBF">
        <w:rPr>
          <w:sz w:val="22"/>
          <w:szCs w:val="22"/>
        </w:rPr>
        <w:br/>
        <w:t xml:space="preserve">een uitkeringsovereenkomst met een met de leeftijd oplopend premiepercentage </w:t>
      </w:r>
      <w:r>
        <w:rPr>
          <w:sz w:val="22"/>
          <w:szCs w:val="22"/>
        </w:rPr>
        <w:br/>
      </w:r>
      <w:r w:rsidRPr="00777BBF">
        <w:rPr>
          <w:sz w:val="22"/>
          <w:szCs w:val="22"/>
        </w:rPr>
        <w:t>(bij verzekeraar)</w:t>
      </w:r>
    </w:p>
    <w:p w14:paraId="2C8769BE" w14:textId="77777777" w:rsidR="00642694" w:rsidRPr="00777BBF" w:rsidRDefault="00642694" w:rsidP="00642694">
      <w:pPr>
        <w:pStyle w:val="ListParagraph"/>
        <w:numPr>
          <w:ilvl w:val="0"/>
          <w:numId w:val="5"/>
        </w:numPr>
        <w:spacing w:line="259" w:lineRule="auto"/>
        <w:rPr>
          <w:sz w:val="22"/>
          <w:szCs w:val="22"/>
        </w:rPr>
      </w:pPr>
      <w:r w:rsidRPr="00777BBF">
        <w:rPr>
          <w:sz w:val="22"/>
          <w:szCs w:val="22"/>
        </w:rPr>
        <w:t xml:space="preserve">De deelneming was al aangevangen op de dag voor de transitie, </w:t>
      </w:r>
      <w:r w:rsidRPr="00777BBF">
        <w:rPr>
          <w:sz w:val="22"/>
          <w:szCs w:val="22"/>
        </w:rPr>
        <w:br/>
        <w:t>maar uiterlijk op 31</w:t>
      </w:r>
      <w:r>
        <w:rPr>
          <w:sz w:val="22"/>
          <w:szCs w:val="22"/>
        </w:rPr>
        <w:t xml:space="preserve"> december </w:t>
      </w:r>
      <w:r w:rsidRPr="00777BBF">
        <w:rPr>
          <w:sz w:val="22"/>
          <w:szCs w:val="22"/>
        </w:rPr>
        <w:t>2026</w:t>
      </w:r>
    </w:p>
    <w:p w14:paraId="61F0661A" w14:textId="77777777" w:rsidR="00642694" w:rsidRPr="00777BBF" w:rsidRDefault="00642694" w:rsidP="00642694">
      <w:pPr>
        <w:pStyle w:val="ListParagraph"/>
        <w:numPr>
          <w:ilvl w:val="0"/>
          <w:numId w:val="5"/>
        </w:numPr>
        <w:spacing w:line="259" w:lineRule="auto"/>
        <w:rPr>
          <w:sz w:val="22"/>
          <w:szCs w:val="22"/>
        </w:rPr>
      </w:pPr>
      <w:r w:rsidRPr="00777BBF">
        <w:rPr>
          <w:sz w:val="22"/>
          <w:szCs w:val="22"/>
        </w:rPr>
        <w:t xml:space="preserve">Het </w:t>
      </w:r>
      <w:r>
        <w:rPr>
          <w:sz w:val="22"/>
          <w:szCs w:val="22"/>
        </w:rPr>
        <w:t xml:space="preserve">is </w:t>
      </w:r>
      <w:r w:rsidRPr="009D4B51">
        <w:rPr>
          <w:b/>
          <w:bCs/>
          <w:sz w:val="22"/>
          <w:szCs w:val="22"/>
        </w:rPr>
        <w:t>niet</w:t>
      </w:r>
      <w:r w:rsidRPr="00777BBF">
        <w:rPr>
          <w:sz w:val="22"/>
          <w:szCs w:val="22"/>
        </w:rPr>
        <w:t xml:space="preserve"> een </w:t>
      </w:r>
      <w:r w:rsidRPr="00230AF7">
        <w:rPr>
          <w:sz w:val="22"/>
          <w:szCs w:val="22"/>
          <w:highlight w:val="yellow"/>
        </w:rPr>
        <w:t>solidaire</w:t>
      </w:r>
      <w:r w:rsidRPr="00777BBF">
        <w:rPr>
          <w:sz w:val="22"/>
          <w:szCs w:val="22"/>
        </w:rPr>
        <w:t xml:space="preserve"> premieovereenkomst </w:t>
      </w:r>
    </w:p>
    <w:p w14:paraId="5E89E99B" w14:textId="77777777" w:rsidR="00642694" w:rsidRDefault="00642694" w:rsidP="00642694">
      <w:pPr>
        <w:spacing w:line="259" w:lineRule="auto"/>
        <w:rPr>
          <w:sz w:val="22"/>
          <w:szCs w:val="22"/>
        </w:rPr>
      </w:pPr>
      <w:r w:rsidRPr="00EC1D99">
        <w:rPr>
          <w:sz w:val="22"/>
          <w:szCs w:val="22"/>
        </w:rPr>
        <w:t>Als dit overgangsrecht van toepassing is, dan is het overgangsrecht WTP niet meer van toepassing.</w:t>
      </w:r>
    </w:p>
    <w:p w14:paraId="6BD3CA4E" w14:textId="77777777" w:rsidR="00642694" w:rsidRDefault="00642694" w:rsidP="00642694">
      <w:pPr>
        <w:spacing w:line="259" w:lineRule="auto"/>
        <w:rPr>
          <w:sz w:val="22"/>
          <w:szCs w:val="22"/>
        </w:rPr>
      </w:pPr>
      <w:r>
        <w:rPr>
          <w:sz w:val="22"/>
          <w:szCs w:val="22"/>
        </w:rPr>
        <w:t xml:space="preserve">Als de </w:t>
      </w:r>
      <w:r w:rsidRPr="00A27D3D">
        <w:rPr>
          <w:sz w:val="22"/>
          <w:szCs w:val="22"/>
        </w:rPr>
        <w:t>pensioenovereenkomst</w:t>
      </w:r>
      <w:r>
        <w:rPr>
          <w:sz w:val="22"/>
          <w:szCs w:val="22"/>
        </w:rPr>
        <w:t xml:space="preserve"> </w:t>
      </w:r>
      <w:r w:rsidRPr="00A27D3D">
        <w:rPr>
          <w:sz w:val="22"/>
          <w:szCs w:val="22"/>
        </w:rPr>
        <w:t xml:space="preserve">het karakter </w:t>
      </w:r>
      <w:r>
        <w:rPr>
          <w:sz w:val="22"/>
          <w:szCs w:val="22"/>
        </w:rPr>
        <w:t xml:space="preserve">krijgt </w:t>
      </w:r>
      <w:r w:rsidRPr="00A27D3D">
        <w:rPr>
          <w:sz w:val="22"/>
          <w:szCs w:val="22"/>
        </w:rPr>
        <w:t xml:space="preserve">van een </w:t>
      </w:r>
      <w:r>
        <w:rPr>
          <w:sz w:val="22"/>
          <w:szCs w:val="22"/>
        </w:rPr>
        <w:t xml:space="preserve">SPR of FPR met </w:t>
      </w:r>
      <w:r w:rsidRPr="00A27D3D">
        <w:rPr>
          <w:sz w:val="22"/>
          <w:szCs w:val="22"/>
        </w:rPr>
        <w:t>risicodelingsreserve</w:t>
      </w:r>
      <w:r>
        <w:rPr>
          <w:sz w:val="22"/>
          <w:szCs w:val="22"/>
        </w:rPr>
        <w:t>,</w:t>
      </w:r>
      <w:r w:rsidRPr="00A27D3D">
        <w:rPr>
          <w:sz w:val="22"/>
          <w:szCs w:val="22"/>
        </w:rPr>
        <w:t xml:space="preserve"> worden de effecten van de wijziging van de pensioenovereenkomst en de wijze waarop wordt omgegaan met opgebouwde pensioenaanspraken en </w:t>
      </w:r>
      <w:r>
        <w:rPr>
          <w:sz w:val="22"/>
          <w:szCs w:val="22"/>
        </w:rPr>
        <w:t>-r</w:t>
      </w:r>
      <w:r w:rsidRPr="00A27D3D">
        <w:rPr>
          <w:sz w:val="22"/>
          <w:szCs w:val="22"/>
        </w:rPr>
        <w:t>echten, in ieder geval berekend door</w:t>
      </w:r>
      <w:r>
        <w:rPr>
          <w:sz w:val="22"/>
          <w:szCs w:val="22"/>
        </w:rPr>
        <w:t>:</w:t>
      </w:r>
    </w:p>
    <w:p w14:paraId="3704FADD" w14:textId="77777777" w:rsidR="00642694" w:rsidRDefault="00642694" w:rsidP="00642694">
      <w:pPr>
        <w:pStyle w:val="ListParagraph"/>
        <w:numPr>
          <w:ilvl w:val="0"/>
          <w:numId w:val="33"/>
        </w:numPr>
        <w:spacing w:line="259" w:lineRule="auto"/>
        <w:rPr>
          <w:sz w:val="22"/>
          <w:szCs w:val="22"/>
        </w:rPr>
      </w:pPr>
      <w:r w:rsidRPr="00F7146A">
        <w:rPr>
          <w:sz w:val="22"/>
          <w:szCs w:val="22"/>
        </w:rPr>
        <w:t xml:space="preserve">Netto profijt </w:t>
      </w:r>
      <w:r w:rsidRPr="00F7146A">
        <w:rPr>
          <w:sz w:val="22"/>
          <w:szCs w:val="22"/>
        </w:rPr>
        <w:br/>
        <w:t>Marktwaarde van te verwachten pensioenuitkeringen</w:t>
      </w:r>
      <w:r>
        <w:rPr>
          <w:sz w:val="22"/>
          <w:szCs w:val="22"/>
        </w:rPr>
        <w:br/>
      </w:r>
      <w:r w:rsidRPr="00F7146A">
        <w:rPr>
          <w:sz w:val="22"/>
          <w:szCs w:val="22"/>
        </w:rPr>
        <w:t>-/- marktwaarde van toekomstige premie</w:t>
      </w:r>
      <w:r>
        <w:rPr>
          <w:sz w:val="22"/>
          <w:szCs w:val="22"/>
        </w:rPr>
        <w:t>-inleg</w:t>
      </w:r>
    </w:p>
    <w:p w14:paraId="5518B2BF" w14:textId="77777777" w:rsidR="00642694" w:rsidRPr="00F7146A" w:rsidRDefault="00642694" w:rsidP="00642694">
      <w:pPr>
        <w:pStyle w:val="ListParagraph"/>
        <w:numPr>
          <w:ilvl w:val="0"/>
          <w:numId w:val="33"/>
        </w:numPr>
        <w:spacing w:line="259" w:lineRule="auto"/>
        <w:rPr>
          <w:sz w:val="22"/>
          <w:szCs w:val="22"/>
        </w:rPr>
      </w:pPr>
      <w:r>
        <w:rPr>
          <w:sz w:val="22"/>
          <w:szCs w:val="22"/>
        </w:rPr>
        <w:t xml:space="preserve">Pensioenverwachting </w:t>
      </w:r>
      <w:r>
        <w:rPr>
          <w:sz w:val="22"/>
          <w:szCs w:val="22"/>
        </w:rPr>
        <w:br/>
        <w:t>Pensioenverwachting ongewijzigd voortzetten van pensioenovereenkomst</w:t>
      </w:r>
      <w:r>
        <w:rPr>
          <w:sz w:val="22"/>
          <w:szCs w:val="22"/>
        </w:rPr>
        <w:br/>
        <w:t>-/- pensioenverwachting bij wijziging van pensioenovereenkomst (incl. opgebouwde pensioenaanspraken en -rechten)</w:t>
      </w:r>
    </w:p>
    <w:p w14:paraId="2F8E27A6" w14:textId="77777777" w:rsidR="00642694" w:rsidRPr="00AB3C45" w:rsidRDefault="00642694" w:rsidP="00230AF7">
      <w:pPr>
        <w:pStyle w:val="Heading2"/>
        <w:numPr>
          <w:ilvl w:val="1"/>
          <w:numId w:val="1"/>
        </w:numPr>
      </w:pPr>
      <w:bookmarkStart w:id="1071" w:name="_Toc194677540"/>
      <w:r w:rsidRPr="00572E0C">
        <w:t>Overgangsrecht</w:t>
      </w:r>
      <w:r w:rsidRPr="00482C2A">
        <w:t xml:space="preserve"> gelijke behandeling m/v</w:t>
      </w:r>
      <w:bookmarkEnd w:id="1071"/>
      <w:r w:rsidRPr="00572E0C">
        <w:t xml:space="preserve"> </w:t>
      </w:r>
    </w:p>
    <w:p w14:paraId="7B93D21C" w14:textId="77777777" w:rsidR="00642694" w:rsidRDefault="00642694" w:rsidP="00642694">
      <w:pPr>
        <w:spacing w:line="259" w:lineRule="auto"/>
        <w:rPr>
          <w:sz w:val="22"/>
          <w:szCs w:val="22"/>
        </w:rPr>
      </w:pPr>
      <w:r>
        <w:rPr>
          <w:sz w:val="22"/>
          <w:szCs w:val="22"/>
        </w:rPr>
        <w:t>Uitruil, vervroegen e.d. voor oude rechten.</w:t>
      </w:r>
    </w:p>
    <w:p w14:paraId="70F06EF6" w14:textId="77777777" w:rsidR="00642694" w:rsidRDefault="00642694" w:rsidP="00642694">
      <w:pPr>
        <w:spacing w:line="259" w:lineRule="auto"/>
        <w:rPr>
          <w:sz w:val="22"/>
          <w:szCs w:val="22"/>
        </w:rPr>
      </w:pPr>
      <w:r w:rsidRPr="0091615F">
        <w:rPr>
          <w:sz w:val="22"/>
          <w:szCs w:val="22"/>
          <w:highlight w:val="yellow"/>
        </w:rPr>
        <w:t>Tzt evt. verder</w:t>
      </w:r>
    </w:p>
    <w:p w14:paraId="52DDB7B2" w14:textId="77777777" w:rsidR="00642694" w:rsidRDefault="00642694" w:rsidP="00642694">
      <w:pPr>
        <w:rPr>
          <w:sz w:val="22"/>
          <w:szCs w:val="22"/>
        </w:rPr>
      </w:pPr>
    </w:p>
    <w:p w14:paraId="1EDD09E6" w14:textId="77777777" w:rsidR="00642694" w:rsidRDefault="00642694" w:rsidP="00642694">
      <w:pPr>
        <w:spacing w:line="259" w:lineRule="auto"/>
        <w:rPr>
          <w:rFonts w:asciiTheme="majorHAnsi" w:eastAsiaTheme="majorEastAsia" w:hAnsiTheme="majorHAnsi" w:cstheme="majorBidi"/>
          <w:color w:val="0F4761" w:themeColor="accent1" w:themeShade="BF"/>
          <w:sz w:val="32"/>
          <w:szCs w:val="32"/>
        </w:rPr>
      </w:pPr>
      <w:r>
        <w:br w:type="page"/>
      </w:r>
    </w:p>
    <w:p w14:paraId="20D1750E" w14:textId="77777777" w:rsidR="00642694" w:rsidRPr="00AB3C45" w:rsidRDefault="00642694" w:rsidP="00230AF7">
      <w:pPr>
        <w:pStyle w:val="Heading2"/>
        <w:numPr>
          <w:ilvl w:val="1"/>
          <w:numId w:val="1"/>
        </w:numPr>
      </w:pPr>
      <w:bookmarkStart w:id="1072" w:name="_Toc194677541"/>
      <w:bookmarkStart w:id="1073" w:name="_Ref224900953"/>
      <w:r w:rsidRPr="00572E0C">
        <w:lastRenderedPageBreak/>
        <w:t>Overgangsrecht</w:t>
      </w:r>
      <w:r w:rsidRPr="00482C2A">
        <w:t xml:space="preserve"> </w:t>
      </w:r>
      <w:r w:rsidRPr="00E545B4">
        <w:t>nabestaandenpensioen</w:t>
      </w:r>
      <w:bookmarkEnd w:id="1072"/>
      <w:bookmarkEnd w:id="1073"/>
      <w:r w:rsidRPr="00E545B4">
        <w:t xml:space="preserve"> </w:t>
      </w:r>
    </w:p>
    <w:p w14:paraId="1E844BEA" w14:textId="77777777" w:rsidR="00642694" w:rsidRDefault="00642694" w:rsidP="00642694">
      <w:pPr>
        <w:pStyle w:val="Heading4"/>
        <w:rPr>
          <w:sz w:val="22"/>
          <w:szCs w:val="22"/>
        </w:rPr>
      </w:pPr>
      <w:r>
        <w:rPr>
          <w:sz w:val="22"/>
          <w:szCs w:val="22"/>
        </w:rPr>
        <w:t>Partnerpensioen</w:t>
      </w:r>
    </w:p>
    <w:p w14:paraId="546121D4" w14:textId="77777777" w:rsidR="00642694" w:rsidRDefault="00642694" w:rsidP="00642694">
      <w:pPr>
        <w:spacing w:line="259" w:lineRule="auto"/>
        <w:rPr>
          <w:sz w:val="22"/>
          <w:szCs w:val="22"/>
        </w:rPr>
      </w:pPr>
      <w:r>
        <w:rPr>
          <w:sz w:val="22"/>
          <w:szCs w:val="22"/>
        </w:rPr>
        <w:t xml:space="preserve">Het partnerpensioen dat is opgebouwd voor de transitiedatum blijft van kracht (wordt geëerbiedigd). </w:t>
      </w:r>
    </w:p>
    <w:p w14:paraId="2D5BA958" w14:textId="77777777" w:rsidR="00642694" w:rsidRDefault="00642694" w:rsidP="00642694">
      <w:pPr>
        <w:spacing w:line="259" w:lineRule="auto"/>
        <w:rPr>
          <w:sz w:val="22"/>
          <w:szCs w:val="22"/>
        </w:rPr>
      </w:pPr>
      <w:r>
        <w:rPr>
          <w:sz w:val="22"/>
          <w:szCs w:val="22"/>
        </w:rPr>
        <w:t>Bij ingang wordt bepaald of er een partner is die aan het partnerbegrip voldoet, hierbij kan aangesloten worden bij het partnerbegrip in de WTP-regeling.</w:t>
      </w:r>
    </w:p>
    <w:p w14:paraId="307C5AF4" w14:textId="77777777" w:rsidR="00642694" w:rsidRDefault="00642694" w:rsidP="00642694">
      <w:pPr>
        <w:spacing w:line="259" w:lineRule="auto"/>
        <w:rPr>
          <w:sz w:val="22"/>
          <w:szCs w:val="22"/>
        </w:rPr>
      </w:pPr>
      <w:r>
        <w:rPr>
          <w:sz w:val="22"/>
          <w:szCs w:val="22"/>
        </w:rPr>
        <w:t>Als er twee afzonderlijke partnerbegrippen gelden, dan is dit wellicht meerwerk.</w:t>
      </w:r>
    </w:p>
    <w:p w14:paraId="2DBA0F25" w14:textId="77777777" w:rsidR="00642694" w:rsidRDefault="00642694" w:rsidP="00642694">
      <w:pPr>
        <w:pStyle w:val="Heading4"/>
        <w:rPr>
          <w:sz w:val="22"/>
          <w:szCs w:val="22"/>
        </w:rPr>
      </w:pPr>
      <w:r>
        <w:rPr>
          <w:sz w:val="22"/>
          <w:szCs w:val="22"/>
        </w:rPr>
        <w:t>Wezenpensioen</w:t>
      </w:r>
    </w:p>
    <w:p w14:paraId="55E3C360" w14:textId="77777777" w:rsidR="00642694" w:rsidRDefault="00642694" w:rsidP="00642694">
      <w:pPr>
        <w:spacing w:line="259" w:lineRule="auto"/>
        <w:rPr>
          <w:sz w:val="22"/>
          <w:szCs w:val="22"/>
        </w:rPr>
      </w:pPr>
      <w:r>
        <w:rPr>
          <w:sz w:val="22"/>
          <w:szCs w:val="22"/>
        </w:rPr>
        <w:t xml:space="preserve">Voor het wezenpensioen gelden de nieuwe eisen in de Wet Toekomst pensioenen </w:t>
      </w:r>
      <w:r w:rsidRPr="003A07CA">
        <w:rPr>
          <w:b/>
          <w:bCs/>
          <w:sz w:val="22"/>
          <w:szCs w:val="22"/>
        </w:rPr>
        <w:t>niet</w:t>
      </w:r>
      <w:r>
        <w:rPr>
          <w:sz w:val="22"/>
          <w:szCs w:val="22"/>
        </w:rPr>
        <w:t xml:space="preserve"> als de ingangsdatum of de opbouwperiode voor de transitiedatum ligt. M.a.w. de kinddefinitie die gold in de regeling voorafgaand aan WTP blijft van kracht voor dat deel van het pensioen.</w:t>
      </w:r>
    </w:p>
    <w:p w14:paraId="1DCB17EA" w14:textId="77777777" w:rsidR="00642694" w:rsidRPr="00572E0C" w:rsidRDefault="00642694" w:rsidP="00642694">
      <w:pPr>
        <w:rPr>
          <w:sz w:val="22"/>
          <w:szCs w:val="22"/>
        </w:rPr>
      </w:pPr>
    </w:p>
    <w:p w14:paraId="13611DEA" w14:textId="77777777" w:rsidR="00642694" w:rsidRDefault="00642694" w:rsidP="00230AF7">
      <w:pPr>
        <w:pStyle w:val="Heading2"/>
        <w:numPr>
          <w:ilvl w:val="1"/>
          <w:numId w:val="1"/>
        </w:numPr>
      </w:pPr>
      <w:bookmarkStart w:id="1074" w:name="_Toc194677542"/>
      <w:r>
        <w:t>O</w:t>
      </w:r>
      <w:r w:rsidRPr="0091615F">
        <w:t>vergangsrecht premievrije voortzetting bij gesloten pensioenfonds</w:t>
      </w:r>
      <w:bookmarkEnd w:id="1074"/>
    </w:p>
    <w:p w14:paraId="1F122188" w14:textId="515A513C" w:rsidR="00642694" w:rsidRPr="008F1D24" w:rsidRDefault="00642694" w:rsidP="00230AF7">
      <w:pPr>
        <w:spacing w:line="259" w:lineRule="auto"/>
      </w:pPr>
      <w:r w:rsidRPr="009E214F">
        <w:rPr>
          <w:sz w:val="22"/>
          <w:szCs w:val="22"/>
          <w:highlight w:val="yellow"/>
        </w:rPr>
        <w:t>Tzt evt. verder</w:t>
      </w:r>
    </w:p>
    <w:p w14:paraId="159D24C4" w14:textId="77777777" w:rsidR="00642694" w:rsidRDefault="00642694" w:rsidP="00230AF7">
      <w:pPr>
        <w:pStyle w:val="Heading2"/>
        <w:numPr>
          <w:ilvl w:val="1"/>
          <w:numId w:val="1"/>
        </w:numPr>
      </w:pPr>
      <w:bookmarkStart w:id="1075" w:name="_Toc194677543"/>
      <w:r>
        <w:t>O</w:t>
      </w:r>
      <w:r w:rsidRPr="008F1D24">
        <w:t>vergangsrecht premievrije voortzetting verzekeraar</w:t>
      </w:r>
      <w:bookmarkEnd w:id="1075"/>
    </w:p>
    <w:p w14:paraId="1349ADC5" w14:textId="789E779E" w:rsidR="00642694" w:rsidRPr="009E214F" w:rsidRDefault="00642694" w:rsidP="00230AF7">
      <w:pPr>
        <w:spacing w:line="259" w:lineRule="auto"/>
      </w:pPr>
      <w:r w:rsidRPr="009E214F">
        <w:rPr>
          <w:sz w:val="22"/>
          <w:szCs w:val="22"/>
          <w:highlight w:val="yellow"/>
        </w:rPr>
        <w:t>Tzt evt. verder</w:t>
      </w:r>
    </w:p>
    <w:p w14:paraId="0C9C181D" w14:textId="77777777" w:rsidR="00642694" w:rsidRDefault="00642694" w:rsidP="00230AF7">
      <w:pPr>
        <w:pStyle w:val="Heading2"/>
        <w:numPr>
          <w:ilvl w:val="1"/>
          <w:numId w:val="1"/>
        </w:numPr>
      </w:pPr>
      <w:bookmarkStart w:id="1076" w:name="_Toc194677544"/>
      <w:r>
        <w:t>O</w:t>
      </w:r>
      <w:r w:rsidRPr="008F1D24">
        <w:t>vergangsrecht vrijwillige voortzetting</w:t>
      </w:r>
      <w:bookmarkEnd w:id="1076"/>
      <w:r w:rsidRPr="008F1D24">
        <w:t xml:space="preserve"> </w:t>
      </w:r>
    </w:p>
    <w:p w14:paraId="5B55D731" w14:textId="77777777" w:rsidR="00642694" w:rsidRPr="00763BFB" w:rsidRDefault="00642694" w:rsidP="00642694">
      <w:pPr>
        <w:spacing w:line="259" w:lineRule="auto"/>
        <w:rPr>
          <w:sz w:val="22"/>
          <w:szCs w:val="22"/>
        </w:rPr>
      </w:pPr>
      <w:r w:rsidRPr="00763BFB">
        <w:rPr>
          <w:sz w:val="22"/>
          <w:szCs w:val="22"/>
          <w:highlight w:val="yellow"/>
        </w:rPr>
        <w:t>Tzt evt. verder</w:t>
      </w:r>
    </w:p>
    <w:p w14:paraId="1240912B" w14:textId="77777777" w:rsidR="00B66D05" w:rsidRDefault="00B66D05" w:rsidP="006B503D">
      <w:pPr>
        <w:rPr>
          <w:sz w:val="22"/>
          <w:szCs w:val="22"/>
        </w:rPr>
      </w:pPr>
    </w:p>
    <w:p w14:paraId="25DD6B83" w14:textId="7CCFA473" w:rsidR="00771ABD" w:rsidRDefault="00771ABD" w:rsidP="00771ABD">
      <w:pPr>
        <w:pStyle w:val="Heading4"/>
      </w:pPr>
      <w:del w:id="1077" w:author="Jitty van der Kuur" w:date="2026-06-19T11:24:00Z" w16du:dateUtc="2026-06-19T09:24:00Z">
        <w:r>
          <w:delText>AllVida</w:delText>
        </w:r>
      </w:del>
      <w:ins w:id="1078" w:author="Jitty van der Kuur" w:date="2026-06-19T11:24:00Z" w16du:dateUtc="2026-06-19T09:24:00Z">
        <w:r>
          <w:t xml:space="preserve"> </w:t>
        </w:r>
        <w:r w:rsidR="008465A9">
          <w:t>Allvida</w:t>
        </w:r>
      </w:ins>
      <w:r>
        <w:t xml:space="preserve"> en standaard product</w:t>
      </w:r>
    </w:p>
    <w:p w14:paraId="3A723D6F" w14:textId="44E4CF61" w:rsidR="00771ABD" w:rsidRDefault="00771ABD" w:rsidP="00771ABD">
      <w:pPr>
        <w:spacing w:line="259" w:lineRule="auto"/>
        <w:rPr>
          <w:sz w:val="22"/>
          <w:szCs w:val="22"/>
        </w:rPr>
      </w:pPr>
      <w:r>
        <w:rPr>
          <w:sz w:val="22"/>
          <w:szCs w:val="22"/>
        </w:rPr>
        <w:t xml:space="preserve">In </w:t>
      </w:r>
      <w:del w:id="1079" w:author="Jitty van der Kuur" w:date="2026-06-19T11:24:00Z" w16du:dateUtc="2026-06-19T09:24:00Z">
        <w:r>
          <w:rPr>
            <w:sz w:val="22"/>
            <w:szCs w:val="22"/>
          </w:rPr>
          <w:delText>AllVida</w:delText>
        </w:r>
      </w:del>
      <w:ins w:id="1080" w:author="Jitty van der Kuur" w:date="2026-06-19T11:24:00Z" w16du:dateUtc="2026-06-19T09:24:00Z">
        <w:r w:rsidR="008465A9">
          <w:rPr>
            <w:sz w:val="22"/>
            <w:szCs w:val="22"/>
          </w:rPr>
          <w:t xml:space="preserve"> Allvida</w:t>
        </w:r>
      </w:ins>
      <w:r>
        <w:rPr>
          <w:sz w:val="22"/>
          <w:szCs w:val="22"/>
        </w:rPr>
        <w:t xml:space="preserve"> </w:t>
      </w:r>
      <w:r w:rsidR="000D1E7A">
        <w:rPr>
          <w:sz w:val="22"/>
          <w:szCs w:val="22"/>
        </w:rPr>
        <w:t>zijn</w:t>
      </w:r>
      <w:r>
        <w:rPr>
          <w:sz w:val="22"/>
          <w:szCs w:val="22"/>
        </w:rPr>
        <w:t xml:space="preserve"> </w:t>
      </w:r>
      <w:r w:rsidR="00820EBD">
        <w:rPr>
          <w:sz w:val="22"/>
          <w:szCs w:val="22"/>
        </w:rPr>
        <w:t>twee</w:t>
      </w:r>
      <w:r>
        <w:rPr>
          <w:sz w:val="22"/>
          <w:szCs w:val="22"/>
        </w:rPr>
        <w:t xml:space="preserve"> methoden </w:t>
      </w:r>
      <w:r w:rsidR="00991A6E">
        <w:rPr>
          <w:sz w:val="22"/>
          <w:szCs w:val="22"/>
        </w:rPr>
        <w:t xml:space="preserve">voor de eerbiedigende werking zoals genoemd onder </w:t>
      </w:r>
      <w:r w:rsidR="00A31187">
        <w:rPr>
          <w:sz w:val="22"/>
          <w:szCs w:val="22"/>
        </w:rPr>
        <w:fldChar w:fldCharType="begin"/>
      </w:r>
      <w:r w:rsidR="00A31187">
        <w:rPr>
          <w:sz w:val="22"/>
          <w:szCs w:val="22"/>
        </w:rPr>
        <w:instrText xml:space="preserve"> REF _Ref224900953 \r \h </w:instrText>
      </w:r>
      <w:r w:rsidR="002E31FA">
        <w:rPr>
          <w:sz w:val="22"/>
          <w:szCs w:val="22"/>
        </w:rPr>
        <w:instrText xml:space="preserve"> \* MERGEFORMAT </w:instrText>
      </w:r>
      <w:r w:rsidR="00A31187">
        <w:rPr>
          <w:sz w:val="22"/>
          <w:szCs w:val="22"/>
        </w:rPr>
      </w:r>
      <w:r w:rsidR="00A31187">
        <w:rPr>
          <w:sz w:val="22"/>
          <w:szCs w:val="22"/>
        </w:rPr>
        <w:fldChar w:fldCharType="separate"/>
      </w:r>
      <w:r w:rsidR="00A31187" w:rsidRPr="00230AF7">
        <w:rPr>
          <w:sz w:val="22"/>
          <w:szCs w:val="22"/>
          <w:highlight w:val="yellow"/>
        </w:rPr>
        <w:t>14</w:t>
      </w:r>
      <w:r w:rsidR="00A31187">
        <w:rPr>
          <w:sz w:val="22"/>
          <w:szCs w:val="22"/>
        </w:rPr>
        <w:t>.6</w:t>
      </w:r>
      <w:r w:rsidR="00A31187">
        <w:rPr>
          <w:sz w:val="22"/>
          <w:szCs w:val="22"/>
        </w:rPr>
        <w:fldChar w:fldCharType="end"/>
      </w:r>
      <w:r w:rsidR="00991A6E">
        <w:rPr>
          <w:sz w:val="22"/>
          <w:szCs w:val="22"/>
        </w:rPr>
        <w:t xml:space="preserve"> </w:t>
      </w:r>
      <w:r w:rsidR="00820EBD">
        <w:rPr>
          <w:sz w:val="22"/>
          <w:szCs w:val="22"/>
        </w:rPr>
        <w:t>ingericht, dit zijn:</w:t>
      </w:r>
    </w:p>
    <w:p w14:paraId="2DEAFB53" w14:textId="1860F0D4" w:rsidR="00820EBD" w:rsidRDefault="00820EBD" w:rsidP="00230AF7">
      <w:pPr>
        <w:pStyle w:val="ListParagraph"/>
        <w:numPr>
          <w:ilvl w:val="0"/>
          <w:numId w:val="35"/>
        </w:numPr>
        <w:spacing w:line="259" w:lineRule="auto"/>
        <w:rPr>
          <w:sz w:val="22"/>
          <w:szCs w:val="22"/>
        </w:rPr>
      </w:pPr>
      <w:r>
        <w:rPr>
          <w:sz w:val="22"/>
          <w:szCs w:val="22"/>
        </w:rPr>
        <w:t xml:space="preserve">Het opgebouwd partnerpensioen </w:t>
      </w:r>
      <w:r w:rsidR="00B91F2D">
        <w:rPr>
          <w:sz w:val="22"/>
          <w:szCs w:val="22"/>
        </w:rPr>
        <w:t xml:space="preserve">blijft een nominale aanspraak onder </w:t>
      </w:r>
      <w:r w:rsidR="000E7BEB">
        <w:rPr>
          <w:sz w:val="22"/>
          <w:szCs w:val="22"/>
        </w:rPr>
        <w:t>de WTP</w:t>
      </w:r>
      <w:r w:rsidR="00B91F2D">
        <w:rPr>
          <w:sz w:val="22"/>
          <w:szCs w:val="22"/>
        </w:rPr>
        <w:t xml:space="preserve">, </w:t>
      </w:r>
      <w:r w:rsidR="009D0224">
        <w:rPr>
          <w:sz w:val="22"/>
          <w:szCs w:val="22"/>
        </w:rPr>
        <w:t xml:space="preserve">de hoogte van </w:t>
      </w:r>
      <w:r w:rsidR="00B91F2D">
        <w:rPr>
          <w:sz w:val="22"/>
          <w:szCs w:val="22"/>
        </w:rPr>
        <w:t xml:space="preserve">deze aanspraak wordt in de toekomst </w:t>
      </w:r>
      <w:r w:rsidR="00B91F2D" w:rsidRPr="00230AF7">
        <w:rPr>
          <w:b/>
          <w:bCs/>
          <w:sz w:val="22"/>
          <w:szCs w:val="22"/>
        </w:rPr>
        <w:t>niet</w:t>
      </w:r>
      <w:r w:rsidR="00B91F2D">
        <w:rPr>
          <w:sz w:val="22"/>
          <w:szCs w:val="22"/>
        </w:rPr>
        <w:t xml:space="preserve"> aangepast</w:t>
      </w:r>
      <w:r w:rsidR="00364D43">
        <w:rPr>
          <w:sz w:val="22"/>
          <w:szCs w:val="22"/>
        </w:rPr>
        <w:br/>
        <w:t xml:space="preserve">De hoogte blijft hetzelfde, maar de risicoperiode wordt tijdelijk (tot de </w:t>
      </w:r>
      <w:r w:rsidR="000601B2">
        <w:rPr>
          <w:sz w:val="22"/>
          <w:szCs w:val="22"/>
        </w:rPr>
        <w:t>in</w:t>
      </w:r>
      <w:r w:rsidR="00364D43">
        <w:rPr>
          <w:sz w:val="22"/>
          <w:szCs w:val="22"/>
        </w:rPr>
        <w:t>gangsdatum</w:t>
      </w:r>
      <w:r w:rsidR="000601B2">
        <w:rPr>
          <w:sz w:val="22"/>
          <w:szCs w:val="22"/>
        </w:rPr>
        <w:t xml:space="preserve"> van het ouderdomspensioen</w:t>
      </w:r>
      <w:r w:rsidR="00364D43">
        <w:rPr>
          <w:sz w:val="22"/>
          <w:szCs w:val="22"/>
        </w:rPr>
        <w:t>)</w:t>
      </w:r>
      <w:r w:rsidR="00A0568F">
        <w:rPr>
          <w:sz w:val="22"/>
          <w:szCs w:val="22"/>
        </w:rPr>
        <w:t xml:space="preserve">. </w:t>
      </w:r>
      <w:r w:rsidR="009866F0">
        <w:rPr>
          <w:sz w:val="22"/>
          <w:szCs w:val="22"/>
        </w:rPr>
        <w:t>Het vermogen dat</w:t>
      </w:r>
      <w:r w:rsidR="00A0568F">
        <w:rPr>
          <w:sz w:val="22"/>
          <w:szCs w:val="22"/>
        </w:rPr>
        <w:t xml:space="preserve"> op de </w:t>
      </w:r>
      <w:r w:rsidR="00A0568F" w:rsidRPr="00A0568F">
        <w:rPr>
          <w:sz w:val="22"/>
          <w:szCs w:val="22"/>
        </w:rPr>
        <w:t>transitiedatum </w:t>
      </w:r>
      <w:r w:rsidR="009866F0">
        <w:rPr>
          <w:sz w:val="22"/>
          <w:szCs w:val="22"/>
        </w:rPr>
        <w:t xml:space="preserve">resteert, wordt </w:t>
      </w:r>
      <w:r w:rsidR="00502B41">
        <w:rPr>
          <w:sz w:val="22"/>
          <w:szCs w:val="22"/>
        </w:rPr>
        <w:t>toegevoegd aan het persoonlijk pensioenkapitaal.</w:t>
      </w:r>
      <w:r w:rsidR="000C6DA1">
        <w:rPr>
          <w:sz w:val="22"/>
          <w:szCs w:val="22"/>
        </w:rPr>
        <w:br/>
        <w:t>Dit is de standaard voor IG&amp;H</w:t>
      </w:r>
    </w:p>
    <w:p w14:paraId="7737B438" w14:textId="747DE9BC" w:rsidR="00502B41" w:rsidRDefault="00502B41" w:rsidP="00230AF7">
      <w:pPr>
        <w:pStyle w:val="ListParagraph"/>
        <w:numPr>
          <w:ilvl w:val="0"/>
          <w:numId w:val="35"/>
        </w:numPr>
        <w:spacing w:line="259" w:lineRule="auto"/>
        <w:rPr>
          <w:sz w:val="22"/>
          <w:szCs w:val="22"/>
        </w:rPr>
      </w:pPr>
      <w:r>
        <w:rPr>
          <w:sz w:val="22"/>
          <w:szCs w:val="22"/>
        </w:rPr>
        <w:t xml:space="preserve">Het vermogen dat behoort bij het opgebouwd partnerpensioen </w:t>
      </w:r>
      <w:r w:rsidR="00683DD4">
        <w:rPr>
          <w:sz w:val="22"/>
          <w:szCs w:val="22"/>
        </w:rPr>
        <w:t>wordt volledig toegevoegd aan het persoonlijk pensioenkapitaal, maar het doel blijft wel het levenslang partnerpensioen</w:t>
      </w:r>
      <w:r w:rsidR="000C6DA1">
        <w:rPr>
          <w:sz w:val="22"/>
          <w:szCs w:val="22"/>
        </w:rPr>
        <w:t xml:space="preserve"> (wordt dus niet vermengd met het ouderdomspensioen).</w:t>
      </w:r>
    </w:p>
    <w:p w14:paraId="45052A98" w14:textId="0E7A3F65" w:rsidR="00327F29" w:rsidRPr="00230AF7" w:rsidRDefault="00327F29" w:rsidP="00327F29">
      <w:pPr>
        <w:spacing w:line="259" w:lineRule="auto"/>
        <w:rPr>
          <w:sz w:val="22"/>
          <w:szCs w:val="22"/>
        </w:rPr>
      </w:pPr>
      <w:r>
        <w:rPr>
          <w:sz w:val="22"/>
          <w:szCs w:val="22"/>
        </w:rPr>
        <w:t xml:space="preserve">Het opgebouwd wezenpensioen blijft een nominale aanspraak onder de </w:t>
      </w:r>
      <w:r w:rsidR="000E7BEB">
        <w:rPr>
          <w:sz w:val="22"/>
          <w:szCs w:val="22"/>
        </w:rPr>
        <w:t>WTP</w:t>
      </w:r>
      <w:r>
        <w:rPr>
          <w:sz w:val="22"/>
          <w:szCs w:val="22"/>
        </w:rPr>
        <w:t xml:space="preserve">, de hoogte van deze aanspraak wordt in de toekomst </w:t>
      </w:r>
      <w:r w:rsidRPr="00810A30">
        <w:rPr>
          <w:b/>
          <w:bCs/>
          <w:sz w:val="22"/>
          <w:szCs w:val="22"/>
        </w:rPr>
        <w:t>niet</w:t>
      </w:r>
      <w:r>
        <w:rPr>
          <w:sz w:val="22"/>
          <w:szCs w:val="22"/>
        </w:rPr>
        <w:t xml:space="preserve"> aangepast</w:t>
      </w:r>
      <w:r w:rsidR="00B97761">
        <w:rPr>
          <w:sz w:val="22"/>
          <w:szCs w:val="22"/>
        </w:rPr>
        <w:t xml:space="preserve"> (standaard IG&amp;H, als dit wel zou moeten worden aangepast, dan is dit meer</w:t>
      </w:r>
      <w:r w:rsidR="006A21C6">
        <w:rPr>
          <w:sz w:val="22"/>
          <w:szCs w:val="22"/>
        </w:rPr>
        <w:t>werk).</w:t>
      </w:r>
    </w:p>
    <w:p w14:paraId="6EEB1DC4" w14:textId="2E1AF4BD" w:rsidR="00625D7F" w:rsidRDefault="00625D7F" w:rsidP="00230AF7">
      <w:pPr>
        <w:pStyle w:val="Heading2"/>
        <w:numPr>
          <w:ilvl w:val="1"/>
          <w:numId w:val="1"/>
        </w:numPr>
      </w:pPr>
      <w:r>
        <w:lastRenderedPageBreak/>
        <w:t>Fondsen</w:t>
      </w:r>
      <w:r w:rsidRPr="008F1D24">
        <w:t xml:space="preserve"> </w:t>
      </w:r>
    </w:p>
    <w:p w14:paraId="02196BFA" w14:textId="15E572E3" w:rsidR="00CC1397" w:rsidRDefault="00CC1397" w:rsidP="00CC1397">
      <w:pPr>
        <w:spacing w:line="259" w:lineRule="auto"/>
        <w:rPr>
          <w:sz w:val="22"/>
          <w:szCs w:val="22"/>
        </w:rPr>
      </w:pPr>
      <w:r w:rsidRPr="00230AF7">
        <w:rPr>
          <w:sz w:val="22"/>
          <w:szCs w:val="22"/>
        </w:rPr>
        <w:t>Het partner</w:t>
      </w:r>
      <w:r w:rsidR="00F13F08">
        <w:rPr>
          <w:sz w:val="22"/>
          <w:szCs w:val="22"/>
        </w:rPr>
        <w:t>- en wezen</w:t>
      </w:r>
      <w:r w:rsidRPr="00230AF7">
        <w:rPr>
          <w:sz w:val="22"/>
          <w:szCs w:val="22"/>
        </w:rPr>
        <w:t xml:space="preserve">pensioen dat is opgebouwd voor de transitiedatum blijft van kracht (wordt geëerbiedigd). </w:t>
      </w:r>
    </w:p>
    <w:p w14:paraId="12F6A30A" w14:textId="27F24E87" w:rsidR="00F13F08" w:rsidRDefault="00F13F08" w:rsidP="00CC1397">
      <w:pPr>
        <w:spacing w:line="259" w:lineRule="auto"/>
        <w:rPr>
          <w:sz w:val="22"/>
          <w:szCs w:val="22"/>
        </w:rPr>
      </w:pPr>
      <w:r>
        <w:rPr>
          <w:sz w:val="22"/>
          <w:szCs w:val="22"/>
        </w:rPr>
        <w:t xml:space="preserve">Dit gebeurt vooralsnog bij alle fondsen </w:t>
      </w:r>
      <w:r w:rsidR="00E164E6">
        <w:rPr>
          <w:sz w:val="22"/>
          <w:szCs w:val="22"/>
        </w:rPr>
        <w:t>op de APS-methodiek. Dit wil zeggen dat de nominale aanspra</w:t>
      </w:r>
      <w:r w:rsidR="00953D5D">
        <w:rPr>
          <w:sz w:val="22"/>
          <w:szCs w:val="22"/>
        </w:rPr>
        <w:t>ken</w:t>
      </w:r>
      <w:r w:rsidR="00E164E6">
        <w:rPr>
          <w:sz w:val="22"/>
          <w:szCs w:val="22"/>
        </w:rPr>
        <w:t xml:space="preserve"> </w:t>
      </w:r>
      <w:r w:rsidR="00761287">
        <w:rPr>
          <w:sz w:val="22"/>
          <w:szCs w:val="22"/>
        </w:rPr>
        <w:t>geëerbiedigd word</w:t>
      </w:r>
      <w:r w:rsidR="00953D5D">
        <w:rPr>
          <w:sz w:val="22"/>
          <w:szCs w:val="22"/>
        </w:rPr>
        <w:t>en</w:t>
      </w:r>
      <w:r w:rsidR="00761287">
        <w:rPr>
          <w:sz w:val="22"/>
          <w:szCs w:val="22"/>
        </w:rPr>
        <w:t>, deze wor</w:t>
      </w:r>
      <w:r w:rsidR="00953D5D">
        <w:rPr>
          <w:sz w:val="22"/>
          <w:szCs w:val="22"/>
        </w:rPr>
        <w:t xml:space="preserve">den </w:t>
      </w:r>
      <w:r w:rsidR="00761287">
        <w:rPr>
          <w:sz w:val="22"/>
          <w:szCs w:val="22"/>
        </w:rPr>
        <w:t>niet meer aangepast. Bij overlijden van de deelnemer v</w:t>
      </w:r>
      <w:r w:rsidR="00953D5D">
        <w:rPr>
          <w:sz w:val="22"/>
          <w:szCs w:val="22"/>
        </w:rPr>
        <w:t>óó</w:t>
      </w:r>
      <w:r w:rsidR="00761287">
        <w:rPr>
          <w:sz w:val="22"/>
          <w:szCs w:val="22"/>
        </w:rPr>
        <w:t xml:space="preserve">r de pensioendatum, </w:t>
      </w:r>
      <w:r w:rsidR="00953D5D">
        <w:rPr>
          <w:sz w:val="22"/>
          <w:szCs w:val="22"/>
        </w:rPr>
        <w:t>word</w:t>
      </w:r>
      <w:r w:rsidR="00EF2647">
        <w:rPr>
          <w:sz w:val="22"/>
          <w:szCs w:val="22"/>
        </w:rPr>
        <w:t xml:space="preserve">en deze pensioenen uitgekeerd aan de begunstigden </w:t>
      </w:r>
      <w:r w:rsidR="003A4F6D">
        <w:rPr>
          <w:sz w:val="22"/>
          <w:szCs w:val="22"/>
        </w:rPr>
        <w:t xml:space="preserve">(als zij aan de voorwaarden voldoen) </w:t>
      </w:r>
      <w:r w:rsidR="00EF2647">
        <w:rPr>
          <w:sz w:val="22"/>
          <w:szCs w:val="22"/>
        </w:rPr>
        <w:t xml:space="preserve">en vanaf dat moment vallen deze </w:t>
      </w:r>
      <w:r w:rsidR="000F6F81">
        <w:rPr>
          <w:sz w:val="22"/>
          <w:szCs w:val="22"/>
        </w:rPr>
        <w:t xml:space="preserve">uitkeringen onder CVP en bewegen dus ook mee met de andere ingegane pensioenen. </w:t>
      </w:r>
    </w:p>
    <w:p w14:paraId="689BD94C" w14:textId="2FF95460" w:rsidR="000F6F81" w:rsidRDefault="000F6F81" w:rsidP="00CC1397">
      <w:pPr>
        <w:spacing w:line="259" w:lineRule="auto"/>
        <w:rPr>
          <w:sz w:val="22"/>
          <w:szCs w:val="22"/>
        </w:rPr>
      </w:pPr>
      <w:r>
        <w:rPr>
          <w:sz w:val="22"/>
          <w:szCs w:val="22"/>
        </w:rPr>
        <w:t>Bij overlijden van de deelnemer na de pensioendatu</w:t>
      </w:r>
      <w:r w:rsidR="00F442EB">
        <w:rPr>
          <w:sz w:val="22"/>
          <w:szCs w:val="22"/>
        </w:rPr>
        <w:t>m krijgen de begunstigden recht op het reguliere nabestaandenpensioen</w:t>
      </w:r>
      <w:r w:rsidR="00CC054F">
        <w:rPr>
          <w:sz w:val="22"/>
          <w:szCs w:val="22"/>
        </w:rPr>
        <w:t xml:space="preserve"> (als zij aan de voorwaarden voldoen)</w:t>
      </w:r>
      <w:r w:rsidR="00D93E68">
        <w:rPr>
          <w:sz w:val="22"/>
          <w:szCs w:val="22"/>
        </w:rPr>
        <w:t xml:space="preserve">, dan is er geen onderscheid meer voor wat betreft </w:t>
      </w:r>
      <w:r w:rsidR="00694F32">
        <w:rPr>
          <w:sz w:val="22"/>
          <w:szCs w:val="22"/>
        </w:rPr>
        <w:t xml:space="preserve">het geëerbiedigd nabestaandenpensioen. </w:t>
      </w:r>
    </w:p>
    <w:p w14:paraId="24DBCF49" w14:textId="7DD65EEF" w:rsidR="00694F32" w:rsidRPr="00230AF7" w:rsidRDefault="00694F32" w:rsidP="00230AF7">
      <w:pPr>
        <w:spacing w:line="259" w:lineRule="auto"/>
        <w:rPr>
          <w:sz w:val="22"/>
          <w:szCs w:val="22"/>
        </w:rPr>
      </w:pPr>
      <w:r>
        <w:rPr>
          <w:sz w:val="22"/>
          <w:szCs w:val="22"/>
        </w:rPr>
        <w:t xml:space="preserve">Op de transitiedatum wordt het verschil in waarde tussen de levenslange overlijdensdekking en de tijdelijke </w:t>
      </w:r>
      <w:r w:rsidR="001A21F1">
        <w:rPr>
          <w:sz w:val="22"/>
          <w:szCs w:val="22"/>
        </w:rPr>
        <w:t>overlijdensdekking toegevoegd aan het persoonlijk pensioenkapitaal van de deelnemer.</w:t>
      </w:r>
    </w:p>
    <w:p w14:paraId="53ADCB47" w14:textId="77777777" w:rsidR="00771ABD" w:rsidRDefault="00771ABD" w:rsidP="006B503D">
      <w:pPr>
        <w:rPr>
          <w:sz w:val="22"/>
          <w:szCs w:val="22"/>
        </w:rPr>
      </w:pPr>
    </w:p>
    <w:p w14:paraId="5F3BE5B1" w14:textId="77777777" w:rsidR="00CC054F" w:rsidRDefault="00CC054F">
      <w:pPr>
        <w:spacing w:line="259" w:lineRule="auto"/>
        <w:rPr>
          <w:rFonts w:asciiTheme="majorHAnsi" w:eastAsiaTheme="majorEastAsia" w:hAnsiTheme="majorHAnsi" w:cstheme="majorBidi"/>
          <w:color w:val="0F4761" w:themeColor="accent1" w:themeShade="BF"/>
          <w:sz w:val="40"/>
          <w:szCs w:val="40"/>
        </w:rPr>
      </w:pPr>
      <w:r>
        <w:br w:type="page"/>
      </w:r>
    </w:p>
    <w:p w14:paraId="15E116F5" w14:textId="27D987CF" w:rsidR="000B18DB" w:rsidRPr="00127754" w:rsidRDefault="00317489" w:rsidP="00230AF7">
      <w:pPr>
        <w:pStyle w:val="Heading1"/>
        <w:numPr>
          <w:ilvl w:val="0"/>
          <w:numId w:val="1"/>
        </w:numPr>
      </w:pPr>
      <w:r>
        <w:lastRenderedPageBreak/>
        <w:t>Collectief variabel pensioen</w:t>
      </w:r>
      <w:bookmarkEnd w:id="1017"/>
      <w:bookmarkEnd w:id="1018"/>
      <w:bookmarkEnd w:id="1019"/>
    </w:p>
    <w:p w14:paraId="4E1FF288" w14:textId="77777777" w:rsidR="00C523B1" w:rsidRPr="00C523B1" w:rsidRDefault="00BB0009">
      <w:pPr>
        <w:spacing w:line="259" w:lineRule="auto"/>
        <w:rPr>
          <w:sz w:val="22"/>
          <w:szCs w:val="22"/>
        </w:rPr>
      </w:pPr>
      <w:r w:rsidRPr="00C523B1">
        <w:rPr>
          <w:sz w:val="22"/>
          <w:szCs w:val="22"/>
        </w:rPr>
        <w:t>Het beleggingsbeleid van het collectief vermogen</w:t>
      </w:r>
      <w:r w:rsidR="00C523B1" w:rsidRPr="00C523B1">
        <w:rPr>
          <w:sz w:val="22"/>
          <w:szCs w:val="22"/>
        </w:rPr>
        <w:t xml:space="preserve"> kan gebaseerd zijn op:</w:t>
      </w:r>
    </w:p>
    <w:p w14:paraId="4376FEC8" w14:textId="77777777" w:rsidR="00DF3F37" w:rsidRDefault="00DF3F37" w:rsidP="00D2298E">
      <w:pPr>
        <w:pStyle w:val="ListParagraph"/>
        <w:numPr>
          <w:ilvl w:val="0"/>
          <w:numId w:val="4"/>
        </w:numPr>
        <w:spacing w:line="259" w:lineRule="auto"/>
        <w:rPr>
          <w:sz w:val="22"/>
          <w:szCs w:val="22"/>
        </w:rPr>
      </w:pPr>
      <w:r>
        <w:rPr>
          <w:sz w:val="22"/>
          <w:szCs w:val="22"/>
        </w:rPr>
        <w:t>Beleggingsbeleid in de opbouwfase</w:t>
      </w:r>
    </w:p>
    <w:p w14:paraId="0926AE00" w14:textId="77777777" w:rsidR="00DF3F37" w:rsidRDefault="00DF3F37" w:rsidP="00D2298E">
      <w:pPr>
        <w:pStyle w:val="ListParagraph"/>
        <w:numPr>
          <w:ilvl w:val="0"/>
          <w:numId w:val="4"/>
        </w:numPr>
        <w:spacing w:line="259" w:lineRule="auto"/>
        <w:rPr>
          <w:sz w:val="22"/>
          <w:szCs w:val="22"/>
        </w:rPr>
      </w:pPr>
      <w:r>
        <w:rPr>
          <w:sz w:val="22"/>
          <w:szCs w:val="22"/>
        </w:rPr>
        <w:t>Eigen beleggingsbeleid</w:t>
      </w:r>
    </w:p>
    <w:p w14:paraId="4655706C" w14:textId="0DED50A8" w:rsidR="00127ACA" w:rsidRDefault="001F4999" w:rsidP="00127ACA">
      <w:pPr>
        <w:spacing w:line="259" w:lineRule="auto"/>
        <w:rPr>
          <w:sz w:val="22"/>
          <w:szCs w:val="22"/>
        </w:rPr>
      </w:pPr>
      <w:r>
        <w:rPr>
          <w:sz w:val="22"/>
          <w:szCs w:val="22"/>
        </w:rPr>
        <w:t>Het collectief variabel pensioen</w:t>
      </w:r>
      <w:r w:rsidR="00F56501">
        <w:rPr>
          <w:sz w:val="22"/>
          <w:szCs w:val="22"/>
        </w:rPr>
        <w:t xml:space="preserve"> (CVP)</w:t>
      </w:r>
      <w:r>
        <w:rPr>
          <w:sz w:val="22"/>
          <w:szCs w:val="22"/>
        </w:rPr>
        <w:t xml:space="preserve"> is bestemd voor de </w:t>
      </w:r>
      <w:r w:rsidR="00F56501">
        <w:rPr>
          <w:sz w:val="22"/>
          <w:szCs w:val="22"/>
        </w:rPr>
        <w:t>uitkeringsfase. Een fonds kan ervoor kiezen om deelnemers eerder toe te laten tot de toedelingskring voor CVP, wettelijk mag dit tot 10 jaar voor de ingangsdatum.</w:t>
      </w:r>
    </w:p>
    <w:p w14:paraId="70374480" w14:textId="60E90EE9" w:rsidR="00957981" w:rsidRDefault="00957981" w:rsidP="00127ACA">
      <w:pPr>
        <w:spacing w:line="259" w:lineRule="auto"/>
        <w:rPr>
          <w:sz w:val="22"/>
          <w:szCs w:val="22"/>
        </w:rPr>
      </w:pPr>
      <w:r>
        <w:rPr>
          <w:sz w:val="22"/>
          <w:szCs w:val="22"/>
        </w:rPr>
        <w:t xml:space="preserve">Het </w:t>
      </w:r>
      <w:r w:rsidR="00203735">
        <w:rPr>
          <w:sz w:val="22"/>
          <w:szCs w:val="22"/>
        </w:rPr>
        <w:t xml:space="preserve">behaalde </w:t>
      </w:r>
      <w:r w:rsidRPr="006E3BAE">
        <w:rPr>
          <w:sz w:val="22"/>
          <w:szCs w:val="22"/>
        </w:rPr>
        <w:t>resultaat</w:t>
      </w:r>
      <w:r>
        <w:rPr>
          <w:sz w:val="22"/>
          <w:szCs w:val="22"/>
        </w:rPr>
        <w:t xml:space="preserve"> kan</w:t>
      </w:r>
      <w:r w:rsidR="00883D33">
        <w:rPr>
          <w:sz w:val="22"/>
          <w:szCs w:val="22"/>
        </w:rPr>
        <w:t xml:space="preserve"> meteen toegevoegd worden aan de uitkering, maar kan ook gespreid worden. De maximale periode voor spreiding </w:t>
      </w:r>
      <w:r w:rsidR="004127D2">
        <w:rPr>
          <w:sz w:val="22"/>
          <w:szCs w:val="22"/>
        </w:rPr>
        <w:t>is wettelijk 10 jaar.</w:t>
      </w:r>
    </w:p>
    <w:p w14:paraId="670C6580" w14:textId="5CC1A156" w:rsidR="0018449E" w:rsidRDefault="00A64E7C" w:rsidP="00127ACA">
      <w:pPr>
        <w:spacing w:line="259" w:lineRule="auto"/>
        <w:rPr>
          <w:sz w:val="22"/>
          <w:szCs w:val="22"/>
        </w:rPr>
      </w:pPr>
      <w:r>
        <w:rPr>
          <w:sz w:val="22"/>
          <w:szCs w:val="22"/>
        </w:rPr>
        <w:t xml:space="preserve">De methode </w:t>
      </w:r>
      <w:r w:rsidRPr="00230AF7">
        <w:rPr>
          <w:sz w:val="22"/>
          <w:szCs w:val="22"/>
          <w:highlight w:val="yellow"/>
        </w:rPr>
        <w:t xml:space="preserve">van </w:t>
      </w:r>
      <w:commentRangeStart w:id="1081"/>
      <w:r w:rsidRPr="00230AF7">
        <w:rPr>
          <w:sz w:val="22"/>
          <w:szCs w:val="22"/>
          <w:highlight w:val="yellow"/>
        </w:rPr>
        <w:t>spreiden</w:t>
      </w:r>
      <w:commentRangeEnd w:id="1081"/>
      <w:r w:rsidR="00B65177">
        <w:rPr>
          <w:rStyle w:val="CommentReference"/>
          <w:sz w:val="22"/>
          <w:szCs w:val="22"/>
        </w:rPr>
        <w:commentReference w:id="1081"/>
      </w:r>
      <w:r>
        <w:rPr>
          <w:sz w:val="22"/>
          <w:szCs w:val="22"/>
        </w:rPr>
        <w:t xml:space="preserve"> is:</w:t>
      </w:r>
    </w:p>
    <w:p w14:paraId="3CC67F9D" w14:textId="0FC38488" w:rsidR="00A64E7C" w:rsidRDefault="00A64E7C" w:rsidP="00D2298E">
      <w:pPr>
        <w:pStyle w:val="ListParagraph"/>
        <w:numPr>
          <w:ilvl w:val="0"/>
          <w:numId w:val="4"/>
        </w:numPr>
        <w:spacing w:line="259" w:lineRule="auto"/>
        <w:rPr>
          <w:sz w:val="22"/>
          <w:szCs w:val="22"/>
        </w:rPr>
      </w:pPr>
      <w:r w:rsidRPr="00A64E7C">
        <w:rPr>
          <w:sz w:val="22"/>
          <w:szCs w:val="22"/>
        </w:rPr>
        <w:t>Dakpansgewijs</w:t>
      </w:r>
    </w:p>
    <w:p w14:paraId="69B9DB25" w14:textId="1C838A96" w:rsidR="00A64E7C" w:rsidRPr="00A64E7C" w:rsidRDefault="00A64E7C" w:rsidP="00D2298E">
      <w:pPr>
        <w:pStyle w:val="ListParagraph"/>
        <w:numPr>
          <w:ilvl w:val="0"/>
          <w:numId w:val="4"/>
        </w:numPr>
        <w:spacing w:line="259" w:lineRule="auto"/>
        <w:rPr>
          <w:sz w:val="22"/>
          <w:szCs w:val="22"/>
        </w:rPr>
      </w:pPr>
      <w:commentRangeStart w:id="1082"/>
      <w:commentRangeStart w:id="1083"/>
      <w:r>
        <w:rPr>
          <w:sz w:val="22"/>
          <w:szCs w:val="22"/>
        </w:rPr>
        <w:t>Geheugenloos</w:t>
      </w:r>
      <w:commentRangeEnd w:id="1082"/>
      <w:r w:rsidR="00D047B5" w:rsidRPr="00A64E7C">
        <w:rPr>
          <w:rStyle w:val="CommentReference"/>
          <w:sz w:val="22"/>
          <w:szCs w:val="22"/>
        </w:rPr>
        <w:commentReference w:id="1082"/>
      </w:r>
      <w:commentRangeEnd w:id="1083"/>
      <w:r w:rsidRPr="00A64E7C">
        <w:rPr>
          <w:rStyle w:val="CommentReference"/>
          <w:sz w:val="22"/>
          <w:szCs w:val="22"/>
        </w:rPr>
        <w:commentReference w:id="1083"/>
      </w:r>
    </w:p>
    <w:p w14:paraId="512F4F60" w14:textId="77777777" w:rsidR="00127ACA" w:rsidRPr="00127ACA" w:rsidRDefault="00127ACA" w:rsidP="00127ACA">
      <w:pPr>
        <w:spacing w:line="259" w:lineRule="auto"/>
        <w:rPr>
          <w:sz w:val="22"/>
          <w:szCs w:val="22"/>
        </w:rPr>
      </w:pPr>
    </w:p>
    <w:p w14:paraId="637F2904" w14:textId="47EE0F2C" w:rsidR="00B10B1F" w:rsidRDefault="00B10B1F" w:rsidP="00B10B1F">
      <w:pPr>
        <w:pStyle w:val="Heading4"/>
      </w:pPr>
      <w:del w:id="1084" w:author="Jitty van der Kuur" w:date="2026-06-19T11:24:00Z" w16du:dateUtc="2026-06-19T09:24:00Z">
        <w:r>
          <w:delText>AllVida</w:delText>
        </w:r>
      </w:del>
      <w:ins w:id="1085" w:author="Jitty van der Kuur" w:date="2026-06-19T11:24:00Z" w16du:dateUtc="2026-06-19T09:24:00Z">
        <w:r>
          <w:t xml:space="preserve"> </w:t>
        </w:r>
        <w:r w:rsidR="008465A9">
          <w:t>Allvida</w:t>
        </w:r>
      </w:ins>
      <w:r>
        <w:t xml:space="preserve"> en standaard product</w:t>
      </w:r>
    </w:p>
    <w:p w14:paraId="2A635ADD" w14:textId="77777777" w:rsidR="0066700D" w:rsidRDefault="0066700D" w:rsidP="0066700D">
      <w:pPr>
        <w:spacing w:line="259" w:lineRule="auto"/>
        <w:rPr>
          <w:sz w:val="22"/>
          <w:szCs w:val="22"/>
        </w:rPr>
      </w:pPr>
      <w:r>
        <w:rPr>
          <w:sz w:val="22"/>
          <w:szCs w:val="22"/>
        </w:rPr>
        <w:t>Voor APS is CVP ingericht met eigen beleggingsbeleid (mandaat AIM) en spreiden o.b.v. dakpannen.</w:t>
      </w:r>
    </w:p>
    <w:p w14:paraId="6CC842E7" w14:textId="12C8F589" w:rsidR="00F56501" w:rsidRDefault="00F56501" w:rsidP="00F56501">
      <w:pPr>
        <w:spacing w:line="259" w:lineRule="auto"/>
        <w:rPr>
          <w:sz w:val="22"/>
          <w:szCs w:val="22"/>
        </w:rPr>
      </w:pPr>
      <w:r>
        <w:rPr>
          <w:sz w:val="22"/>
          <w:szCs w:val="22"/>
        </w:rPr>
        <w:t xml:space="preserve">In </w:t>
      </w:r>
      <w:del w:id="1086" w:author="Jitty van der Kuur" w:date="2026-06-19T11:24:00Z" w16du:dateUtc="2026-06-19T09:24:00Z">
        <w:r>
          <w:rPr>
            <w:sz w:val="22"/>
            <w:szCs w:val="22"/>
          </w:rPr>
          <w:delText>AllVida</w:delText>
        </w:r>
      </w:del>
      <w:ins w:id="1087" w:author="Jitty van der Kuur" w:date="2026-06-19T11:24:00Z" w16du:dateUtc="2026-06-19T09:24:00Z">
        <w:r w:rsidR="008465A9">
          <w:rPr>
            <w:sz w:val="22"/>
            <w:szCs w:val="22"/>
          </w:rPr>
          <w:t xml:space="preserve"> Allvida</w:t>
        </w:r>
      </w:ins>
      <w:r>
        <w:rPr>
          <w:sz w:val="22"/>
          <w:szCs w:val="22"/>
        </w:rPr>
        <w:t xml:space="preserve"> is het mogelijk om deelnemers eerder toe te laten tot de toedelingskring voor CVP, </w:t>
      </w:r>
      <w:r w:rsidR="00CE0221">
        <w:rPr>
          <w:sz w:val="22"/>
          <w:szCs w:val="22"/>
        </w:rPr>
        <w:t xml:space="preserve">dit is ingericht als een </w:t>
      </w:r>
      <w:r w:rsidR="004127D2">
        <w:rPr>
          <w:sz w:val="22"/>
          <w:szCs w:val="22"/>
        </w:rPr>
        <w:t>parameter</w:t>
      </w:r>
      <w:r w:rsidR="00CE0221">
        <w:rPr>
          <w:sz w:val="22"/>
          <w:szCs w:val="22"/>
        </w:rPr>
        <w:t xml:space="preserve"> en kan minimaal 0 </w:t>
      </w:r>
      <w:r w:rsidR="00040A9A">
        <w:rPr>
          <w:sz w:val="22"/>
          <w:szCs w:val="22"/>
        </w:rPr>
        <w:t xml:space="preserve">(geen eerdere toetreding tot CVP) </w:t>
      </w:r>
      <w:r w:rsidR="00CE0221">
        <w:rPr>
          <w:sz w:val="22"/>
          <w:szCs w:val="22"/>
        </w:rPr>
        <w:t xml:space="preserve">en maximaal </w:t>
      </w:r>
      <w:r>
        <w:rPr>
          <w:sz w:val="22"/>
          <w:szCs w:val="22"/>
        </w:rPr>
        <w:t>10 jaar voor de ingangsdatum</w:t>
      </w:r>
      <w:r w:rsidR="00CE0221">
        <w:rPr>
          <w:sz w:val="22"/>
          <w:szCs w:val="22"/>
        </w:rPr>
        <w:t xml:space="preserve"> zijn</w:t>
      </w:r>
      <w:r>
        <w:rPr>
          <w:sz w:val="22"/>
          <w:szCs w:val="22"/>
        </w:rPr>
        <w:t>.</w:t>
      </w:r>
      <w:r w:rsidR="00083B35">
        <w:rPr>
          <w:sz w:val="22"/>
          <w:szCs w:val="22"/>
        </w:rPr>
        <w:t xml:space="preserve"> De </w:t>
      </w:r>
      <w:commentRangeStart w:id="1088"/>
      <w:r w:rsidR="00083B35">
        <w:rPr>
          <w:sz w:val="22"/>
          <w:szCs w:val="22"/>
        </w:rPr>
        <w:t xml:space="preserve">jaarlijkse inkoop </w:t>
      </w:r>
      <w:commentRangeEnd w:id="1088"/>
      <w:r w:rsidR="00D047B5">
        <w:rPr>
          <w:rStyle w:val="CommentReference"/>
          <w:sz w:val="22"/>
          <w:szCs w:val="22"/>
        </w:rPr>
        <w:commentReference w:id="1088"/>
      </w:r>
      <w:r w:rsidR="00EB5B52">
        <w:rPr>
          <w:sz w:val="22"/>
          <w:szCs w:val="22"/>
        </w:rPr>
        <w:t xml:space="preserve">o.b.v. units </w:t>
      </w:r>
      <w:r w:rsidR="00083B35">
        <w:rPr>
          <w:sz w:val="22"/>
          <w:szCs w:val="22"/>
        </w:rPr>
        <w:t xml:space="preserve">is ook gerealiseerd, maar </w:t>
      </w:r>
      <w:r w:rsidR="00083B35" w:rsidRPr="00F77DA0">
        <w:rPr>
          <w:color w:val="FF0000"/>
          <w:sz w:val="22"/>
          <w:szCs w:val="22"/>
        </w:rPr>
        <w:t xml:space="preserve">moet nog afgestemd worden met </w:t>
      </w:r>
      <w:r w:rsidR="000F1D79" w:rsidRPr="00F77DA0">
        <w:rPr>
          <w:color w:val="FF0000"/>
          <w:sz w:val="22"/>
          <w:szCs w:val="22"/>
        </w:rPr>
        <w:t>APS en AIM.</w:t>
      </w:r>
    </w:p>
    <w:p w14:paraId="2BDACD99" w14:textId="4280477C" w:rsidR="004127D2" w:rsidRDefault="004127D2" w:rsidP="004127D2">
      <w:pPr>
        <w:spacing w:line="259" w:lineRule="auto"/>
        <w:rPr>
          <w:sz w:val="22"/>
          <w:szCs w:val="22"/>
        </w:rPr>
      </w:pPr>
      <w:r>
        <w:rPr>
          <w:sz w:val="22"/>
          <w:szCs w:val="22"/>
        </w:rPr>
        <w:t xml:space="preserve">In </w:t>
      </w:r>
      <w:del w:id="1089" w:author="Jitty van der Kuur" w:date="2026-06-19T11:24:00Z" w16du:dateUtc="2026-06-19T09:24:00Z">
        <w:r>
          <w:rPr>
            <w:sz w:val="22"/>
            <w:szCs w:val="22"/>
          </w:rPr>
          <w:delText>AllVida</w:delText>
        </w:r>
      </w:del>
      <w:ins w:id="1090" w:author="Jitty van der Kuur" w:date="2026-06-19T11:24:00Z" w16du:dateUtc="2026-06-19T09:24:00Z">
        <w:r w:rsidR="008465A9">
          <w:rPr>
            <w:sz w:val="22"/>
            <w:szCs w:val="22"/>
          </w:rPr>
          <w:t xml:space="preserve"> Allvida</w:t>
        </w:r>
      </w:ins>
      <w:r>
        <w:rPr>
          <w:sz w:val="22"/>
          <w:szCs w:val="22"/>
        </w:rPr>
        <w:t xml:space="preserve"> is het mogelijk om het resultaat te spreiden, dit is ingericht als een parameter en kan minimaal 0 </w:t>
      </w:r>
      <w:r w:rsidR="00040A9A">
        <w:rPr>
          <w:sz w:val="22"/>
          <w:szCs w:val="22"/>
        </w:rPr>
        <w:t xml:space="preserve">(geen spreiding) </w:t>
      </w:r>
      <w:r>
        <w:rPr>
          <w:sz w:val="22"/>
          <w:szCs w:val="22"/>
        </w:rPr>
        <w:t>en maximaal 10 jaar zijn.</w:t>
      </w:r>
      <w:r w:rsidR="00744E27">
        <w:rPr>
          <w:sz w:val="22"/>
          <w:szCs w:val="22"/>
        </w:rPr>
        <w:t xml:space="preserve"> De methode van spreiden die is ingericht is dakpansgewijs spreiden (gesloten spreiden met geheugen).</w:t>
      </w:r>
    </w:p>
    <w:p w14:paraId="6C188E3F" w14:textId="163FAAFE" w:rsidR="00C061AA" w:rsidRPr="00C061AA" w:rsidRDefault="000E7611" w:rsidP="000E7611">
      <w:pPr>
        <w:spacing w:line="259" w:lineRule="auto"/>
        <w:rPr>
          <w:sz w:val="22"/>
          <w:szCs w:val="22"/>
        </w:rPr>
      </w:pPr>
      <w:r>
        <w:rPr>
          <w:sz w:val="22"/>
          <w:szCs w:val="22"/>
        </w:rPr>
        <w:t>Voor de r</w:t>
      </w:r>
      <w:r w:rsidR="00C061AA" w:rsidRPr="00C061AA">
        <w:rPr>
          <w:sz w:val="22"/>
          <w:szCs w:val="22"/>
        </w:rPr>
        <w:t>esultaatdeling</w:t>
      </w:r>
      <w:r>
        <w:rPr>
          <w:sz w:val="22"/>
          <w:szCs w:val="22"/>
        </w:rPr>
        <w:t>:</w:t>
      </w:r>
    </w:p>
    <w:p w14:paraId="0515ED3E" w14:textId="77777777" w:rsidR="00C061AA" w:rsidRPr="00C061AA" w:rsidRDefault="00C061AA" w:rsidP="00D2298E">
      <w:pPr>
        <w:pStyle w:val="ListParagraph"/>
        <w:numPr>
          <w:ilvl w:val="0"/>
          <w:numId w:val="4"/>
        </w:numPr>
        <w:spacing w:line="259" w:lineRule="auto"/>
        <w:rPr>
          <w:sz w:val="22"/>
          <w:szCs w:val="22"/>
        </w:rPr>
      </w:pPr>
      <w:r w:rsidRPr="00C061AA">
        <w:rPr>
          <w:sz w:val="22"/>
          <w:szCs w:val="22"/>
        </w:rPr>
        <w:t>Jaarlijks in januari: uitdelen z.d.d. financieringsfactor gelijk wordt aan 1</w:t>
      </w:r>
    </w:p>
    <w:p w14:paraId="353B1BCC" w14:textId="77777777" w:rsidR="00C061AA" w:rsidRPr="00C061AA" w:rsidRDefault="00C061AA" w:rsidP="00D2298E">
      <w:pPr>
        <w:pStyle w:val="ListParagraph"/>
        <w:numPr>
          <w:ilvl w:val="0"/>
          <w:numId w:val="4"/>
        </w:numPr>
        <w:spacing w:line="259" w:lineRule="auto"/>
        <w:rPr>
          <w:sz w:val="22"/>
          <w:szCs w:val="22"/>
        </w:rPr>
      </w:pPr>
      <w:r w:rsidRPr="00C061AA">
        <w:rPr>
          <w:sz w:val="22"/>
          <w:szCs w:val="22"/>
        </w:rPr>
        <w:t>Jaarlijks in juli: spreiding toevoegen aan nominaal recht</w:t>
      </w:r>
    </w:p>
    <w:p w14:paraId="2B8E58EA" w14:textId="77777777" w:rsidR="00916364" w:rsidRDefault="00916364" w:rsidP="000E7611">
      <w:pPr>
        <w:spacing w:line="259" w:lineRule="auto"/>
        <w:rPr>
          <w:sz w:val="22"/>
          <w:szCs w:val="22"/>
        </w:rPr>
      </w:pPr>
      <w:r>
        <w:rPr>
          <w:sz w:val="22"/>
          <w:szCs w:val="22"/>
        </w:rPr>
        <w:t>Verder ge</w:t>
      </w:r>
      <w:r w:rsidR="000E7611">
        <w:rPr>
          <w:sz w:val="22"/>
          <w:szCs w:val="22"/>
        </w:rPr>
        <w:t>realiseerd</w:t>
      </w:r>
      <w:r>
        <w:rPr>
          <w:sz w:val="22"/>
          <w:szCs w:val="22"/>
        </w:rPr>
        <w:t xml:space="preserve">: </w:t>
      </w:r>
    </w:p>
    <w:p w14:paraId="3C2F5D98" w14:textId="77777777" w:rsidR="0008463A" w:rsidRDefault="00916364" w:rsidP="00D2298E">
      <w:pPr>
        <w:pStyle w:val="ListParagraph"/>
        <w:numPr>
          <w:ilvl w:val="0"/>
          <w:numId w:val="4"/>
        </w:numPr>
        <w:spacing w:line="259" w:lineRule="auto"/>
        <w:rPr>
          <w:sz w:val="22"/>
          <w:szCs w:val="22"/>
        </w:rPr>
      </w:pPr>
      <w:r w:rsidRPr="0008463A">
        <w:rPr>
          <w:sz w:val="22"/>
          <w:szCs w:val="22"/>
        </w:rPr>
        <w:t>o</w:t>
      </w:r>
      <w:r w:rsidR="00C061AA" w:rsidRPr="00C061AA">
        <w:rPr>
          <w:sz w:val="22"/>
          <w:szCs w:val="22"/>
        </w:rPr>
        <w:t>nttrekking uitkering aan CVP reserve (collectief, som vanuit GUS te krijgen)</w:t>
      </w:r>
      <w:r w:rsidRPr="0008463A">
        <w:rPr>
          <w:sz w:val="22"/>
          <w:szCs w:val="22"/>
        </w:rPr>
        <w:t>,</w:t>
      </w:r>
    </w:p>
    <w:p w14:paraId="4E5CEE30" w14:textId="77777777" w:rsidR="0008463A" w:rsidRDefault="0008463A" w:rsidP="00D2298E">
      <w:pPr>
        <w:pStyle w:val="ListParagraph"/>
        <w:numPr>
          <w:ilvl w:val="0"/>
          <w:numId w:val="4"/>
        </w:numPr>
        <w:spacing w:line="259" w:lineRule="auto"/>
        <w:rPr>
          <w:sz w:val="22"/>
          <w:szCs w:val="22"/>
        </w:rPr>
      </w:pPr>
      <w:r w:rsidRPr="0008463A">
        <w:rPr>
          <w:sz w:val="22"/>
          <w:szCs w:val="22"/>
        </w:rPr>
        <w:t>a</w:t>
      </w:r>
      <w:r w:rsidR="00C061AA" w:rsidRPr="00C061AA">
        <w:rPr>
          <w:sz w:val="22"/>
          <w:szCs w:val="22"/>
        </w:rPr>
        <w:t>llocatie bij CVP (storting t.b.v. IPPAR bij overlijden)</w:t>
      </w:r>
    </w:p>
    <w:p w14:paraId="5260BB94" w14:textId="21775DE7" w:rsidR="00C061AA" w:rsidRPr="00C061AA" w:rsidRDefault="0008463A" w:rsidP="00D2298E">
      <w:pPr>
        <w:pStyle w:val="ListParagraph"/>
        <w:numPr>
          <w:ilvl w:val="0"/>
          <w:numId w:val="4"/>
        </w:numPr>
        <w:spacing w:line="259" w:lineRule="auto"/>
        <w:rPr>
          <w:sz w:val="22"/>
          <w:szCs w:val="22"/>
        </w:rPr>
      </w:pPr>
      <w:r>
        <w:rPr>
          <w:sz w:val="22"/>
          <w:szCs w:val="22"/>
        </w:rPr>
        <w:t>b</w:t>
      </w:r>
      <w:r w:rsidR="00C061AA" w:rsidRPr="00C061AA">
        <w:rPr>
          <w:sz w:val="22"/>
          <w:szCs w:val="22"/>
        </w:rPr>
        <w:t>ijwerken CVP aanspraken bij diverse gebeurtenissen (aanvang/einde relatie, …)</w:t>
      </w:r>
    </w:p>
    <w:p w14:paraId="29729784" w14:textId="77777777" w:rsidR="00195FD1" w:rsidRDefault="00195FD1" w:rsidP="00230AF7">
      <w:pPr>
        <w:pStyle w:val="Heading2"/>
        <w:numPr>
          <w:ilvl w:val="1"/>
          <w:numId w:val="1"/>
        </w:numPr>
      </w:pPr>
      <w:r>
        <w:t>Fondsen</w:t>
      </w:r>
      <w:r w:rsidRPr="008F1D24">
        <w:t xml:space="preserve"> </w:t>
      </w:r>
    </w:p>
    <w:p w14:paraId="48D40F7F" w14:textId="14A891C5" w:rsidR="00E163EB" w:rsidRDefault="001230A8">
      <w:pPr>
        <w:spacing w:line="259" w:lineRule="auto"/>
        <w:rPr>
          <w:rFonts w:asciiTheme="majorHAnsi" w:eastAsiaTheme="majorEastAsia" w:hAnsiTheme="majorHAnsi" w:cstheme="majorBidi"/>
          <w:color w:val="0F4761" w:themeColor="accent1" w:themeShade="BF"/>
          <w:sz w:val="40"/>
          <w:szCs w:val="40"/>
        </w:rPr>
      </w:pPr>
      <w:r>
        <w:rPr>
          <w:sz w:val="22"/>
          <w:szCs w:val="22"/>
        </w:rPr>
        <w:t xml:space="preserve">Zie </w:t>
      </w:r>
      <w:r w:rsidRPr="00230AF7">
        <w:rPr>
          <w:sz w:val="22"/>
          <w:szCs w:val="22"/>
          <w:highlight w:val="yellow"/>
        </w:rPr>
        <w:t>xxx</w:t>
      </w:r>
      <w:r>
        <w:rPr>
          <w:sz w:val="22"/>
          <w:szCs w:val="22"/>
        </w:rPr>
        <w:t xml:space="preserve"> (7.1)</w:t>
      </w:r>
      <w:bookmarkStart w:id="1091" w:name="_Ref182222029"/>
      <w:bookmarkStart w:id="1092" w:name="_Toc222499729"/>
      <w:r w:rsidR="00E163EB">
        <w:br w:type="page"/>
      </w:r>
    </w:p>
    <w:p w14:paraId="0445E00F" w14:textId="28A1234D" w:rsidR="00643A22" w:rsidRPr="00127754" w:rsidRDefault="00643A22" w:rsidP="00230AF7">
      <w:pPr>
        <w:pStyle w:val="Heading1"/>
        <w:numPr>
          <w:ilvl w:val="0"/>
          <w:numId w:val="1"/>
        </w:numPr>
      </w:pPr>
      <w:bookmarkStart w:id="1093" w:name="_Ref232521375"/>
      <w:r>
        <w:lastRenderedPageBreak/>
        <w:t>Risicodelingsreserve</w:t>
      </w:r>
      <w:bookmarkEnd w:id="1091"/>
      <w:bookmarkEnd w:id="1092"/>
      <w:bookmarkEnd w:id="1093"/>
    </w:p>
    <w:p w14:paraId="5F306871" w14:textId="5B52D1B7" w:rsidR="00302B76" w:rsidRDefault="00302B76" w:rsidP="00302B76">
      <w:pPr>
        <w:spacing w:line="259" w:lineRule="auto"/>
        <w:rPr>
          <w:sz w:val="22"/>
          <w:szCs w:val="22"/>
        </w:rPr>
      </w:pPr>
      <w:r>
        <w:rPr>
          <w:sz w:val="22"/>
          <w:szCs w:val="22"/>
        </w:rPr>
        <w:t xml:space="preserve">De risicodelingsreserve </w:t>
      </w:r>
      <w:r w:rsidR="001D7B08">
        <w:rPr>
          <w:sz w:val="22"/>
          <w:szCs w:val="22"/>
        </w:rPr>
        <w:t xml:space="preserve">(RDR) </w:t>
      </w:r>
      <w:r>
        <w:rPr>
          <w:sz w:val="22"/>
          <w:szCs w:val="22"/>
        </w:rPr>
        <w:t>is in de flexibele premieovereenkomst verplicht voor verplichte pensioenregelingen.</w:t>
      </w:r>
    </w:p>
    <w:p w14:paraId="57367701" w14:textId="4C726CA5" w:rsidR="00FB4E2D" w:rsidRDefault="00FB4E2D" w:rsidP="00302B76">
      <w:pPr>
        <w:spacing w:line="259" w:lineRule="auto"/>
        <w:rPr>
          <w:sz w:val="22"/>
          <w:szCs w:val="22"/>
        </w:rPr>
      </w:pPr>
      <w:r>
        <w:rPr>
          <w:sz w:val="22"/>
          <w:szCs w:val="22"/>
        </w:rPr>
        <w:t>Deze reserve wordt in units bijgehouden.</w:t>
      </w:r>
    </w:p>
    <w:p w14:paraId="191FF695" w14:textId="2B570D6E" w:rsidR="00E85DDF" w:rsidRPr="00C523B1" w:rsidRDefault="00E85DDF" w:rsidP="00E85DDF">
      <w:pPr>
        <w:spacing w:line="259" w:lineRule="auto"/>
        <w:rPr>
          <w:sz w:val="22"/>
          <w:szCs w:val="22"/>
        </w:rPr>
      </w:pPr>
      <w:r w:rsidRPr="00C523B1">
        <w:rPr>
          <w:sz w:val="22"/>
          <w:szCs w:val="22"/>
        </w:rPr>
        <w:t>Het beleggingsbeleid van</w:t>
      </w:r>
      <w:r w:rsidR="00F72ECA">
        <w:rPr>
          <w:sz w:val="22"/>
          <w:szCs w:val="22"/>
        </w:rPr>
        <w:t xml:space="preserve"> de</w:t>
      </w:r>
      <w:r w:rsidRPr="00C523B1">
        <w:rPr>
          <w:sz w:val="22"/>
          <w:szCs w:val="22"/>
        </w:rPr>
        <w:t xml:space="preserve"> </w:t>
      </w:r>
      <w:r>
        <w:rPr>
          <w:sz w:val="22"/>
          <w:szCs w:val="22"/>
        </w:rPr>
        <w:t>risicodelingsreserve</w:t>
      </w:r>
      <w:r w:rsidRPr="00C523B1">
        <w:rPr>
          <w:sz w:val="22"/>
          <w:szCs w:val="22"/>
        </w:rPr>
        <w:t>:</w:t>
      </w:r>
    </w:p>
    <w:p w14:paraId="7A436228" w14:textId="0F6FADF7" w:rsidR="00E85DDF" w:rsidRDefault="008F2C35" w:rsidP="00D2298E">
      <w:pPr>
        <w:pStyle w:val="ListParagraph"/>
        <w:numPr>
          <w:ilvl w:val="0"/>
          <w:numId w:val="4"/>
        </w:numPr>
        <w:spacing w:line="259" w:lineRule="auto"/>
        <w:rPr>
          <w:sz w:val="22"/>
          <w:szCs w:val="22"/>
        </w:rPr>
      </w:pPr>
      <w:r>
        <w:rPr>
          <w:sz w:val="22"/>
          <w:szCs w:val="22"/>
        </w:rPr>
        <w:t>volgt b</w:t>
      </w:r>
      <w:r w:rsidR="00E85DDF">
        <w:rPr>
          <w:sz w:val="22"/>
          <w:szCs w:val="22"/>
        </w:rPr>
        <w:t>eleggingsbeleid</w:t>
      </w:r>
      <w:r>
        <w:rPr>
          <w:sz w:val="22"/>
          <w:szCs w:val="22"/>
        </w:rPr>
        <w:t xml:space="preserve"> of</w:t>
      </w:r>
    </w:p>
    <w:p w14:paraId="061982EF" w14:textId="01123A4D" w:rsidR="00E85DDF" w:rsidRDefault="008F2C35" w:rsidP="00D2298E">
      <w:pPr>
        <w:pStyle w:val="ListParagraph"/>
        <w:numPr>
          <w:ilvl w:val="0"/>
          <w:numId w:val="4"/>
        </w:numPr>
        <w:spacing w:line="259" w:lineRule="auto"/>
        <w:rPr>
          <w:sz w:val="22"/>
          <w:szCs w:val="22"/>
        </w:rPr>
      </w:pPr>
      <w:r>
        <w:rPr>
          <w:sz w:val="22"/>
          <w:szCs w:val="22"/>
        </w:rPr>
        <w:t>heeft e</w:t>
      </w:r>
      <w:r w:rsidR="00E85DDF">
        <w:rPr>
          <w:sz w:val="22"/>
          <w:szCs w:val="22"/>
        </w:rPr>
        <w:t>igen beleggingsbeleid</w:t>
      </w:r>
    </w:p>
    <w:p w14:paraId="71150C5A" w14:textId="6F805D0E" w:rsidR="006021B8" w:rsidRDefault="006021B8" w:rsidP="00230AF7">
      <w:pPr>
        <w:pStyle w:val="Heading2"/>
        <w:numPr>
          <w:ilvl w:val="1"/>
          <w:numId w:val="1"/>
        </w:numPr>
      </w:pPr>
      <w:bookmarkStart w:id="1094" w:name="_Toc222499730"/>
      <w:r>
        <w:t>Vulregels risicodelingsreserve</w:t>
      </w:r>
      <w:bookmarkEnd w:id="1094"/>
      <w:r>
        <w:t xml:space="preserve"> </w:t>
      </w:r>
    </w:p>
    <w:p w14:paraId="7A8DEFBA" w14:textId="3104BB97" w:rsidR="00FF09C3" w:rsidRDefault="00650A26" w:rsidP="00AF22A7">
      <w:pPr>
        <w:spacing w:line="259" w:lineRule="auto"/>
        <w:rPr>
          <w:sz w:val="22"/>
          <w:szCs w:val="22"/>
        </w:rPr>
      </w:pPr>
      <w:r>
        <w:rPr>
          <w:sz w:val="22"/>
          <w:szCs w:val="22"/>
        </w:rPr>
        <w:t>De risicodelingsreserve kan gevuld worden door:</w:t>
      </w:r>
    </w:p>
    <w:p w14:paraId="184CB886" w14:textId="70919804" w:rsidR="00650A26" w:rsidRDefault="00650A26" w:rsidP="00D2298E">
      <w:pPr>
        <w:pStyle w:val="ListParagraph"/>
        <w:numPr>
          <w:ilvl w:val="0"/>
          <w:numId w:val="4"/>
        </w:numPr>
        <w:spacing w:line="259" w:lineRule="auto"/>
        <w:rPr>
          <w:sz w:val="22"/>
          <w:szCs w:val="22"/>
        </w:rPr>
      </w:pPr>
      <w:r>
        <w:rPr>
          <w:sz w:val="22"/>
          <w:szCs w:val="22"/>
        </w:rPr>
        <w:t>Initieel</w:t>
      </w:r>
    </w:p>
    <w:p w14:paraId="0F7F8BCC" w14:textId="72A1C204" w:rsidR="00650A26" w:rsidRDefault="00650A26" w:rsidP="00D2298E">
      <w:pPr>
        <w:pStyle w:val="ListParagraph"/>
        <w:numPr>
          <w:ilvl w:val="0"/>
          <w:numId w:val="4"/>
        </w:numPr>
        <w:spacing w:line="259" w:lineRule="auto"/>
        <w:rPr>
          <w:sz w:val="22"/>
          <w:szCs w:val="22"/>
        </w:rPr>
      </w:pPr>
      <w:commentRangeStart w:id="1095"/>
      <w:commentRangeStart w:id="1096"/>
      <w:r>
        <w:rPr>
          <w:sz w:val="22"/>
          <w:szCs w:val="22"/>
        </w:rPr>
        <w:t>Premie</w:t>
      </w:r>
      <w:commentRangeEnd w:id="1095"/>
      <w:r w:rsidR="00053CBF">
        <w:rPr>
          <w:rStyle w:val="CommentReference"/>
          <w:sz w:val="22"/>
          <w:szCs w:val="22"/>
        </w:rPr>
        <w:commentReference w:id="1095"/>
      </w:r>
      <w:commentRangeEnd w:id="1096"/>
      <w:r>
        <w:rPr>
          <w:rStyle w:val="CommentReference"/>
          <w:sz w:val="22"/>
          <w:szCs w:val="22"/>
        </w:rPr>
        <w:commentReference w:id="1096"/>
      </w:r>
    </w:p>
    <w:p w14:paraId="780F8D0D" w14:textId="710F90B5" w:rsidR="009E7419" w:rsidRPr="00F70521" w:rsidRDefault="009E7419" w:rsidP="00D2298E">
      <w:pPr>
        <w:pStyle w:val="ListParagraph"/>
        <w:numPr>
          <w:ilvl w:val="0"/>
          <w:numId w:val="4"/>
        </w:numPr>
        <w:spacing w:line="259" w:lineRule="auto"/>
        <w:rPr>
          <w:sz w:val="22"/>
          <w:szCs w:val="22"/>
        </w:rPr>
      </w:pPr>
      <w:r w:rsidRPr="00F70521">
        <w:rPr>
          <w:sz w:val="22"/>
          <w:szCs w:val="22"/>
        </w:rPr>
        <w:t>Micro</w:t>
      </w:r>
      <w:r w:rsidR="00F70521" w:rsidRPr="00F70521">
        <w:rPr>
          <w:sz w:val="22"/>
          <w:szCs w:val="22"/>
        </w:rPr>
        <w:t>/m</w:t>
      </w:r>
      <w:r w:rsidRPr="00F70521">
        <w:rPr>
          <w:sz w:val="22"/>
          <w:szCs w:val="22"/>
        </w:rPr>
        <w:t>acro langleven</w:t>
      </w:r>
    </w:p>
    <w:p w14:paraId="389C7DFA" w14:textId="2A0435BC" w:rsidR="00650A26" w:rsidRPr="00FF12ED" w:rsidRDefault="009E7419" w:rsidP="00D2298E">
      <w:pPr>
        <w:pStyle w:val="ListParagraph"/>
        <w:numPr>
          <w:ilvl w:val="0"/>
          <w:numId w:val="4"/>
        </w:numPr>
        <w:spacing w:line="259" w:lineRule="auto"/>
        <w:rPr>
          <w:sz w:val="22"/>
          <w:szCs w:val="22"/>
        </w:rPr>
      </w:pPr>
      <w:r w:rsidRPr="00FF12ED">
        <w:rPr>
          <w:sz w:val="22"/>
          <w:szCs w:val="22"/>
        </w:rPr>
        <w:t>Kapitaal</w:t>
      </w:r>
      <w:r w:rsidR="00FF12ED">
        <w:rPr>
          <w:sz w:val="22"/>
          <w:szCs w:val="22"/>
        </w:rPr>
        <w:br/>
      </w:r>
      <w:r w:rsidR="001A7A6F">
        <w:rPr>
          <w:sz w:val="22"/>
          <w:szCs w:val="22"/>
        </w:rPr>
        <w:t xml:space="preserve">(kan voorkomen in de </w:t>
      </w:r>
      <w:r w:rsidR="00FF12ED" w:rsidRPr="00FF12ED">
        <w:rPr>
          <w:sz w:val="22"/>
          <w:szCs w:val="22"/>
        </w:rPr>
        <w:t xml:space="preserve">collectieve uitkeringsfase, de risicodelingsreserve </w:t>
      </w:r>
      <w:r w:rsidR="001A7A6F">
        <w:rPr>
          <w:sz w:val="22"/>
          <w:szCs w:val="22"/>
        </w:rPr>
        <w:t xml:space="preserve">kan </w:t>
      </w:r>
      <w:r w:rsidR="00FF12ED" w:rsidRPr="00FF12ED">
        <w:rPr>
          <w:sz w:val="22"/>
          <w:szCs w:val="22"/>
        </w:rPr>
        <w:t xml:space="preserve">gevuld </w:t>
      </w:r>
      <w:r w:rsidR="001A7A6F">
        <w:rPr>
          <w:sz w:val="22"/>
          <w:szCs w:val="22"/>
        </w:rPr>
        <w:t xml:space="preserve">worden </w:t>
      </w:r>
      <w:r w:rsidR="00DC3F50">
        <w:rPr>
          <w:sz w:val="22"/>
          <w:szCs w:val="22"/>
        </w:rPr>
        <w:t xml:space="preserve">met </w:t>
      </w:r>
      <w:r w:rsidR="00FF12ED" w:rsidRPr="00FF12ED">
        <w:rPr>
          <w:sz w:val="22"/>
          <w:szCs w:val="22"/>
        </w:rPr>
        <w:t>het kapitaal bij toetreding tot het uitkeringscollectief</w:t>
      </w:r>
      <w:r w:rsidR="00DC3F50">
        <w:rPr>
          <w:sz w:val="22"/>
          <w:szCs w:val="22"/>
        </w:rPr>
        <w:t>)</w:t>
      </w:r>
    </w:p>
    <w:p w14:paraId="57346256" w14:textId="07FB6608" w:rsidR="00BF3599" w:rsidRDefault="00BF3599" w:rsidP="00230AF7">
      <w:pPr>
        <w:pStyle w:val="Heading2"/>
        <w:numPr>
          <w:ilvl w:val="1"/>
          <w:numId w:val="1"/>
        </w:numPr>
      </w:pPr>
      <w:bookmarkStart w:id="1097" w:name="_Toc222499731"/>
      <w:r>
        <w:t>Uitdeelregels risicodelingsreserve</w:t>
      </w:r>
      <w:bookmarkEnd w:id="1097"/>
      <w:r>
        <w:t xml:space="preserve"> </w:t>
      </w:r>
    </w:p>
    <w:p w14:paraId="0FAD5224" w14:textId="538073AF" w:rsidR="00BF3599" w:rsidRDefault="00BF3599" w:rsidP="00BF3599">
      <w:pPr>
        <w:spacing w:line="259" w:lineRule="auto"/>
        <w:rPr>
          <w:sz w:val="22"/>
          <w:szCs w:val="22"/>
        </w:rPr>
      </w:pPr>
      <w:r>
        <w:rPr>
          <w:sz w:val="22"/>
          <w:szCs w:val="22"/>
        </w:rPr>
        <w:t xml:space="preserve">De risicodelingsreserve kan </w:t>
      </w:r>
      <w:r w:rsidR="00FF0AF6">
        <w:rPr>
          <w:sz w:val="22"/>
          <w:szCs w:val="22"/>
        </w:rPr>
        <w:t xml:space="preserve">uitgedeeld </w:t>
      </w:r>
      <w:r>
        <w:rPr>
          <w:sz w:val="22"/>
          <w:szCs w:val="22"/>
        </w:rPr>
        <w:t>worden door:</w:t>
      </w:r>
    </w:p>
    <w:p w14:paraId="428F1553" w14:textId="77777777" w:rsidR="00D5672C" w:rsidRDefault="00D5672C" w:rsidP="00D2298E">
      <w:pPr>
        <w:pStyle w:val="ListParagraph"/>
        <w:numPr>
          <w:ilvl w:val="0"/>
          <w:numId w:val="4"/>
        </w:numPr>
        <w:spacing w:line="259" w:lineRule="auto"/>
        <w:rPr>
          <w:sz w:val="22"/>
          <w:szCs w:val="22"/>
        </w:rPr>
      </w:pPr>
      <w:r>
        <w:rPr>
          <w:sz w:val="22"/>
          <w:szCs w:val="22"/>
        </w:rPr>
        <w:t>Beschermingsrendement</w:t>
      </w:r>
    </w:p>
    <w:p w14:paraId="11A3FE41" w14:textId="2BBED8C2" w:rsidR="00FF0AF6" w:rsidRDefault="00D5672C" w:rsidP="00D2298E">
      <w:pPr>
        <w:pStyle w:val="ListParagraph"/>
        <w:numPr>
          <w:ilvl w:val="0"/>
          <w:numId w:val="4"/>
        </w:numPr>
        <w:spacing w:line="259" w:lineRule="auto"/>
        <w:rPr>
          <w:sz w:val="22"/>
          <w:szCs w:val="22"/>
        </w:rPr>
      </w:pPr>
      <w:r>
        <w:rPr>
          <w:sz w:val="22"/>
          <w:szCs w:val="22"/>
        </w:rPr>
        <w:t>Overrendement</w:t>
      </w:r>
    </w:p>
    <w:p w14:paraId="17CB1330" w14:textId="110763D7" w:rsidR="00D5672C" w:rsidRDefault="00D5672C" w:rsidP="00D5672C">
      <w:pPr>
        <w:spacing w:line="259" w:lineRule="auto"/>
        <w:rPr>
          <w:sz w:val="22"/>
          <w:szCs w:val="22"/>
        </w:rPr>
      </w:pPr>
      <w:r>
        <w:rPr>
          <w:sz w:val="22"/>
          <w:szCs w:val="22"/>
        </w:rPr>
        <w:t>Hierbij kan onderscheid gemaakt worden in status (bijv. pensioentrekkend</w:t>
      </w:r>
      <w:r w:rsidR="00476749">
        <w:rPr>
          <w:sz w:val="22"/>
          <w:szCs w:val="22"/>
        </w:rPr>
        <w:t xml:space="preserve">, actief </w:t>
      </w:r>
      <w:r>
        <w:rPr>
          <w:sz w:val="22"/>
          <w:szCs w:val="22"/>
        </w:rPr>
        <w:t xml:space="preserve">of </w:t>
      </w:r>
      <w:r w:rsidR="00476749">
        <w:rPr>
          <w:sz w:val="22"/>
          <w:szCs w:val="22"/>
        </w:rPr>
        <w:t>premievrije deelname</w:t>
      </w:r>
      <w:r>
        <w:rPr>
          <w:sz w:val="22"/>
          <w:szCs w:val="22"/>
        </w:rPr>
        <w:t>)</w:t>
      </w:r>
      <w:r w:rsidR="00517750">
        <w:rPr>
          <w:sz w:val="22"/>
          <w:szCs w:val="22"/>
        </w:rPr>
        <w:t xml:space="preserve"> en</w:t>
      </w:r>
      <w:r>
        <w:rPr>
          <w:sz w:val="22"/>
          <w:szCs w:val="22"/>
        </w:rPr>
        <w:t xml:space="preserve"> </w:t>
      </w:r>
      <w:r w:rsidR="00476749">
        <w:rPr>
          <w:sz w:val="22"/>
          <w:szCs w:val="22"/>
        </w:rPr>
        <w:t>in fase (uitkeringsfase, opbouwfase)</w:t>
      </w:r>
      <w:r w:rsidR="00517750">
        <w:rPr>
          <w:sz w:val="22"/>
          <w:szCs w:val="22"/>
        </w:rPr>
        <w:t>. De ene groep kan een hoger percentage rendement krijgen, dan de andere groep.</w:t>
      </w:r>
    </w:p>
    <w:p w14:paraId="4FB31568" w14:textId="0104FB9B" w:rsidR="00C709CC" w:rsidRPr="00D5672C" w:rsidRDefault="00C709CC" w:rsidP="00D5672C">
      <w:pPr>
        <w:spacing w:line="259" w:lineRule="auto"/>
        <w:rPr>
          <w:sz w:val="22"/>
          <w:szCs w:val="22"/>
        </w:rPr>
      </w:pPr>
      <w:r>
        <w:rPr>
          <w:sz w:val="22"/>
          <w:szCs w:val="22"/>
        </w:rPr>
        <w:t>De uitdeelregels moeten aansluiten bij het doel van de risicodelingsreserve.</w:t>
      </w:r>
    </w:p>
    <w:p w14:paraId="320416A8" w14:textId="77777777" w:rsidR="00650A26" w:rsidRDefault="00650A26" w:rsidP="00AF22A7">
      <w:pPr>
        <w:spacing w:line="259" w:lineRule="auto"/>
        <w:rPr>
          <w:sz w:val="22"/>
          <w:szCs w:val="22"/>
        </w:rPr>
      </w:pPr>
    </w:p>
    <w:p w14:paraId="6696E0B4" w14:textId="4E433B29" w:rsidR="00302B76" w:rsidRDefault="00302B76" w:rsidP="00302B76">
      <w:pPr>
        <w:pStyle w:val="Heading4"/>
      </w:pPr>
      <w:del w:id="1098" w:author="Jitty van der Kuur" w:date="2026-06-19T11:24:00Z" w16du:dateUtc="2026-06-19T09:24:00Z">
        <w:r>
          <w:delText>AllVida</w:delText>
        </w:r>
      </w:del>
      <w:ins w:id="1099" w:author="Jitty van der Kuur" w:date="2026-06-19T11:24:00Z" w16du:dateUtc="2026-06-19T09:24:00Z">
        <w:r>
          <w:t xml:space="preserve"> </w:t>
        </w:r>
        <w:r w:rsidR="008465A9">
          <w:t>Allvida</w:t>
        </w:r>
      </w:ins>
      <w:r>
        <w:t xml:space="preserve"> en standaard product</w:t>
      </w:r>
    </w:p>
    <w:p w14:paraId="4EA5C54D" w14:textId="044168F1" w:rsidR="00295460" w:rsidRDefault="00295460" w:rsidP="00A6557A">
      <w:pPr>
        <w:spacing w:line="259" w:lineRule="auto"/>
        <w:rPr>
          <w:sz w:val="22"/>
          <w:szCs w:val="22"/>
        </w:rPr>
      </w:pPr>
      <w:r>
        <w:rPr>
          <w:sz w:val="22"/>
          <w:szCs w:val="22"/>
        </w:rPr>
        <w:t xml:space="preserve">In </w:t>
      </w:r>
      <w:del w:id="1100" w:author="Jitty van der Kuur" w:date="2026-06-19T11:24:00Z" w16du:dateUtc="2026-06-19T09:24:00Z">
        <w:r>
          <w:rPr>
            <w:sz w:val="22"/>
            <w:szCs w:val="22"/>
          </w:rPr>
          <w:delText>AllVida</w:delText>
        </w:r>
      </w:del>
      <w:ins w:id="1101" w:author="Jitty van der Kuur" w:date="2026-06-19T11:24:00Z" w16du:dateUtc="2026-06-19T09:24:00Z">
        <w:r w:rsidR="008465A9">
          <w:rPr>
            <w:sz w:val="22"/>
            <w:szCs w:val="22"/>
          </w:rPr>
          <w:t xml:space="preserve"> Allvida</w:t>
        </w:r>
      </w:ins>
      <w:r>
        <w:rPr>
          <w:sz w:val="22"/>
          <w:szCs w:val="22"/>
        </w:rPr>
        <w:t xml:space="preserve"> wordt uitgegaan van een vaste mix voor h</w:t>
      </w:r>
      <w:r w:rsidR="00A6557A" w:rsidRPr="00C523B1">
        <w:rPr>
          <w:sz w:val="22"/>
          <w:szCs w:val="22"/>
        </w:rPr>
        <w:t>et beleggingsbeleid</w:t>
      </w:r>
      <w:r w:rsidR="007B069F">
        <w:rPr>
          <w:sz w:val="22"/>
          <w:szCs w:val="22"/>
        </w:rPr>
        <w:t xml:space="preserve"> in de risicodelingsreserve</w:t>
      </w:r>
      <w:r>
        <w:rPr>
          <w:sz w:val="22"/>
          <w:szCs w:val="22"/>
        </w:rPr>
        <w:t>, bij individuele deelnemers geldt bij SPD en SPF lifecycles.</w:t>
      </w:r>
    </w:p>
    <w:p w14:paraId="692A085F" w14:textId="5C639F3F" w:rsidR="00E16DC2" w:rsidRDefault="00D35D0B" w:rsidP="00E16DC2">
      <w:pPr>
        <w:spacing w:line="259" w:lineRule="auto"/>
        <w:rPr>
          <w:sz w:val="22"/>
          <w:szCs w:val="22"/>
        </w:rPr>
      </w:pPr>
      <w:r>
        <w:rPr>
          <w:sz w:val="22"/>
          <w:szCs w:val="22"/>
        </w:rPr>
        <w:t xml:space="preserve">In </w:t>
      </w:r>
      <w:del w:id="1102" w:author="Jitty van der Kuur" w:date="2026-06-19T11:24:00Z" w16du:dateUtc="2026-06-19T09:24:00Z">
        <w:r>
          <w:rPr>
            <w:sz w:val="22"/>
            <w:szCs w:val="22"/>
          </w:rPr>
          <w:delText>AllVida</w:delText>
        </w:r>
      </w:del>
      <w:ins w:id="1103" w:author="Jitty van der Kuur" w:date="2026-06-19T11:24:00Z" w16du:dateUtc="2026-06-19T09:24:00Z">
        <w:r w:rsidR="008465A9">
          <w:rPr>
            <w:sz w:val="22"/>
            <w:szCs w:val="22"/>
          </w:rPr>
          <w:t xml:space="preserve"> Allvida</w:t>
        </w:r>
      </w:ins>
      <w:r>
        <w:rPr>
          <w:sz w:val="22"/>
          <w:szCs w:val="22"/>
        </w:rPr>
        <w:t xml:space="preserve"> kan de risicodelingsreserve gevuld worden door </w:t>
      </w:r>
      <w:r w:rsidR="002678BE">
        <w:rPr>
          <w:sz w:val="22"/>
          <w:szCs w:val="22"/>
        </w:rPr>
        <w:t>i</w:t>
      </w:r>
      <w:r>
        <w:rPr>
          <w:sz w:val="22"/>
          <w:szCs w:val="22"/>
        </w:rPr>
        <w:t>nitieel</w:t>
      </w:r>
      <w:r w:rsidR="002678BE">
        <w:rPr>
          <w:sz w:val="22"/>
          <w:szCs w:val="22"/>
        </w:rPr>
        <w:t xml:space="preserve">, </w:t>
      </w:r>
      <w:commentRangeStart w:id="1104"/>
      <w:r w:rsidR="002678BE">
        <w:rPr>
          <w:sz w:val="22"/>
          <w:szCs w:val="22"/>
        </w:rPr>
        <w:t>m</w:t>
      </w:r>
      <w:r w:rsidRPr="00F70521">
        <w:rPr>
          <w:sz w:val="22"/>
          <w:szCs w:val="22"/>
        </w:rPr>
        <w:t>icro/macro langleven</w:t>
      </w:r>
      <w:r w:rsidR="002678BE">
        <w:rPr>
          <w:sz w:val="22"/>
          <w:szCs w:val="22"/>
        </w:rPr>
        <w:t xml:space="preserve"> </w:t>
      </w:r>
      <w:commentRangeEnd w:id="1104"/>
      <w:r w:rsidR="00053CBF">
        <w:rPr>
          <w:rStyle w:val="CommentReference"/>
          <w:sz w:val="22"/>
          <w:szCs w:val="22"/>
        </w:rPr>
        <w:commentReference w:id="1104"/>
      </w:r>
      <w:r w:rsidR="002678BE">
        <w:rPr>
          <w:sz w:val="22"/>
          <w:szCs w:val="22"/>
        </w:rPr>
        <w:t>(</w:t>
      </w:r>
      <w:r w:rsidR="002678BE" w:rsidRPr="00BA7D8A">
        <w:rPr>
          <w:color w:val="FF0000"/>
          <w:sz w:val="22"/>
          <w:szCs w:val="22"/>
        </w:rPr>
        <w:t>nog niet systeem getest</w:t>
      </w:r>
      <w:r w:rsidR="00FD56D2">
        <w:rPr>
          <w:color w:val="FF0000"/>
          <w:sz w:val="22"/>
          <w:szCs w:val="22"/>
        </w:rPr>
        <w:t>, PI ???</w:t>
      </w:r>
      <w:r w:rsidR="002678BE">
        <w:rPr>
          <w:sz w:val="22"/>
          <w:szCs w:val="22"/>
        </w:rPr>
        <w:t>)</w:t>
      </w:r>
      <w:r w:rsidR="00E16DC2">
        <w:rPr>
          <w:sz w:val="22"/>
          <w:szCs w:val="22"/>
        </w:rPr>
        <w:t xml:space="preserve"> en k</w:t>
      </w:r>
      <w:r w:rsidRPr="00FF12ED">
        <w:rPr>
          <w:sz w:val="22"/>
          <w:szCs w:val="22"/>
        </w:rPr>
        <w:t>apitaal</w:t>
      </w:r>
      <w:r w:rsidR="00E16DC2">
        <w:rPr>
          <w:sz w:val="22"/>
          <w:szCs w:val="22"/>
        </w:rPr>
        <w:t>. Vulling door premie is n.v.t. voor SPD en SPF.</w:t>
      </w:r>
    </w:p>
    <w:p w14:paraId="7E9C2A8C" w14:textId="62F935E6" w:rsidR="00780134" w:rsidRPr="00BA7D8A" w:rsidRDefault="002E0CCC" w:rsidP="00E16DC2">
      <w:pPr>
        <w:spacing w:line="259" w:lineRule="auto"/>
        <w:rPr>
          <w:color w:val="FF0000"/>
          <w:sz w:val="22"/>
          <w:szCs w:val="22"/>
        </w:rPr>
      </w:pPr>
      <w:r w:rsidRPr="00BA7D8A">
        <w:rPr>
          <w:color w:val="FF0000"/>
          <w:sz w:val="22"/>
          <w:szCs w:val="22"/>
        </w:rPr>
        <w:t>De uitdeling van de risicodelingsreserve moet nog gebouwd worden</w:t>
      </w:r>
      <w:r w:rsidR="00FD56D2">
        <w:rPr>
          <w:color w:val="FF0000"/>
          <w:sz w:val="22"/>
          <w:szCs w:val="22"/>
        </w:rPr>
        <w:t xml:space="preserve">, </w:t>
      </w:r>
      <w:commentRangeStart w:id="1105"/>
      <w:r w:rsidR="00FD56D2">
        <w:rPr>
          <w:color w:val="FF0000"/>
          <w:sz w:val="22"/>
          <w:szCs w:val="22"/>
        </w:rPr>
        <w:t>PI ???</w:t>
      </w:r>
      <w:r>
        <w:rPr>
          <w:sz w:val="22"/>
          <w:szCs w:val="22"/>
        </w:rPr>
        <w:t>.</w:t>
      </w:r>
      <w:r w:rsidR="008F74AF">
        <w:rPr>
          <w:sz w:val="22"/>
          <w:szCs w:val="22"/>
        </w:rPr>
        <w:t xml:space="preserve"> </w:t>
      </w:r>
      <w:commentRangeEnd w:id="1105"/>
      <w:r w:rsidR="00053CBF">
        <w:rPr>
          <w:rStyle w:val="CommentReference"/>
          <w:sz w:val="22"/>
          <w:szCs w:val="22"/>
        </w:rPr>
        <w:commentReference w:id="1105"/>
      </w:r>
      <w:r w:rsidR="00EA0638">
        <w:rPr>
          <w:sz w:val="22"/>
          <w:szCs w:val="22"/>
        </w:rPr>
        <w:br/>
      </w:r>
      <w:r w:rsidR="00EA0638" w:rsidRPr="00BA7D8A">
        <w:rPr>
          <w:color w:val="FF0000"/>
          <w:sz w:val="22"/>
          <w:szCs w:val="22"/>
        </w:rPr>
        <w:t xml:space="preserve">De </w:t>
      </w:r>
      <w:r w:rsidR="005B74E9" w:rsidRPr="00BA7D8A">
        <w:rPr>
          <w:color w:val="FF0000"/>
          <w:sz w:val="22"/>
          <w:szCs w:val="22"/>
        </w:rPr>
        <w:t xml:space="preserve">mogelijke </w:t>
      </w:r>
      <w:r w:rsidR="00EA0638" w:rsidRPr="00BA7D8A">
        <w:rPr>
          <w:color w:val="FF0000"/>
          <w:sz w:val="22"/>
          <w:szCs w:val="22"/>
        </w:rPr>
        <w:t xml:space="preserve">uitdeling </w:t>
      </w:r>
      <w:r w:rsidR="005B74E9" w:rsidRPr="00BA7D8A">
        <w:rPr>
          <w:color w:val="FF0000"/>
          <w:sz w:val="22"/>
          <w:szCs w:val="22"/>
        </w:rPr>
        <w:t xml:space="preserve">vindt </w:t>
      </w:r>
      <w:r w:rsidR="00EA0638" w:rsidRPr="00BA7D8A">
        <w:rPr>
          <w:color w:val="FF0000"/>
          <w:sz w:val="22"/>
          <w:szCs w:val="22"/>
        </w:rPr>
        <w:t xml:space="preserve">overigens </w:t>
      </w:r>
      <w:r w:rsidR="00A211FE" w:rsidRPr="00BA7D8A">
        <w:rPr>
          <w:color w:val="FF0000"/>
          <w:sz w:val="22"/>
          <w:szCs w:val="22"/>
        </w:rPr>
        <w:t xml:space="preserve">pas voor het eerst op 1 januari </w:t>
      </w:r>
      <w:r w:rsidR="001E51EF" w:rsidRPr="00BA7D8A">
        <w:rPr>
          <w:color w:val="FF0000"/>
          <w:sz w:val="22"/>
          <w:szCs w:val="22"/>
        </w:rPr>
        <w:t xml:space="preserve">na </w:t>
      </w:r>
      <w:r w:rsidR="00EA0638" w:rsidRPr="00BA7D8A">
        <w:rPr>
          <w:color w:val="FF0000"/>
          <w:sz w:val="22"/>
          <w:szCs w:val="22"/>
        </w:rPr>
        <w:t xml:space="preserve">het transitiemoment </w:t>
      </w:r>
      <w:r w:rsidR="001E51EF" w:rsidRPr="00BA7D8A">
        <w:rPr>
          <w:color w:val="FF0000"/>
          <w:sz w:val="22"/>
          <w:szCs w:val="22"/>
        </w:rPr>
        <w:t xml:space="preserve">plaats, dus een iets lagere prioritering ervan </w:t>
      </w:r>
      <w:r w:rsidR="006A59A8" w:rsidRPr="00BA7D8A">
        <w:rPr>
          <w:color w:val="FF0000"/>
          <w:sz w:val="22"/>
          <w:szCs w:val="22"/>
        </w:rPr>
        <w:t>is begrijpelijk.</w:t>
      </w:r>
    </w:p>
    <w:p w14:paraId="55EAD4A4" w14:textId="77777777" w:rsidR="00C942AE" w:rsidRDefault="00C942AE">
      <w:pPr>
        <w:spacing w:line="259" w:lineRule="auto"/>
        <w:rPr>
          <w:rFonts w:asciiTheme="majorHAnsi" w:eastAsiaTheme="majorEastAsia" w:hAnsiTheme="majorHAnsi" w:cstheme="majorBidi"/>
          <w:color w:val="0F4761" w:themeColor="accent1" w:themeShade="BF"/>
          <w:sz w:val="32"/>
          <w:szCs w:val="32"/>
        </w:rPr>
      </w:pPr>
      <w:bookmarkStart w:id="1106" w:name="_Toc222499732"/>
      <w:r>
        <w:br w:type="page"/>
      </w:r>
    </w:p>
    <w:p w14:paraId="5E2D5BCD" w14:textId="122FFC32" w:rsidR="004F0729" w:rsidRDefault="004F0729" w:rsidP="00230AF7">
      <w:pPr>
        <w:pStyle w:val="Heading2"/>
        <w:numPr>
          <w:ilvl w:val="1"/>
          <w:numId w:val="1"/>
        </w:numPr>
      </w:pPr>
      <w:r>
        <w:lastRenderedPageBreak/>
        <w:t>Fondsen</w:t>
      </w:r>
      <w:bookmarkEnd w:id="1106"/>
    </w:p>
    <w:p w14:paraId="4903A9E1" w14:textId="1C191971" w:rsidR="00D1557E" w:rsidRDefault="00D1557E">
      <w:pPr>
        <w:spacing w:line="259" w:lineRule="auto"/>
        <w:rPr>
          <w:sz w:val="22"/>
          <w:szCs w:val="22"/>
        </w:rPr>
      </w:pPr>
    </w:p>
    <w:tbl>
      <w:tblPr>
        <w:tblW w:w="8661" w:type="dxa"/>
        <w:tblCellMar>
          <w:left w:w="70" w:type="dxa"/>
          <w:right w:w="70" w:type="dxa"/>
        </w:tblCellMar>
        <w:tblLook w:val="04A0" w:firstRow="1" w:lastRow="0" w:firstColumn="1" w:lastColumn="0" w:noHBand="0" w:noVBand="1"/>
      </w:tblPr>
      <w:tblGrid>
        <w:gridCol w:w="1260"/>
        <w:gridCol w:w="1120"/>
        <w:gridCol w:w="1040"/>
        <w:gridCol w:w="1081"/>
        <w:gridCol w:w="1040"/>
        <w:gridCol w:w="1040"/>
        <w:gridCol w:w="1040"/>
        <w:gridCol w:w="1040"/>
      </w:tblGrid>
      <w:tr w:rsidR="00C152E5" w:rsidRPr="00C152E5" w14:paraId="4A8A0A24" w14:textId="77777777" w:rsidTr="00230AF7">
        <w:trPr>
          <w:trHeight w:val="324"/>
        </w:trPr>
        <w:tc>
          <w:tcPr>
            <w:tcW w:w="1260" w:type="dxa"/>
            <w:tcBorders>
              <w:top w:val="nil"/>
              <w:left w:val="nil"/>
              <w:bottom w:val="nil"/>
              <w:right w:val="nil"/>
            </w:tcBorders>
            <w:vAlign w:val="bottom"/>
            <w:hideMark/>
          </w:tcPr>
          <w:p w14:paraId="3E8B450E" w14:textId="77777777" w:rsidR="00C152E5" w:rsidRPr="00C152E5" w:rsidRDefault="00C152E5" w:rsidP="00C152E5">
            <w:pPr>
              <w:spacing w:after="0" w:line="240" w:lineRule="auto"/>
              <w:rPr>
                <w:rFonts w:ascii="Times New Roman" w:eastAsia="Times New Roman" w:hAnsi="Times New Roman" w:cs="Times New Roman"/>
                <w:kern w:val="0"/>
                <w:sz w:val="20"/>
                <w:szCs w:val="20"/>
                <w:lang w:eastAsia="nl-NL"/>
                <w14:ligatures w14:val="none"/>
              </w:rPr>
            </w:pPr>
          </w:p>
        </w:tc>
        <w:tc>
          <w:tcPr>
            <w:tcW w:w="2160" w:type="dxa"/>
            <w:gridSpan w:val="2"/>
            <w:tcBorders>
              <w:top w:val="single" w:sz="4" w:space="0" w:color="auto"/>
              <w:left w:val="single" w:sz="4" w:space="0" w:color="auto"/>
              <w:bottom w:val="nil"/>
              <w:right w:val="single" w:sz="4" w:space="0" w:color="000000"/>
            </w:tcBorders>
            <w:vAlign w:val="bottom"/>
            <w:hideMark/>
          </w:tcPr>
          <w:p w14:paraId="7FE5050C"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Risicodelingsreserve</w:t>
            </w:r>
          </w:p>
        </w:tc>
        <w:tc>
          <w:tcPr>
            <w:tcW w:w="2121" w:type="dxa"/>
            <w:gridSpan w:val="2"/>
            <w:tcBorders>
              <w:top w:val="single" w:sz="4" w:space="0" w:color="auto"/>
              <w:left w:val="nil"/>
              <w:bottom w:val="single" w:sz="4" w:space="0" w:color="auto"/>
              <w:right w:val="single" w:sz="4" w:space="0" w:color="000000"/>
            </w:tcBorders>
            <w:vAlign w:val="bottom"/>
            <w:hideMark/>
          </w:tcPr>
          <w:p w14:paraId="0FFF8AD5"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Beleggingsbeleid</w:t>
            </w:r>
          </w:p>
        </w:tc>
        <w:tc>
          <w:tcPr>
            <w:tcW w:w="3120" w:type="dxa"/>
            <w:gridSpan w:val="3"/>
            <w:tcBorders>
              <w:top w:val="single" w:sz="4" w:space="0" w:color="auto"/>
              <w:left w:val="nil"/>
              <w:bottom w:val="single" w:sz="4" w:space="0" w:color="auto"/>
              <w:right w:val="single" w:sz="4" w:space="0" w:color="000000"/>
            </w:tcBorders>
            <w:vAlign w:val="bottom"/>
            <w:hideMark/>
          </w:tcPr>
          <w:p w14:paraId="597DCF64"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Omvang</w:t>
            </w:r>
          </w:p>
        </w:tc>
      </w:tr>
      <w:tr w:rsidR="00C152E5" w:rsidRPr="00C152E5" w14:paraId="3338B8DA" w14:textId="77777777" w:rsidTr="00230AF7">
        <w:trPr>
          <w:trHeight w:val="576"/>
        </w:trPr>
        <w:tc>
          <w:tcPr>
            <w:tcW w:w="1260" w:type="dxa"/>
            <w:tcBorders>
              <w:top w:val="nil"/>
              <w:left w:val="nil"/>
              <w:bottom w:val="nil"/>
              <w:right w:val="nil"/>
            </w:tcBorders>
            <w:vAlign w:val="bottom"/>
            <w:hideMark/>
          </w:tcPr>
          <w:p w14:paraId="2CB3E69D"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120" w:type="dxa"/>
            <w:tcBorders>
              <w:top w:val="single" w:sz="4" w:space="0" w:color="auto"/>
              <w:left w:val="single" w:sz="4" w:space="0" w:color="auto"/>
              <w:bottom w:val="single" w:sz="4" w:space="0" w:color="auto"/>
              <w:right w:val="single" w:sz="4" w:space="0" w:color="auto"/>
            </w:tcBorders>
            <w:vAlign w:val="bottom"/>
            <w:hideMark/>
          </w:tcPr>
          <w:p w14:paraId="0CA2DF38"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Wel</w:t>
            </w:r>
          </w:p>
        </w:tc>
        <w:tc>
          <w:tcPr>
            <w:tcW w:w="1040" w:type="dxa"/>
            <w:tcBorders>
              <w:top w:val="single" w:sz="4" w:space="0" w:color="auto"/>
              <w:left w:val="nil"/>
              <w:bottom w:val="single" w:sz="4" w:space="0" w:color="auto"/>
              <w:right w:val="single" w:sz="4" w:space="0" w:color="auto"/>
            </w:tcBorders>
            <w:vAlign w:val="bottom"/>
            <w:hideMark/>
          </w:tcPr>
          <w:p w14:paraId="5F5A1413"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Geen</w:t>
            </w:r>
          </w:p>
        </w:tc>
        <w:tc>
          <w:tcPr>
            <w:tcW w:w="1081" w:type="dxa"/>
            <w:tcBorders>
              <w:top w:val="nil"/>
              <w:left w:val="nil"/>
              <w:bottom w:val="nil"/>
              <w:right w:val="single" w:sz="4" w:space="0" w:color="auto"/>
            </w:tcBorders>
            <w:vAlign w:val="bottom"/>
            <w:hideMark/>
          </w:tcPr>
          <w:p w14:paraId="1DC1079A"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Standaard</w:t>
            </w:r>
          </w:p>
        </w:tc>
        <w:tc>
          <w:tcPr>
            <w:tcW w:w="1040" w:type="dxa"/>
            <w:tcBorders>
              <w:top w:val="nil"/>
              <w:left w:val="nil"/>
              <w:bottom w:val="nil"/>
              <w:right w:val="single" w:sz="4" w:space="0" w:color="auto"/>
            </w:tcBorders>
            <w:vAlign w:val="bottom"/>
            <w:hideMark/>
          </w:tcPr>
          <w:p w14:paraId="114D6B9A"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Eigen beleid</w:t>
            </w:r>
          </w:p>
        </w:tc>
        <w:tc>
          <w:tcPr>
            <w:tcW w:w="1040" w:type="dxa"/>
            <w:tcBorders>
              <w:top w:val="nil"/>
              <w:left w:val="nil"/>
              <w:bottom w:val="nil"/>
              <w:right w:val="single" w:sz="4" w:space="0" w:color="auto"/>
            </w:tcBorders>
            <w:vAlign w:val="bottom"/>
            <w:hideMark/>
          </w:tcPr>
          <w:p w14:paraId="62259F73"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Minimum</w:t>
            </w:r>
          </w:p>
        </w:tc>
        <w:tc>
          <w:tcPr>
            <w:tcW w:w="1040" w:type="dxa"/>
            <w:tcBorders>
              <w:top w:val="nil"/>
              <w:left w:val="nil"/>
              <w:bottom w:val="nil"/>
              <w:right w:val="single" w:sz="4" w:space="0" w:color="auto"/>
            </w:tcBorders>
            <w:vAlign w:val="bottom"/>
            <w:hideMark/>
          </w:tcPr>
          <w:p w14:paraId="5862FAEF"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Maximum</w:t>
            </w:r>
          </w:p>
        </w:tc>
        <w:tc>
          <w:tcPr>
            <w:tcW w:w="1040" w:type="dxa"/>
            <w:tcBorders>
              <w:top w:val="nil"/>
              <w:left w:val="nil"/>
              <w:bottom w:val="nil"/>
              <w:right w:val="single" w:sz="4" w:space="0" w:color="auto"/>
            </w:tcBorders>
            <w:vAlign w:val="bottom"/>
            <w:hideMark/>
          </w:tcPr>
          <w:p w14:paraId="68417BD6" w14:textId="77777777" w:rsidR="00C152E5" w:rsidRPr="00C152E5" w:rsidRDefault="00C152E5" w:rsidP="00C152E5">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C152E5">
              <w:rPr>
                <w:rFonts w:ascii="Aptos Narrow" w:eastAsia="Times New Roman" w:hAnsi="Aptos Narrow" w:cs="Times New Roman"/>
                <w:b/>
                <w:bCs/>
                <w:color w:val="000000"/>
                <w:kern w:val="0"/>
                <w:sz w:val="22"/>
                <w:szCs w:val="22"/>
                <w:lang w:eastAsia="nl-NL"/>
                <w14:ligatures w14:val="none"/>
              </w:rPr>
              <w:t>Gewenst</w:t>
            </w:r>
          </w:p>
        </w:tc>
      </w:tr>
      <w:tr w:rsidR="00C152E5" w:rsidRPr="00C152E5" w14:paraId="28054FAA" w14:textId="77777777" w:rsidTr="00230AF7">
        <w:trPr>
          <w:trHeight w:val="396"/>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2218638E"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Standaard</w:t>
            </w:r>
          </w:p>
        </w:tc>
        <w:tc>
          <w:tcPr>
            <w:tcW w:w="1120" w:type="dxa"/>
            <w:tcBorders>
              <w:top w:val="nil"/>
              <w:left w:val="nil"/>
              <w:bottom w:val="single" w:sz="4" w:space="0" w:color="auto"/>
              <w:right w:val="single" w:sz="4" w:space="0" w:color="auto"/>
            </w:tcBorders>
            <w:vAlign w:val="center"/>
            <w:hideMark/>
          </w:tcPr>
          <w:p w14:paraId="1CB008B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284A3A6E"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81" w:type="dxa"/>
            <w:tcBorders>
              <w:top w:val="single" w:sz="4" w:space="0" w:color="auto"/>
              <w:left w:val="nil"/>
              <w:bottom w:val="single" w:sz="4" w:space="0" w:color="auto"/>
              <w:right w:val="single" w:sz="4" w:space="0" w:color="auto"/>
            </w:tcBorders>
            <w:vAlign w:val="center"/>
            <w:hideMark/>
          </w:tcPr>
          <w:p w14:paraId="42B0566B"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single" w:sz="4" w:space="0" w:color="auto"/>
              <w:left w:val="nil"/>
              <w:bottom w:val="single" w:sz="4" w:space="0" w:color="auto"/>
              <w:right w:val="single" w:sz="4" w:space="0" w:color="auto"/>
            </w:tcBorders>
            <w:vAlign w:val="center"/>
            <w:hideMark/>
          </w:tcPr>
          <w:p w14:paraId="01F01327"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single" w:sz="4" w:space="0" w:color="auto"/>
              <w:left w:val="nil"/>
              <w:bottom w:val="single" w:sz="4" w:space="0" w:color="auto"/>
              <w:right w:val="single" w:sz="4" w:space="0" w:color="auto"/>
            </w:tcBorders>
            <w:vAlign w:val="center"/>
            <w:hideMark/>
          </w:tcPr>
          <w:p w14:paraId="721B6F32"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single" w:sz="4" w:space="0" w:color="auto"/>
              <w:left w:val="nil"/>
              <w:bottom w:val="single" w:sz="4" w:space="0" w:color="auto"/>
              <w:right w:val="single" w:sz="4" w:space="0" w:color="auto"/>
            </w:tcBorders>
            <w:vAlign w:val="center"/>
            <w:hideMark/>
          </w:tcPr>
          <w:p w14:paraId="2185BB9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15%</w:t>
            </w:r>
          </w:p>
        </w:tc>
        <w:tc>
          <w:tcPr>
            <w:tcW w:w="1040" w:type="dxa"/>
            <w:tcBorders>
              <w:top w:val="single" w:sz="4" w:space="0" w:color="auto"/>
              <w:left w:val="nil"/>
              <w:bottom w:val="single" w:sz="4" w:space="0" w:color="auto"/>
              <w:right w:val="single" w:sz="4" w:space="0" w:color="auto"/>
            </w:tcBorders>
            <w:vAlign w:val="center"/>
            <w:hideMark/>
          </w:tcPr>
          <w:p w14:paraId="22797189"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r>
      <w:tr w:rsidR="00C152E5" w:rsidRPr="00C152E5" w14:paraId="52F35969"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6ECDFDC1" w14:textId="4F98858C" w:rsidR="00C152E5" w:rsidRPr="00C152E5" w:rsidRDefault="001C2A84" w:rsidP="00C152E5">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120" w:type="dxa"/>
            <w:tcBorders>
              <w:top w:val="nil"/>
              <w:left w:val="nil"/>
              <w:bottom w:val="nil"/>
              <w:right w:val="single" w:sz="4" w:space="0" w:color="auto"/>
            </w:tcBorders>
            <w:vAlign w:val="center"/>
            <w:hideMark/>
          </w:tcPr>
          <w:p w14:paraId="6F8CBC83"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0528E0E9"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nil"/>
              <w:right w:val="single" w:sz="4" w:space="0" w:color="auto"/>
            </w:tcBorders>
            <w:vAlign w:val="center"/>
            <w:hideMark/>
          </w:tcPr>
          <w:p w14:paraId="0C48ECBE"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4AEDAEF"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2311FF95"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nil"/>
              <w:right w:val="single" w:sz="4" w:space="0" w:color="auto"/>
            </w:tcBorders>
            <w:vAlign w:val="center"/>
            <w:hideMark/>
          </w:tcPr>
          <w:p w14:paraId="0486BB2B" w14:textId="412AB4A3" w:rsidR="00C152E5" w:rsidRPr="00C152E5" w:rsidRDefault="00413A3C" w:rsidP="00C152E5">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6</w:t>
            </w:r>
            <w:r w:rsidR="00C152E5" w:rsidRPr="00C152E5">
              <w:rPr>
                <w:rFonts w:ascii="Aptos" w:eastAsia="Times New Roman" w:hAnsi="Aptos" w:cs="Times New Roman"/>
                <w:color w:val="000000"/>
                <w:kern w:val="0"/>
                <w:sz w:val="22"/>
                <w:szCs w:val="22"/>
                <w:lang w:eastAsia="nl-NL"/>
                <w14:ligatures w14:val="none"/>
              </w:rPr>
              <w:t>%</w:t>
            </w:r>
          </w:p>
        </w:tc>
        <w:tc>
          <w:tcPr>
            <w:tcW w:w="1040" w:type="dxa"/>
            <w:tcBorders>
              <w:top w:val="nil"/>
              <w:left w:val="nil"/>
              <w:bottom w:val="nil"/>
              <w:right w:val="single" w:sz="4" w:space="0" w:color="auto"/>
            </w:tcBorders>
            <w:vAlign w:val="center"/>
            <w:hideMark/>
          </w:tcPr>
          <w:p w14:paraId="3FC71166"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 </w:t>
            </w:r>
          </w:p>
        </w:tc>
      </w:tr>
      <w:tr w:rsidR="00C152E5" w:rsidRPr="00C152E5" w14:paraId="4B4A1012"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5CB9E570"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SPD</w:t>
            </w:r>
          </w:p>
        </w:tc>
        <w:tc>
          <w:tcPr>
            <w:tcW w:w="1120" w:type="dxa"/>
            <w:tcBorders>
              <w:top w:val="nil"/>
              <w:left w:val="nil"/>
              <w:bottom w:val="nil"/>
              <w:right w:val="single" w:sz="4" w:space="0" w:color="auto"/>
            </w:tcBorders>
            <w:vAlign w:val="center"/>
            <w:hideMark/>
          </w:tcPr>
          <w:p w14:paraId="62A3E0C9"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43F37CD3"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nil"/>
              <w:right w:val="single" w:sz="4" w:space="0" w:color="auto"/>
            </w:tcBorders>
            <w:vAlign w:val="center"/>
            <w:hideMark/>
          </w:tcPr>
          <w:p w14:paraId="6F088384"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34AA492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03C4394E"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nil"/>
              <w:right w:val="single" w:sz="4" w:space="0" w:color="auto"/>
            </w:tcBorders>
            <w:vAlign w:val="center"/>
            <w:hideMark/>
          </w:tcPr>
          <w:p w14:paraId="19D70F4C" w14:textId="3560C0F6" w:rsidR="00C152E5" w:rsidRPr="00C152E5" w:rsidRDefault="00413A3C" w:rsidP="00C152E5">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4</w:t>
            </w:r>
            <w:r w:rsidR="00C152E5" w:rsidRPr="00C152E5">
              <w:rPr>
                <w:rFonts w:ascii="Aptos" w:eastAsia="Times New Roman" w:hAnsi="Aptos" w:cs="Times New Roman"/>
                <w:color w:val="000000"/>
                <w:kern w:val="0"/>
                <w:sz w:val="22"/>
                <w:szCs w:val="22"/>
                <w:lang w:eastAsia="nl-NL"/>
                <w14:ligatures w14:val="none"/>
              </w:rPr>
              <w:t>%</w:t>
            </w:r>
          </w:p>
        </w:tc>
        <w:tc>
          <w:tcPr>
            <w:tcW w:w="1040" w:type="dxa"/>
            <w:tcBorders>
              <w:top w:val="nil"/>
              <w:left w:val="nil"/>
              <w:bottom w:val="nil"/>
              <w:right w:val="single" w:sz="4" w:space="0" w:color="auto"/>
            </w:tcBorders>
            <w:vAlign w:val="center"/>
            <w:hideMark/>
          </w:tcPr>
          <w:p w14:paraId="6A72A5A8"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 </w:t>
            </w:r>
          </w:p>
        </w:tc>
      </w:tr>
      <w:tr w:rsidR="00C152E5" w:rsidRPr="00C152E5" w14:paraId="12B7418B" w14:textId="77777777" w:rsidTr="00230AF7">
        <w:trPr>
          <w:trHeight w:val="288"/>
        </w:trPr>
        <w:tc>
          <w:tcPr>
            <w:tcW w:w="1260" w:type="dxa"/>
            <w:tcBorders>
              <w:top w:val="nil"/>
              <w:left w:val="single" w:sz="4" w:space="0" w:color="auto"/>
              <w:bottom w:val="single" w:sz="4" w:space="0" w:color="auto"/>
              <w:right w:val="single" w:sz="4" w:space="0" w:color="auto"/>
            </w:tcBorders>
            <w:noWrap/>
            <w:vAlign w:val="bottom"/>
            <w:hideMark/>
          </w:tcPr>
          <w:p w14:paraId="73576DE9"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SPF</w:t>
            </w:r>
          </w:p>
        </w:tc>
        <w:tc>
          <w:tcPr>
            <w:tcW w:w="1120" w:type="dxa"/>
            <w:tcBorders>
              <w:top w:val="nil"/>
              <w:left w:val="nil"/>
              <w:bottom w:val="single" w:sz="4" w:space="0" w:color="auto"/>
              <w:right w:val="single" w:sz="4" w:space="0" w:color="auto"/>
            </w:tcBorders>
            <w:vAlign w:val="center"/>
            <w:hideMark/>
          </w:tcPr>
          <w:p w14:paraId="7C2068A5"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25B7C74"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single" w:sz="4" w:space="0" w:color="auto"/>
              <w:right w:val="single" w:sz="4" w:space="0" w:color="auto"/>
            </w:tcBorders>
            <w:vAlign w:val="center"/>
            <w:hideMark/>
          </w:tcPr>
          <w:p w14:paraId="0AC22105"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54797D1B"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53C15FCC"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single" w:sz="4" w:space="0" w:color="auto"/>
              <w:right w:val="single" w:sz="4" w:space="0" w:color="auto"/>
            </w:tcBorders>
            <w:vAlign w:val="center"/>
            <w:hideMark/>
          </w:tcPr>
          <w:p w14:paraId="3C84EE59" w14:textId="5E65FED8" w:rsidR="00C152E5" w:rsidRPr="00C152E5" w:rsidRDefault="00413A3C" w:rsidP="00C152E5">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3</w:t>
            </w:r>
            <w:r w:rsidR="00C152E5" w:rsidRPr="00C152E5">
              <w:rPr>
                <w:rFonts w:ascii="Aptos" w:eastAsia="Times New Roman" w:hAnsi="Aptos" w:cs="Times New Roman"/>
                <w:color w:val="000000"/>
                <w:kern w:val="0"/>
                <w:sz w:val="22"/>
                <w:szCs w:val="22"/>
                <w:lang w:eastAsia="nl-NL"/>
                <w14:ligatures w14:val="none"/>
              </w:rPr>
              <w:t>%</w:t>
            </w:r>
          </w:p>
        </w:tc>
        <w:tc>
          <w:tcPr>
            <w:tcW w:w="1040" w:type="dxa"/>
            <w:tcBorders>
              <w:top w:val="nil"/>
              <w:left w:val="nil"/>
              <w:bottom w:val="single" w:sz="4" w:space="0" w:color="auto"/>
              <w:right w:val="single" w:sz="4" w:space="0" w:color="auto"/>
            </w:tcBorders>
            <w:vAlign w:val="center"/>
            <w:hideMark/>
          </w:tcPr>
          <w:p w14:paraId="52B8B2FC"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 </w:t>
            </w:r>
          </w:p>
        </w:tc>
      </w:tr>
      <w:tr w:rsidR="00C152E5" w:rsidRPr="00C152E5" w14:paraId="6E5430BE"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1B5A3CBA"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SSPF bruto</w:t>
            </w:r>
          </w:p>
        </w:tc>
        <w:tc>
          <w:tcPr>
            <w:tcW w:w="1120" w:type="dxa"/>
            <w:tcBorders>
              <w:top w:val="nil"/>
              <w:left w:val="nil"/>
              <w:bottom w:val="nil"/>
              <w:right w:val="single" w:sz="4" w:space="0" w:color="auto"/>
            </w:tcBorders>
            <w:vAlign w:val="center"/>
            <w:hideMark/>
          </w:tcPr>
          <w:p w14:paraId="6FD86D2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5CDF88B7"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nil"/>
              <w:right w:val="single" w:sz="4" w:space="0" w:color="auto"/>
            </w:tcBorders>
            <w:vAlign w:val="center"/>
            <w:hideMark/>
          </w:tcPr>
          <w:p w14:paraId="068CCCE5"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29D1CB2"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4062B8A6"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nil"/>
              <w:right w:val="single" w:sz="4" w:space="0" w:color="auto"/>
            </w:tcBorders>
            <w:vAlign w:val="center"/>
            <w:hideMark/>
          </w:tcPr>
          <w:p w14:paraId="265285EF" w14:textId="4D1856CE"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p>
        </w:tc>
        <w:tc>
          <w:tcPr>
            <w:tcW w:w="1040" w:type="dxa"/>
            <w:tcBorders>
              <w:top w:val="nil"/>
              <w:left w:val="nil"/>
              <w:bottom w:val="nil"/>
              <w:right w:val="single" w:sz="4" w:space="0" w:color="auto"/>
            </w:tcBorders>
            <w:vAlign w:val="center"/>
            <w:hideMark/>
          </w:tcPr>
          <w:p w14:paraId="46E8DC3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 </w:t>
            </w:r>
          </w:p>
        </w:tc>
      </w:tr>
      <w:tr w:rsidR="00C152E5" w:rsidRPr="00C152E5" w14:paraId="0D6F33EE"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2EDEED46"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SNPS bruto</w:t>
            </w:r>
          </w:p>
        </w:tc>
        <w:tc>
          <w:tcPr>
            <w:tcW w:w="1120" w:type="dxa"/>
            <w:tcBorders>
              <w:top w:val="nil"/>
              <w:left w:val="nil"/>
              <w:bottom w:val="nil"/>
              <w:right w:val="single" w:sz="4" w:space="0" w:color="auto"/>
            </w:tcBorders>
            <w:vAlign w:val="center"/>
            <w:hideMark/>
          </w:tcPr>
          <w:p w14:paraId="394160D6"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1C2CB362"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81" w:type="dxa"/>
            <w:tcBorders>
              <w:top w:val="nil"/>
              <w:left w:val="nil"/>
              <w:bottom w:val="nil"/>
              <w:right w:val="single" w:sz="4" w:space="0" w:color="auto"/>
            </w:tcBorders>
            <w:vAlign w:val="center"/>
            <w:hideMark/>
          </w:tcPr>
          <w:p w14:paraId="79EA6E92"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31A0CB2E"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009F6C2C"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7F0579E5"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102242F4"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r>
      <w:tr w:rsidR="00C152E5" w:rsidRPr="00C152E5" w14:paraId="2BB7E907"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7E27E828"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SNPS netto</w:t>
            </w:r>
          </w:p>
        </w:tc>
        <w:tc>
          <w:tcPr>
            <w:tcW w:w="1120" w:type="dxa"/>
            <w:tcBorders>
              <w:top w:val="nil"/>
              <w:left w:val="nil"/>
              <w:bottom w:val="nil"/>
              <w:right w:val="single" w:sz="4" w:space="0" w:color="auto"/>
            </w:tcBorders>
            <w:vAlign w:val="center"/>
            <w:hideMark/>
          </w:tcPr>
          <w:p w14:paraId="5C02374C"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nil"/>
              <w:right w:val="single" w:sz="4" w:space="0" w:color="auto"/>
            </w:tcBorders>
            <w:vAlign w:val="center"/>
            <w:hideMark/>
          </w:tcPr>
          <w:p w14:paraId="5C1046AF"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81" w:type="dxa"/>
            <w:tcBorders>
              <w:top w:val="nil"/>
              <w:left w:val="nil"/>
              <w:bottom w:val="nil"/>
              <w:right w:val="single" w:sz="4" w:space="0" w:color="auto"/>
            </w:tcBorders>
            <w:vAlign w:val="center"/>
            <w:hideMark/>
          </w:tcPr>
          <w:p w14:paraId="77748CE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4D4D5D64"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2C04B473"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4B8B619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3D2ABD96"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Nvt</w:t>
            </w:r>
          </w:p>
        </w:tc>
      </w:tr>
      <w:tr w:rsidR="00C152E5" w:rsidRPr="00C152E5" w14:paraId="67850CFD" w14:textId="77777777" w:rsidTr="00230AF7">
        <w:trPr>
          <w:trHeight w:val="288"/>
        </w:trPr>
        <w:tc>
          <w:tcPr>
            <w:tcW w:w="1260" w:type="dxa"/>
            <w:tcBorders>
              <w:top w:val="nil"/>
              <w:left w:val="single" w:sz="4" w:space="0" w:color="auto"/>
              <w:bottom w:val="single" w:sz="4" w:space="0" w:color="auto"/>
              <w:right w:val="single" w:sz="4" w:space="0" w:color="auto"/>
            </w:tcBorders>
            <w:noWrap/>
            <w:vAlign w:val="bottom"/>
            <w:hideMark/>
          </w:tcPr>
          <w:p w14:paraId="49737A99"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AKZO</w:t>
            </w:r>
          </w:p>
        </w:tc>
        <w:tc>
          <w:tcPr>
            <w:tcW w:w="1120" w:type="dxa"/>
            <w:tcBorders>
              <w:top w:val="nil"/>
              <w:left w:val="nil"/>
              <w:bottom w:val="single" w:sz="4" w:space="0" w:color="auto"/>
              <w:right w:val="single" w:sz="4" w:space="0" w:color="auto"/>
            </w:tcBorders>
            <w:vAlign w:val="center"/>
            <w:hideMark/>
          </w:tcPr>
          <w:p w14:paraId="6E331D3D"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9F5AF5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single" w:sz="4" w:space="0" w:color="auto"/>
              <w:right w:val="single" w:sz="4" w:space="0" w:color="auto"/>
            </w:tcBorders>
            <w:vAlign w:val="center"/>
            <w:hideMark/>
          </w:tcPr>
          <w:p w14:paraId="2153572C"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543F4ED"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6B17D594"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single" w:sz="4" w:space="0" w:color="auto"/>
              <w:right w:val="single" w:sz="4" w:space="0" w:color="auto"/>
            </w:tcBorders>
            <w:vAlign w:val="center"/>
            <w:hideMark/>
          </w:tcPr>
          <w:p w14:paraId="0C69726C" w14:textId="32259B0C" w:rsidR="00C152E5" w:rsidRPr="00C152E5" w:rsidRDefault="00962219" w:rsidP="00C152E5">
            <w:pPr>
              <w:spacing w:after="0" w:line="240" w:lineRule="auto"/>
              <w:jc w:val="center"/>
              <w:rPr>
                <w:rFonts w:ascii="Aptos" w:eastAsia="Times New Roman" w:hAnsi="Aptos" w:cs="Times New Roman"/>
                <w:color w:val="000000"/>
                <w:kern w:val="0"/>
                <w:sz w:val="22"/>
                <w:szCs w:val="22"/>
                <w:lang w:eastAsia="nl-NL"/>
                <w14:ligatures w14:val="none"/>
              </w:rPr>
            </w:pPr>
            <w:r>
              <w:rPr>
                <w:rFonts w:ascii="Aptos" w:eastAsia="Times New Roman" w:hAnsi="Aptos" w:cs="Times New Roman"/>
                <w:color w:val="000000"/>
                <w:kern w:val="0"/>
                <w:sz w:val="22"/>
                <w:szCs w:val="22"/>
                <w:lang w:eastAsia="nl-NL"/>
                <w14:ligatures w14:val="none"/>
              </w:rPr>
              <w:t>2</w:t>
            </w:r>
            <w:r w:rsidR="00C152E5" w:rsidRPr="00C152E5">
              <w:rPr>
                <w:rFonts w:ascii="Aptos" w:eastAsia="Times New Roman" w:hAnsi="Aptos" w:cs="Times New Roman"/>
                <w:color w:val="000000"/>
                <w:kern w:val="0"/>
                <w:sz w:val="22"/>
                <w:szCs w:val="22"/>
                <w:lang w:eastAsia="nl-NL"/>
                <w14:ligatures w14:val="none"/>
              </w:rPr>
              <w:t>%</w:t>
            </w:r>
          </w:p>
        </w:tc>
        <w:tc>
          <w:tcPr>
            <w:tcW w:w="1040" w:type="dxa"/>
            <w:tcBorders>
              <w:top w:val="nil"/>
              <w:left w:val="nil"/>
              <w:bottom w:val="single" w:sz="4" w:space="0" w:color="auto"/>
              <w:right w:val="single" w:sz="4" w:space="0" w:color="auto"/>
            </w:tcBorders>
            <w:vAlign w:val="center"/>
            <w:hideMark/>
          </w:tcPr>
          <w:p w14:paraId="4457633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 </w:t>
            </w:r>
          </w:p>
        </w:tc>
      </w:tr>
      <w:tr w:rsidR="00C152E5" w:rsidRPr="00C152E5" w14:paraId="277DB4A4" w14:textId="77777777" w:rsidTr="00230AF7">
        <w:trPr>
          <w:trHeight w:val="288"/>
        </w:trPr>
        <w:tc>
          <w:tcPr>
            <w:tcW w:w="1260" w:type="dxa"/>
            <w:tcBorders>
              <w:top w:val="nil"/>
              <w:left w:val="single" w:sz="4" w:space="0" w:color="auto"/>
              <w:bottom w:val="single" w:sz="4" w:space="0" w:color="auto"/>
              <w:right w:val="single" w:sz="4" w:space="0" w:color="auto"/>
            </w:tcBorders>
            <w:noWrap/>
            <w:vAlign w:val="bottom"/>
            <w:hideMark/>
          </w:tcPr>
          <w:p w14:paraId="76503CF8"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SBZ</w:t>
            </w:r>
          </w:p>
        </w:tc>
        <w:tc>
          <w:tcPr>
            <w:tcW w:w="1120" w:type="dxa"/>
            <w:tcBorders>
              <w:top w:val="nil"/>
              <w:left w:val="nil"/>
              <w:bottom w:val="single" w:sz="4" w:space="0" w:color="auto"/>
              <w:right w:val="single" w:sz="4" w:space="0" w:color="auto"/>
            </w:tcBorders>
            <w:noWrap/>
            <w:vAlign w:val="bottom"/>
            <w:hideMark/>
          </w:tcPr>
          <w:p w14:paraId="7F3FE7FB"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51B38BFB"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81" w:type="dxa"/>
            <w:tcBorders>
              <w:top w:val="nil"/>
              <w:left w:val="nil"/>
              <w:bottom w:val="single" w:sz="4" w:space="0" w:color="auto"/>
              <w:right w:val="single" w:sz="4" w:space="0" w:color="auto"/>
            </w:tcBorders>
            <w:noWrap/>
            <w:vAlign w:val="bottom"/>
            <w:hideMark/>
          </w:tcPr>
          <w:p w14:paraId="700E0980"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658F743A"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4B6AB14F"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5720EE2D"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noWrap/>
            <w:vAlign w:val="bottom"/>
            <w:hideMark/>
          </w:tcPr>
          <w:p w14:paraId="255E2352"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r>
      <w:tr w:rsidR="00C152E5" w:rsidRPr="00C152E5" w14:paraId="3F4B8C0A" w14:textId="77777777" w:rsidTr="00230AF7">
        <w:trPr>
          <w:trHeight w:val="288"/>
        </w:trPr>
        <w:tc>
          <w:tcPr>
            <w:tcW w:w="1260" w:type="dxa"/>
            <w:tcBorders>
              <w:top w:val="nil"/>
              <w:left w:val="single" w:sz="4" w:space="0" w:color="auto"/>
              <w:bottom w:val="nil"/>
              <w:right w:val="single" w:sz="4" w:space="0" w:color="auto"/>
            </w:tcBorders>
            <w:noWrap/>
            <w:vAlign w:val="bottom"/>
            <w:hideMark/>
          </w:tcPr>
          <w:p w14:paraId="1C87C5BB"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120" w:type="dxa"/>
            <w:tcBorders>
              <w:top w:val="nil"/>
              <w:left w:val="nil"/>
              <w:bottom w:val="nil"/>
              <w:right w:val="single" w:sz="4" w:space="0" w:color="auto"/>
            </w:tcBorders>
            <w:noWrap/>
            <w:vAlign w:val="bottom"/>
            <w:hideMark/>
          </w:tcPr>
          <w:p w14:paraId="1FB95BB8"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250071F2"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81" w:type="dxa"/>
            <w:tcBorders>
              <w:top w:val="nil"/>
              <w:left w:val="nil"/>
              <w:bottom w:val="nil"/>
              <w:right w:val="single" w:sz="4" w:space="0" w:color="auto"/>
            </w:tcBorders>
            <w:noWrap/>
            <w:vAlign w:val="bottom"/>
            <w:hideMark/>
          </w:tcPr>
          <w:p w14:paraId="1D200B10"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7155167D"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684CA3A8"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5F2F53BF"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noWrap/>
            <w:vAlign w:val="bottom"/>
            <w:hideMark/>
          </w:tcPr>
          <w:p w14:paraId="35ACBFEC"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 </w:t>
            </w:r>
          </w:p>
        </w:tc>
      </w:tr>
      <w:tr w:rsidR="00C152E5" w:rsidRPr="00C152E5" w14:paraId="33F54B9F" w14:textId="77777777" w:rsidTr="00230AF7">
        <w:trPr>
          <w:trHeight w:val="288"/>
        </w:trPr>
        <w:tc>
          <w:tcPr>
            <w:tcW w:w="1260" w:type="dxa"/>
            <w:tcBorders>
              <w:top w:val="nil"/>
              <w:left w:val="single" w:sz="4" w:space="0" w:color="auto"/>
              <w:bottom w:val="single" w:sz="4" w:space="0" w:color="auto"/>
              <w:right w:val="single" w:sz="4" w:space="0" w:color="auto"/>
            </w:tcBorders>
            <w:noWrap/>
            <w:vAlign w:val="bottom"/>
            <w:hideMark/>
          </w:tcPr>
          <w:p w14:paraId="5048242A" w14:textId="77777777" w:rsidR="00C152E5" w:rsidRPr="00C152E5" w:rsidRDefault="00C152E5" w:rsidP="00C152E5">
            <w:pPr>
              <w:spacing w:after="0" w:line="240" w:lineRule="auto"/>
              <w:rPr>
                <w:rFonts w:ascii="Aptos Narrow" w:eastAsia="Times New Roman" w:hAnsi="Aptos Narrow" w:cs="Times New Roman"/>
                <w:color w:val="000000"/>
                <w:kern w:val="0"/>
                <w:sz w:val="22"/>
                <w:szCs w:val="22"/>
                <w:lang w:eastAsia="nl-NL"/>
                <w14:ligatures w14:val="none"/>
              </w:rPr>
            </w:pPr>
            <w:r w:rsidRPr="00C152E5">
              <w:rPr>
                <w:rFonts w:ascii="Aptos Narrow" w:eastAsia="Times New Roman" w:hAnsi="Aptos Narrow" w:cs="Times New Roman"/>
                <w:color w:val="000000"/>
                <w:kern w:val="0"/>
                <w:sz w:val="22"/>
                <w:szCs w:val="22"/>
                <w:lang w:eastAsia="nl-NL"/>
                <w14:ligatures w14:val="none"/>
              </w:rPr>
              <w:t>SPOA</w:t>
            </w:r>
          </w:p>
        </w:tc>
        <w:tc>
          <w:tcPr>
            <w:tcW w:w="1120" w:type="dxa"/>
            <w:tcBorders>
              <w:top w:val="nil"/>
              <w:left w:val="nil"/>
              <w:bottom w:val="single" w:sz="4" w:space="0" w:color="auto"/>
              <w:right w:val="single" w:sz="4" w:space="0" w:color="auto"/>
            </w:tcBorders>
            <w:vAlign w:val="center"/>
            <w:hideMark/>
          </w:tcPr>
          <w:p w14:paraId="7AA0328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6EBE5122"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81" w:type="dxa"/>
            <w:tcBorders>
              <w:top w:val="nil"/>
              <w:left w:val="nil"/>
              <w:bottom w:val="single" w:sz="4" w:space="0" w:color="auto"/>
              <w:right w:val="single" w:sz="4" w:space="0" w:color="auto"/>
            </w:tcBorders>
            <w:vAlign w:val="center"/>
            <w:hideMark/>
          </w:tcPr>
          <w:p w14:paraId="163B7047"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014F0F11"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Nee</w:t>
            </w:r>
          </w:p>
        </w:tc>
        <w:tc>
          <w:tcPr>
            <w:tcW w:w="1040" w:type="dxa"/>
            <w:tcBorders>
              <w:top w:val="nil"/>
              <w:left w:val="nil"/>
              <w:bottom w:val="single" w:sz="4" w:space="0" w:color="auto"/>
              <w:right w:val="single" w:sz="4" w:space="0" w:color="auto"/>
            </w:tcBorders>
            <w:vAlign w:val="center"/>
            <w:hideMark/>
          </w:tcPr>
          <w:p w14:paraId="5101A64A"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w:t>
            </w:r>
          </w:p>
        </w:tc>
        <w:tc>
          <w:tcPr>
            <w:tcW w:w="1040" w:type="dxa"/>
            <w:tcBorders>
              <w:top w:val="nil"/>
              <w:left w:val="nil"/>
              <w:bottom w:val="single" w:sz="4" w:space="0" w:color="auto"/>
              <w:right w:val="single" w:sz="4" w:space="0" w:color="auto"/>
            </w:tcBorders>
            <w:vAlign w:val="center"/>
            <w:hideMark/>
          </w:tcPr>
          <w:p w14:paraId="475537AE"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15%</w:t>
            </w:r>
          </w:p>
        </w:tc>
        <w:tc>
          <w:tcPr>
            <w:tcW w:w="1040" w:type="dxa"/>
            <w:tcBorders>
              <w:top w:val="nil"/>
              <w:left w:val="nil"/>
              <w:bottom w:val="single" w:sz="4" w:space="0" w:color="auto"/>
              <w:right w:val="single" w:sz="4" w:space="0" w:color="auto"/>
            </w:tcBorders>
            <w:vAlign w:val="center"/>
            <w:hideMark/>
          </w:tcPr>
          <w:p w14:paraId="2B45E880" w14:textId="77777777" w:rsidR="00C152E5" w:rsidRPr="00C152E5" w:rsidRDefault="00C152E5" w:rsidP="00C152E5">
            <w:pPr>
              <w:spacing w:after="0" w:line="240" w:lineRule="auto"/>
              <w:jc w:val="center"/>
              <w:rPr>
                <w:rFonts w:ascii="Aptos" w:eastAsia="Times New Roman" w:hAnsi="Aptos" w:cs="Times New Roman"/>
                <w:color w:val="000000"/>
                <w:kern w:val="0"/>
                <w:sz w:val="22"/>
                <w:szCs w:val="22"/>
                <w:lang w:eastAsia="nl-NL"/>
                <w14:ligatures w14:val="none"/>
              </w:rPr>
            </w:pPr>
            <w:r w:rsidRPr="00C152E5">
              <w:rPr>
                <w:rFonts w:ascii="Aptos" w:eastAsia="Times New Roman" w:hAnsi="Aptos" w:cs="Times New Roman"/>
                <w:color w:val="000000"/>
                <w:kern w:val="0"/>
                <w:sz w:val="22"/>
                <w:szCs w:val="22"/>
                <w:lang w:eastAsia="nl-NL"/>
                <w14:ligatures w14:val="none"/>
              </w:rPr>
              <w:t>0,5%</w:t>
            </w:r>
          </w:p>
        </w:tc>
      </w:tr>
    </w:tbl>
    <w:p w14:paraId="3987407F" w14:textId="77777777" w:rsidR="00AC4C72" w:rsidRDefault="00AC4C72">
      <w:pPr>
        <w:spacing w:line="259" w:lineRule="auto"/>
        <w:rPr>
          <w:sz w:val="22"/>
          <w:szCs w:val="22"/>
        </w:rPr>
      </w:pPr>
    </w:p>
    <w:tbl>
      <w:tblPr>
        <w:tblW w:w="7500" w:type="dxa"/>
        <w:tblCellMar>
          <w:left w:w="70" w:type="dxa"/>
          <w:right w:w="70" w:type="dxa"/>
        </w:tblCellMar>
        <w:tblLook w:val="04A0" w:firstRow="1" w:lastRow="0" w:firstColumn="1" w:lastColumn="0" w:noHBand="0" w:noVBand="1"/>
      </w:tblPr>
      <w:tblGrid>
        <w:gridCol w:w="1260"/>
        <w:gridCol w:w="1030"/>
        <w:gridCol w:w="1030"/>
        <w:gridCol w:w="1156"/>
        <w:gridCol w:w="1957"/>
        <w:gridCol w:w="1067"/>
      </w:tblGrid>
      <w:tr w:rsidR="00A9266E" w:rsidRPr="00A9266E" w14:paraId="3D38F22A" w14:textId="77777777" w:rsidTr="00A9266E">
        <w:trPr>
          <w:trHeight w:val="324"/>
        </w:trPr>
        <w:tc>
          <w:tcPr>
            <w:tcW w:w="1260" w:type="dxa"/>
            <w:tcBorders>
              <w:top w:val="nil"/>
              <w:left w:val="nil"/>
              <w:bottom w:val="nil"/>
              <w:right w:val="nil"/>
            </w:tcBorders>
            <w:vAlign w:val="bottom"/>
            <w:hideMark/>
          </w:tcPr>
          <w:p w14:paraId="740495E9" w14:textId="77777777" w:rsidR="00A9266E" w:rsidRPr="00A9266E" w:rsidRDefault="00A9266E" w:rsidP="00A9266E">
            <w:pPr>
              <w:spacing w:after="0" w:line="240" w:lineRule="auto"/>
              <w:rPr>
                <w:rFonts w:ascii="Times New Roman" w:eastAsia="Times New Roman" w:hAnsi="Times New Roman" w:cs="Times New Roman"/>
                <w:kern w:val="0"/>
                <w:sz w:val="20"/>
                <w:szCs w:val="20"/>
                <w:lang w:eastAsia="nl-NL"/>
                <w14:ligatures w14:val="none"/>
              </w:rPr>
            </w:pPr>
          </w:p>
        </w:tc>
        <w:tc>
          <w:tcPr>
            <w:tcW w:w="6240" w:type="dxa"/>
            <w:gridSpan w:val="5"/>
            <w:tcBorders>
              <w:top w:val="single" w:sz="4" w:space="0" w:color="auto"/>
              <w:left w:val="single" w:sz="4" w:space="0" w:color="auto"/>
              <w:bottom w:val="single" w:sz="4" w:space="0" w:color="auto"/>
              <w:right w:val="single" w:sz="4" w:space="0" w:color="000000"/>
            </w:tcBorders>
            <w:vAlign w:val="bottom"/>
            <w:hideMark/>
          </w:tcPr>
          <w:p w14:paraId="6EF80DDE"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Vulregels RDR</w:t>
            </w:r>
          </w:p>
        </w:tc>
      </w:tr>
      <w:tr w:rsidR="00A9266E" w:rsidRPr="00A9266E" w14:paraId="7C0D6087" w14:textId="77777777" w:rsidTr="00A9266E">
        <w:trPr>
          <w:trHeight w:val="576"/>
        </w:trPr>
        <w:tc>
          <w:tcPr>
            <w:tcW w:w="1260" w:type="dxa"/>
            <w:tcBorders>
              <w:top w:val="nil"/>
              <w:left w:val="nil"/>
              <w:bottom w:val="nil"/>
              <w:right w:val="nil"/>
            </w:tcBorders>
            <w:vAlign w:val="bottom"/>
            <w:hideMark/>
          </w:tcPr>
          <w:p w14:paraId="4CAEFA1E"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1040" w:type="dxa"/>
            <w:tcBorders>
              <w:top w:val="nil"/>
              <w:left w:val="single" w:sz="4" w:space="0" w:color="auto"/>
              <w:bottom w:val="nil"/>
              <w:right w:val="single" w:sz="4" w:space="0" w:color="auto"/>
            </w:tcBorders>
            <w:vAlign w:val="bottom"/>
            <w:hideMark/>
          </w:tcPr>
          <w:p w14:paraId="6FBE27F6"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Initieel</w:t>
            </w:r>
          </w:p>
        </w:tc>
        <w:tc>
          <w:tcPr>
            <w:tcW w:w="1040" w:type="dxa"/>
            <w:tcBorders>
              <w:top w:val="nil"/>
              <w:left w:val="nil"/>
              <w:bottom w:val="nil"/>
              <w:right w:val="single" w:sz="4" w:space="0" w:color="auto"/>
            </w:tcBorders>
            <w:vAlign w:val="bottom"/>
            <w:hideMark/>
          </w:tcPr>
          <w:p w14:paraId="6D100B1D"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Premie</w:t>
            </w:r>
          </w:p>
        </w:tc>
        <w:tc>
          <w:tcPr>
            <w:tcW w:w="1160" w:type="dxa"/>
            <w:tcBorders>
              <w:top w:val="nil"/>
              <w:left w:val="nil"/>
              <w:bottom w:val="nil"/>
              <w:right w:val="nil"/>
            </w:tcBorders>
            <w:vAlign w:val="bottom"/>
            <w:hideMark/>
          </w:tcPr>
          <w:p w14:paraId="1B875664"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Toetreden tot CVP</w:t>
            </w:r>
          </w:p>
        </w:tc>
        <w:tc>
          <w:tcPr>
            <w:tcW w:w="1960" w:type="dxa"/>
            <w:tcBorders>
              <w:top w:val="nil"/>
              <w:left w:val="nil"/>
              <w:bottom w:val="nil"/>
              <w:right w:val="single" w:sz="4" w:space="0" w:color="auto"/>
            </w:tcBorders>
            <w:vAlign w:val="bottom"/>
            <w:hideMark/>
          </w:tcPr>
          <w:p w14:paraId="320A01BC"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Perc van pensioenvermogen</w:t>
            </w:r>
          </w:p>
        </w:tc>
        <w:tc>
          <w:tcPr>
            <w:tcW w:w="1040" w:type="dxa"/>
            <w:tcBorders>
              <w:top w:val="nil"/>
              <w:left w:val="nil"/>
              <w:bottom w:val="nil"/>
              <w:right w:val="single" w:sz="4" w:space="0" w:color="auto"/>
            </w:tcBorders>
            <w:vAlign w:val="bottom"/>
            <w:hideMark/>
          </w:tcPr>
          <w:p w14:paraId="44F1671B" w14:textId="77777777" w:rsidR="00A9266E" w:rsidRPr="00A9266E" w:rsidRDefault="00A9266E" w:rsidP="00A9266E">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A9266E">
              <w:rPr>
                <w:rFonts w:ascii="Aptos Narrow" w:eastAsia="Times New Roman" w:hAnsi="Aptos Narrow" w:cs="Times New Roman"/>
                <w:b/>
                <w:bCs/>
                <w:color w:val="000000"/>
                <w:kern w:val="0"/>
                <w:sz w:val="22"/>
                <w:szCs w:val="22"/>
                <w:lang w:eastAsia="nl-NL"/>
                <w14:ligatures w14:val="none"/>
              </w:rPr>
              <w:t>MLL/MALL</w:t>
            </w:r>
          </w:p>
        </w:tc>
      </w:tr>
      <w:tr w:rsidR="00A9266E" w:rsidRPr="00A9266E" w14:paraId="45B2BE9C" w14:textId="77777777" w:rsidTr="00A9266E">
        <w:trPr>
          <w:trHeight w:val="396"/>
        </w:trPr>
        <w:tc>
          <w:tcPr>
            <w:tcW w:w="1260" w:type="dxa"/>
            <w:tcBorders>
              <w:top w:val="single" w:sz="4" w:space="0" w:color="auto"/>
              <w:left w:val="single" w:sz="4" w:space="0" w:color="auto"/>
              <w:bottom w:val="single" w:sz="4" w:space="0" w:color="auto"/>
              <w:right w:val="single" w:sz="4" w:space="0" w:color="auto"/>
            </w:tcBorders>
            <w:noWrap/>
            <w:vAlign w:val="bottom"/>
            <w:hideMark/>
          </w:tcPr>
          <w:p w14:paraId="283D2690"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Standaard</w:t>
            </w:r>
          </w:p>
        </w:tc>
        <w:tc>
          <w:tcPr>
            <w:tcW w:w="1040" w:type="dxa"/>
            <w:tcBorders>
              <w:top w:val="single" w:sz="4" w:space="0" w:color="auto"/>
              <w:left w:val="nil"/>
              <w:bottom w:val="single" w:sz="4" w:space="0" w:color="auto"/>
              <w:right w:val="single" w:sz="4" w:space="0" w:color="auto"/>
            </w:tcBorders>
            <w:vAlign w:val="center"/>
            <w:hideMark/>
          </w:tcPr>
          <w:p w14:paraId="4CFD1E2E"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single" w:sz="4" w:space="0" w:color="auto"/>
              <w:left w:val="nil"/>
              <w:bottom w:val="single" w:sz="4" w:space="0" w:color="auto"/>
              <w:right w:val="single" w:sz="4" w:space="0" w:color="auto"/>
            </w:tcBorders>
            <w:vAlign w:val="center"/>
            <w:hideMark/>
          </w:tcPr>
          <w:p w14:paraId="257BA992"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single" w:sz="4" w:space="0" w:color="auto"/>
              <w:left w:val="nil"/>
              <w:bottom w:val="single" w:sz="4" w:space="0" w:color="auto"/>
              <w:right w:val="nil"/>
            </w:tcBorders>
            <w:vAlign w:val="center"/>
            <w:hideMark/>
          </w:tcPr>
          <w:p w14:paraId="14251E3C"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single" w:sz="4" w:space="0" w:color="auto"/>
              <w:left w:val="nil"/>
              <w:bottom w:val="single" w:sz="4" w:space="0" w:color="auto"/>
              <w:right w:val="single" w:sz="4" w:space="0" w:color="auto"/>
            </w:tcBorders>
            <w:vAlign w:val="center"/>
            <w:hideMark/>
          </w:tcPr>
          <w:p w14:paraId="6F058F4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040" w:type="dxa"/>
            <w:tcBorders>
              <w:top w:val="single" w:sz="4" w:space="0" w:color="auto"/>
              <w:left w:val="nil"/>
              <w:bottom w:val="single" w:sz="4" w:space="0" w:color="auto"/>
              <w:right w:val="single" w:sz="4" w:space="0" w:color="auto"/>
            </w:tcBorders>
            <w:vAlign w:val="center"/>
            <w:hideMark/>
          </w:tcPr>
          <w:p w14:paraId="435597F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r>
      <w:tr w:rsidR="00A9266E" w:rsidRPr="00A9266E" w14:paraId="14FEE649"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75473A24" w14:textId="4E120A43" w:rsidR="00A9266E" w:rsidRPr="00A9266E" w:rsidRDefault="001C2A84" w:rsidP="00A9266E">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1040" w:type="dxa"/>
            <w:tcBorders>
              <w:top w:val="nil"/>
              <w:left w:val="nil"/>
              <w:bottom w:val="nil"/>
              <w:right w:val="single" w:sz="4" w:space="0" w:color="auto"/>
            </w:tcBorders>
            <w:vAlign w:val="center"/>
            <w:hideMark/>
          </w:tcPr>
          <w:p w14:paraId="488E5E4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8C2C21A"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160" w:type="dxa"/>
            <w:tcBorders>
              <w:top w:val="nil"/>
              <w:left w:val="nil"/>
              <w:bottom w:val="nil"/>
              <w:right w:val="nil"/>
            </w:tcBorders>
            <w:vAlign w:val="center"/>
            <w:hideMark/>
          </w:tcPr>
          <w:p w14:paraId="029D14CC"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nil"/>
              <w:left w:val="nil"/>
              <w:bottom w:val="nil"/>
              <w:right w:val="single" w:sz="4" w:space="0" w:color="auto"/>
            </w:tcBorders>
            <w:vAlign w:val="center"/>
            <w:hideMark/>
          </w:tcPr>
          <w:p w14:paraId="5F33962C"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3,0%</w:t>
            </w:r>
          </w:p>
        </w:tc>
        <w:tc>
          <w:tcPr>
            <w:tcW w:w="1040" w:type="dxa"/>
            <w:tcBorders>
              <w:top w:val="nil"/>
              <w:left w:val="nil"/>
              <w:bottom w:val="nil"/>
              <w:right w:val="single" w:sz="4" w:space="0" w:color="auto"/>
            </w:tcBorders>
            <w:vAlign w:val="center"/>
            <w:hideMark/>
          </w:tcPr>
          <w:p w14:paraId="5914FB70"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r>
      <w:tr w:rsidR="00A9266E" w:rsidRPr="00A9266E" w14:paraId="4FF62254"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11D535E5"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SPD</w:t>
            </w:r>
          </w:p>
        </w:tc>
        <w:tc>
          <w:tcPr>
            <w:tcW w:w="1040" w:type="dxa"/>
            <w:tcBorders>
              <w:top w:val="nil"/>
              <w:left w:val="nil"/>
              <w:bottom w:val="nil"/>
              <w:right w:val="single" w:sz="4" w:space="0" w:color="auto"/>
            </w:tcBorders>
            <w:vAlign w:val="center"/>
            <w:hideMark/>
          </w:tcPr>
          <w:p w14:paraId="3B814E96"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6AB09367"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nil"/>
              <w:left w:val="nil"/>
              <w:bottom w:val="nil"/>
              <w:right w:val="nil"/>
            </w:tcBorders>
            <w:vAlign w:val="center"/>
            <w:hideMark/>
          </w:tcPr>
          <w:p w14:paraId="1313B82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nil"/>
              <w:left w:val="nil"/>
              <w:bottom w:val="nil"/>
              <w:right w:val="single" w:sz="4" w:space="0" w:color="auto"/>
            </w:tcBorders>
            <w:vAlign w:val="center"/>
            <w:hideMark/>
          </w:tcPr>
          <w:p w14:paraId="768B781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3,0%</w:t>
            </w:r>
          </w:p>
        </w:tc>
        <w:tc>
          <w:tcPr>
            <w:tcW w:w="1040" w:type="dxa"/>
            <w:tcBorders>
              <w:top w:val="nil"/>
              <w:left w:val="nil"/>
              <w:bottom w:val="nil"/>
              <w:right w:val="single" w:sz="4" w:space="0" w:color="auto"/>
            </w:tcBorders>
            <w:vAlign w:val="center"/>
            <w:hideMark/>
          </w:tcPr>
          <w:p w14:paraId="5F8A1936"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r>
      <w:tr w:rsidR="00A9266E" w:rsidRPr="00A9266E" w14:paraId="5F641765" w14:textId="77777777" w:rsidTr="00A9266E">
        <w:trPr>
          <w:trHeight w:val="288"/>
        </w:trPr>
        <w:tc>
          <w:tcPr>
            <w:tcW w:w="1260" w:type="dxa"/>
            <w:tcBorders>
              <w:top w:val="nil"/>
              <w:left w:val="single" w:sz="4" w:space="0" w:color="auto"/>
              <w:bottom w:val="single" w:sz="4" w:space="0" w:color="auto"/>
              <w:right w:val="single" w:sz="4" w:space="0" w:color="auto"/>
            </w:tcBorders>
            <w:noWrap/>
            <w:vAlign w:val="bottom"/>
            <w:hideMark/>
          </w:tcPr>
          <w:p w14:paraId="308FD811"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SPF</w:t>
            </w:r>
          </w:p>
        </w:tc>
        <w:tc>
          <w:tcPr>
            <w:tcW w:w="1040" w:type="dxa"/>
            <w:tcBorders>
              <w:top w:val="nil"/>
              <w:left w:val="nil"/>
              <w:bottom w:val="single" w:sz="4" w:space="0" w:color="auto"/>
              <w:right w:val="single" w:sz="4" w:space="0" w:color="auto"/>
            </w:tcBorders>
            <w:vAlign w:val="center"/>
            <w:hideMark/>
          </w:tcPr>
          <w:p w14:paraId="1960DF1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345A4F5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nil"/>
              <w:left w:val="nil"/>
              <w:bottom w:val="single" w:sz="4" w:space="0" w:color="auto"/>
              <w:right w:val="nil"/>
            </w:tcBorders>
            <w:vAlign w:val="center"/>
            <w:hideMark/>
          </w:tcPr>
          <w:p w14:paraId="07A19C7D"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nil"/>
              <w:left w:val="nil"/>
              <w:bottom w:val="single" w:sz="4" w:space="0" w:color="auto"/>
              <w:right w:val="single" w:sz="4" w:space="0" w:color="auto"/>
            </w:tcBorders>
            <w:vAlign w:val="center"/>
            <w:hideMark/>
          </w:tcPr>
          <w:p w14:paraId="5DFD1484"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3,0%</w:t>
            </w:r>
          </w:p>
        </w:tc>
        <w:tc>
          <w:tcPr>
            <w:tcW w:w="1040" w:type="dxa"/>
            <w:tcBorders>
              <w:top w:val="nil"/>
              <w:left w:val="nil"/>
              <w:bottom w:val="single" w:sz="4" w:space="0" w:color="auto"/>
              <w:right w:val="single" w:sz="4" w:space="0" w:color="auto"/>
            </w:tcBorders>
            <w:vAlign w:val="center"/>
            <w:hideMark/>
          </w:tcPr>
          <w:p w14:paraId="5108F32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r>
      <w:tr w:rsidR="00A9266E" w:rsidRPr="00A9266E" w14:paraId="4FB438FA"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1DE278CD"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SSPF bruto</w:t>
            </w:r>
          </w:p>
        </w:tc>
        <w:tc>
          <w:tcPr>
            <w:tcW w:w="1040" w:type="dxa"/>
            <w:tcBorders>
              <w:top w:val="nil"/>
              <w:left w:val="nil"/>
              <w:bottom w:val="nil"/>
              <w:right w:val="single" w:sz="4" w:space="0" w:color="auto"/>
            </w:tcBorders>
            <w:vAlign w:val="center"/>
            <w:hideMark/>
          </w:tcPr>
          <w:p w14:paraId="144114A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nil"/>
              <w:right w:val="single" w:sz="4" w:space="0" w:color="auto"/>
            </w:tcBorders>
            <w:vAlign w:val="center"/>
            <w:hideMark/>
          </w:tcPr>
          <w:p w14:paraId="1FC2561D"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nil"/>
              <w:left w:val="nil"/>
              <w:bottom w:val="nil"/>
              <w:right w:val="nil"/>
            </w:tcBorders>
            <w:vAlign w:val="center"/>
            <w:hideMark/>
          </w:tcPr>
          <w:p w14:paraId="7D6E4B48" w14:textId="4047ADC0"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p>
        </w:tc>
        <w:tc>
          <w:tcPr>
            <w:tcW w:w="1960" w:type="dxa"/>
            <w:tcBorders>
              <w:top w:val="nil"/>
              <w:left w:val="nil"/>
              <w:bottom w:val="nil"/>
              <w:right w:val="single" w:sz="4" w:space="0" w:color="auto"/>
            </w:tcBorders>
            <w:vAlign w:val="center"/>
            <w:hideMark/>
          </w:tcPr>
          <w:p w14:paraId="0B4B049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0,0%</w:t>
            </w:r>
          </w:p>
        </w:tc>
        <w:tc>
          <w:tcPr>
            <w:tcW w:w="1040" w:type="dxa"/>
            <w:tcBorders>
              <w:top w:val="nil"/>
              <w:left w:val="nil"/>
              <w:bottom w:val="nil"/>
              <w:right w:val="single" w:sz="4" w:space="0" w:color="auto"/>
            </w:tcBorders>
            <w:vAlign w:val="center"/>
            <w:hideMark/>
          </w:tcPr>
          <w:p w14:paraId="57FAE872"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r>
      <w:tr w:rsidR="00A9266E" w:rsidRPr="00A9266E" w14:paraId="48B12DD7"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4FFAA74F"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SNPS bruto</w:t>
            </w:r>
          </w:p>
        </w:tc>
        <w:tc>
          <w:tcPr>
            <w:tcW w:w="1040" w:type="dxa"/>
            <w:tcBorders>
              <w:top w:val="nil"/>
              <w:left w:val="nil"/>
              <w:bottom w:val="nil"/>
              <w:right w:val="single" w:sz="4" w:space="0" w:color="auto"/>
            </w:tcBorders>
            <w:vAlign w:val="center"/>
            <w:hideMark/>
          </w:tcPr>
          <w:p w14:paraId="5DF16F65"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124B4C8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160" w:type="dxa"/>
            <w:tcBorders>
              <w:top w:val="nil"/>
              <w:left w:val="nil"/>
              <w:bottom w:val="nil"/>
              <w:right w:val="nil"/>
            </w:tcBorders>
            <w:vAlign w:val="center"/>
            <w:hideMark/>
          </w:tcPr>
          <w:p w14:paraId="6DC3EB40"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960" w:type="dxa"/>
            <w:tcBorders>
              <w:top w:val="nil"/>
              <w:left w:val="nil"/>
              <w:bottom w:val="nil"/>
              <w:right w:val="single" w:sz="4" w:space="0" w:color="auto"/>
            </w:tcBorders>
            <w:vAlign w:val="center"/>
            <w:hideMark/>
          </w:tcPr>
          <w:p w14:paraId="1024DB08"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70F38138"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r>
      <w:tr w:rsidR="00A9266E" w:rsidRPr="00A9266E" w14:paraId="189A1B1E"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50386B8B"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SNPS netto</w:t>
            </w:r>
          </w:p>
        </w:tc>
        <w:tc>
          <w:tcPr>
            <w:tcW w:w="1040" w:type="dxa"/>
            <w:tcBorders>
              <w:top w:val="nil"/>
              <w:left w:val="nil"/>
              <w:bottom w:val="nil"/>
              <w:right w:val="single" w:sz="4" w:space="0" w:color="auto"/>
            </w:tcBorders>
            <w:vAlign w:val="center"/>
            <w:hideMark/>
          </w:tcPr>
          <w:p w14:paraId="1F82968E"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6FD67E0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160" w:type="dxa"/>
            <w:tcBorders>
              <w:top w:val="nil"/>
              <w:left w:val="nil"/>
              <w:bottom w:val="nil"/>
              <w:right w:val="nil"/>
            </w:tcBorders>
            <w:vAlign w:val="center"/>
            <w:hideMark/>
          </w:tcPr>
          <w:p w14:paraId="12ACE3F4"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960" w:type="dxa"/>
            <w:tcBorders>
              <w:top w:val="nil"/>
              <w:left w:val="nil"/>
              <w:bottom w:val="nil"/>
              <w:right w:val="single" w:sz="4" w:space="0" w:color="auto"/>
            </w:tcBorders>
            <w:vAlign w:val="center"/>
            <w:hideMark/>
          </w:tcPr>
          <w:p w14:paraId="0DB1B73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c>
          <w:tcPr>
            <w:tcW w:w="1040" w:type="dxa"/>
            <w:tcBorders>
              <w:top w:val="nil"/>
              <w:left w:val="nil"/>
              <w:bottom w:val="nil"/>
              <w:right w:val="single" w:sz="4" w:space="0" w:color="auto"/>
            </w:tcBorders>
            <w:vAlign w:val="center"/>
            <w:hideMark/>
          </w:tcPr>
          <w:p w14:paraId="75CEC64B"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Nvt</w:t>
            </w:r>
          </w:p>
        </w:tc>
      </w:tr>
      <w:tr w:rsidR="00A9266E" w:rsidRPr="00A9266E" w14:paraId="2639B9C2" w14:textId="77777777" w:rsidTr="00A9266E">
        <w:trPr>
          <w:trHeight w:val="288"/>
        </w:trPr>
        <w:tc>
          <w:tcPr>
            <w:tcW w:w="1260" w:type="dxa"/>
            <w:tcBorders>
              <w:top w:val="nil"/>
              <w:left w:val="single" w:sz="4" w:space="0" w:color="auto"/>
              <w:bottom w:val="single" w:sz="4" w:space="0" w:color="auto"/>
              <w:right w:val="single" w:sz="4" w:space="0" w:color="auto"/>
            </w:tcBorders>
            <w:noWrap/>
            <w:vAlign w:val="bottom"/>
            <w:hideMark/>
          </w:tcPr>
          <w:p w14:paraId="6B0F08B7"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AKZO</w:t>
            </w:r>
          </w:p>
        </w:tc>
        <w:tc>
          <w:tcPr>
            <w:tcW w:w="1040" w:type="dxa"/>
            <w:tcBorders>
              <w:top w:val="nil"/>
              <w:left w:val="nil"/>
              <w:bottom w:val="single" w:sz="4" w:space="0" w:color="auto"/>
              <w:right w:val="single" w:sz="4" w:space="0" w:color="auto"/>
            </w:tcBorders>
            <w:vAlign w:val="center"/>
            <w:hideMark/>
          </w:tcPr>
          <w:p w14:paraId="3ACE44E0"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16350A8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nil"/>
              <w:left w:val="nil"/>
              <w:bottom w:val="single" w:sz="4" w:space="0" w:color="auto"/>
              <w:right w:val="nil"/>
            </w:tcBorders>
            <w:vAlign w:val="center"/>
            <w:hideMark/>
          </w:tcPr>
          <w:p w14:paraId="0BE1F65A"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nil"/>
              <w:left w:val="nil"/>
              <w:bottom w:val="single" w:sz="4" w:space="0" w:color="auto"/>
              <w:right w:val="single" w:sz="4" w:space="0" w:color="auto"/>
            </w:tcBorders>
            <w:vAlign w:val="center"/>
            <w:hideMark/>
          </w:tcPr>
          <w:p w14:paraId="76B4803B"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1,5%</w:t>
            </w:r>
          </w:p>
        </w:tc>
        <w:tc>
          <w:tcPr>
            <w:tcW w:w="1040" w:type="dxa"/>
            <w:tcBorders>
              <w:top w:val="nil"/>
              <w:left w:val="nil"/>
              <w:bottom w:val="single" w:sz="4" w:space="0" w:color="auto"/>
              <w:right w:val="single" w:sz="4" w:space="0" w:color="auto"/>
            </w:tcBorders>
            <w:vAlign w:val="center"/>
            <w:hideMark/>
          </w:tcPr>
          <w:p w14:paraId="05A857B7"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r>
      <w:tr w:rsidR="00A9266E" w:rsidRPr="00A9266E" w14:paraId="53E90F79" w14:textId="77777777" w:rsidTr="00A9266E">
        <w:trPr>
          <w:trHeight w:val="288"/>
        </w:trPr>
        <w:tc>
          <w:tcPr>
            <w:tcW w:w="1260" w:type="dxa"/>
            <w:tcBorders>
              <w:top w:val="nil"/>
              <w:left w:val="single" w:sz="4" w:space="0" w:color="auto"/>
              <w:bottom w:val="single" w:sz="4" w:space="0" w:color="auto"/>
              <w:right w:val="single" w:sz="4" w:space="0" w:color="auto"/>
            </w:tcBorders>
            <w:noWrap/>
            <w:vAlign w:val="bottom"/>
            <w:hideMark/>
          </w:tcPr>
          <w:p w14:paraId="0F981CC0"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SBZ</w:t>
            </w:r>
          </w:p>
        </w:tc>
        <w:tc>
          <w:tcPr>
            <w:tcW w:w="1040" w:type="dxa"/>
            <w:tcBorders>
              <w:top w:val="nil"/>
              <w:left w:val="nil"/>
              <w:bottom w:val="single" w:sz="4" w:space="0" w:color="auto"/>
              <w:right w:val="single" w:sz="4" w:space="0" w:color="auto"/>
            </w:tcBorders>
            <w:vAlign w:val="center"/>
            <w:hideMark/>
          </w:tcPr>
          <w:p w14:paraId="599399FC"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vAlign w:val="center"/>
            <w:hideMark/>
          </w:tcPr>
          <w:p w14:paraId="0E874725"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160" w:type="dxa"/>
            <w:tcBorders>
              <w:top w:val="nil"/>
              <w:left w:val="nil"/>
              <w:bottom w:val="single" w:sz="4" w:space="0" w:color="auto"/>
              <w:right w:val="nil"/>
            </w:tcBorders>
            <w:vAlign w:val="center"/>
            <w:hideMark/>
          </w:tcPr>
          <w:p w14:paraId="76C10DCF"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960" w:type="dxa"/>
            <w:tcBorders>
              <w:top w:val="nil"/>
              <w:left w:val="nil"/>
              <w:bottom w:val="single" w:sz="4" w:space="0" w:color="auto"/>
              <w:right w:val="single" w:sz="4" w:space="0" w:color="auto"/>
            </w:tcBorders>
            <w:vAlign w:val="center"/>
            <w:hideMark/>
          </w:tcPr>
          <w:p w14:paraId="673BC75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040" w:type="dxa"/>
            <w:tcBorders>
              <w:top w:val="nil"/>
              <w:left w:val="nil"/>
              <w:bottom w:val="single" w:sz="4" w:space="0" w:color="auto"/>
              <w:right w:val="single" w:sz="4" w:space="0" w:color="auto"/>
            </w:tcBorders>
            <w:vAlign w:val="center"/>
            <w:hideMark/>
          </w:tcPr>
          <w:p w14:paraId="7B5A57D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r>
      <w:tr w:rsidR="00A9266E" w:rsidRPr="00A9266E" w14:paraId="4C13CD72" w14:textId="77777777" w:rsidTr="00A9266E">
        <w:trPr>
          <w:trHeight w:val="288"/>
        </w:trPr>
        <w:tc>
          <w:tcPr>
            <w:tcW w:w="1260" w:type="dxa"/>
            <w:tcBorders>
              <w:top w:val="nil"/>
              <w:left w:val="single" w:sz="4" w:space="0" w:color="auto"/>
              <w:bottom w:val="nil"/>
              <w:right w:val="single" w:sz="4" w:space="0" w:color="auto"/>
            </w:tcBorders>
            <w:noWrap/>
            <w:vAlign w:val="bottom"/>
            <w:hideMark/>
          </w:tcPr>
          <w:p w14:paraId="2F0387AC"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 </w:t>
            </w:r>
          </w:p>
        </w:tc>
        <w:tc>
          <w:tcPr>
            <w:tcW w:w="1040" w:type="dxa"/>
            <w:tcBorders>
              <w:top w:val="nil"/>
              <w:left w:val="nil"/>
              <w:bottom w:val="nil"/>
              <w:right w:val="single" w:sz="4" w:space="0" w:color="auto"/>
            </w:tcBorders>
            <w:vAlign w:val="center"/>
            <w:hideMark/>
          </w:tcPr>
          <w:p w14:paraId="3578AED9"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040" w:type="dxa"/>
            <w:tcBorders>
              <w:top w:val="nil"/>
              <w:left w:val="nil"/>
              <w:bottom w:val="nil"/>
              <w:right w:val="single" w:sz="4" w:space="0" w:color="auto"/>
            </w:tcBorders>
            <w:vAlign w:val="center"/>
            <w:hideMark/>
          </w:tcPr>
          <w:p w14:paraId="71D87ABE"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160" w:type="dxa"/>
            <w:tcBorders>
              <w:top w:val="nil"/>
              <w:left w:val="nil"/>
              <w:bottom w:val="nil"/>
              <w:right w:val="nil"/>
            </w:tcBorders>
            <w:vAlign w:val="center"/>
            <w:hideMark/>
          </w:tcPr>
          <w:p w14:paraId="18E9C8E8"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960" w:type="dxa"/>
            <w:tcBorders>
              <w:top w:val="nil"/>
              <w:left w:val="nil"/>
              <w:bottom w:val="nil"/>
              <w:right w:val="single" w:sz="4" w:space="0" w:color="auto"/>
            </w:tcBorders>
            <w:vAlign w:val="center"/>
            <w:hideMark/>
          </w:tcPr>
          <w:p w14:paraId="5BCD25C0"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c>
          <w:tcPr>
            <w:tcW w:w="1040" w:type="dxa"/>
            <w:tcBorders>
              <w:top w:val="nil"/>
              <w:left w:val="nil"/>
              <w:bottom w:val="nil"/>
              <w:right w:val="single" w:sz="4" w:space="0" w:color="auto"/>
            </w:tcBorders>
            <w:vAlign w:val="center"/>
            <w:hideMark/>
          </w:tcPr>
          <w:p w14:paraId="682E1CCD"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 </w:t>
            </w:r>
          </w:p>
        </w:tc>
      </w:tr>
      <w:tr w:rsidR="00A9266E" w:rsidRPr="00A9266E" w14:paraId="4FEE5653" w14:textId="77777777" w:rsidTr="00A9266E">
        <w:trPr>
          <w:trHeight w:val="288"/>
        </w:trPr>
        <w:tc>
          <w:tcPr>
            <w:tcW w:w="1260" w:type="dxa"/>
            <w:tcBorders>
              <w:top w:val="nil"/>
              <w:left w:val="single" w:sz="4" w:space="0" w:color="auto"/>
              <w:bottom w:val="single" w:sz="4" w:space="0" w:color="auto"/>
              <w:right w:val="single" w:sz="4" w:space="0" w:color="auto"/>
            </w:tcBorders>
            <w:noWrap/>
            <w:vAlign w:val="bottom"/>
            <w:hideMark/>
          </w:tcPr>
          <w:p w14:paraId="2EBD7A9D" w14:textId="77777777" w:rsidR="00A9266E" w:rsidRPr="00A9266E" w:rsidRDefault="00A9266E" w:rsidP="00A9266E">
            <w:pPr>
              <w:spacing w:after="0" w:line="240" w:lineRule="auto"/>
              <w:rPr>
                <w:rFonts w:ascii="Aptos Narrow" w:eastAsia="Times New Roman" w:hAnsi="Aptos Narrow" w:cs="Times New Roman"/>
                <w:color w:val="000000"/>
                <w:kern w:val="0"/>
                <w:sz w:val="22"/>
                <w:szCs w:val="22"/>
                <w:lang w:eastAsia="nl-NL"/>
                <w14:ligatures w14:val="none"/>
              </w:rPr>
            </w:pPr>
            <w:r w:rsidRPr="00A9266E">
              <w:rPr>
                <w:rFonts w:ascii="Aptos Narrow" w:eastAsia="Times New Roman" w:hAnsi="Aptos Narrow" w:cs="Times New Roman"/>
                <w:color w:val="000000"/>
                <w:kern w:val="0"/>
                <w:sz w:val="22"/>
                <w:szCs w:val="22"/>
                <w:lang w:eastAsia="nl-NL"/>
                <w14:ligatures w14:val="none"/>
              </w:rPr>
              <w:t>SPOA</w:t>
            </w:r>
          </w:p>
        </w:tc>
        <w:tc>
          <w:tcPr>
            <w:tcW w:w="1040" w:type="dxa"/>
            <w:tcBorders>
              <w:top w:val="nil"/>
              <w:left w:val="nil"/>
              <w:bottom w:val="single" w:sz="4" w:space="0" w:color="auto"/>
              <w:right w:val="single" w:sz="4" w:space="0" w:color="auto"/>
            </w:tcBorders>
            <w:vAlign w:val="center"/>
            <w:hideMark/>
          </w:tcPr>
          <w:p w14:paraId="3615979A"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040" w:type="dxa"/>
            <w:tcBorders>
              <w:top w:val="nil"/>
              <w:left w:val="nil"/>
              <w:bottom w:val="single" w:sz="4" w:space="0" w:color="auto"/>
              <w:right w:val="single" w:sz="4" w:space="0" w:color="auto"/>
            </w:tcBorders>
            <w:vAlign w:val="center"/>
            <w:hideMark/>
          </w:tcPr>
          <w:p w14:paraId="7565BC1E"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c>
          <w:tcPr>
            <w:tcW w:w="1160" w:type="dxa"/>
            <w:tcBorders>
              <w:top w:val="nil"/>
              <w:left w:val="nil"/>
              <w:bottom w:val="single" w:sz="4" w:space="0" w:color="auto"/>
              <w:right w:val="nil"/>
            </w:tcBorders>
            <w:vAlign w:val="center"/>
            <w:hideMark/>
          </w:tcPr>
          <w:p w14:paraId="5AEECE8C"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Ja</w:t>
            </w:r>
          </w:p>
        </w:tc>
        <w:tc>
          <w:tcPr>
            <w:tcW w:w="1960" w:type="dxa"/>
            <w:tcBorders>
              <w:top w:val="nil"/>
              <w:left w:val="nil"/>
              <w:bottom w:val="single" w:sz="4" w:space="0" w:color="auto"/>
              <w:right w:val="single" w:sz="4" w:space="0" w:color="auto"/>
            </w:tcBorders>
            <w:vAlign w:val="center"/>
            <w:hideMark/>
          </w:tcPr>
          <w:p w14:paraId="1676B03F"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1,0%</w:t>
            </w:r>
          </w:p>
        </w:tc>
        <w:tc>
          <w:tcPr>
            <w:tcW w:w="1040" w:type="dxa"/>
            <w:tcBorders>
              <w:top w:val="nil"/>
              <w:left w:val="nil"/>
              <w:bottom w:val="single" w:sz="4" w:space="0" w:color="auto"/>
              <w:right w:val="single" w:sz="4" w:space="0" w:color="auto"/>
            </w:tcBorders>
            <w:vAlign w:val="center"/>
            <w:hideMark/>
          </w:tcPr>
          <w:p w14:paraId="62541D21" w14:textId="77777777" w:rsidR="00A9266E" w:rsidRPr="00A9266E" w:rsidRDefault="00A9266E" w:rsidP="00A9266E">
            <w:pPr>
              <w:spacing w:after="0" w:line="240" w:lineRule="auto"/>
              <w:jc w:val="center"/>
              <w:rPr>
                <w:rFonts w:ascii="Aptos" w:eastAsia="Times New Roman" w:hAnsi="Aptos" w:cs="Times New Roman"/>
                <w:color w:val="000000"/>
                <w:kern w:val="0"/>
                <w:sz w:val="22"/>
                <w:szCs w:val="22"/>
                <w:lang w:eastAsia="nl-NL"/>
                <w14:ligatures w14:val="none"/>
              </w:rPr>
            </w:pPr>
            <w:r w:rsidRPr="00A9266E">
              <w:rPr>
                <w:rFonts w:ascii="Aptos" w:eastAsia="Times New Roman" w:hAnsi="Aptos" w:cs="Times New Roman"/>
                <w:color w:val="000000"/>
                <w:kern w:val="0"/>
                <w:sz w:val="22"/>
                <w:szCs w:val="22"/>
                <w:lang w:eastAsia="nl-NL"/>
                <w14:ligatures w14:val="none"/>
              </w:rPr>
              <w:t>Nee</w:t>
            </w:r>
          </w:p>
        </w:tc>
      </w:tr>
    </w:tbl>
    <w:p w14:paraId="45458D29" w14:textId="4C4CCDFD" w:rsidR="00780134" w:rsidRDefault="00780134">
      <w:pPr>
        <w:spacing w:line="259" w:lineRule="auto"/>
        <w:rPr>
          <w:sz w:val="22"/>
          <w:szCs w:val="22"/>
        </w:rPr>
      </w:pPr>
      <w:r>
        <w:rPr>
          <w:sz w:val="22"/>
          <w:szCs w:val="22"/>
        </w:rPr>
        <w:br w:type="page"/>
      </w:r>
    </w:p>
    <w:p w14:paraId="03A384F0" w14:textId="77777777" w:rsidR="00497395" w:rsidRDefault="00497395" w:rsidP="00E16DC2">
      <w:pPr>
        <w:spacing w:line="259" w:lineRule="auto"/>
        <w:rPr>
          <w:sz w:val="22"/>
          <w:szCs w:val="22"/>
        </w:rPr>
      </w:pPr>
    </w:p>
    <w:p w14:paraId="03774B98" w14:textId="01E2F22C" w:rsidR="00E63BAB" w:rsidRPr="00127754" w:rsidRDefault="00E63BAB" w:rsidP="00230AF7">
      <w:pPr>
        <w:pStyle w:val="Heading1"/>
        <w:numPr>
          <w:ilvl w:val="0"/>
          <w:numId w:val="1"/>
        </w:numPr>
      </w:pPr>
      <w:bookmarkStart w:id="1107" w:name="_Toc222499733"/>
      <w:bookmarkStart w:id="1108" w:name="_Ref182222163"/>
      <w:r>
        <w:t>Excasso</w:t>
      </w:r>
      <w:bookmarkEnd w:id="1107"/>
    </w:p>
    <w:p w14:paraId="73AD73BC" w14:textId="77777777" w:rsidR="00E63BAB" w:rsidRDefault="00E63BAB" w:rsidP="00E63BAB">
      <w:pPr>
        <w:spacing w:line="259" w:lineRule="auto"/>
        <w:rPr>
          <w:sz w:val="22"/>
          <w:szCs w:val="22"/>
        </w:rPr>
      </w:pPr>
      <w:r>
        <w:rPr>
          <w:sz w:val="22"/>
          <w:szCs w:val="22"/>
        </w:rPr>
        <w:t>De uitkering kan verschillende periodiciteiten hebben en vooraf of juist achteraf worden betaald.</w:t>
      </w:r>
    </w:p>
    <w:p w14:paraId="1BD90892" w14:textId="6A2642D2" w:rsidR="004770F1" w:rsidRDefault="004770F1" w:rsidP="00E63BAB">
      <w:pPr>
        <w:spacing w:line="259" w:lineRule="auto"/>
        <w:rPr>
          <w:sz w:val="22"/>
          <w:szCs w:val="22"/>
        </w:rPr>
      </w:pPr>
      <w:r>
        <w:rPr>
          <w:sz w:val="22"/>
          <w:szCs w:val="22"/>
        </w:rPr>
        <w:t>Een uitkering kan incl. of excl. vakantiegeld worden uitgekeerd.</w:t>
      </w:r>
      <w:r w:rsidR="00047C89">
        <w:rPr>
          <w:sz w:val="22"/>
          <w:szCs w:val="22"/>
        </w:rPr>
        <w:t xml:space="preserve"> Een uitkering incl. vakantiegeld betekent een uitkering waarin het vakantiegeld al is opgenomen, een uitkering excl. vakantiegeld betekent dat het vakantiegeld eenmaal per jaar (vaak in de maand mei) wordt verstrekt.</w:t>
      </w:r>
    </w:p>
    <w:p w14:paraId="266612FF" w14:textId="77777777" w:rsidR="00E63BAB" w:rsidRDefault="00E63BAB" w:rsidP="00E63BAB">
      <w:pPr>
        <w:spacing w:line="259" w:lineRule="auto"/>
        <w:rPr>
          <w:sz w:val="22"/>
          <w:szCs w:val="22"/>
        </w:rPr>
      </w:pPr>
    </w:p>
    <w:p w14:paraId="6DF09D96" w14:textId="74E1087A" w:rsidR="00E63BAB" w:rsidRDefault="00E63BAB" w:rsidP="00E63BAB">
      <w:pPr>
        <w:pStyle w:val="Heading4"/>
      </w:pPr>
      <w:del w:id="1109" w:author="Jitty van der Kuur" w:date="2026-06-19T11:24:00Z" w16du:dateUtc="2026-06-19T09:24:00Z">
        <w:r>
          <w:delText>AllVida</w:delText>
        </w:r>
      </w:del>
      <w:ins w:id="1110" w:author="Jitty van der Kuur" w:date="2026-06-19T11:24:00Z" w16du:dateUtc="2026-06-19T09:24:00Z">
        <w:r>
          <w:t xml:space="preserve"> </w:t>
        </w:r>
        <w:r w:rsidR="008465A9">
          <w:t>Allvida</w:t>
        </w:r>
      </w:ins>
      <w:r>
        <w:t xml:space="preserve"> en standaard product</w:t>
      </w:r>
    </w:p>
    <w:p w14:paraId="42DA7C0D" w14:textId="780F334B" w:rsidR="00E63BAB" w:rsidRDefault="00E63BAB" w:rsidP="00E63BAB">
      <w:pPr>
        <w:spacing w:line="259" w:lineRule="auto"/>
        <w:rPr>
          <w:sz w:val="22"/>
          <w:szCs w:val="22"/>
        </w:rPr>
      </w:pPr>
      <w:r>
        <w:rPr>
          <w:sz w:val="22"/>
          <w:szCs w:val="22"/>
        </w:rPr>
        <w:t xml:space="preserve">In </w:t>
      </w:r>
      <w:del w:id="1111" w:author="Jitty van der Kuur" w:date="2026-06-19T11:24:00Z" w16du:dateUtc="2026-06-19T09:24:00Z">
        <w:r>
          <w:rPr>
            <w:sz w:val="22"/>
            <w:szCs w:val="22"/>
          </w:rPr>
          <w:delText>AllVida</w:delText>
        </w:r>
      </w:del>
      <w:ins w:id="1112" w:author="Jitty van der Kuur" w:date="2026-06-19T11:24:00Z" w16du:dateUtc="2026-06-19T09:24:00Z">
        <w:r>
          <w:rPr>
            <w:sz w:val="22"/>
            <w:szCs w:val="22"/>
          </w:rPr>
          <w:t xml:space="preserve"> </w:t>
        </w:r>
        <w:r w:rsidR="008465A9">
          <w:rPr>
            <w:sz w:val="22"/>
            <w:szCs w:val="22"/>
          </w:rPr>
          <w:t>Allvida</w:t>
        </w:r>
      </w:ins>
      <w:r>
        <w:rPr>
          <w:sz w:val="22"/>
          <w:szCs w:val="22"/>
        </w:rPr>
        <w:t xml:space="preserve"> is het ingericht dat een uitkering maandelijks </w:t>
      </w:r>
      <w:r w:rsidR="004770F1">
        <w:rPr>
          <w:sz w:val="22"/>
          <w:szCs w:val="22"/>
        </w:rPr>
        <w:t>achteraf wordt betaald</w:t>
      </w:r>
      <w:r w:rsidR="00047C89">
        <w:rPr>
          <w:sz w:val="22"/>
          <w:szCs w:val="22"/>
        </w:rPr>
        <w:t>, dit is ook de standaard</w:t>
      </w:r>
      <w:r w:rsidR="004770F1">
        <w:rPr>
          <w:sz w:val="22"/>
          <w:szCs w:val="22"/>
        </w:rPr>
        <w:t>. Voor ADP (FTK) is ook een 4-wekelijkse periode ingericht.</w:t>
      </w:r>
    </w:p>
    <w:p w14:paraId="6E49C96A" w14:textId="7A2FB190" w:rsidR="004770F1" w:rsidRDefault="001B351F" w:rsidP="00E63BAB">
      <w:pPr>
        <w:spacing w:line="259" w:lineRule="auto"/>
        <w:rPr>
          <w:sz w:val="22"/>
          <w:szCs w:val="22"/>
        </w:rPr>
      </w:pPr>
      <w:r>
        <w:rPr>
          <w:sz w:val="22"/>
          <w:szCs w:val="22"/>
        </w:rPr>
        <w:t xml:space="preserve">In </w:t>
      </w:r>
      <w:del w:id="1113" w:author="Jitty van der Kuur" w:date="2026-06-19T11:24:00Z" w16du:dateUtc="2026-06-19T09:24:00Z">
        <w:r>
          <w:rPr>
            <w:sz w:val="22"/>
            <w:szCs w:val="22"/>
          </w:rPr>
          <w:delText>AllVida</w:delText>
        </w:r>
      </w:del>
      <w:ins w:id="1114" w:author="Jitty van der Kuur" w:date="2026-06-19T11:24:00Z" w16du:dateUtc="2026-06-19T09:24:00Z">
        <w:r w:rsidR="008465A9">
          <w:rPr>
            <w:sz w:val="22"/>
            <w:szCs w:val="22"/>
          </w:rPr>
          <w:t xml:space="preserve"> Allvida</w:t>
        </w:r>
      </w:ins>
      <w:r>
        <w:rPr>
          <w:sz w:val="22"/>
          <w:szCs w:val="22"/>
        </w:rPr>
        <w:t xml:space="preserve"> en in het standaard product wordt ervan uitgegaan dat het vakantiegeld al in de maandelijkse uitkering is opgenomen.</w:t>
      </w:r>
    </w:p>
    <w:p w14:paraId="52788B21" w14:textId="77777777" w:rsidR="00E63BAB" w:rsidRDefault="00E63BAB" w:rsidP="00E63BAB">
      <w:pPr>
        <w:spacing w:line="259" w:lineRule="auto"/>
        <w:rPr>
          <w:sz w:val="22"/>
          <w:szCs w:val="22"/>
        </w:rPr>
      </w:pPr>
    </w:p>
    <w:p w14:paraId="4442A0E1" w14:textId="77777777" w:rsidR="00487562" w:rsidRDefault="00487562">
      <w:pPr>
        <w:spacing w:line="259" w:lineRule="auto"/>
        <w:rPr>
          <w:rFonts w:asciiTheme="majorHAnsi" w:eastAsiaTheme="majorEastAsia" w:hAnsiTheme="majorHAnsi" w:cstheme="majorBidi"/>
          <w:color w:val="0F4761" w:themeColor="accent1" w:themeShade="BF"/>
          <w:sz w:val="40"/>
          <w:szCs w:val="40"/>
        </w:rPr>
      </w:pPr>
      <w:r>
        <w:br w:type="page"/>
      </w:r>
    </w:p>
    <w:p w14:paraId="61472C74" w14:textId="3393B2E4" w:rsidR="00780134" w:rsidRPr="00127754" w:rsidRDefault="00780134" w:rsidP="00230AF7">
      <w:pPr>
        <w:pStyle w:val="Heading1"/>
        <w:numPr>
          <w:ilvl w:val="0"/>
          <w:numId w:val="1"/>
        </w:numPr>
      </w:pPr>
      <w:bookmarkStart w:id="1115" w:name="_Toc222499734"/>
      <w:commentRangeStart w:id="1116"/>
      <w:r>
        <w:lastRenderedPageBreak/>
        <w:t>Invaren</w:t>
      </w:r>
      <w:commentRangeEnd w:id="1116"/>
      <w:r w:rsidR="001B7CFC">
        <w:rPr>
          <w:rStyle w:val="CommentReference"/>
          <w:sz w:val="40"/>
          <w:szCs w:val="40"/>
        </w:rPr>
        <w:commentReference w:id="1116"/>
      </w:r>
      <w:r w:rsidR="005C063E">
        <w:t>, overgangsrecht</w:t>
      </w:r>
      <w:r>
        <w:t xml:space="preserve"> en eerbiedigende werking</w:t>
      </w:r>
      <w:bookmarkEnd w:id="1108"/>
      <w:bookmarkEnd w:id="1115"/>
    </w:p>
    <w:p w14:paraId="0860A4A5" w14:textId="77777777" w:rsidR="008B40B3" w:rsidRDefault="00E96120" w:rsidP="00E16DC2">
      <w:pPr>
        <w:spacing w:line="259" w:lineRule="auto"/>
        <w:rPr>
          <w:sz w:val="22"/>
          <w:szCs w:val="22"/>
        </w:rPr>
      </w:pPr>
      <w:r>
        <w:rPr>
          <w:sz w:val="22"/>
          <w:szCs w:val="22"/>
        </w:rPr>
        <w:t xml:space="preserve">Op het transitiemoment (de datum waarop de pensioenregeling </w:t>
      </w:r>
      <w:r w:rsidR="006B1CFF">
        <w:rPr>
          <w:sz w:val="22"/>
          <w:szCs w:val="22"/>
        </w:rPr>
        <w:t xml:space="preserve">overgaat van FTK naar WTP) worden de oude rechten </w:t>
      </w:r>
      <w:r w:rsidR="008B40B3">
        <w:rPr>
          <w:sz w:val="22"/>
          <w:szCs w:val="22"/>
        </w:rPr>
        <w:t>ingevaren, dit kan een verplichting zijn.</w:t>
      </w:r>
    </w:p>
    <w:p w14:paraId="4E70BC33" w14:textId="34179BF5" w:rsidR="008B40B3" w:rsidRDefault="008B40B3" w:rsidP="00E16DC2">
      <w:pPr>
        <w:spacing w:line="259" w:lineRule="auto"/>
        <w:rPr>
          <w:sz w:val="22"/>
          <w:szCs w:val="22"/>
        </w:rPr>
      </w:pPr>
      <w:r>
        <w:rPr>
          <w:sz w:val="22"/>
          <w:szCs w:val="22"/>
        </w:rPr>
        <w:t>Ook kan eerbiedigende werking van kracht zijn.</w:t>
      </w:r>
    </w:p>
    <w:p w14:paraId="244EF092" w14:textId="0299AA81" w:rsidR="008B40B3" w:rsidRDefault="008B40B3" w:rsidP="008B40B3">
      <w:pPr>
        <w:pStyle w:val="Heading4"/>
      </w:pPr>
      <w:del w:id="1117" w:author="Jitty van der Kuur" w:date="2026-06-19T11:24:00Z" w16du:dateUtc="2026-06-19T09:24:00Z">
        <w:r>
          <w:delText>AllVida</w:delText>
        </w:r>
      </w:del>
      <w:ins w:id="1118" w:author="Jitty van der Kuur" w:date="2026-06-19T11:24:00Z" w16du:dateUtc="2026-06-19T09:24:00Z">
        <w:r>
          <w:t xml:space="preserve"> </w:t>
        </w:r>
        <w:r w:rsidR="008465A9">
          <w:t>Allvida</w:t>
        </w:r>
      </w:ins>
      <w:r>
        <w:t xml:space="preserve"> en standaard product</w:t>
      </w:r>
    </w:p>
    <w:p w14:paraId="5D12ED45" w14:textId="5C2EDAF9" w:rsidR="004B039F" w:rsidRDefault="008B40B3" w:rsidP="00FE0914">
      <w:pPr>
        <w:spacing w:line="259" w:lineRule="auto"/>
        <w:rPr>
          <w:sz w:val="22"/>
          <w:szCs w:val="22"/>
        </w:rPr>
      </w:pPr>
      <w:r>
        <w:rPr>
          <w:sz w:val="22"/>
          <w:szCs w:val="22"/>
        </w:rPr>
        <w:t xml:space="preserve">In </w:t>
      </w:r>
      <w:del w:id="1119" w:author="Jitty van der Kuur" w:date="2026-06-19T11:24:00Z" w16du:dateUtc="2026-06-19T09:24:00Z">
        <w:r>
          <w:rPr>
            <w:sz w:val="22"/>
            <w:szCs w:val="22"/>
          </w:rPr>
          <w:delText>AllVida</w:delText>
        </w:r>
      </w:del>
      <w:ins w:id="1120" w:author="Jitty van der Kuur" w:date="2026-06-19T11:24:00Z" w16du:dateUtc="2026-06-19T09:24:00Z">
        <w:r>
          <w:rPr>
            <w:sz w:val="22"/>
            <w:szCs w:val="22"/>
          </w:rPr>
          <w:t xml:space="preserve"> </w:t>
        </w:r>
        <w:r w:rsidR="008465A9">
          <w:rPr>
            <w:sz w:val="22"/>
            <w:szCs w:val="22"/>
          </w:rPr>
          <w:t>Allvida</w:t>
        </w:r>
      </w:ins>
      <w:r>
        <w:rPr>
          <w:sz w:val="22"/>
          <w:szCs w:val="22"/>
        </w:rPr>
        <w:t xml:space="preserve"> werkt de techniek voor </w:t>
      </w:r>
      <w:r w:rsidR="004B039F">
        <w:rPr>
          <w:sz w:val="22"/>
          <w:szCs w:val="22"/>
        </w:rPr>
        <w:t xml:space="preserve">invaren, </w:t>
      </w:r>
      <w:r w:rsidR="007B656F">
        <w:rPr>
          <w:sz w:val="22"/>
          <w:szCs w:val="22"/>
        </w:rPr>
        <w:t xml:space="preserve">incl. fictieve input vanuit ACE. </w:t>
      </w:r>
      <w:r w:rsidR="00FE0914" w:rsidRPr="00BA7D8A">
        <w:rPr>
          <w:color w:val="FF0000"/>
          <w:sz w:val="22"/>
          <w:szCs w:val="22"/>
        </w:rPr>
        <w:t xml:space="preserve">Dit </w:t>
      </w:r>
      <w:r w:rsidR="00CF576C" w:rsidRPr="00BA7D8A">
        <w:rPr>
          <w:color w:val="FF0000"/>
          <w:sz w:val="22"/>
          <w:szCs w:val="22"/>
        </w:rPr>
        <w:t>wordt deze PI getest</w:t>
      </w:r>
      <w:r w:rsidR="004B039F">
        <w:rPr>
          <w:sz w:val="22"/>
          <w:szCs w:val="22"/>
        </w:rPr>
        <w:t>.</w:t>
      </w:r>
    </w:p>
    <w:p w14:paraId="1C34A68C" w14:textId="0C936093" w:rsidR="002E3456" w:rsidRDefault="002E3456" w:rsidP="008B40B3">
      <w:pPr>
        <w:spacing w:line="259" w:lineRule="auto"/>
        <w:rPr>
          <w:sz w:val="22"/>
          <w:szCs w:val="22"/>
        </w:rPr>
      </w:pPr>
      <w:r>
        <w:rPr>
          <w:sz w:val="22"/>
          <w:szCs w:val="22"/>
        </w:rPr>
        <w:t>Er is een gebeurtenis voor invaren gerealis</w:t>
      </w:r>
      <w:r w:rsidR="005C063E">
        <w:rPr>
          <w:sz w:val="22"/>
          <w:szCs w:val="22"/>
        </w:rPr>
        <w:t>eerd waarbij ook dakpannen ontstaan voor pensioentrekkenden</w:t>
      </w:r>
      <w:r w:rsidR="00771C95">
        <w:rPr>
          <w:sz w:val="22"/>
          <w:szCs w:val="22"/>
        </w:rPr>
        <w:t>.</w:t>
      </w:r>
      <w:r w:rsidR="0067603C">
        <w:rPr>
          <w:sz w:val="22"/>
          <w:szCs w:val="22"/>
        </w:rPr>
        <w:t xml:space="preserve"> </w:t>
      </w:r>
      <w:del w:id="1121" w:author="Jitty van der Kuur" w:date="2026-06-19T11:24:00Z" w16du:dateUtc="2026-06-19T09:24:00Z">
        <w:r w:rsidR="0067603C" w:rsidRPr="00E60F56" w:rsidDel="008465A9">
          <w:rPr>
            <w:sz w:val="22"/>
            <w:szCs w:val="22"/>
          </w:rPr>
          <w:delText>Allvida</w:delText>
        </w:r>
      </w:del>
      <w:ins w:id="1122" w:author="Jitty van der Kuur" w:date="2026-06-19T11:24:00Z" w16du:dateUtc="2026-06-19T09:24:00Z">
        <w:r w:rsidR="008465A9">
          <w:rPr>
            <w:sz w:val="22"/>
            <w:szCs w:val="22"/>
          </w:rPr>
          <w:t xml:space="preserve"> </w:t>
        </w:r>
        <w:r w:rsidR="0067603C" w:rsidRPr="00E60F56">
          <w:rPr>
            <w:sz w:val="22"/>
            <w:szCs w:val="22"/>
          </w:rPr>
          <w:t>Allvida</w:t>
        </w:r>
      </w:ins>
      <w:r w:rsidR="0067603C" w:rsidRPr="00E60F56">
        <w:rPr>
          <w:sz w:val="22"/>
          <w:szCs w:val="22"/>
        </w:rPr>
        <w:t xml:space="preserve"> kan de factoren voor invaren zelf vaststellen (</w:t>
      </w:r>
      <w:commentRangeStart w:id="1123"/>
      <w:r w:rsidR="0067603C" w:rsidRPr="00E60F56">
        <w:rPr>
          <w:sz w:val="22"/>
          <w:szCs w:val="22"/>
        </w:rPr>
        <w:t>standaard</w:t>
      </w:r>
      <w:commentRangeEnd w:id="1123"/>
      <w:r w:rsidR="0067603C" w:rsidRPr="00E60F56">
        <w:rPr>
          <w:rStyle w:val="CommentReference"/>
          <w:sz w:val="22"/>
          <w:szCs w:val="22"/>
        </w:rPr>
        <w:commentReference w:id="1123"/>
      </w:r>
      <w:r w:rsidR="0067603C" w:rsidRPr="00E60F56">
        <w:rPr>
          <w:sz w:val="22"/>
          <w:szCs w:val="22"/>
        </w:rPr>
        <w:t>), of inlezen</w:t>
      </w:r>
      <w:r w:rsidR="008C73A4">
        <w:rPr>
          <w:sz w:val="22"/>
          <w:szCs w:val="22"/>
        </w:rPr>
        <w:t xml:space="preserve"> </w:t>
      </w:r>
      <w:r w:rsidR="0067603C" w:rsidRPr="00E60F56">
        <w:rPr>
          <w:sz w:val="22"/>
          <w:szCs w:val="22"/>
        </w:rPr>
        <w:t>met factoren die door het fonds zijn vastgesteld.</w:t>
      </w:r>
    </w:p>
    <w:p w14:paraId="0F62B161" w14:textId="0CEC90EB" w:rsidR="00771C95" w:rsidRDefault="00304646" w:rsidP="008B40B3">
      <w:pPr>
        <w:spacing w:line="259" w:lineRule="auto"/>
        <w:rPr>
          <w:sz w:val="22"/>
          <w:szCs w:val="22"/>
        </w:rPr>
      </w:pPr>
      <w:r>
        <w:rPr>
          <w:sz w:val="22"/>
          <w:szCs w:val="22"/>
        </w:rPr>
        <w:t xml:space="preserve">In </w:t>
      </w:r>
      <w:del w:id="1124" w:author="Jitty van der Kuur" w:date="2026-06-19T11:24:00Z" w16du:dateUtc="2026-06-19T09:24:00Z">
        <w:r>
          <w:rPr>
            <w:sz w:val="22"/>
            <w:szCs w:val="22"/>
          </w:rPr>
          <w:delText>AllVida</w:delText>
        </w:r>
      </w:del>
      <w:ins w:id="1125" w:author="Jitty van der Kuur" w:date="2026-06-19T11:24:00Z" w16du:dateUtc="2026-06-19T09:24:00Z">
        <w:r w:rsidR="008465A9">
          <w:rPr>
            <w:sz w:val="22"/>
            <w:szCs w:val="22"/>
          </w:rPr>
          <w:t xml:space="preserve"> Allvida</w:t>
        </w:r>
      </w:ins>
      <w:r>
        <w:rPr>
          <w:sz w:val="22"/>
          <w:szCs w:val="22"/>
        </w:rPr>
        <w:t xml:space="preserve"> is het o</w:t>
      </w:r>
      <w:r w:rsidR="00771C95" w:rsidRPr="00771C95">
        <w:rPr>
          <w:sz w:val="22"/>
          <w:szCs w:val="22"/>
        </w:rPr>
        <w:t xml:space="preserve">ntstaan </w:t>
      </w:r>
      <w:r>
        <w:rPr>
          <w:sz w:val="22"/>
          <w:szCs w:val="22"/>
        </w:rPr>
        <w:t xml:space="preserve">van het </w:t>
      </w:r>
      <w:commentRangeStart w:id="1126"/>
      <w:commentRangeStart w:id="1127"/>
      <w:r w:rsidR="00771C95" w:rsidRPr="00771C95">
        <w:rPr>
          <w:sz w:val="22"/>
          <w:szCs w:val="22"/>
        </w:rPr>
        <w:t xml:space="preserve">overgangsrecht </w:t>
      </w:r>
      <w:commentRangeEnd w:id="1126"/>
      <w:r w:rsidR="006E3BAE" w:rsidRPr="00771C95">
        <w:rPr>
          <w:rStyle w:val="CommentReference"/>
          <w:sz w:val="22"/>
          <w:szCs w:val="22"/>
        </w:rPr>
        <w:commentReference w:id="1126"/>
      </w:r>
      <w:commentRangeEnd w:id="1127"/>
      <w:r w:rsidRPr="00771C95">
        <w:rPr>
          <w:rStyle w:val="CommentReference"/>
          <w:sz w:val="22"/>
          <w:szCs w:val="22"/>
        </w:rPr>
        <w:commentReference w:id="1127"/>
      </w:r>
      <w:r w:rsidR="00771C95" w:rsidRPr="00771C95">
        <w:rPr>
          <w:sz w:val="22"/>
          <w:szCs w:val="22"/>
        </w:rPr>
        <w:t>en werking daarvan bij diverse gebeurtenissen in de administratie</w:t>
      </w:r>
      <w:r>
        <w:rPr>
          <w:sz w:val="22"/>
          <w:szCs w:val="22"/>
        </w:rPr>
        <w:t xml:space="preserve"> verwerkt</w:t>
      </w:r>
      <w:r w:rsidR="00771C95" w:rsidRPr="00771C95">
        <w:rPr>
          <w:sz w:val="22"/>
          <w:szCs w:val="22"/>
        </w:rPr>
        <w:t>, zoals einde relatie, pensionering en overlijden</w:t>
      </w:r>
      <w:r>
        <w:rPr>
          <w:sz w:val="22"/>
          <w:szCs w:val="22"/>
        </w:rPr>
        <w:t>.</w:t>
      </w:r>
    </w:p>
    <w:p w14:paraId="036FE3B0" w14:textId="0DEAE113" w:rsidR="008B40B3" w:rsidRDefault="004B039F" w:rsidP="008B40B3">
      <w:pPr>
        <w:spacing w:line="259" w:lineRule="auto"/>
        <w:rPr>
          <w:sz w:val="22"/>
          <w:szCs w:val="22"/>
        </w:rPr>
      </w:pPr>
      <w:r>
        <w:rPr>
          <w:sz w:val="22"/>
          <w:szCs w:val="22"/>
        </w:rPr>
        <w:t>Eerbiedigende werking</w:t>
      </w:r>
      <w:r w:rsidR="008B40B3">
        <w:rPr>
          <w:sz w:val="22"/>
          <w:szCs w:val="22"/>
        </w:rPr>
        <w:t xml:space="preserve"> is n.v.t. voor SPD en SPF.</w:t>
      </w:r>
    </w:p>
    <w:p w14:paraId="454D8D4D" w14:textId="77777777" w:rsidR="007F2DDF" w:rsidRDefault="007F2DDF" w:rsidP="007F2DDF">
      <w:pPr>
        <w:pStyle w:val="Heading4"/>
      </w:pPr>
      <w:r>
        <w:t>APS</w:t>
      </w:r>
    </w:p>
    <w:p w14:paraId="2D4BD2EE" w14:textId="71519373" w:rsidR="00D35D0B" w:rsidRDefault="007F2DDF" w:rsidP="00A6557A">
      <w:pPr>
        <w:spacing w:line="259" w:lineRule="auto"/>
        <w:rPr>
          <w:sz w:val="22"/>
          <w:szCs w:val="22"/>
        </w:rPr>
      </w:pPr>
      <w:r>
        <w:rPr>
          <w:sz w:val="22"/>
          <w:szCs w:val="22"/>
        </w:rPr>
        <w:t>Bij APS geldt een LPPTR voor het overgangsrecht.</w:t>
      </w:r>
    </w:p>
    <w:p w14:paraId="681B7198" w14:textId="6A802C9C" w:rsidR="000D0786" w:rsidRDefault="000D0786" w:rsidP="000D0786">
      <w:pPr>
        <w:spacing w:line="259" w:lineRule="auto"/>
        <w:rPr>
          <w:sz w:val="22"/>
          <w:szCs w:val="22"/>
        </w:rPr>
      </w:pPr>
      <w:r>
        <w:rPr>
          <w:sz w:val="22"/>
          <w:szCs w:val="22"/>
        </w:rPr>
        <w:t xml:space="preserve">Bij APS worden de factoren voor invaren aangeleverd door ACE, </w:t>
      </w:r>
      <w:del w:id="1128" w:author="Jitty van der Kuur" w:date="2026-06-19T11:24:00Z" w16du:dateUtc="2026-06-19T09:24:00Z">
        <w:r>
          <w:rPr>
            <w:sz w:val="22"/>
            <w:szCs w:val="22"/>
          </w:rPr>
          <w:delText>Allvida</w:delText>
        </w:r>
      </w:del>
      <w:ins w:id="1129" w:author="Jitty van der Kuur" w:date="2026-06-19T11:24:00Z" w16du:dateUtc="2026-06-19T09:24:00Z">
        <w:r>
          <w:rPr>
            <w:sz w:val="22"/>
            <w:szCs w:val="22"/>
          </w:rPr>
          <w:t xml:space="preserve"> </w:t>
        </w:r>
        <w:r w:rsidR="008465A9">
          <w:rPr>
            <w:sz w:val="22"/>
            <w:szCs w:val="22"/>
          </w:rPr>
          <w:t>Allvida</w:t>
        </w:r>
      </w:ins>
      <w:r>
        <w:rPr>
          <w:sz w:val="22"/>
          <w:szCs w:val="22"/>
        </w:rPr>
        <w:t xml:space="preserve"> berekent de factoren niet zelf.</w:t>
      </w:r>
    </w:p>
    <w:p w14:paraId="7FE1C4FB" w14:textId="020846CF" w:rsidR="000D0786" w:rsidRDefault="00513092" w:rsidP="000D0786">
      <w:pPr>
        <w:spacing w:line="259" w:lineRule="auto"/>
        <w:rPr>
          <w:sz w:val="22"/>
          <w:szCs w:val="22"/>
        </w:rPr>
      </w:pPr>
      <w:r w:rsidRPr="00A63CB6">
        <w:rPr>
          <w:sz w:val="22"/>
          <w:szCs w:val="22"/>
          <w:highlight w:val="yellow"/>
        </w:rPr>
        <w:t>xxx</w:t>
      </w:r>
      <w:r w:rsidR="000D0786" w:rsidRPr="00A63CB6">
        <w:rPr>
          <w:sz w:val="22"/>
          <w:szCs w:val="22"/>
          <w:highlight w:val="yellow"/>
        </w:rPr>
        <w:t xml:space="preserve"> speelt gemiste indexatie (inhaalindexatie) geen rol in de toekomst, dit zou evt. meteen bij invaren meegenomen moeten worden.</w:t>
      </w:r>
      <w:r w:rsidRPr="00A63CB6">
        <w:rPr>
          <w:sz w:val="22"/>
          <w:szCs w:val="22"/>
          <w:highlight w:val="yellow"/>
        </w:rPr>
        <w:t xml:space="preserve"> Dit is de standaard.</w:t>
      </w:r>
    </w:p>
    <w:p w14:paraId="63673210" w14:textId="4554A4F8" w:rsidR="00577081" w:rsidRDefault="00577081">
      <w:pPr>
        <w:spacing w:line="259" w:lineRule="auto"/>
        <w:rPr>
          <w:sz w:val="22"/>
          <w:szCs w:val="22"/>
        </w:rPr>
      </w:pPr>
      <w:r>
        <w:rPr>
          <w:sz w:val="22"/>
          <w:szCs w:val="22"/>
        </w:rPr>
        <w:br w:type="page"/>
      </w:r>
    </w:p>
    <w:p w14:paraId="1D74317B" w14:textId="77777777" w:rsidR="00577081" w:rsidRPr="00FD7F57" w:rsidRDefault="00577081" w:rsidP="00230AF7">
      <w:pPr>
        <w:pStyle w:val="Heading1"/>
        <w:numPr>
          <w:ilvl w:val="0"/>
          <w:numId w:val="1"/>
        </w:numPr>
      </w:pPr>
      <w:bookmarkStart w:id="1130" w:name="_Toc222499735"/>
      <w:commentRangeStart w:id="1131"/>
      <w:r w:rsidRPr="00FD7F57">
        <w:lastRenderedPageBreak/>
        <w:t>Compensatie</w:t>
      </w:r>
      <w:bookmarkEnd w:id="1130"/>
      <w:commentRangeEnd w:id="1131"/>
      <w:r w:rsidR="005E57A8" w:rsidRPr="00FD7F57">
        <w:rPr>
          <w:rStyle w:val="CommentReference"/>
          <w:sz w:val="40"/>
          <w:szCs w:val="40"/>
        </w:rPr>
        <w:commentReference w:id="1131"/>
      </w:r>
    </w:p>
    <w:p w14:paraId="0D9AF9BA" w14:textId="77777777" w:rsidR="00577081" w:rsidRDefault="00577081" w:rsidP="00577081">
      <w:pPr>
        <w:rPr>
          <w:sz w:val="22"/>
          <w:szCs w:val="22"/>
        </w:rPr>
      </w:pPr>
      <w:r w:rsidRPr="007D15BA">
        <w:rPr>
          <w:sz w:val="22"/>
          <w:szCs w:val="22"/>
        </w:rPr>
        <w:t xml:space="preserve">Door afschaffing van de doorsneesystematiek </w:t>
      </w:r>
      <w:r>
        <w:rPr>
          <w:sz w:val="22"/>
          <w:szCs w:val="22"/>
        </w:rPr>
        <w:t xml:space="preserve">onder de WTP </w:t>
      </w:r>
      <w:r w:rsidRPr="007D15BA">
        <w:rPr>
          <w:sz w:val="22"/>
          <w:szCs w:val="22"/>
        </w:rPr>
        <w:t>kan de reguliere premie dalen. D</w:t>
      </w:r>
      <w:r>
        <w:rPr>
          <w:sz w:val="22"/>
          <w:szCs w:val="22"/>
        </w:rPr>
        <w:t xml:space="preserve">eze daling </w:t>
      </w:r>
      <w:r w:rsidRPr="007D15BA">
        <w:rPr>
          <w:sz w:val="22"/>
          <w:szCs w:val="22"/>
        </w:rPr>
        <w:t>van premie mag worden aangewend voor compensatie</w:t>
      </w:r>
      <w:r>
        <w:rPr>
          <w:sz w:val="22"/>
          <w:szCs w:val="22"/>
        </w:rPr>
        <w:t xml:space="preserve"> </w:t>
      </w:r>
      <w:r w:rsidRPr="007D15BA">
        <w:rPr>
          <w:sz w:val="22"/>
          <w:szCs w:val="22"/>
        </w:rPr>
        <w:t>in de vorm van het toekennen van extra pensioen</w:t>
      </w:r>
      <w:r>
        <w:rPr>
          <w:sz w:val="22"/>
          <w:szCs w:val="22"/>
        </w:rPr>
        <w:t>vermogen.</w:t>
      </w:r>
    </w:p>
    <w:p w14:paraId="0D6B1756" w14:textId="77777777" w:rsidR="00577081" w:rsidRPr="007D15BA" w:rsidRDefault="00577081" w:rsidP="00577081">
      <w:pPr>
        <w:rPr>
          <w:sz w:val="22"/>
          <w:szCs w:val="22"/>
        </w:rPr>
      </w:pPr>
      <w:r>
        <w:rPr>
          <w:sz w:val="22"/>
          <w:szCs w:val="22"/>
        </w:rPr>
        <w:t>Aangezien dit betrekking heeft op de premie, is de compensatie slechts bedoeld voor actieve deelnemers.</w:t>
      </w:r>
    </w:p>
    <w:p w14:paraId="606AEBA6" w14:textId="77777777" w:rsidR="00577081" w:rsidRDefault="00577081" w:rsidP="00577081">
      <w:pPr>
        <w:rPr>
          <w:sz w:val="22"/>
          <w:szCs w:val="22"/>
        </w:rPr>
      </w:pPr>
      <w:r w:rsidRPr="00F7242D">
        <w:rPr>
          <w:sz w:val="22"/>
          <w:szCs w:val="22"/>
        </w:rPr>
        <w:t xml:space="preserve">De </w:t>
      </w:r>
      <w:r w:rsidRPr="007D15BA">
        <w:rPr>
          <w:sz w:val="22"/>
          <w:szCs w:val="22"/>
        </w:rPr>
        <w:t>compensatie</w:t>
      </w:r>
      <w:r w:rsidRPr="00F7242D">
        <w:rPr>
          <w:sz w:val="22"/>
          <w:szCs w:val="22"/>
        </w:rPr>
        <w:t xml:space="preserve"> kan op verschillende manieren gefinancierd worden, d</w:t>
      </w:r>
      <w:r>
        <w:rPr>
          <w:sz w:val="22"/>
          <w:szCs w:val="22"/>
        </w:rPr>
        <w:t>e mogelijkheden</w:t>
      </w:r>
      <w:r w:rsidRPr="00F7242D">
        <w:rPr>
          <w:sz w:val="22"/>
          <w:szCs w:val="22"/>
        </w:rPr>
        <w:t xml:space="preserve"> zijn:</w:t>
      </w:r>
    </w:p>
    <w:p w14:paraId="00DF1BFF" w14:textId="77777777" w:rsidR="00577081" w:rsidRPr="00F7242D" w:rsidRDefault="00577081" w:rsidP="00577081">
      <w:pPr>
        <w:pStyle w:val="ListParagraph"/>
        <w:numPr>
          <w:ilvl w:val="0"/>
          <w:numId w:val="11"/>
        </w:numPr>
        <w:rPr>
          <w:sz w:val="22"/>
          <w:szCs w:val="22"/>
        </w:rPr>
      </w:pPr>
      <w:r>
        <w:rPr>
          <w:sz w:val="22"/>
          <w:szCs w:val="22"/>
        </w:rPr>
        <w:t>Opslag op de premie</w:t>
      </w:r>
      <w:r w:rsidRPr="00F7242D">
        <w:rPr>
          <w:sz w:val="22"/>
          <w:szCs w:val="22"/>
        </w:rPr>
        <w:t xml:space="preserve"> </w:t>
      </w:r>
    </w:p>
    <w:p w14:paraId="0A41AD34" w14:textId="77777777" w:rsidR="00577081" w:rsidRPr="00F7242D" w:rsidRDefault="00577081" w:rsidP="00577081">
      <w:pPr>
        <w:pStyle w:val="ListParagraph"/>
        <w:numPr>
          <w:ilvl w:val="0"/>
          <w:numId w:val="11"/>
        </w:numPr>
        <w:rPr>
          <w:sz w:val="22"/>
          <w:szCs w:val="22"/>
        </w:rPr>
      </w:pPr>
      <w:r>
        <w:rPr>
          <w:sz w:val="22"/>
          <w:szCs w:val="22"/>
        </w:rPr>
        <w:t>Pensioen</w:t>
      </w:r>
      <w:r w:rsidRPr="00F7242D">
        <w:rPr>
          <w:sz w:val="22"/>
          <w:szCs w:val="22"/>
        </w:rPr>
        <w:t>vermogen</w:t>
      </w:r>
    </w:p>
    <w:p w14:paraId="149E53C6" w14:textId="77777777" w:rsidR="00577081" w:rsidRDefault="00577081" w:rsidP="00577081">
      <w:pPr>
        <w:pStyle w:val="ListParagraph"/>
        <w:numPr>
          <w:ilvl w:val="0"/>
          <w:numId w:val="11"/>
        </w:numPr>
        <w:rPr>
          <w:sz w:val="22"/>
          <w:szCs w:val="22"/>
        </w:rPr>
      </w:pPr>
      <w:r>
        <w:rPr>
          <w:sz w:val="22"/>
          <w:szCs w:val="22"/>
        </w:rPr>
        <w:t>Buiten arbeidsvoorwaarde pensioen</w:t>
      </w:r>
    </w:p>
    <w:p w14:paraId="19009488" w14:textId="77777777" w:rsidR="00577081" w:rsidRDefault="00577081" w:rsidP="00577081">
      <w:pPr>
        <w:rPr>
          <w:sz w:val="22"/>
          <w:szCs w:val="22"/>
        </w:rPr>
      </w:pPr>
      <w:r>
        <w:rPr>
          <w:sz w:val="22"/>
          <w:szCs w:val="22"/>
        </w:rPr>
        <w:t>Een combinatie van bovenstaande financieringsvormen is ook mogelijk.</w:t>
      </w:r>
    </w:p>
    <w:p w14:paraId="464EED13" w14:textId="523C4113" w:rsidR="00577081" w:rsidRDefault="00577081" w:rsidP="00577081">
      <w:pPr>
        <w:pStyle w:val="Heading4"/>
      </w:pPr>
      <w:del w:id="1132" w:author="Jitty van der Kuur" w:date="2026-06-19T11:24:00Z" w16du:dateUtc="2026-06-19T09:24:00Z">
        <w:r>
          <w:delText>AllVida</w:delText>
        </w:r>
      </w:del>
      <w:ins w:id="1133" w:author="Jitty van der Kuur" w:date="2026-06-19T11:24:00Z" w16du:dateUtc="2026-06-19T09:24:00Z">
        <w:r>
          <w:t xml:space="preserve"> </w:t>
        </w:r>
        <w:r w:rsidR="008465A9">
          <w:t>Allvida</w:t>
        </w:r>
      </w:ins>
      <w:r>
        <w:t xml:space="preserve"> en standaard product</w:t>
      </w:r>
    </w:p>
    <w:p w14:paraId="5CE9D4EB" w14:textId="6C995F06" w:rsidR="00577081" w:rsidRDefault="00577081" w:rsidP="00577081">
      <w:pPr>
        <w:spacing w:line="259" w:lineRule="auto"/>
        <w:rPr>
          <w:sz w:val="22"/>
          <w:szCs w:val="22"/>
        </w:rPr>
      </w:pPr>
      <w:r>
        <w:rPr>
          <w:sz w:val="22"/>
          <w:szCs w:val="22"/>
        </w:rPr>
        <w:t xml:space="preserve">In </w:t>
      </w:r>
      <w:del w:id="1134" w:author="Jitty van der Kuur" w:date="2026-06-19T11:24:00Z" w16du:dateUtc="2026-06-19T09:24:00Z">
        <w:r>
          <w:rPr>
            <w:sz w:val="22"/>
            <w:szCs w:val="22"/>
          </w:rPr>
          <w:delText>AllVida</w:delText>
        </w:r>
      </w:del>
      <w:ins w:id="1135" w:author="Jitty van der Kuur" w:date="2026-06-19T11:24:00Z" w16du:dateUtc="2026-06-19T09:24:00Z">
        <w:r w:rsidR="008465A9">
          <w:rPr>
            <w:sz w:val="22"/>
            <w:szCs w:val="22"/>
          </w:rPr>
          <w:t xml:space="preserve"> Allvida</w:t>
        </w:r>
      </w:ins>
      <w:r>
        <w:rPr>
          <w:sz w:val="22"/>
          <w:szCs w:val="22"/>
        </w:rPr>
        <w:t xml:space="preserve"> is de eenmalige compensatie (op het moment van transitie</w:t>
      </w:r>
      <w:r w:rsidR="00C00BDE">
        <w:rPr>
          <w:sz w:val="22"/>
          <w:szCs w:val="22"/>
        </w:rPr>
        <w:t xml:space="preserve"> gefinancierd uit het pensioenvermogen</w:t>
      </w:r>
      <w:r>
        <w:rPr>
          <w:sz w:val="22"/>
          <w:szCs w:val="22"/>
        </w:rPr>
        <w:t>) ingericht, dit is ook het standaard product.</w:t>
      </w:r>
    </w:p>
    <w:p w14:paraId="7377990A" w14:textId="77777777" w:rsidR="0046006F" w:rsidRDefault="0046006F" w:rsidP="00230AF7">
      <w:pPr>
        <w:pStyle w:val="Heading2"/>
        <w:numPr>
          <w:ilvl w:val="1"/>
          <w:numId w:val="1"/>
        </w:numPr>
      </w:pPr>
      <w:bookmarkStart w:id="1136" w:name="_Toc222499736"/>
      <w:r>
        <w:t>Fondsen</w:t>
      </w:r>
      <w:bookmarkEnd w:id="1136"/>
    </w:p>
    <w:p w14:paraId="5B499D54" w14:textId="77777777" w:rsidR="00C45DCB" w:rsidRDefault="00C45DCB" w:rsidP="00E353F2">
      <w:pPr>
        <w:rPr>
          <w:sz w:val="22"/>
          <w:szCs w:val="22"/>
        </w:rPr>
      </w:pPr>
    </w:p>
    <w:tbl>
      <w:tblPr>
        <w:tblW w:w="4520" w:type="dxa"/>
        <w:tblCellMar>
          <w:left w:w="70" w:type="dxa"/>
          <w:right w:w="70" w:type="dxa"/>
        </w:tblCellMar>
        <w:tblLook w:val="04A0" w:firstRow="1" w:lastRow="0" w:firstColumn="1" w:lastColumn="0" w:noHBand="0" w:noVBand="1"/>
      </w:tblPr>
      <w:tblGrid>
        <w:gridCol w:w="1260"/>
        <w:gridCol w:w="984"/>
        <w:gridCol w:w="1340"/>
        <w:gridCol w:w="960"/>
      </w:tblGrid>
      <w:tr w:rsidR="00951F3F" w:rsidRPr="00951F3F" w14:paraId="2C1DE503" w14:textId="77777777" w:rsidTr="00951F3F">
        <w:trPr>
          <w:trHeight w:val="324"/>
        </w:trPr>
        <w:tc>
          <w:tcPr>
            <w:tcW w:w="1260" w:type="dxa"/>
            <w:tcBorders>
              <w:top w:val="nil"/>
              <w:left w:val="nil"/>
              <w:bottom w:val="nil"/>
              <w:right w:val="nil"/>
            </w:tcBorders>
            <w:vAlign w:val="bottom"/>
            <w:hideMark/>
          </w:tcPr>
          <w:p w14:paraId="740823CC" w14:textId="77777777" w:rsidR="00951F3F" w:rsidRPr="00951F3F" w:rsidRDefault="00951F3F" w:rsidP="00951F3F">
            <w:pPr>
              <w:spacing w:after="0" w:line="240" w:lineRule="auto"/>
              <w:rPr>
                <w:rFonts w:ascii="Times New Roman" w:eastAsia="Times New Roman" w:hAnsi="Times New Roman" w:cs="Times New Roman"/>
                <w:kern w:val="0"/>
                <w:sz w:val="20"/>
                <w:szCs w:val="20"/>
                <w:lang w:eastAsia="nl-NL"/>
                <w14:ligatures w14:val="none"/>
              </w:rPr>
            </w:pPr>
          </w:p>
        </w:tc>
        <w:tc>
          <w:tcPr>
            <w:tcW w:w="3260" w:type="dxa"/>
            <w:gridSpan w:val="3"/>
            <w:tcBorders>
              <w:top w:val="single" w:sz="4" w:space="0" w:color="auto"/>
              <w:left w:val="single" w:sz="4" w:space="0" w:color="auto"/>
              <w:bottom w:val="single" w:sz="4" w:space="0" w:color="auto"/>
              <w:right w:val="single" w:sz="4" w:space="0" w:color="000000"/>
            </w:tcBorders>
            <w:vAlign w:val="bottom"/>
            <w:hideMark/>
          </w:tcPr>
          <w:p w14:paraId="775251ED" w14:textId="77777777" w:rsidR="00951F3F" w:rsidRPr="00951F3F" w:rsidRDefault="00951F3F" w:rsidP="00951F3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51F3F">
              <w:rPr>
                <w:rFonts w:ascii="Aptos Narrow" w:eastAsia="Times New Roman" w:hAnsi="Aptos Narrow" w:cs="Times New Roman"/>
                <w:b/>
                <w:bCs/>
                <w:color w:val="000000"/>
                <w:kern w:val="0"/>
                <w:sz w:val="22"/>
                <w:szCs w:val="22"/>
                <w:lang w:eastAsia="nl-NL"/>
                <w14:ligatures w14:val="none"/>
              </w:rPr>
              <w:t>Compensatie</w:t>
            </w:r>
          </w:p>
        </w:tc>
      </w:tr>
      <w:tr w:rsidR="00951F3F" w:rsidRPr="00951F3F" w14:paraId="66BFBFDF" w14:textId="77777777" w:rsidTr="00951F3F">
        <w:trPr>
          <w:trHeight w:val="576"/>
        </w:trPr>
        <w:tc>
          <w:tcPr>
            <w:tcW w:w="1260" w:type="dxa"/>
            <w:tcBorders>
              <w:top w:val="nil"/>
              <w:left w:val="nil"/>
              <w:bottom w:val="nil"/>
              <w:right w:val="nil"/>
            </w:tcBorders>
            <w:vAlign w:val="bottom"/>
            <w:hideMark/>
          </w:tcPr>
          <w:p w14:paraId="11E77DEF" w14:textId="77777777" w:rsidR="00951F3F" w:rsidRPr="00951F3F" w:rsidRDefault="00951F3F" w:rsidP="00951F3F">
            <w:pPr>
              <w:spacing w:after="0" w:line="240" w:lineRule="auto"/>
              <w:jc w:val="center"/>
              <w:rPr>
                <w:rFonts w:ascii="Aptos Narrow" w:eastAsia="Times New Roman" w:hAnsi="Aptos Narrow" w:cs="Times New Roman"/>
                <w:b/>
                <w:bCs/>
                <w:color w:val="000000"/>
                <w:kern w:val="0"/>
                <w:sz w:val="22"/>
                <w:szCs w:val="22"/>
                <w:lang w:eastAsia="nl-NL"/>
                <w14:ligatures w14:val="none"/>
              </w:rPr>
            </w:pPr>
          </w:p>
        </w:tc>
        <w:tc>
          <w:tcPr>
            <w:tcW w:w="960" w:type="dxa"/>
            <w:tcBorders>
              <w:top w:val="nil"/>
              <w:left w:val="single" w:sz="4" w:space="0" w:color="auto"/>
              <w:bottom w:val="single" w:sz="4" w:space="0" w:color="auto"/>
              <w:right w:val="single" w:sz="4" w:space="0" w:color="auto"/>
            </w:tcBorders>
            <w:vAlign w:val="bottom"/>
            <w:hideMark/>
          </w:tcPr>
          <w:p w14:paraId="78D6E521" w14:textId="77777777" w:rsidR="00951F3F" w:rsidRPr="00951F3F" w:rsidRDefault="00951F3F" w:rsidP="00951F3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51F3F">
              <w:rPr>
                <w:rFonts w:ascii="Aptos Narrow" w:eastAsia="Times New Roman" w:hAnsi="Aptos Narrow" w:cs="Times New Roman"/>
                <w:b/>
                <w:bCs/>
                <w:color w:val="000000"/>
                <w:kern w:val="0"/>
                <w:sz w:val="22"/>
                <w:szCs w:val="22"/>
                <w:lang w:eastAsia="nl-NL"/>
                <w14:ligatures w14:val="none"/>
              </w:rPr>
              <w:t>Eenmalig</w:t>
            </w:r>
          </w:p>
        </w:tc>
        <w:tc>
          <w:tcPr>
            <w:tcW w:w="1340" w:type="dxa"/>
            <w:tcBorders>
              <w:top w:val="nil"/>
              <w:left w:val="nil"/>
              <w:bottom w:val="single" w:sz="4" w:space="0" w:color="auto"/>
              <w:right w:val="single" w:sz="4" w:space="0" w:color="auto"/>
            </w:tcBorders>
            <w:vAlign w:val="bottom"/>
            <w:hideMark/>
          </w:tcPr>
          <w:p w14:paraId="672122BD" w14:textId="77777777" w:rsidR="00951F3F" w:rsidRPr="00951F3F" w:rsidRDefault="00951F3F" w:rsidP="00951F3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51F3F">
              <w:rPr>
                <w:rFonts w:ascii="Aptos Narrow" w:eastAsia="Times New Roman" w:hAnsi="Aptos Narrow" w:cs="Times New Roman"/>
                <w:b/>
                <w:bCs/>
                <w:color w:val="000000"/>
                <w:kern w:val="0"/>
                <w:sz w:val="22"/>
                <w:szCs w:val="22"/>
                <w:lang w:eastAsia="nl-NL"/>
                <w14:ligatures w14:val="none"/>
              </w:rPr>
              <w:t>Opslag op premie</w:t>
            </w:r>
          </w:p>
        </w:tc>
        <w:tc>
          <w:tcPr>
            <w:tcW w:w="960" w:type="dxa"/>
            <w:tcBorders>
              <w:top w:val="nil"/>
              <w:left w:val="nil"/>
              <w:bottom w:val="single" w:sz="4" w:space="0" w:color="auto"/>
              <w:right w:val="single" w:sz="4" w:space="0" w:color="auto"/>
            </w:tcBorders>
            <w:vAlign w:val="bottom"/>
            <w:hideMark/>
          </w:tcPr>
          <w:p w14:paraId="7D3EA152" w14:textId="77777777" w:rsidR="00951F3F" w:rsidRPr="00951F3F" w:rsidRDefault="00951F3F" w:rsidP="00951F3F">
            <w:pPr>
              <w:spacing w:after="0" w:line="240" w:lineRule="auto"/>
              <w:jc w:val="center"/>
              <w:rPr>
                <w:rFonts w:ascii="Aptos Narrow" w:eastAsia="Times New Roman" w:hAnsi="Aptos Narrow" w:cs="Times New Roman"/>
                <w:b/>
                <w:bCs/>
                <w:color w:val="000000"/>
                <w:kern w:val="0"/>
                <w:sz w:val="22"/>
                <w:szCs w:val="22"/>
                <w:lang w:eastAsia="nl-NL"/>
                <w14:ligatures w14:val="none"/>
              </w:rPr>
            </w:pPr>
            <w:r w:rsidRPr="00951F3F">
              <w:rPr>
                <w:rFonts w:ascii="Aptos Narrow" w:eastAsia="Times New Roman" w:hAnsi="Aptos Narrow" w:cs="Times New Roman"/>
                <w:b/>
                <w:bCs/>
                <w:color w:val="000000"/>
                <w:kern w:val="0"/>
                <w:sz w:val="22"/>
                <w:szCs w:val="22"/>
                <w:lang w:eastAsia="nl-NL"/>
                <w14:ligatures w14:val="none"/>
              </w:rPr>
              <w:t>Depot</w:t>
            </w:r>
          </w:p>
        </w:tc>
      </w:tr>
      <w:tr w:rsidR="00951F3F" w:rsidRPr="00951F3F" w14:paraId="33BAE20B" w14:textId="77777777" w:rsidTr="00951F3F">
        <w:trPr>
          <w:trHeight w:val="396"/>
        </w:trPr>
        <w:tc>
          <w:tcPr>
            <w:tcW w:w="1260" w:type="dxa"/>
            <w:tcBorders>
              <w:top w:val="single" w:sz="4" w:space="0" w:color="auto"/>
              <w:left w:val="single" w:sz="4" w:space="0" w:color="auto"/>
              <w:bottom w:val="single" w:sz="4" w:space="0" w:color="auto"/>
              <w:right w:val="nil"/>
            </w:tcBorders>
            <w:noWrap/>
            <w:vAlign w:val="bottom"/>
            <w:hideMark/>
          </w:tcPr>
          <w:p w14:paraId="6530BC3B"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Standaard</w:t>
            </w:r>
          </w:p>
        </w:tc>
        <w:tc>
          <w:tcPr>
            <w:tcW w:w="960" w:type="dxa"/>
            <w:tcBorders>
              <w:top w:val="nil"/>
              <w:left w:val="single" w:sz="4" w:space="0" w:color="auto"/>
              <w:bottom w:val="single" w:sz="4" w:space="0" w:color="auto"/>
              <w:right w:val="single" w:sz="4" w:space="0" w:color="auto"/>
            </w:tcBorders>
            <w:vAlign w:val="center"/>
            <w:hideMark/>
          </w:tcPr>
          <w:p w14:paraId="19B204B1"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Ja</w:t>
            </w:r>
          </w:p>
        </w:tc>
        <w:tc>
          <w:tcPr>
            <w:tcW w:w="1340" w:type="dxa"/>
            <w:tcBorders>
              <w:top w:val="nil"/>
              <w:left w:val="nil"/>
              <w:bottom w:val="single" w:sz="4" w:space="0" w:color="auto"/>
              <w:right w:val="single" w:sz="4" w:space="0" w:color="auto"/>
            </w:tcBorders>
            <w:vAlign w:val="center"/>
            <w:hideMark/>
          </w:tcPr>
          <w:p w14:paraId="5D6ACB4C"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65060A02"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37F0FB6F" w14:textId="77777777" w:rsidTr="00951F3F">
        <w:trPr>
          <w:trHeight w:val="288"/>
        </w:trPr>
        <w:tc>
          <w:tcPr>
            <w:tcW w:w="1260" w:type="dxa"/>
            <w:tcBorders>
              <w:top w:val="nil"/>
              <w:left w:val="single" w:sz="4" w:space="0" w:color="auto"/>
              <w:bottom w:val="nil"/>
              <w:right w:val="nil"/>
            </w:tcBorders>
            <w:noWrap/>
            <w:vAlign w:val="bottom"/>
            <w:hideMark/>
          </w:tcPr>
          <w:p w14:paraId="237E8861" w14:textId="6C2CFFDB" w:rsidR="00951F3F" w:rsidRPr="00951F3F" w:rsidRDefault="001C2A84" w:rsidP="00951F3F">
            <w:pPr>
              <w:spacing w:after="0" w:line="240" w:lineRule="auto"/>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SPH&amp;P</w:t>
            </w:r>
          </w:p>
        </w:tc>
        <w:tc>
          <w:tcPr>
            <w:tcW w:w="960" w:type="dxa"/>
            <w:tcBorders>
              <w:top w:val="nil"/>
              <w:left w:val="single" w:sz="4" w:space="0" w:color="auto"/>
              <w:bottom w:val="nil"/>
              <w:right w:val="single" w:sz="4" w:space="0" w:color="auto"/>
            </w:tcBorders>
            <w:vAlign w:val="center"/>
            <w:hideMark/>
          </w:tcPr>
          <w:p w14:paraId="4842B68C"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nil"/>
              <w:right w:val="single" w:sz="4" w:space="0" w:color="auto"/>
            </w:tcBorders>
            <w:vAlign w:val="center"/>
            <w:hideMark/>
          </w:tcPr>
          <w:p w14:paraId="4261F35F"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42C26D89"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2DEE4745" w14:textId="77777777" w:rsidTr="00951F3F">
        <w:trPr>
          <w:trHeight w:val="288"/>
        </w:trPr>
        <w:tc>
          <w:tcPr>
            <w:tcW w:w="1260" w:type="dxa"/>
            <w:tcBorders>
              <w:top w:val="nil"/>
              <w:left w:val="single" w:sz="4" w:space="0" w:color="auto"/>
              <w:bottom w:val="nil"/>
              <w:right w:val="nil"/>
            </w:tcBorders>
            <w:noWrap/>
            <w:vAlign w:val="bottom"/>
            <w:hideMark/>
          </w:tcPr>
          <w:p w14:paraId="32EAA2EC"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SPD</w:t>
            </w:r>
          </w:p>
        </w:tc>
        <w:tc>
          <w:tcPr>
            <w:tcW w:w="960" w:type="dxa"/>
            <w:tcBorders>
              <w:top w:val="nil"/>
              <w:left w:val="single" w:sz="4" w:space="0" w:color="auto"/>
              <w:bottom w:val="nil"/>
              <w:right w:val="single" w:sz="4" w:space="0" w:color="auto"/>
            </w:tcBorders>
            <w:vAlign w:val="center"/>
            <w:hideMark/>
          </w:tcPr>
          <w:p w14:paraId="6E790A27"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nil"/>
              <w:right w:val="single" w:sz="4" w:space="0" w:color="auto"/>
            </w:tcBorders>
            <w:vAlign w:val="center"/>
            <w:hideMark/>
          </w:tcPr>
          <w:p w14:paraId="348772E1"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4B4EED31"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0745BC0C" w14:textId="77777777" w:rsidTr="00951F3F">
        <w:trPr>
          <w:trHeight w:val="288"/>
        </w:trPr>
        <w:tc>
          <w:tcPr>
            <w:tcW w:w="1260" w:type="dxa"/>
            <w:tcBorders>
              <w:top w:val="nil"/>
              <w:left w:val="single" w:sz="4" w:space="0" w:color="auto"/>
              <w:bottom w:val="single" w:sz="4" w:space="0" w:color="auto"/>
              <w:right w:val="nil"/>
            </w:tcBorders>
            <w:noWrap/>
            <w:vAlign w:val="bottom"/>
            <w:hideMark/>
          </w:tcPr>
          <w:p w14:paraId="2930ED12"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SPF</w:t>
            </w:r>
          </w:p>
        </w:tc>
        <w:tc>
          <w:tcPr>
            <w:tcW w:w="960" w:type="dxa"/>
            <w:tcBorders>
              <w:top w:val="nil"/>
              <w:left w:val="single" w:sz="4" w:space="0" w:color="auto"/>
              <w:bottom w:val="single" w:sz="4" w:space="0" w:color="auto"/>
              <w:right w:val="single" w:sz="4" w:space="0" w:color="auto"/>
            </w:tcBorders>
            <w:vAlign w:val="center"/>
            <w:hideMark/>
          </w:tcPr>
          <w:p w14:paraId="55039E8F"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single" w:sz="4" w:space="0" w:color="auto"/>
              <w:right w:val="single" w:sz="4" w:space="0" w:color="auto"/>
            </w:tcBorders>
            <w:vAlign w:val="center"/>
            <w:hideMark/>
          </w:tcPr>
          <w:p w14:paraId="06E6B7AF"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5C215EFB"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0D92EED4" w14:textId="77777777" w:rsidTr="00951F3F">
        <w:trPr>
          <w:trHeight w:val="288"/>
        </w:trPr>
        <w:tc>
          <w:tcPr>
            <w:tcW w:w="1260" w:type="dxa"/>
            <w:tcBorders>
              <w:top w:val="nil"/>
              <w:left w:val="single" w:sz="4" w:space="0" w:color="auto"/>
              <w:bottom w:val="nil"/>
              <w:right w:val="nil"/>
            </w:tcBorders>
            <w:noWrap/>
            <w:vAlign w:val="bottom"/>
            <w:hideMark/>
          </w:tcPr>
          <w:p w14:paraId="194BCB50"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SSPF bruto</w:t>
            </w:r>
          </w:p>
        </w:tc>
        <w:tc>
          <w:tcPr>
            <w:tcW w:w="960" w:type="dxa"/>
            <w:tcBorders>
              <w:top w:val="nil"/>
              <w:left w:val="single" w:sz="4" w:space="0" w:color="auto"/>
              <w:bottom w:val="nil"/>
              <w:right w:val="single" w:sz="4" w:space="0" w:color="auto"/>
            </w:tcBorders>
            <w:vAlign w:val="center"/>
            <w:hideMark/>
          </w:tcPr>
          <w:p w14:paraId="0BC38353"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nil"/>
              <w:right w:val="single" w:sz="4" w:space="0" w:color="auto"/>
            </w:tcBorders>
            <w:vAlign w:val="center"/>
            <w:hideMark/>
          </w:tcPr>
          <w:p w14:paraId="6691B0A9"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7E33355B" w14:textId="77777777" w:rsidR="00951F3F" w:rsidRPr="00951F3F" w:rsidRDefault="00951F3F" w:rsidP="00951F3F">
            <w:pPr>
              <w:spacing w:after="0" w:line="240" w:lineRule="auto"/>
              <w:jc w:val="center"/>
              <w:rPr>
                <w:rFonts w:ascii="Aptos" w:eastAsia="Times New Roman" w:hAnsi="Aptos" w:cs="Times New Roman"/>
                <w:color w:val="FF0000"/>
                <w:kern w:val="0"/>
                <w:sz w:val="22"/>
                <w:szCs w:val="22"/>
                <w:lang w:eastAsia="nl-NL"/>
                <w14:ligatures w14:val="none"/>
              </w:rPr>
            </w:pPr>
            <w:r w:rsidRPr="00951F3F">
              <w:rPr>
                <w:rFonts w:ascii="Aptos" w:eastAsia="Times New Roman" w:hAnsi="Aptos" w:cs="Times New Roman"/>
                <w:color w:val="FF0000"/>
                <w:kern w:val="0"/>
                <w:sz w:val="22"/>
                <w:szCs w:val="22"/>
                <w:lang w:eastAsia="nl-NL"/>
                <w14:ligatures w14:val="none"/>
              </w:rPr>
              <w:t>Ja</w:t>
            </w:r>
          </w:p>
        </w:tc>
      </w:tr>
      <w:tr w:rsidR="00951F3F" w:rsidRPr="00951F3F" w14:paraId="56D754D7" w14:textId="77777777" w:rsidTr="00951F3F">
        <w:trPr>
          <w:trHeight w:val="288"/>
        </w:trPr>
        <w:tc>
          <w:tcPr>
            <w:tcW w:w="1260" w:type="dxa"/>
            <w:tcBorders>
              <w:top w:val="nil"/>
              <w:left w:val="single" w:sz="4" w:space="0" w:color="auto"/>
              <w:bottom w:val="nil"/>
              <w:right w:val="nil"/>
            </w:tcBorders>
            <w:noWrap/>
            <w:vAlign w:val="bottom"/>
            <w:hideMark/>
          </w:tcPr>
          <w:p w14:paraId="58E0FDC7"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SNPS bruto</w:t>
            </w:r>
          </w:p>
        </w:tc>
        <w:tc>
          <w:tcPr>
            <w:tcW w:w="960" w:type="dxa"/>
            <w:tcBorders>
              <w:top w:val="nil"/>
              <w:left w:val="single" w:sz="4" w:space="0" w:color="auto"/>
              <w:bottom w:val="nil"/>
              <w:right w:val="single" w:sz="4" w:space="0" w:color="auto"/>
            </w:tcBorders>
            <w:vAlign w:val="center"/>
            <w:hideMark/>
          </w:tcPr>
          <w:p w14:paraId="4A748F10"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nil"/>
              <w:right w:val="single" w:sz="4" w:space="0" w:color="auto"/>
            </w:tcBorders>
            <w:vAlign w:val="center"/>
            <w:hideMark/>
          </w:tcPr>
          <w:p w14:paraId="74A1357F"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678E3D6C"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609E892E" w14:textId="77777777" w:rsidTr="00951F3F">
        <w:trPr>
          <w:trHeight w:val="288"/>
        </w:trPr>
        <w:tc>
          <w:tcPr>
            <w:tcW w:w="1260" w:type="dxa"/>
            <w:tcBorders>
              <w:top w:val="nil"/>
              <w:left w:val="single" w:sz="4" w:space="0" w:color="auto"/>
              <w:bottom w:val="nil"/>
              <w:right w:val="nil"/>
            </w:tcBorders>
            <w:noWrap/>
            <w:vAlign w:val="bottom"/>
            <w:hideMark/>
          </w:tcPr>
          <w:p w14:paraId="1DDE9892"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SNPS netto</w:t>
            </w:r>
          </w:p>
        </w:tc>
        <w:tc>
          <w:tcPr>
            <w:tcW w:w="960" w:type="dxa"/>
            <w:tcBorders>
              <w:top w:val="nil"/>
              <w:left w:val="single" w:sz="4" w:space="0" w:color="auto"/>
              <w:bottom w:val="nil"/>
              <w:right w:val="single" w:sz="4" w:space="0" w:color="auto"/>
            </w:tcBorders>
            <w:vAlign w:val="center"/>
            <w:hideMark/>
          </w:tcPr>
          <w:p w14:paraId="7F8FD20E"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nil"/>
              <w:right w:val="single" w:sz="4" w:space="0" w:color="auto"/>
            </w:tcBorders>
            <w:vAlign w:val="center"/>
            <w:hideMark/>
          </w:tcPr>
          <w:p w14:paraId="4B7A6C0E"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nil"/>
              <w:right w:val="single" w:sz="4" w:space="0" w:color="auto"/>
            </w:tcBorders>
            <w:vAlign w:val="center"/>
            <w:hideMark/>
          </w:tcPr>
          <w:p w14:paraId="3290306D"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1CC8478F" w14:textId="77777777" w:rsidTr="00951F3F">
        <w:trPr>
          <w:trHeight w:val="288"/>
        </w:trPr>
        <w:tc>
          <w:tcPr>
            <w:tcW w:w="1260" w:type="dxa"/>
            <w:tcBorders>
              <w:top w:val="nil"/>
              <w:left w:val="single" w:sz="4" w:space="0" w:color="auto"/>
              <w:bottom w:val="single" w:sz="4" w:space="0" w:color="auto"/>
              <w:right w:val="nil"/>
            </w:tcBorders>
            <w:noWrap/>
            <w:vAlign w:val="bottom"/>
            <w:hideMark/>
          </w:tcPr>
          <w:p w14:paraId="3D01A3C5"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AKZO</w:t>
            </w:r>
          </w:p>
        </w:tc>
        <w:tc>
          <w:tcPr>
            <w:tcW w:w="960" w:type="dxa"/>
            <w:tcBorders>
              <w:top w:val="nil"/>
              <w:left w:val="single" w:sz="4" w:space="0" w:color="auto"/>
              <w:bottom w:val="single" w:sz="4" w:space="0" w:color="auto"/>
              <w:right w:val="single" w:sz="4" w:space="0" w:color="auto"/>
            </w:tcBorders>
            <w:vAlign w:val="center"/>
            <w:hideMark/>
          </w:tcPr>
          <w:p w14:paraId="02F4924A"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Nvt</w:t>
            </w:r>
          </w:p>
        </w:tc>
        <w:tc>
          <w:tcPr>
            <w:tcW w:w="1340" w:type="dxa"/>
            <w:tcBorders>
              <w:top w:val="nil"/>
              <w:left w:val="nil"/>
              <w:bottom w:val="single" w:sz="4" w:space="0" w:color="auto"/>
              <w:right w:val="single" w:sz="4" w:space="0" w:color="auto"/>
            </w:tcBorders>
            <w:vAlign w:val="center"/>
            <w:hideMark/>
          </w:tcPr>
          <w:p w14:paraId="7B9CCC90"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vAlign w:val="center"/>
            <w:hideMark/>
          </w:tcPr>
          <w:p w14:paraId="4960AC8C" w14:textId="77777777" w:rsidR="00951F3F" w:rsidRPr="00951F3F" w:rsidRDefault="00951F3F" w:rsidP="00951F3F">
            <w:pPr>
              <w:spacing w:after="0" w:line="240" w:lineRule="auto"/>
              <w:jc w:val="center"/>
              <w:rPr>
                <w:rFonts w:ascii="Aptos" w:eastAsia="Times New Roman" w:hAnsi="Aptos" w:cs="Times New Roman"/>
                <w:color w:val="000000"/>
                <w:kern w:val="0"/>
                <w:sz w:val="22"/>
                <w:szCs w:val="22"/>
                <w:lang w:eastAsia="nl-NL"/>
                <w14:ligatures w14:val="none"/>
              </w:rPr>
            </w:pPr>
            <w:r w:rsidRPr="00951F3F">
              <w:rPr>
                <w:rFonts w:ascii="Aptos" w:eastAsia="Times New Roman" w:hAnsi="Aptos" w:cs="Times New Roman"/>
                <w:color w:val="000000"/>
                <w:kern w:val="0"/>
                <w:sz w:val="22"/>
                <w:szCs w:val="22"/>
                <w:lang w:eastAsia="nl-NL"/>
                <w14:ligatures w14:val="none"/>
              </w:rPr>
              <w:t>Nee</w:t>
            </w:r>
          </w:p>
        </w:tc>
      </w:tr>
      <w:tr w:rsidR="00951F3F" w:rsidRPr="00951F3F" w14:paraId="6A05FBDF" w14:textId="77777777" w:rsidTr="00951F3F">
        <w:trPr>
          <w:trHeight w:val="288"/>
        </w:trPr>
        <w:tc>
          <w:tcPr>
            <w:tcW w:w="1260" w:type="dxa"/>
            <w:tcBorders>
              <w:top w:val="nil"/>
              <w:left w:val="single" w:sz="4" w:space="0" w:color="auto"/>
              <w:bottom w:val="single" w:sz="4" w:space="0" w:color="auto"/>
              <w:right w:val="nil"/>
            </w:tcBorders>
            <w:noWrap/>
            <w:vAlign w:val="bottom"/>
            <w:hideMark/>
          </w:tcPr>
          <w:p w14:paraId="4A6E047A"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SBZ</w:t>
            </w:r>
          </w:p>
        </w:tc>
        <w:tc>
          <w:tcPr>
            <w:tcW w:w="960" w:type="dxa"/>
            <w:tcBorders>
              <w:top w:val="nil"/>
              <w:left w:val="single" w:sz="4" w:space="0" w:color="auto"/>
              <w:bottom w:val="single" w:sz="4" w:space="0" w:color="auto"/>
              <w:right w:val="single" w:sz="4" w:space="0" w:color="auto"/>
            </w:tcBorders>
            <w:noWrap/>
            <w:vAlign w:val="bottom"/>
            <w:hideMark/>
          </w:tcPr>
          <w:p w14:paraId="79AE99C1"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Nvt</w:t>
            </w:r>
          </w:p>
        </w:tc>
        <w:tc>
          <w:tcPr>
            <w:tcW w:w="1340" w:type="dxa"/>
            <w:tcBorders>
              <w:top w:val="nil"/>
              <w:left w:val="nil"/>
              <w:bottom w:val="single" w:sz="4" w:space="0" w:color="auto"/>
              <w:right w:val="single" w:sz="4" w:space="0" w:color="auto"/>
            </w:tcBorders>
            <w:noWrap/>
            <w:vAlign w:val="bottom"/>
            <w:hideMark/>
          </w:tcPr>
          <w:p w14:paraId="3A4D6E5C"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78F92F7"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r>
      <w:tr w:rsidR="00951F3F" w:rsidRPr="00951F3F" w14:paraId="79D1DB1C" w14:textId="77777777" w:rsidTr="00951F3F">
        <w:trPr>
          <w:trHeight w:val="288"/>
        </w:trPr>
        <w:tc>
          <w:tcPr>
            <w:tcW w:w="1260" w:type="dxa"/>
            <w:tcBorders>
              <w:top w:val="nil"/>
              <w:left w:val="single" w:sz="4" w:space="0" w:color="auto"/>
              <w:bottom w:val="nil"/>
              <w:right w:val="nil"/>
            </w:tcBorders>
            <w:noWrap/>
            <w:vAlign w:val="bottom"/>
            <w:hideMark/>
          </w:tcPr>
          <w:p w14:paraId="029C9AAB"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 </w:t>
            </w:r>
          </w:p>
        </w:tc>
        <w:tc>
          <w:tcPr>
            <w:tcW w:w="960" w:type="dxa"/>
            <w:tcBorders>
              <w:top w:val="nil"/>
              <w:left w:val="single" w:sz="4" w:space="0" w:color="auto"/>
              <w:bottom w:val="nil"/>
              <w:right w:val="single" w:sz="4" w:space="0" w:color="auto"/>
            </w:tcBorders>
            <w:noWrap/>
            <w:vAlign w:val="bottom"/>
            <w:hideMark/>
          </w:tcPr>
          <w:p w14:paraId="4CE640E0"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 </w:t>
            </w:r>
          </w:p>
        </w:tc>
        <w:tc>
          <w:tcPr>
            <w:tcW w:w="1340" w:type="dxa"/>
            <w:tcBorders>
              <w:top w:val="nil"/>
              <w:left w:val="nil"/>
              <w:bottom w:val="nil"/>
              <w:right w:val="single" w:sz="4" w:space="0" w:color="auto"/>
            </w:tcBorders>
            <w:noWrap/>
            <w:vAlign w:val="bottom"/>
            <w:hideMark/>
          </w:tcPr>
          <w:p w14:paraId="3853B868"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 </w:t>
            </w:r>
          </w:p>
        </w:tc>
        <w:tc>
          <w:tcPr>
            <w:tcW w:w="960" w:type="dxa"/>
            <w:tcBorders>
              <w:top w:val="nil"/>
              <w:left w:val="nil"/>
              <w:bottom w:val="nil"/>
              <w:right w:val="single" w:sz="4" w:space="0" w:color="auto"/>
            </w:tcBorders>
            <w:noWrap/>
            <w:vAlign w:val="bottom"/>
            <w:hideMark/>
          </w:tcPr>
          <w:p w14:paraId="7ED62EE4"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 </w:t>
            </w:r>
          </w:p>
        </w:tc>
      </w:tr>
      <w:tr w:rsidR="00951F3F" w:rsidRPr="00951F3F" w14:paraId="708E2C2B" w14:textId="77777777" w:rsidTr="00951F3F">
        <w:trPr>
          <w:trHeight w:val="288"/>
        </w:trPr>
        <w:tc>
          <w:tcPr>
            <w:tcW w:w="1260" w:type="dxa"/>
            <w:tcBorders>
              <w:top w:val="nil"/>
              <w:left w:val="single" w:sz="4" w:space="0" w:color="auto"/>
              <w:bottom w:val="single" w:sz="4" w:space="0" w:color="auto"/>
              <w:right w:val="nil"/>
            </w:tcBorders>
            <w:noWrap/>
            <w:vAlign w:val="bottom"/>
            <w:hideMark/>
          </w:tcPr>
          <w:p w14:paraId="02CFABCD"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SPOA</w:t>
            </w:r>
          </w:p>
        </w:tc>
        <w:tc>
          <w:tcPr>
            <w:tcW w:w="960" w:type="dxa"/>
            <w:tcBorders>
              <w:top w:val="nil"/>
              <w:left w:val="single" w:sz="4" w:space="0" w:color="auto"/>
              <w:bottom w:val="single" w:sz="4" w:space="0" w:color="auto"/>
              <w:right w:val="single" w:sz="4" w:space="0" w:color="auto"/>
            </w:tcBorders>
            <w:noWrap/>
            <w:vAlign w:val="bottom"/>
            <w:hideMark/>
          </w:tcPr>
          <w:p w14:paraId="73FE76DD" w14:textId="340417AF" w:rsidR="00951F3F" w:rsidRPr="00951F3F" w:rsidRDefault="00A96B54"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Pr>
                <w:rFonts w:ascii="Aptos Narrow" w:eastAsia="Times New Roman" w:hAnsi="Aptos Narrow" w:cs="Times New Roman"/>
                <w:color w:val="000000"/>
                <w:kern w:val="0"/>
                <w:sz w:val="22"/>
                <w:szCs w:val="22"/>
                <w:lang w:eastAsia="nl-NL"/>
                <w14:ligatures w14:val="none"/>
              </w:rPr>
              <w:t>Ja</w:t>
            </w:r>
          </w:p>
        </w:tc>
        <w:tc>
          <w:tcPr>
            <w:tcW w:w="1340" w:type="dxa"/>
            <w:tcBorders>
              <w:top w:val="nil"/>
              <w:left w:val="nil"/>
              <w:bottom w:val="single" w:sz="4" w:space="0" w:color="auto"/>
              <w:right w:val="single" w:sz="4" w:space="0" w:color="auto"/>
            </w:tcBorders>
            <w:noWrap/>
            <w:vAlign w:val="bottom"/>
            <w:hideMark/>
          </w:tcPr>
          <w:p w14:paraId="0423009D"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DDB490C"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r>
      <w:tr w:rsidR="00951F3F" w:rsidRPr="00951F3F" w14:paraId="78E0DCF2" w14:textId="77777777" w:rsidTr="00951F3F">
        <w:trPr>
          <w:trHeight w:val="288"/>
        </w:trPr>
        <w:tc>
          <w:tcPr>
            <w:tcW w:w="1260" w:type="dxa"/>
            <w:tcBorders>
              <w:top w:val="nil"/>
              <w:left w:val="single" w:sz="4" w:space="0" w:color="auto"/>
              <w:bottom w:val="single" w:sz="4" w:space="0" w:color="auto"/>
              <w:right w:val="nil"/>
            </w:tcBorders>
            <w:noWrap/>
            <w:vAlign w:val="bottom"/>
            <w:hideMark/>
          </w:tcPr>
          <w:p w14:paraId="19417385" w14:textId="77777777" w:rsidR="00951F3F" w:rsidRPr="00951F3F" w:rsidRDefault="00951F3F" w:rsidP="00951F3F">
            <w:pPr>
              <w:spacing w:after="0" w:line="240" w:lineRule="auto"/>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SPV</w:t>
            </w:r>
          </w:p>
        </w:tc>
        <w:tc>
          <w:tcPr>
            <w:tcW w:w="960" w:type="dxa"/>
            <w:tcBorders>
              <w:top w:val="nil"/>
              <w:left w:val="single" w:sz="4" w:space="0" w:color="auto"/>
              <w:bottom w:val="single" w:sz="4" w:space="0" w:color="auto"/>
              <w:right w:val="single" w:sz="4" w:space="0" w:color="auto"/>
            </w:tcBorders>
            <w:noWrap/>
            <w:vAlign w:val="bottom"/>
            <w:hideMark/>
          </w:tcPr>
          <w:p w14:paraId="7EF97F91"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c>
          <w:tcPr>
            <w:tcW w:w="1340" w:type="dxa"/>
            <w:tcBorders>
              <w:top w:val="nil"/>
              <w:left w:val="nil"/>
              <w:bottom w:val="single" w:sz="4" w:space="0" w:color="auto"/>
              <w:right w:val="single" w:sz="4" w:space="0" w:color="auto"/>
            </w:tcBorders>
            <w:noWrap/>
            <w:vAlign w:val="bottom"/>
            <w:hideMark/>
          </w:tcPr>
          <w:p w14:paraId="449FDE1A"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c>
          <w:tcPr>
            <w:tcW w:w="960" w:type="dxa"/>
            <w:tcBorders>
              <w:top w:val="nil"/>
              <w:left w:val="nil"/>
              <w:bottom w:val="single" w:sz="4" w:space="0" w:color="auto"/>
              <w:right w:val="single" w:sz="4" w:space="0" w:color="auto"/>
            </w:tcBorders>
            <w:noWrap/>
            <w:vAlign w:val="bottom"/>
            <w:hideMark/>
          </w:tcPr>
          <w:p w14:paraId="4418722C" w14:textId="77777777" w:rsidR="00951F3F" w:rsidRPr="00951F3F" w:rsidRDefault="00951F3F" w:rsidP="00951F3F">
            <w:pPr>
              <w:spacing w:after="0" w:line="240" w:lineRule="auto"/>
              <w:jc w:val="center"/>
              <w:rPr>
                <w:rFonts w:ascii="Aptos Narrow" w:eastAsia="Times New Roman" w:hAnsi="Aptos Narrow" w:cs="Times New Roman"/>
                <w:color w:val="000000"/>
                <w:kern w:val="0"/>
                <w:sz w:val="22"/>
                <w:szCs w:val="22"/>
                <w:lang w:eastAsia="nl-NL"/>
                <w14:ligatures w14:val="none"/>
              </w:rPr>
            </w:pPr>
            <w:r w:rsidRPr="00951F3F">
              <w:rPr>
                <w:rFonts w:ascii="Aptos Narrow" w:eastAsia="Times New Roman" w:hAnsi="Aptos Narrow" w:cs="Times New Roman"/>
                <w:color w:val="000000"/>
                <w:kern w:val="0"/>
                <w:sz w:val="22"/>
                <w:szCs w:val="22"/>
                <w:lang w:eastAsia="nl-NL"/>
                <w14:ligatures w14:val="none"/>
              </w:rPr>
              <w:t>Nee</w:t>
            </w:r>
          </w:p>
        </w:tc>
      </w:tr>
    </w:tbl>
    <w:p w14:paraId="2452D824" w14:textId="77777777" w:rsidR="00E353F2" w:rsidRDefault="00E353F2" w:rsidP="00230AF7">
      <w:pPr>
        <w:rPr>
          <w:sz w:val="22"/>
          <w:szCs w:val="22"/>
        </w:rPr>
      </w:pPr>
    </w:p>
    <w:sectPr w:rsidR="00E353F2" w:rsidSect="00920CA7">
      <w:footerReference w:type="default" r:id="rId18"/>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Jitty van der Kuur" w:date="2026-03-16T17:35:00Z" w:initials="Jv">
    <w:p w14:paraId="314C3A13" w14:textId="77777777" w:rsidR="004E5BC1" w:rsidRDefault="004E5BC1" w:rsidP="004E5BC1">
      <w:pPr>
        <w:pStyle w:val="CommentText"/>
      </w:pPr>
      <w:r>
        <w:rPr>
          <w:rStyle w:val="CommentReference"/>
        </w:rPr>
        <w:annotationRef/>
      </w:r>
      <w:r>
        <w:t>5 of 7%</w:t>
      </w:r>
    </w:p>
  </w:comment>
  <w:comment w:id="485" w:author="Jitty van der Kuur" w:date="2026-05-26T14:55:00Z" w:initials="Jv">
    <w:p w14:paraId="122B049F" w14:textId="77777777" w:rsidR="00A61CBE" w:rsidRDefault="00A61CBE" w:rsidP="00A61CBE">
      <w:pPr>
        <w:pStyle w:val="CommentText"/>
      </w:pPr>
      <w:r>
        <w:rPr>
          <w:rStyle w:val="CommentReference"/>
        </w:rPr>
        <w:annotationRef/>
      </w:r>
      <w:r>
        <w:t>Geharmoniseerd</w:t>
      </w:r>
    </w:p>
  </w:comment>
  <w:comment w:id="501" w:author="Jitty van der Kuur" w:date="2026-05-26T14:55:00Z" w:initials="Jv">
    <w:p w14:paraId="7A259354" w14:textId="77777777" w:rsidR="00A61CBE" w:rsidRDefault="00A61CBE" w:rsidP="00A61CBE">
      <w:pPr>
        <w:pStyle w:val="CommentText"/>
      </w:pPr>
      <w:r>
        <w:rPr>
          <w:rStyle w:val="CommentReference"/>
        </w:rPr>
        <w:annotationRef/>
      </w:r>
      <w:r>
        <w:t>Geharmoniseerd</w:t>
      </w:r>
    </w:p>
  </w:comment>
  <w:comment w:id="513" w:author="Jitty van der Kuur" w:date="2026-05-22T11:57:00Z" w:initials="Jv">
    <w:p w14:paraId="3CE70AF1" w14:textId="77777777" w:rsidR="007A5AE4" w:rsidRDefault="00743341" w:rsidP="007A5AE4">
      <w:pPr>
        <w:pStyle w:val="CommentText"/>
      </w:pPr>
      <w:r>
        <w:rPr>
          <w:rStyle w:val="CommentReference"/>
        </w:rPr>
        <w:annotationRef/>
      </w:r>
      <w:r w:rsidR="007A5AE4">
        <w:t>Geharmoniseerd</w:t>
      </w:r>
    </w:p>
  </w:comment>
  <w:comment w:id="516" w:author="Jitty van der Kuur" w:date="2026-05-22T11:57:00Z" w:initials="Jv">
    <w:p w14:paraId="2E7C93AD" w14:textId="77777777" w:rsidR="00ED119D" w:rsidRDefault="00ED119D" w:rsidP="007A5AE4">
      <w:pPr>
        <w:pStyle w:val="CommentText"/>
      </w:pPr>
      <w:r>
        <w:rPr>
          <w:rStyle w:val="CommentReference"/>
        </w:rPr>
        <w:annotationRef/>
      </w:r>
      <w:r>
        <w:t>Geharmoniseerd</w:t>
      </w:r>
    </w:p>
  </w:comment>
  <w:comment w:id="519" w:author="Jitty van der Kuur" w:date="2026-06-22T16:48:00Z" w:initials="Jv">
    <w:p w14:paraId="22D1E266" w14:textId="77777777" w:rsidR="009256FD" w:rsidRDefault="009256FD" w:rsidP="009256FD">
      <w:pPr>
        <w:pStyle w:val="CommentText"/>
      </w:pPr>
      <w:r>
        <w:rPr>
          <w:rStyle w:val="CommentReference"/>
        </w:rPr>
        <w:annotationRef/>
      </w:r>
      <w:r>
        <w:t>Geharmoniseerd</w:t>
      </w:r>
    </w:p>
  </w:comment>
  <w:comment w:id="547" w:author="Jitty van der Kuur" w:date="2026-02-27T14:13:00Z" w:initials="Jv">
    <w:p w14:paraId="47E81EE5" w14:textId="77777777" w:rsidR="002949F6" w:rsidRDefault="002949F6" w:rsidP="002949F6">
      <w:pPr>
        <w:pStyle w:val="CommentText"/>
      </w:pPr>
      <w:r>
        <w:rPr>
          <w:rStyle w:val="CommentReference"/>
        </w:rPr>
        <w:annotationRef/>
      </w:r>
      <w:r>
        <w:t>Geldt dit ook voor FPR?</w:t>
      </w:r>
    </w:p>
  </w:comment>
  <w:comment w:id="549" w:author="Jitty van der Kuur" w:date="2026-02-27T14:14:00Z" w:initials="Jv">
    <w:p w14:paraId="1F3F95FB" w14:textId="77777777" w:rsidR="00437D66" w:rsidRDefault="00437D66" w:rsidP="00437D66">
      <w:pPr>
        <w:pStyle w:val="CommentText"/>
      </w:pPr>
      <w:r>
        <w:rPr>
          <w:rStyle w:val="CommentReference"/>
        </w:rPr>
        <w:annotationRef/>
      </w:r>
      <w:r>
        <w:t>FPR?</w:t>
      </w:r>
    </w:p>
  </w:comment>
  <w:comment w:id="564" w:author="Jitty van der Kuur" w:date="2026-04-07T10:58:00Z" w:initials="Jv">
    <w:p w14:paraId="2E5B133A" w14:textId="77777777" w:rsidR="00690631" w:rsidRDefault="00690631" w:rsidP="00690631">
      <w:pPr>
        <w:pStyle w:val="CommentText"/>
      </w:pPr>
      <w:r>
        <w:rPr>
          <w:rStyle w:val="CommentReference"/>
        </w:rPr>
        <w:annotationRef/>
      </w:r>
      <w:r>
        <w:t>Aanpassen in sterfteresultaat voor FPR?</w:t>
      </w:r>
    </w:p>
  </w:comment>
  <w:comment w:id="572" w:author="Jitty van der Kuur" w:date="2026-02-16T17:40:00Z" w:initials="Jv">
    <w:p w14:paraId="60EC8701" w14:textId="77777777" w:rsidR="0031742F" w:rsidRDefault="00C460BE" w:rsidP="0031742F">
      <w:pPr>
        <w:pStyle w:val="CommentText"/>
      </w:pPr>
      <w:r>
        <w:rPr>
          <w:rStyle w:val="CommentReference"/>
        </w:rPr>
        <w:annotationRef/>
      </w:r>
      <w:r w:rsidR="0031742F">
        <w:t>FLory, is dit juist?</w:t>
      </w:r>
    </w:p>
  </w:comment>
  <w:comment w:id="586" w:author="Flory Koole" w:date="2024-11-18T10:06:00Z" w:initials="fko">
    <w:p w14:paraId="13EEDE14" w14:textId="77777777" w:rsidR="00D35EFC" w:rsidRDefault="00D35EFC" w:rsidP="004815B1">
      <w:pPr>
        <w:pStyle w:val="CommentText"/>
      </w:pPr>
      <w:r>
        <w:rPr>
          <w:rStyle w:val="CommentReference"/>
        </w:rPr>
        <w:annotationRef/>
      </w:r>
      <w:r>
        <w:t>En vanaf 10 jaar voor pensioendatum jaarlijks o.b.v. deel units verkopen</w:t>
      </w:r>
    </w:p>
  </w:comment>
  <w:comment w:id="593" w:author="Jitty van der Kuur" w:date="2024-11-06T16:21:00Z" w:initials="Jv">
    <w:p w14:paraId="626ED47D" w14:textId="2341AD54" w:rsidR="00180A2A" w:rsidRDefault="00180A2A" w:rsidP="00180A2A">
      <w:pPr>
        <w:pStyle w:val="CommentText"/>
      </w:pPr>
      <w:r>
        <w:rPr>
          <w:rStyle w:val="CommentReference"/>
        </w:rPr>
        <w:annotationRef/>
      </w:r>
      <w:r>
        <w:t>Parameter?</w:t>
      </w:r>
    </w:p>
  </w:comment>
  <w:comment w:id="603" w:author="Jitty van der Kuur" w:date="2026-02-17T12:24:00Z" w:initials="Jv">
    <w:p w14:paraId="676BDC63" w14:textId="77777777" w:rsidR="00A610F5" w:rsidRDefault="00A610F5" w:rsidP="00A610F5">
      <w:pPr>
        <w:pStyle w:val="CommentText"/>
      </w:pPr>
      <w:r>
        <w:rPr>
          <w:rStyle w:val="CommentReference"/>
        </w:rPr>
        <w:annotationRef/>
      </w:r>
      <w:r>
        <w:t>Joost: dit lijkt mij de standaard, mee eens?</w:t>
      </w:r>
    </w:p>
  </w:comment>
  <w:comment w:id="606" w:author="Jitty van der Kuur" w:date="2026-02-17T12:26:00Z" w:initials="Jv">
    <w:p w14:paraId="146342EE" w14:textId="77777777" w:rsidR="003009F3" w:rsidRDefault="003009F3" w:rsidP="003009F3">
      <w:pPr>
        <w:pStyle w:val="CommentText"/>
      </w:pPr>
      <w:r>
        <w:rPr>
          <w:rStyle w:val="CommentReference"/>
        </w:rPr>
        <w:annotationRef/>
      </w:r>
      <w:r>
        <w:t xml:space="preserve">Joost: </w:t>
      </w:r>
    </w:p>
    <w:p w14:paraId="3C9A3A72" w14:textId="77777777" w:rsidR="003009F3" w:rsidRDefault="003009F3" w:rsidP="003009F3">
      <w:pPr>
        <w:pStyle w:val="CommentText"/>
      </w:pPr>
      <w:r>
        <w:t>Is dit ingericht? Staat bij SPF in reglement, maar dacht dat het niet was ingericht</w:t>
      </w:r>
    </w:p>
    <w:p w14:paraId="50B86542" w14:textId="77777777" w:rsidR="00CD07FD" w:rsidRDefault="00CD07FD" w:rsidP="003009F3">
      <w:pPr>
        <w:pStyle w:val="CommentText"/>
      </w:pPr>
    </w:p>
  </w:comment>
  <w:comment w:id="607" w:author="Flory Koole" w:date="2024-11-18T09:57:00Z" w:initials="fko">
    <w:p w14:paraId="07F77645" w14:textId="4CB0E577" w:rsidR="00D17526" w:rsidRDefault="00D17526" w:rsidP="00D17526">
      <w:pPr>
        <w:pStyle w:val="CommentText"/>
      </w:pPr>
      <w:r>
        <w:rPr>
          <w:rStyle w:val="CommentReference"/>
        </w:rPr>
        <w:annotationRef/>
      </w:r>
      <w:r>
        <w:t>Er is een discussie over ingekocht PP wel laten dalen, maar PP uit risico of overgangsrecht niet. Het onderscheid kennen we niet in Qwik, keuze is op deelnemer niveau</w:t>
      </w:r>
    </w:p>
  </w:comment>
  <w:comment w:id="636" w:author="Jitty van der Kuur" w:date="2025-05-02T12:10:00Z" w:initials="Jv">
    <w:p w14:paraId="16DD4E34" w14:textId="77777777" w:rsidR="003D4153" w:rsidRDefault="003D4153" w:rsidP="00281AD1">
      <w:pPr>
        <w:pStyle w:val="CommentText"/>
      </w:pPr>
      <w:r>
        <w:rPr>
          <w:rStyle w:val="CommentReference"/>
        </w:rPr>
        <w:annotationRef/>
      </w:r>
      <w:r>
        <w:t>Wordt dit de standaard?</w:t>
      </w:r>
    </w:p>
  </w:comment>
  <w:comment w:id="645" w:author="Jitty van der Kuur" w:date="2026-05-26T14:59:00Z" w:initials="Jv">
    <w:p w14:paraId="6B0A2467" w14:textId="77777777" w:rsidR="00E87A4D" w:rsidRDefault="00224151" w:rsidP="00E87A4D">
      <w:pPr>
        <w:pStyle w:val="CommentText"/>
      </w:pPr>
      <w:r>
        <w:rPr>
          <w:rStyle w:val="CommentReference"/>
        </w:rPr>
        <w:annotationRef/>
      </w:r>
      <w:r w:rsidR="00E87A4D">
        <w:t>Blijkt toch bepaald te zijn, ook van belang voor premie die voor LPPR in rekening wordt gebracht</w:t>
      </w:r>
    </w:p>
  </w:comment>
  <w:comment w:id="675" w:author="Jitty van der Kuur" w:date="2026-02-27T15:05:00Z" w:initials="Jv">
    <w:p w14:paraId="6ED5ED2C" w14:textId="77777777" w:rsidR="0071149C" w:rsidRDefault="0071149C" w:rsidP="0071149C">
      <w:pPr>
        <w:pStyle w:val="CommentText"/>
      </w:pPr>
      <w:r>
        <w:rPr>
          <w:rStyle w:val="CommentReference"/>
        </w:rPr>
        <w:annotationRef/>
      </w:r>
      <w:r>
        <w:t>Dit zou toch geen onderdeel van de standaard zijn?</w:t>
      </w:r>
    </w:p>
  </w:comment>
  <w:comment w:id="678" w:author="Flory Koole" w:date="2024-11-18T10:41:00Z" w:initials="fko">
    <w:p w14:paraId="6AFEDB51" w14:textId="661FF8D2" w:rsidR="00803571" w:rsidRDefault="00803571" w:rsidP="00803571">
      <w:pPr>
        <w:pStyle w:val="CommentText"/>
      </w:pPr>
      <w:r>
        <w:rPr>
          <w:rStyle w:val="CommentReference"/>
        </w:rPr>
        <w:annotationRef/>
      </w:r>
      <w:r>
        <w:t>Is een invoergegeven voor AllVida, dit nog expliciet maken?</w:t>
      </w:r>
    </w:p>
  </w:comment>
  <w:comment w:id="679" w:author="Jitty van der Kuur" w:date="2024-11-19T11:20:00Z" w:initials="Jv">
    <w:p w14:paraId="0FF90CB7" w14:textId="77777777" w:rsidR="00F14B2C" w:rsidRDefault="00F14B2C" w:rsidP="00F14B2C">
      <w:pPr>
        <w:pStyle w:val="CommentText"/>
      </w:pPr>
      <w:r>
        <w:rPr>
          <w:rStyle w:val="CommentReference"/>
        </w:rPr>
        <w:annotationRef/>
      </w:r>
      <w:r>
        <w:t xml:space="preserve">Bedoel je </w:t>
      </w:r>
      <w:r>
        <w:br/>
        <w:t>ingangsdatum AO of ingangsdatum voor ziekte, of</w:t>
      </w:r>
      <w:r>
        <w:br/>
        <w:t>altijd 104 weken of werkelijke datum AO</w:t>
      </w:r>
      <w:r>
        <w:br/>
        <w:t xml:space="preserve"> (zijn allemaal opties in de PDC)</w:t>
      </w:r>
    </w:p>
  </w:comment>
  <w:comment w:id="680" w:author="Jitty van der Kuur" w:date="2024-11-19T14:49:00Z" w:initials="Jv">
    <w:p w14:paraId="7FDD2CC4" w14:textId="77777777" w:rsidR="008B40BF" w:rsidRDefault="008B40BF" w:rsidP="008B40BF">
      <w:pPr>
        <w:pStyle w:val="CommentText"/>
      </w:pPr>
      <w:r>
        <w:rPr>
          <w:rStyle w:val="CommentReference"/>
        </w:rPr>
        <w:annotationRef/>
      </w:r>
      <w:r>
        <w:t>Datum aanvang ziekte moet wel beschikbaar zijn</w:t>
      </w:r>
      <w:r>
        <w:br/>
        <w:t>Default grondslag voor AO (met 104 weken wordt niets gedaan in AllVida)</w:t>
      </w:r>
    </w:p>
  </w:comment>
  <w:comment w:id="683" w:author="Jitty van der Kuur" w:date="2024-12-02T14:31:00Z" w:initials="Jv">
    <w:p w14:paraId="4449BFED" w14:textId="77777777" w:rsidR="00905274" w:rsidRDefault="003F3972" w:rsidP="00905274">
      <w:pPr>
        <w:pStyle w:val="CommentText"/>
      </w:pPr>
      <w:r>
        <w:rPr>
          <w:rStyle w:val="CommentReference"/>
        </w:rPr>
        <w:annotationRef/>
      </w:r>
      <w:r w:rsidR="00905274">
        <w:t>@Flory, of specifiek voor SPD?</w:t>
      </w:r>
    </w:p>
  </w:comment>
  <w:comment w:id="684" w:author="Jitty van der Kuur (J)" w:date="2024-12-05T14:31:00Z" w:initials="JK">
    <w:p w14:paraId="4AB3B8A8" w14:textId="77777777" w:rsidR="00FD11CA" w:rsidRDefault="00FD11CA" w:rsidP="00FD11CA">
      <w:pPr>
        <w:pStyle w:val="CommentText"/>
      </w:pPr>
      <w:r>
        <w:rPr>
          <w:rStyle w:val="CommentReference"/>
        </w:rPr>
        <w:annotationRef/>
      </w:r>
      <w:r>
        <w:t>allebei</w:t>
      </w:r>
    </w:p>
  </w:comment>
  <w:comment w:id="686" w:author="Jitty van der Kuur" w:date="2026-05-21T13:56:00Z" w:initials="Jv">
    <w:p w14:paraId="438677BC" w14:textId="77777777" w:rsidR="00E92BEE" w:rsidRDefault="00E92BEE" w:rsidP="00E92BEE">
      <w:pPr>
        <w:pStyle w:val="CommentText"/>
      </w:pPr>
      <w:r>
        <w:rPr>
          <w:rStyle w:val="CommentReference"/>
        </w:rPr>
        <w:annotationRef/>
      </w:r>
      <w:r>
        <w:t>Dit is wss onjuist, nog uitzoeken</w:t>
      </w:r>
    </w:p>
  </w:comment>
  <w:comment w:id="690" w:author="Jitty van der Kuur" w:date="2026-06-23T12:09:00Z" w:initials="Jv">
    <w:p w14:paraId="0BB471ED" w14:textId="77777777" w:rsidR="004C5DD1" w:rsidRDefault="004C5DD1" w:rsidP="004C5DD1">
      <w:pPr>
        <w:pStyle w:val="CommentText"/>
      </w:pPr>
      <w:r>
        <w:rPr>
          <w:rStyle w:val="CommentReference"/>
        </w:rPr>
        <w:annotationRef/>
      </w:r>
      <w:r>
        <w:t>Geharmoniseerd</w:t>
      </w:r>
    </w:p>
  </w:comment>
  <w:comment w:id="695" w:author="Jitty van der Kuur" w:date="2026-05-26T15:02:00Z" w:initials="Jv">
    <w:p w14:paraId="5F908499" w14:textId="77777777" w:rsidR="00BC2F6C" w:rsidRDefault="00BC2F6C" w:rsidP="00BC2F6C">
      <w:pPr>
        <w:pStyle w:val="CommentText"/>
      </w:pPr>
      <w:r>
        <w:rPr>
          <w:rStyle w:val="CommentReference"/>
        </w:rPr>
        <w:annotationRef/>
      </w:r>
      <w:r>
        <w:t>Wil wss wel over naar de standaard</w:t>
      </w:r>
    </w:p>
  </w:comment>
  <w:comment w:id="822" w:author="Jitty van der Kuur" w:date="2026-06-22T11:27:00Z" w:initials="Jv">
    <w:p w14:paraId="0C7FC4EE" w14:textId="77777777" w:rsidR="002022E9" w:rsidRDefault="002022E9" w:rsidP="002022E9">
      <w:pPr>
        <w:pStyle w:val="CommentText"/>
      </w:pPr>
      <w:r>
        <w:rPr>
          <w:rStyle w:val="CommentReference"/>
        </w:rPr>
        <w:annotationRef/>
      </w:r>
      <w:r>
        <w:t>Wordt aangepast in reglement</w:t>
      </w:r>
    </w:p>
  </w:comment>
  <w:comment w:id="838" w:author="Jitty van der Kuur" w:date="2026-02-27T14:53:00Z" w:initials="Jv">
    <w:p w14:paraId="475C3656" w14:textId="77777777" w:rsidR="00BC3529" w:rsidRDefault="00BC3529" w:rsidP="00F83353">
      <w:pPr>
        <w:pStyle w:val="CommentText"/>
      </w:pPr>
      <w:r>
        <w:rPr>
          <w:rStyle w:val="CommentReference"/>
        </w:rPr>
        <w:annotationRef/>
      </w:r>
      <w:r>
        <w:t>Is dit juist?</w:t>
      </w:r>
    </w:p>
  </w:comment>
  <w:comment w:id="840" w:author="Jitty van der Kuur" w:date="2026-06-18T10:35:00Z" w:initials="Jv">
    <w:p w14:paraId="25177C35" w14:textId="77777777" w:rsidR="009017DC" w:rsidRDefault="009017DC" w:rsidP="009017DC">
      <w:pPr>
        <w:pStyle w:val="CommentText"/>
      </w:pPr>
      <w:r>
        <w:rPr>
          <w:rStyle w:val="CommentReference"/>
        </w:rPr>
        <w:annotationRef/>
      </w:r>
      <w:r>
        <w:t>Bleek fout in de PDC te staan, er wordt vastgehouden aan geleidelijke inkoop dat de Shell-fondsen al sinds 2017 hebben</w:t>
      </w:r>
      <w:r>
        <w:br/>
        <w:t>Deze opm geldt ook voor SNPS</w:t>
      </w:r>
    </w:p>
  </w:comment>
  <w:comment w:id="862" w:author="Jitty van der Kuur" w:date="2026-06-18T10:34:00Z" w:initials="Jv">
    <w:p w14:paraId="5C2EA9B8" w14:textId="77777777" w:rsidR="004637B8" w:rsidRDefault="004637B8" w:rsidP="004637B8">
      <w:pPr>
        <w:pStyle w:val="CommentText"/>
      </w:pPr>
      <w:r>
        <w:rPr>
          <w:rStyle w:val="CommentReference"/>
        </w:rPr>
        <w:annotationRef/>
      </w:r>
      <w:r>
        <w:t>Geharmoniseerd</w:t>
      </w:r>
    </w:p>
  </w:comment>
  <w:comment w:id="882" w:author="Jitty van der Kuur" w:date="2024-11-06T16:02:00Z" w:initials="Jv">
    <w:p w14:paraId="12C4ADA9" w14:textId="77777777" w:rsidR="004947D5" w:rsidRDefault="004947D5" w:rsidP="004321F7">
      <w:pPr>
        <w:pStyle w:val="CommentText"/>
      </w:pPr>
      <w:r>
        <w:rPr>
          <w:rStyle w:val="CommentReference"/>
        </w:rPr>
        <w:annotationRef/>
      </w:r>
      <w:r>
        <w:t>Aandachtspunt</w:t>
      </w:r>
    </w:p>
  </w:comment>
  <w:comment w:id="883" w:author="Flory Koole" w:date="2024-11-18T09:39:00Z" w:initials="fko">
    <w:p w14:paraId="1E46F707" w14:textId="77777777" w:rsidR="004947D5" w:rsidRDefault="004947D5" w:rsidP="00050FCC">
      <w:pPr>
        <w:pStyle w:val="CommentText"/>
      </w:pPr>
      <w:r>
        <w:rPr>
          <w:rStyle w:val="CommentReference"/>
        </w:rPr>
        <w:annotationRef/>
      </w:r>
      <w:r>
        <w:t>LAK was niet ingericht, dat is namelijk alleen voorkant en dus (maatwerk) OS, voor Qwik maakt aanlevering niet uit. Ik zou ‘m buiten scope plaatsen voor APS naar de laatste inzichten</w:t>
      </w:r>
    </w:p>
  </w:comment>
  <w:comment w:id="889" w:author="Flory Koole" w:date="2024-11-18T09:44:00Z" w:initials="fko">
    <w:p w14:paraId="237F77B9" w14:textId="77777777" w:rsidR="004947D5" w:rsidRDefault="004947D5" w:rsidP="00050FCC">
      <w:pPr>
        <w:pStyle w:val="CommentText"/>
      </w:pPr>
      <w:r>
        <w:rPr>
          <w:rStyle w:val="CommentReference"/>
        </w:rPr>
        <w:annotationRef/>
      </w:r>
      <w:r>
        <w:t>Is genuanceerder. ParttimePrc op dienstverband is aanlevering en wordt niet gemaximeerd. Bij berekening op deelnemerniveau wordt totaal over dienstverbanden gemaximeerd op 100 en daarmee verder gerekend. Bij BerPF berekeningen op dvb, daar vrijstelling nooit meer dan obv (100% - dvbParttimePrc)</w:t>
      </w:r>
    </w:p>
  </w:comment>
  <w:comment w:id="900" w:author="Flory Koole" w:date="2024-11-18T09:46:00Z" w:initials="fko">
    <w:p w14:paraId="6C20C62D" w14:textId="77777777" w:rsidR="004947D5" w:rsidRDefault="004947D5" w:rsidP="00CF4CB2">
      <w:pPr>
        <w:pStyle w:val="CommentText"/>
      </w:pPr>
      <w:r>
        <w:rPr>
          <w:rStyle w:val="CommentReference"/>
        </w:rPr>
        <w:annotationRef/>
      </w:r>
      <w:r>
        <w:t>Alle standaard opties uit de PDC voor FPR?</w:t>
      </w:r>
    </w:p>
  </w:comment>
  <w:comment w:id="906" w:author="Flory Koole" w:date="2024-11-18T09:46:00Z" w:initials="fko">
    <w:p w14:paraId="405FA19C" w14:textId="77777777" w:rsidR="004947D5" w:rsidRDefault="004947D5" w:rsidP="00CF4CB2">
      <w:pPr>
        <w:pStyle w:val="CommentText"/>
      </w:pPr>
      <w:r>
        <w:rPr>
          <w:rStyle w:val="CommentReference"/>
        </w:rPr>
        <w:annotationRef/>
      </w:r>
      <w:r>
        <w:t>Alle relevant voor FPR uit PDC?</w:t>
      </w:r>
    </w:p>
  </w:comment>
  <w:comment w:id="907" w:author="Jitty van der Kuur" w:date="2026-03-16T16:02:00Z" w:initials="Jv">
    <w:p w14:paraId="758AC5D3" w14:textId="77777777" w:rsidR="00EE7ED5" w:rsidRDefault="00EE7ED5" w:rsidP="00EE7ED5">
      <w:pPr>
        <w:pStyle w:val="CommentText"/>
      </w:pPr>
      <w:r>
        <w:rPr>
          <w:rStyle w:val="CommentReference"/>
        </w:rPr>
        <w:annotationRef/>
      </w:r>
      <w:r>
        <w:t>Is ondertussen achterhaald, staat wel zo in PDC</w:t>
      </w:r>
    </w:p>
  </w:comment>
  <w:comment w:id="908" w:author="Jitty van der Kuur" w:date="2026-02-27T15:15:00Z" w:initials="Jv">
    <w:p w14:paraId="15F12B71" w14:textId="77777777" w:rsidR="004332DD" w:rsidRDefault="004332DD" w:rsidP="004332DD">
      <w:pPr>
        <w:pStyle w:val="CommentText"/>
      </w:pPr>
      <w:r>
        <w:rPr>
          <w:rStyle w:val="CommentReference"/>
        </w:rPr>
        <w:annotationRef/>
      </w:r>
      <w:r>
        <w:t>Staat wel in reglement, maar niet met zoveel woorden dat dit per dienstverband is</w:t>
      </w:r>
    </w:p>
  </w:comment>
  <w:comment w:id="909" w:author="Jitty van der Kuur" w:date="2026-03-17T09:55:00Z" w:initials="Jv">
    <w:p w14:paraId="00C19B97" w14:textId="77777777" w:rsidR="00CC0578" w:rsidRDefault="00CC0578" w:rsidP="00CC0578">
      <w:pPr>
        <w:pStyle w:val="CommentText"/>
      </w:pPr>
      <w:r>
        <w:rPr>
          <w:rStyle w:val="CommentReference"/>
        </w:rPr>
        <w:annotationRef/>
      </w:r>
      <w:r>
        <w:t>Iets anders in SPR verwoord</w:t>
      </w:r>
    </w:p>
  </w:comment>
  <w:comment w:id="918" w:author="Flory Koole" w:date="2024-11-18T11:48:00Z" w:initials="fko">
    <w:p w14:paraId="36946F89" w14:textId="77777777" w:rsidR="005C1981" w:rsidRDefault="005C1981" w:rsidP="00053CBF">
      <w:pPr>
        <w:pStyle w:val="CommentText"/>
      </w:pPr>
      <w:r>
        <w:rPr>
          <w:rStyle w:val="CommentReference"/>
        </w:rPr>
        <w:annotationRef/>
      </w:r>
      <w:r>
        <w:t>Aanmaken incasso gebeurt denk ik ergens primo/halverwege maand/periode, automatische incasso in het financieel systeem wordt aan het einde van de maand ingepland</w:t>
      </w:r>
    </w:p>
  </w:comment>
  <w:comment w:id="924" w:author="Jitty van der Kuur" w:date="2025-05-13T14:00:00Z" w:initials="Jv">
    <w:p w14:paraId="21C1DF59" w14:textId="77777777" w:rsidR="00EC671B" w:rsidRDefault="00EC671B" w:rsidP="00281AD1">
      <w:pPr>
        <w:pStyle w:val="CommentText"/>
      </w:pPr>
      <w:r>
        <w:rPr>
          <w:rStyle w:val="CommentReference"/>
        </w:rPr>
        <w:annotationRef/>
      </w:r>
      <w:r>
        <w:t xml:space="preserve">@Joost </w:t>
      </w:r>
      <w:r>
        <w:br/>
        <w:t>Is dit het geval?</w:t>
      </w:r>
    </w:p>
  </w:comment>
  <w:comment w:id="932" w:author="Jitty van der Kuur" w:date="2026-03-26T14:23:00Z" w:initials="Jv">
    <w:p w14:paraId="149C83FF" w14:textId="77777777" w:rsidR="00925A4A" w:rsidRDefault="00925A4A" w:rsidP="00330927">
      <w:pPr>
        <w:pStyle w:val="CommentText"/>
      </w:pPr>
      <w:r>
        <w:rPr>
          <w:rStyle w:val="CommentReference"/>
        </w:rPr>
        <w:annotationRef/>
      </w:r>
      <w:r>
        <w:t>Keuze maken om het hier of in hst 5 op te nemen (nu dubbel)</w:t>
      </w:r>
    </w:p>
  </w:comment>
  <w:comment w:id="933" w:author="Jitty van der Kuur" w:date="2026-04-07T15:49:00Z" w:initials="Jv">
    <w:p w14:paraId="4C23ECDF" w14:textId="77777777" w:rsidR="00BA0CC0" w:rsidRDefault="00BA0CC0" w:rsidP="00BA0CC0">
      <w:pPr>
        <w:pStyle w:val="CommentText"/>
      </w:pPr>
      <w:r>
        <w:rPr>
          <w:rStyle w:val="CommentReference"/>
        </w:rPr>
        <w:annotationRef/>
      </w:r>
      <w:r>
        <w:t>Wellicht nog aanpassing in wetgeving</w:t>
      </w:r>
    </w:p>
  </w:comment>
  <w:comment w:id="951" w:author="Jitty van der Kuur" w:date="2026-05-28T10:17:00Z" w:initials="Jv">
    <w:p w14:paraId="628D3F28" w14:textId="77777777" w:rsidR="00B75354" w:rsidRDefault="00B75354" w:rsidP="00B75354">
      <w:pPr>
        <w:pStyle w:val="CommentText"/>
      </w:pPr>
      <w:r>
        <w:rPr>
          <w:rStyle w:val="CommentReference"/>
        </w:rPr>
        <w:annotationRef/>
      </w:r>
      <w:r>
        <w:t>Geharmoniseerd</w:t>
      </w:r>
    </w:p>
  </w:comment>
  <w:comment w:id="969" w:author="Flory Koole" w:date="2024-11-18T11:37:00Z" w:initials="fko">
    <w:p w14:paraId="02ED3213" w14:textId="6D7988E8" w:rsidR="00D047B5" w:rsidRDefault="00D047B5" w:rsidP="00D047B5">
      <w:pPr>
        <w:pStyle w:val="CommentText"/>
      </w:pPr>
      <w:r>
        <w:rPr>
          <w:rStyle w:val="CommentReference"/>
        </w:rPr>
        <w:annotationRef/>
      </w:r>
      <w:r>
        <w:t>Hele discussie over geweest een tijdje geleden, ik dacht dat PDC aangepast zou worden hierop</w:t>
      </w:r>
    </w:p>
  </w:comment>
  <w:comment w:id="984" w:author="Jitty van der Kuur" w:date="2024-11-19T14:52:00Z" w:initials="Jv">
    <w:p w14:paraId="0FE391E7" w14:textId="77777777" w:rsidR="006B4C3B" w:rsidRDefault="006B4C3B" w:rsidP="006B4C3B">
      <w:pPr>
        <w:pStyle w:val="CommentText"/>
      </w:pPr>
      <w:r>
        <w:rPr>
          <w:rStyle w:val="CommentReference"/>
        </w:rPr>
        <w:annotationRef/>
      </w:r>
      <w:r>
        <w:t>Vaste stijging/daling wordt hiermee bedoeld</w:t>
      </w:r>
    </w:p>
  </w:comment>
  <w:comment w:id="988" w:author="Jitty van der Kuur" w:date="2026-02-20T13:01:00Z" w:initials="Jv">
    <w:p w14:paraId="0823C641" w14:textId="77777777" w:rsidR="00442498" w:rsidRDefault="00442498" w:rsidP="00C87D28">
      <w:pPr>
        <w:pStyle w:val="CommentText"/>
      </w:pPr>
      <w:r>
        <w:rPr>
          <w:rStyle w:val="CommentReference"/>
        </w:rPr>
        <w:annotationRef/>
      </w:r>
      <w:r>
        <w:t>Flory: APS houdt vaak 1 juli aan, in standaard zowel 1 januari als 1 juli aanhouden?</w:t>
      </w:r>
    </w:p>
  </w:comment>
  <w:comment w:id="999" w:author="Jitty van der Kuur" w:date="2026-03-20T12:17:00Z" w:initials="Jv">
    <w:p w14:paraId="647E14C8" w14:textId="77777777" w:rsidR="00AF231D" w:rsidRDefault="00AF231D" w:rsidP="00AF231D">
      <w:pPr>
        <w:pStyle w:val="CommentText"/>
      </w:pPr>
      <w:r>
        <w:rPr>
          <w:rStyle w:val="CommentReference"/>
        </w:rPr>
        <w:annotationRef/>
      </w:r>
      <w:r>
        <w:t>Wss achterhaald, volgens mij is nu standaard dat de aanspraken NIET verhoogd worden</w:t>
      </w:r>
    </w:p>
  </w:comment>
  <w:comment w:id="1020" w:author="Jitty van der Kuur" w:date="2026-03-18T13:37:00Z" w:initials="Jv">
    <w:p w14:paraId="79F5D893" w14:textId="77777777" w:rsidR="00854278" w:rsidRDefault="00854278" w:rsidP="00854278">
      <w:pPr>
        <w:pStyle w:val="CommentText"/>
      </w:pPr>
      <w:r>
        <w:rPr>
          <w:rStyle w:val="CommentReference"/>
        </w:rPr>
        <w:annotationRef/>
      </w:r>
      <w:r>
        <w:t>Deze tekst komt uit SPR-doc, evt nog aanpassen voor FPR</w:t>
      </w:r>
    </w:p>
  </w:comment>
  <w:comment w:id="1024" w:author="Jitty van der Kuur" w:date="2026-04-01T11:34:00Z" w:initials="Jv">
    <w:p w14:paraId="0D122DA3" w14:textId="77777777" w:rsidR="003D2F21" w:rsidRDefault="003D2F21" w:rsidP="003D2F21">
      <w:pPr>
        <w:pStyle w:val="CommentText"/>
      </w:pPr>
      <w:r>
        <w:rPr>
          <w:rStyle w:val="CommentReference"/>
        </w:rPr>
        <w:annotationRef/>
      </w:r>
      <w:r>
        <w:t>In FPR alleen in gelijke stappen mogelijk</w:t>
      </w:r>
    </w:p>
  </w:comment>
  <w:comment w:id="1048" w:author="Jitty van der Kuur" w:date="2025-04-08T09:37:00Z" w:initials="Jv">
    <w:p w14:paraId="057BC412" w14:textId="77777777" w:rsidR="00854278" w:rsidRDefault="00854278" w:rsidP="00281AD1">
      <w:pPr>
        <w:pStyle w:val="CommentText"/>
      </w:pPr>
      <w:r>
        <w:rPr>
          <w:rStyle w:val="CommentReference"/>
        </w:rPr>
        <w:annotationRef/>
      </w:r>
      <w:r>
        <w:t>Kunnen we geheugenloos ook tot onze standaard rekenen?</w:t>
      </w:r>
    </w:p>
  </w:comment>
  <w:comment w:id="1056" w:author="Jitty van der Kuur" w:date="2026-03-18T13:41:00Z" w:initials="Jv">
    <w:p w14:paraId="4A855BB5" w14:textId="77777777" w:rsidR="00B66D05" w:rsidRDefault="00B66D05" w:rsidP="00B66D05">
      <w:pPr>
        <w:pStyle w:val="CommentText"/>
      </w:pPr>
      <w:r>
        <w:rPr>
          <w:rStyle w:val="CommentReference"/>
        </w:rPr>
        <w:annotationRef/>
      </w:r>
      <w:r>
        <w:t>Dit hfst komt uit SPR, mss nog aanpassen</w:t>
      </w:r>
    </w:p>
  </w:comment>
  <w:comment w:id="1066" w:author="Jitty van der Kuur" w:date="2026-03-18T13:45:00Z" w:initials="Jv">
    <w:p w14:paraId="6147E662" w14:textId="77777777" w:rsidR="00183ACB" w:rsidRDefault="00183ACB" w:rsidP="00183ACB">
      <w:pPr>
        <w:pStyle w:val="CommentText"/>
      </w:pPr>
      <w:r>
        <w:rPr>
          <w:rStyle w:val="CommentReference"/>
        </w:rPr>
        <w:annotationRef/>
      </w:r>
      <w:r>
        <w:t>Dit komt uit SPR doc, wellicht nog aanpassen</w:t>
      </w:r>
    </w:p>
  </w:comment>
  <w:comment w:id="1081" w:author="Jitty van der Kuur" w:date="2026-03-20T12:14:00Z" w:initials="Jv">
    <w:p w14:paraId="4705FE94" w14:textId="77777777" w:rsidR="00B65177" w:rsidRDefault="00B65177" w:rsidP="00B65177">
      <w:pPr>
        <w:pStyle w:val="CommentText"/>
      </w:pPr>
      <w:r>
        <w:rPr>
          <w:rStyle w:val="CommentReference"/>
        </w:rPr>
        <w:annotationRef/>
      </w:r>
      <w:r>
        <w:t>Staat in apart hfdst</w:t>
      </w:r>
    </w:p>
  </w:comment>
  <w:comment w:id="1082" w:author="Flory Koole" w:date="2024-11-18T11:43:00Z" w:initials="fko">
    <w:p w14:paraId="034B3927" w14:textId="07BFE70F" w:rsidR="00D047B5" w:rsidRDefault="00D047B5" w:rsidP="00D047B5">
      <w:pPr>
        <w:pStyle w:val="CommentText"/>
      </w:pPr>
      <w:r>
        <w:rPr>
          <w:rStyle w:val="CommentReference"/>
        </w:rPr>
        <w:annotationRef/>
      </w:r>
      <w:r>
        <w:t>Staat deze ook in de PDC? Ik dacht alleen dakpannen bij APS</w:t>
      </w:r>
    </w:p>
  </w:comment>
  <w:comment w:id="1083" w:author="Jitty van der Kuur" w:date="2024-12-02T12:32:00Z" w:initials="Jv">
    <w:p w14:paraId="26DA74E7" w14:textId="77777777" w:rsidR="001D5676" w:rsidRDefault="009525BD" w:rsidP="001D5676">
      <w:pPr>
        <w:pStyle w:val="CommentText"/>
      </w:pPr>
      <w:r>
        <w:rPr>
          <w:rStyle w:val="CommentReference"/>
        </w:rPr>
        <w:annotationRef/>
      </w:r>
      <w:r w:rsidR="001D5676">
        <w:t>Staat nog wel in PDC, maar tot nu toe geen klanten gezien die dit afnemen</w:t>
      </w:r>
    </w:p>
  </w:comment>
  <w:comment w:id="1088" w:author="Flory Koole" w:date="2024-11-18T11:44:00Z" w:initials="fko">
    <w:p w14:paraId="39C2F76C" w14:textId="0573691F" w:rsidR="00D047B5" w:rsidRDefault="00D047B5" w:rsidP="00D047B5">
      <w:pPr>
        <w:pStyle w:val="CommentText"/>
      </w:pPr>
      <w:r>
        <w:rPr>
          <w:rStyle w:val="CommentReference"/>
        </w:rPr>
        <w:annotationRef/>
      </w:r>
      <w:r>
        <w:t>Jaarlijkse inkoop o.b.v. units net als bij pensionering werkt, maar levert problemen bij AIM. Jaarlijkse inkoop o.b.v. geld is onder analyse en nog niet gebouwd</w:t>
      </w:r>
    </w:p>
  </w:comment>
  <w:comment w:id="1095" w:author="Flory Koole" w:date="2024-11-18T11:49:00Z" w:initials="fko">
    <w:p w14:paraId="5BB36C65" w14:textId="23D0798C" w:rsidR="00053CBF" w:rsidRDefault="00053CBF" w:rsidP="00053CBF">
      <w:pPr>
        <w:pStyle w:val="CommentText"/>
      </w:pPr>
      <w:r>
        <w:rPr>
          <w:rStyle w:val="CommentReference"/>
        </w:rPr>
        <w:annotationRef/>
      </w:r>
      <w:r>
        <w:t>Niet aangeboden door APS dacht ik?</w:t>
      </w:r>
    </w:p>
  </w:comment>
  <w:comment w:id="1096" w:author="Jitty van der Kuur" w:date="2024-12-02T12:35:00Z" w:initials="Jv">
    <w:p w14:paraId="67264A31" w14:textId="77777777" w:rsidR="00EE5D86" w:rsidRDefault="00EE5D86" w:rsidP="00EE5D86">
      <w:pPr>
        <w:pStyle w:val="CommentText"/>
      </w:pPr>
      <w:r>
        <w:rPr>
          <w:rStyle w:val="CommentReference"/>
        </w:rPr>
        <w:annotationRef/>
      </w:r>
      <w:r>
        <w:t>Staat nu nog wel in de PDC, zou kunnen dat die er in de volgende versie uitgehaald wordt</w:t>
      </w:r>
    </w:p>
  </w:comment>
  <w:comment w:id="1104" w:author="Flory Koole" w:date="2024-11-18T11:50:00Z" w:initials="fko">
    <w:p w14:paraId="2CF690EE" w14:textId="0F322826" w:rsidR="00053CBF" w:rsidRDefault="00053CBF" w:rsidP="00053CBF">
      <w:pPr>
        <w:pStyle w:val="CommentText"/>
      </w:pPr>
      <w:r>
        <w:rPr>
          <w:rStyle w:val="CommentReference"/>
        </w:rPr>
        <w:annotationRef/>
      </w:r>
      <w:r>
        <w:t>Analyse door APS (incl, Reis van de Euro) nog niet opgeleverd, dus nog niets voor gebouwd</w:t>
      </w:r>
    </w:p>
  </w:comment>
  <w:comment w:id="1105" w:author="Flory Koole" w:date="2024-11-18T11:51:00Z" w:initials="fko">
    <w:p w14:paraId="58D1F244" w14:textId="77777777" w:rsidR="00053CBF" w:rsidRDefault="00053CBF" w:rsidP="00053CBF">
      <w:pPr>
        <w:pStyle w:val="CommentText"/>
      </w:pPr>
      <w:r>
        <w:rPr>
          <w:rStyle w:val="CommentReference"/>
        </w:rPr>
        <w:annotationRef/>
      </w:r>
      <w:r>
        <w:t>Nog geen analyse door APS opgeleverd voor zover ik weet, nog niet gepland</w:t>
      </w:r>
    </w:p>
  </w:comment>
  <w:comment w:id="1116" w:author="Jitty van der Kuur" w:date="2026-03-18T13:43:00Z" w:initials="Jv">
    <w:p w14:paraId="48A5CB98" w14:textId="77777777" w:rsidR="001B7CFC" w:rsidRDefault="001B7CFC" w:rsidP="001B7CFC">
      <w:pPr>
        <w:pStyle w:val="CommentText"/>
      </w:pPr>
      <w:r>
        <w:rPr>
          <w:rStyle w:val="CommentReference"/>
        </w:rPr>
        <w:annotationRef/>
      </w:r>
      <w:r>
        <w:t>Dit is in een eerder hfst genoemd, wss kan dit hfst vervallen</w:t>
      </w:r>
    </w:p>
  </w:comment>
  <w:comment w:id="1123" w:author="Jitty van der Kuur" w:date="2024-12-18T15:00:00Z" w:initials="Jv">
    <w:p w14:paraId="2500AA02" w14:textId="77777777" w:rsidR="0067603C" w:rsidRDefault="0067603C" w:rsidP="0067603C">
      <w:pPr>
        <w:pStyle w:val="CommentText"/>
      </w:pPr>
      <w:r>
        <w:rPr>
          <w:rStyle w:val="CommentReference"/>
        </w:rPr>
        <w:annotationRef/>
      </w:r>
      <w:r>
        <w:t>@ Feniqs, is dit juist?</w:t>
      </w:r>
    </w:p>
  </w:comment>
  <w:comment w:id="1126" w:author="Jitty van der Kuur" w:date="2024-11-08T14:57:00Z" w:initials="Jv">
    <w:p w14:paraId="4BF1EDDD" w14:textId="3A1B8984" w:rsidR="006E3BAE" w:rsidRDefault="006E3BAE" w:rsidP="006E3BAE">
      <w:pPr>
        <w:pStyle w:val="CommentText"/>
      </w:pPr>
      <w:r>
        <w:rPr>
          <w:rStyle w:val="CommentReference"/>
        </w:rPr>
        <w:annotationRef/>
      </w:r>
      <w:r>
        <w:t>@Flory is dit juist?</w:t>
      </w:r>
      <w:r>
        <w:br/>
        <w:t>APS had mij juist gevraagd om dit uit te werken</w:t>
      </w:r>
    </w:p>
  </w:comment>
  <w:comment w:id="1127" w:author="Flory Koole" w:date="2024-11-18T11:53:00Z" w:initials="fko">
    <w:p w14:paraId="27E9442B" w14:textId="77777777" w:rsidR="00053CBF" w:rsidRDefault="00053CBF" w:rsidP="00053CBF">
      <w:pPr>
        <w:pStyle w:val="CommentText"/>
      </w:pPr>
      <w:r>
        <w:rPr>
          <w:rStyle w:val="CommentReference"/>
        </w:rPr>
        <w:annotationRef/>
      </w:r>
      <w:r>
        <w:t>Ja, klopt, er ontstaat overgangsrecht PP en WZP bij invaren</w:t>
      </w:r>
    </w:p>
  </w:comment>
  <w:comment w:id="1131" w:author="Jitty van der Kuur" w:date="2026-03-18T13:46:00Z" w:initials="Jv">
    <w:p w14:paraId="5CF02547" w14:textId="77777777" w:rsidR="005E57A8" w:rsidRDefault="005E57A8" w:rsidP="005E57A8">
      <w:pPr>
        <w:pStyle w:val="CommentText"/>
      </w:pPr>
      <w:r>
        <w:rPr>
          <w:rStyle w:val="CommentReference"/>
        </w:rPr>
        <w:annotationRef/>
      </w:r>
      <w:r>
        <w:t>Uit SPR doc kan nog meer tekst worden gehaald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C3A13" w15:done="0"/>
  <w15:commentEx w15:paraId="122B049F" w15:done="0"/>
  <w15:commentEx w15:paraId="7A259354" w15:done="0"/>
  <w15:commentEx w15:paraId="3CE70AF1" w15:done="0"/>
  <w15:commentEx w15:paraId="2E7C93AD" w15:done="0"/>
  <w15:commentEx w15:paraId="22D1E266" w15:done="0"/>
  <w15:commentEx w15:paraId="47E81EE5" w15:done="0"/>
  <w15:commentEx w15:paraId="1F3F95FB" w15:done="0"/>
  <w15:commentEx w15:paraId="2E5B133A" w15:done="0"/>
  <w15:commentEx w15:paraId="60EC8701" w15:done="0"/>
  <w15:commentEx w15:paraId="13EEDE14" w15:done="1"/>
  <w15:commentEx w15:paraId="626ED47D" w15:done="1"/>
  <w15:commentEx w15:paraId="676BDC63" w15:done="0"/>
  <w15:commentEx w15:paraId="50B86542" w15:done="0"/>
  <w15:commentEx w15:paraId="07F77645" w15:done="1"/>
  <w15:commentEx w15:paraId="16DD4E34" w15:done="0"/>
  <w15:commentEx w15:paraId="6B0A2467" w15:done="0"/>
  <w15:commentEx w15:paraId="6ED5ED2C" w15:done="0"/>
  <w15:commentEx w15:paraId="6AFEDB51" w15:done="1"/>
  <w15:commentEx w15:paraId="0FF90CB7" w15:paraIdParent="6AFEDB51" w15:done="1"/>
  <w15:commentEx w15:paraId="7FDD2CC4" w15:paraIdParent="6AFEDB51" w15:done="1"/>
  <w15:commentEx w15:paraId="4449BFED" w15:done="1"/>
  <w15:commentEx w15:paraId="4AB3B8A8" w15:paraIdParent="4449BFED" w15:done="1"/>
  <w15:commentEx w15:paraId="438677BC" w15:done="0"/>
  <w15:commentEx w15:paraId="0BB471ED" w15:done="0"/>
  <w15:commentEx w15:paraId="5F908499" w15:done="0"/>
  <w15:commentEx w15:paraId="0C7FC4EE" w15:done="0"/>
  <w15:commentEx w15:paraId="475C3656" w15:done="0"/>
  <w15:commentEx w15:paraId="25177C35" w15:done="0"/>
  <w15:commentEx w15:paraId="5C2EA9B8" w15:done="0"/>
  <w15:commentEx w15:paraId="12C4ADA9" w15:done="1"/>
  <w15:commentEx w15:paraId="1E46F707" w15:paraIdParent="12C4ADA9" w15:done="1"/>
  <w15:commentEx w15:paraId="237F77B9" w15:done="1"/>
  <w15:commentEx w15:paraId="6C20C62D" w15:done="0"/>
  <w15:commentEx w15:paraId="405FA19C" w15:done="0"/>
  <w15:commentEx w15:paraId="758AC5D3" w15:done="0"/>
  <w15:commentEx w15:paraId="15F12B71" w15:done="0"/>
  <w15:commentEx w15:paraId="00C19B97" w15:done="0"/>
  <w15:commentEx w15:paraId="36946F89" w15:done="0"/>
  <w15:commentEx w15:paraId="21C1DF59" w15:done="0"/>
  <w15:commentEx w15:paraId="149C83FF" w15:done="0"/>
  <w15:commentEx w15:paraId="4C23ECDF" w15:done="0"/>
  <w15:commentEx w15:paraId="628D3F28" w15:done="0"/>
  <w15:commentEx w15:paraId="02ED3213" w15:done="1"/>
  <w15:commentEx w15:paraId="0FE391E7" w15:done="1"/>
  <w15:commentEx w15:paraId="0823C641" w15:done="0"/>
  <w15:commentEx w15:paraId="647E14C8" w15:done="0"/>
  <w15:commentEx w15:paraId="79F5D893" w15:done="0"/>
  <w15:commentEx w15:paraId="0D122DA3" w15:done="0"/>
  <w15:commentEx w15:paraId="057BC412" w15:done="0"/>
  <w15:commentEx w15:paraId="4A855BB5" w15:done="0"/>
  <w15:commentEx w15:paraId="6147E662" w15:done="0"/>
  <w15:commentEx w15:paraId="4705FE94" w15:done="0"/>
  <w15:commentEx w15:paraId="034B3927" w15:done="1"/>
  <w15:commentEx w15:paraId="26DA74E7" w15:paraIdParent="034B3927" w15:done="1"/>
  <w15:commentEx w15:paraId="39C2F76C" w15:done="1"/>
  <w15:commentEx w15:paraId="5BB36C65" w15:done="0"/>
  <w15:commentEx w15:paraId="67264A31" w15:paraIdParent="5BB36C65" w15:done="0"/>
  <w15:commentEx w15:paraId="2CF690EE" w15:done="0"/>
  <w15:commentEx w15:paraId="58D1F244" w15:done="0"/>
  <w15:commentEx w15:paraId="48A5CB98" w15:done="0"/>
  <w15:commentEx w15:paraId="2500AA02" w15:done="0"/>
  <w15:commentEx w15:paraId="4BF1EDDD" w15:done="1"/>
  <w15:commentEx w15:paraId="27E9442B" w15:paraIdParent="4BF1EDDD" w15:done="1"/>
  <w15:commentEx w15:paraId="5CF02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69A42F" w16cex:dateUtc="2026-03-16T16:35:00Z"/>
  <w16cex:commentExtensible w16cex:durableId="33362AA3" w16cex:dateUtc="2026-05-26T12:55:00Z"/>
  <w16cex:commentExtensible w16cex:durableId="17E44124" w16cex:dateUtc="2026-05-26T12:55:00Z"/>
  <w16cex:commentExtensible w16cex:durableId="4785AC61" w16cex:dateUtc="2026-05-22T09:57:00Z"/>
  <w16cex:commentExtensible w16cex:durableId="01930958" w16cex:dateUtc="2026-05-22T09:57:00Z"/>
  <w16cex:commentExtensible w16cex:durableId="095C95AA" w16cex:dateUtc="2026-06-22T14:48:00Z"/>
  <w16cex:commentExtensible w16cex:durableId="7A5DC629" w16cex:dateUtc="2026-02-27T13:13:00Z"/>
  <w16cex:commentExtensible w16cex:durableId="7169B257" w16cex:dateUtc="2026-02-27T13:14:00Z"/>
  <w16cex:commentExtensible w16cex:durableId="4ECF2E9F" w16cex:dateUtc="2026-04-07T08:58:00Z"/>
  <w16cex:commentExtensible w16cex:durableId="66863A67" w16cex:dateUtc="2026-02-16T16:40:00Z"/>
  <w16cex:commentExtensible w16cex:durableId="560F071C" w16cex:dateUtc="2024-11-18T09:06:00Z"/>
  <w16cex:commentExtensible w16cex:durableId="441054E9" w16cex:dateUtc="2024-11-06T15:21:00Z"/>
  <w16cex:commentExtensible w16cex:durableId="4897CE83" w16cex:dateUtc="2026-02-17T11:24:00Z"/>
  <w16cex:commentExtensible w16cex:durableId="659DB605" w16cex:dateUtc="2026-02-17T11:26:00Z"/>
  <w16cex:commentExtensible w16cex:durableId="04C4EA27" w16cex:dateUtc="2024-11-18T08:57:00Z"/>
  <w16cex:commentExtensible w16cex:durableId="77ED1A66" w16cex:dateUtc="2025-05-02T10:10:00Z"/>
  <w16cex:commentExtensible w16cex:durableId="7E236C19" w16cex:dateUtc="2026-05-26T12:59:00Z"/>
  <w16cex:commentExtensible w16cex:durableId="5946EF77" w16cex:dateUtc="2026-02-27T14:05:00Z"/>
  <w16cex:commentExtensible w16cex:durableId="4AD94C03" w16cex:dateUtc="2024-11-18T09:41:00Z"/>
  <w16cex:commentExtensible w16cex:durableId="4FE8FFF6" w16cex:dateUtc="2024-11-19T10:20:00Z"/>
  <w16cex:commentExtensible w16cex:durableId="1701A2A7" w16cex:dateUtc="2024-11-19T13:49:00Z"/>
  <w16cex:commentExtensible w16cex:durableId="6F87B533" w16cex:dateUtc="2024-12-02T13:31:00Z"/>
  <w16cex:commentExtensible w16cex:durableId="33FA64D7" w16cex:dateUtc="2024-12-05T13:31:00Z"/>
  <w16cex:commentExtensible w16cex:durableId="24B79333" w16cex:dateUtc="2026-05-21T11:56:00Z"/>
  <w16cex:commentExtensible w16cex:durableId="0377ABA4" w16cex:dateUtc="2026-06-23T10:09:00Z"/>
  <w16cex:commentExtensible w16cex:durableId="1B0603AC" w16cex:dateUtc="2026-05-26T13:02:00Z"/>
  <w16cex:commentExtensible w16cex:durableId="236178F3" w16cex:dateUtc="2026-06-22T09:27:00Z"/>
  <w16cex:commentExtensible w16cex:durableId="63C19897" w16cex:dateUtc="2026-02-27T13:53:00Z"/>
  <w16cex:commentExtensible w16cex:durableId="246BBD7C" w16cex:dateUtc="2026-06-18T08:35:00Z"/>
  <w16cex:commentExtensible w16cex:durableId="0CC92E53" w16cex:dateUtc="2026-06-18T08:34:00Z"/>
  <w16cex:commentExtensible w16cex:durableId="364542CF" w16cex:dateUtc="2024-11-06T15:02:00Z"/>
  <w16cex:commentExtensible w16cex:durableId="7FCDCEE9" w16cex:dateUtc="2024-11-18T08:39:00Z"/>
  <w16cex:commentExtensible w16cex:durableId="445E02C5" w16cex:dateUtc="2024-11-18T08:44:00Z"/>
  <w16cex:commentExtensible w16cex:durableId="78E4A35F" w16cex:dateUtc="2024-11-18T08:46:00Z"/>
  <w16cex:commentExtensible w16cex:durableId="023B0662" w16cex:dateUtc="2024-11-18T08:46:00Z"/>
  <w16cex:commentExtensible w16cex:durableId="129F858F" w16cex:dateUtc="2026-03-16T15:02:00Z"/>
  <w16cex:commentExtensible w16cex:durableId="587514ED" w16cex:dateUtc="2026-02-27T14:15:00Z"/>
  <w16cex:commentExtensible w16cex:durableId="747C6674" w16cex:dateUtc="2026-03-17T08:55:00Z"/>
  <w16cex:commentExtensible w16cex:durableId="690263CF" w16cex:dateUtc="2024-11-18T10:48:00Z"/>
  <w16cex:commentExtensible w16cex:durableId="4BA659FF" w16cex:dateUtc="2025-05-13T12:00:00Z"/>
  <w16cex:commentExtensible w16cex:durableId="44FEB8DC" w16cex:dateUtc="2026-03-26T13:23:00Z"/>
  <w16cex:commentExtensible w16cex:durableId="1AD2620D" w16cex:dateUtc="2026-04-07T13:49:00Z"/>
  <w16cex:commentExtensible w16cex:durableId="1A093AE1" w16cex:dateUtc="2026-05-28T08:17:00Z"/>
  <w16cex:commentExtensible w16cex:durableId="5FCDBB26" w16cex:dateUtc="2024-11-18T10:37:00Z"/>
  <w16cex:commentExtensible w16cex:durableId="09A5A1D3" w16cex:dateUtc="2024-11-19T13:52:00Z"/>
  <w16cex:commentExtensible w16cex:durableId="267923FB" w16cex:dateUtc="2026-02-20T12:01:00Z"/>
  <w16cex:commentExtensible w16cex:durableId="273431AD" w16cex:dateUtc="2026-03-20T11:17:00Z"/>
  <w16cex:commentExtensible w16cex:durableId="622FD29D" w16cex:dateUtc="2026-03-18T12:37:00Z"/>
  <w16cex:commentExtensible w16cex:durableId="324CA034" w16cex:dateUtc="2026-04-01T09:34:00Z"/>
  <w16cex:commentExtensible w16cex:durableId="15927804" w16cex:dateUtc="2025-04-08T07:37:00Z"/>
  <w16cex:commentExtensible w16cex:durableId="72101081" w16cex:dateUtc="2026-03-18T12:41:00Z"/>
  <w16cex:commentExtensible w16cex:durableId="32AF019E" w16cex:dateUtc="2026-03-18T12:45:00Z"/>
  <w16cex:commentExtensible w16cex:durableId="68DB9EAC" w16cex:dateUtc="2026-03-20T11:14:00Z"/>
  <w16cex:commentExtensible w16cex:durableId="03C625B8" w16cex:dateUtc="2024-11-18T10:43:00Z"/>
  <w16cex:commentExtensible w16cex:durableId="7EE818C4" w16cex:dateUtc="2024-12-02T11:32:00Z"/>
  <w16cex:commentExtensible w16cex:durableId="0928830A" w16cex:dateUtc="2024-11-18T10:44:00Z"/>
  <w16cex:commentExtensible w16cex:durableId="388E57F1" w16cex:dateUtc="2024-11-18T10:49:00Z"/>
  <w16cex:commentExtensible w16cex:durableId="1FB3FDB7" w16cex:dateUtc="2024-12-02T11:35:00Z"/>
  <w16cex:commentExtensible w16cex:durableId="39ADD3A6" w16cex:dateUtc="2024-11-18T10:50:00Z"/>
  <w16cex:commentExtensible w16cex:durableId="70AC6ED2" w16cex:dateUtc="2024-11-18T10:51:00Z"/>
  <w16cex:commentExtensible w16cex:durableId="4FEAA7E9" w16cex:dateUtc="2026-03-18T12:43:00Z"/>
  <w16cex:commentExtensible w16cex:durableId="7F817200" w16cex:dateUtc="2024-12-18T14:00:00Z"/>
  <w16cex:commentExtensible w16cex:durableId="56B848FD" w16cex:dateUtc="2024-11-08T13:57:00Z"/>
  <w16cex:commentExtensible w16cex:durableId="27831E00" w16cex:dateUtc="2024-11-18T10:53:00Z"/>
  <w16cex:commentExtensible w16cex:durableId="0DD5E7B9" w16cex:dateUtc="2026-03-18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C3A13" w16cid:durableId="3869A42F"/>
  <w16cid:commentId w16cid:paraId="122B049F" w16cid:durableId="33362AA3"/>
  <w16cid:commentId w16cid:paraId="7A259354" w16cid:durableId="17E44124"/>
  <w16cid:commentId w16cid:paraId="3CE70AF1" w16cid:durableId="4785AC61"/>
  <w16cid:commentId w16cid:paraId="2E7C93AD" w16cid:durableId="01930958"/>
  <w16cid:commentId w16cid:paraId="22D1E266" w16cid:durableId="095C95AA"/>
  <w16cid:commentId w16cid:paraId="47E81EE5" w16cid:durableId="7A5DC629"/>
  <w16cid:commentId w16cid:paraId="1F3F95FB" w16cid:durableId="7169B257"/>
  <w16cid:commentId w16cid:paraId="2E5B133A" w16cid:durableId="4ECF2E9F"/>
  <w16cid:commentId w16cid:paraId="60EC8701" w16cid:durableId="66863A67"/>
  <w16cid:commentId w16cid:paraId="13EEDE14" w16cid:durableId="560F071C"/>
  <w16cid:commentId w16cid:paraId="626ED47D" w16cid:durableId="441054E9"/>
  <w16cid:commentId w16cid:paraId="676BDC63" w16cid:durableId="4897CE83"/>
  <w16cid:commentId w16cid:paraId="50B86542" w16cid:durableId="659DB605"/>
  <w16cid:commentId w16cid:paraId="07F77645" w16cid:durableId="04C4EA27"/>
  <w16cid:commentId w16cid:paraId="16DD4E34" w16cid:durableId="77ED1A66"/>
  <w16cid:commentId w16cid:paraId="6B0A2467" w16cid:durableId="7E236C19"/>
  <w16cid:commentId w16cid:paraId="6ED5ED2C" w16cid:durableId="5946EF77"/>
  <w16cid:commentId w16cid:paraId="6AFEDB51" w16cid:durableId="4AD94C03"/>
  <w16cid:commentId w16cid:paraId="0FF90CB7" w16cid:durableId="4FE8FFF6"/>
  <w16cid:commentId w16cid:paraId="7FDD2CC4" w16cid:durableId="1701A2A7"/>
  <w16cid:commentId w16cid:paraId="4449BFED" w16cid:durableId="6F87B533"/>
  <w16cid:commentId w16cid:paraId="4AB3B8A8" w16cid:durableId="33FA64D7"/>
  <w16cid:commentId w16cid:paraId="438677BC" w16cid:durableId="24B79333"/>
  <w16cid:commentId w16cid:paraId="0BB471ED" w16cid:durableId="0377ABA4"/>
  <w16cid:commentId w16cid:paraId="5F908499" w16cid:durableId="1B0603AC"/>
  <w16cid:commentId w16cid:paraId="0C7FC4EE" w16cid:durableId="236178F3"/>
  <w16cid:commentId w16cid:paraId="475C3656" w16cid:durableId="63C19897"/>
  <w16cid:commentId w16cid:paraId="25177C35" w16cid:durableId="246BBD7C"/>
  <w16cid:commentId w16cid:paraId="5C2EA9B8" w16cid:durableId="0CC92E53"/>
  <w16cid:commentId w16cid:paraId="12C4ADA9" w16cid:durableId="364542CF"/>
  <w16cid:commentId w16cid:paraId="1E46F707" w16cid:durableId="7FCDCEE9"/>
  <w16cid:commentId w16cid:paraId="237F77B9" w16cid:durableId="445E02C5"/>
  <w16cid:commentId w16cid:paraId="6C20C62D" w16cid:durableId="78E4A35F"/>
  <w16cid:commentId w16cid:paraId="405FA19C" w16cid:durableId="023B0662"/>
  <w16cid:commentId w16cid:paraId="758AC5D3" w16cid:durableId="129F858F"/>
  <w16cid:commentId w16cid:paraId="15F12B71" w16cid:durableId="587514ED"/>
  <w16cid:commentId w16cid:paraId="00C19B97" w16cid:durableId="747C6674"/>
  <w16cid:commentId w16cid:paraId="36946F89" w16cid:durableId="690263CF"/>
  <w16cid:commentId w16cid:paraId="21C1DF59" w16cid:durableId="4BA659FF"/>
  <w16cid:commentId w16cid:paraId="149C83FF" w16cid:durableId="44FEB8DC"/>
  <w16cid:commentId w16cid:paraId="4C23ECDF" w16cid:durableId="1AD2620D"/>
  <w16cid:commentId w16cid:paraId="628D3F28" w16cid:durableId="1A093AE1"/>
  <w16cid:commentId w16cid:paraId="02ED3213" w16cid:durableId="5FCDBB26"/>
  <w16cid:commentId w16cid:paraId="0FE391E7" w16cid:durableId="09A5A1D3"/>
  <w16cid:commentId w16cid:paraId="0823C641" w16cid:durableId="267923FB"/>
  <w16cid:commentId w16cid:paraId="647E14C8" w16cid:durableId="273431AD"/>
  <w16cid:commentId w16cid:paraId="79F5D893" w16cid:durableId="622FD29D"/>
  <w16cid:commentId w16cid:paraId="0D122DA3" w16cid:durableId="324CA034"/>
  <w16cid:commentId w16cid:paraId="057BC412" w16cid:durableId="15927804"/>
  <w16cid:commentId w16cid:paraId="4A855BB5" w16cid:durableId="72101081"/>
  <w16cid:commentId w16cid:paraId="6147E662" w16cid:durableId="32AF019E"/>
  <w16cid:commentId w16cid:paraId="4705FE94" w16cid:durableId="68DB9EAC"/>
  <w16cid:commentId w16cid:paraId="034B3927" w16cid:durableId="03C625B8"/>
  <w16cid:commentId w16cid:paraId="26DA74E7" w16cid:durableId="7EE818C4"/>
  <w16cid:commentId w16cid:paraId="39C2F76C" w16cid:durableId="0928830A"/>
  <w16cid:commentId w16cid:paraId="5BB36C65" w16cid:durableId="388E57F1"/>
  <w16cid:commentId w16cid:paraId="67264A31" w16cid:durableId="1FB3FDB7"/>
  <w16cid:commentId w16cid:paraId="2CF690EE" w16cid:durableId="39ADD3A6"/>
  <w16cid:commentId w16cid:paraId="58D1F244" w16cid:durableId="70AC6ED2"/>
  <w16cid:commentId w16cid:paraId="48A5CB98" w16cid:durableId="4FEAA7E9"/>
  <w16cid:commentId w16cid:paraId="2500AA02" w16cid:durableId="7F817200"/>
  <w16cid:commentId w16cid:paraId="4BF1EDDD" w16cid:durableId="56B848FD"/>
  <w16cid:commentId w16cid:paraId="27E9442B" w16cid:durableId="27831E00"/>
  <w16cid:commentId w16cid:paraId="5CF02547" w16cid:durableId="0DD5E7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703E" w14:textId="77777777" w:rsidR="003521D3" w:rsidRDefault="003521D3" w:rsidP="00981A5A">
      <w:pPr>
        <w:spacing w:after="0" w:line="240" w:lineRule="auto"/>
      </w:pPr>
      <w:r>
        <w:separator/>
      </w:r>
    </w:p>
  </w:endnote>
  <w:endnote w:type="continuationSeparator" w:id="0">
    <w:p w14:paraId="3AE4BC25" w14:textId="77777777" w:rsidR="003521D3" w:rsidRDefault="003521D3" w:rsidP="0098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262935"/>
      <w:docPartObj>
        <w:docPartGallery w:val="Page Numbers (Bottom of Page)"/>
        <w:docPartUnique/>
      </w:docPartObj>
    </w:sdtPr>
    <w:sdtEndPr/>
    <w:sdtContent>
      <w:p w14:paraId="0A0247D7" w14:textId="2809E99F" w:rsidR="00981A5A" w:rsidRDefault="00981A5A">
        <w:pPr>
          <w:pStyle w:val="Footer"/>
          <w:jc w:val="right"/>
        </w:pPr>
        <w:r>
          <w:fldChar w:fldCharType="begin"/>
        </w:r>
        <w:r>
          <w:instrText>PAGE   \* MERGEFORMAT</w:instrText>
        </w:r>
        <w:r>
          <w:fldChar w:fldCharType="separate"/>
        </w:r>
        <w:r>
          <w:t>2</w:t>
        </w:r>
        <w:r>
          <w:fldChar w:fldCharType="end"/>
        </w:r>
      </w:p>
    </w:sdtContent>
  </w:sdt>
  <w:p w14:paraId="427C04CB" w14:textId="77777777" w:rsidR="00981A5A" w:rsidRDefault="00981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90DC" w14:textId="77777777" w:rsidR="003521D3" w:rsidRDefault="003521D3" w:rsidP="00981A5A">
      <w:pPr>
        <w:spacing w:after="0" w:line="240" w:lineRule="auto"/>
      </w:pPr>
      <w:r>
        <w:separator/>
      </w:r>
    </w:p>
  </w:footnote>
  <w:footnote w:type="continuationSeparator" w:id="0">
    <w:p w14:paraId="04BB8F46" w14:textId="77777777" w:rsidR="003521D3" w:rsidRDefault="003521D3" w:rsidP="00981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7E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750B27"/>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6147BB"/>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A1636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0A1F1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7C10D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CB19FB"/>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647998"/>
    <w:multiLevelType w:val="hybridMultilevel"/>
    <w:tmpl w:val="5A1ECC58"/>
    <w:lvl w:ilvl="0" w:tplc="96A60CC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EF03156"/>
    <w:multiLevelType w:val="hybridMultilevel"/>
    <w:tmpl w:val="A1DE4F3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B305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5653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7A3515"/>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411737"/>
    <w:multiLevelType w:val="hybridMultilevel"/>
    <w:tmpl w:val="D422CB9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62757F"/>
    <w:multiLevelType w:val="hybridMultilevel"/>
    <w:tmpl w:val="4F04BC7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8E696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FF42E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7B7B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F5407B"/>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93117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6C4CC5"/>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64F5466"/>
    <w:multiLevelType w:val="hybridMultilevel"/>
    <w:tmpl w:val="9EFEF6C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732720B"/>
    <w:multiLevelType w:val="hybridMultilevel"/>
    <w:tmpl w:val="2912E3A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9133FB"/>
    <w:multiLevelType w:val="hybridMultilevel"/>
    <w:tmpl w:val="4FE6B50C"/>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F38378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1E30FC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37D757C"/>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5177AD7"/>
    <w:multiLevelType w:val="hybridMultilevel"/>
    <w:tmpl w:val="612EB780"/>
    <w:lvl w:ilvl="0" w:tplc="0413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764335B"/>
    <w:multiLevelType w:val="hybridMultilevel"/>
    <w:tmpl w:val="8BD4B90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B6C697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722A4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0FD704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107678D"/>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107425"/>
    <w:multiLevelType w:val="hybridMultilevel"/>
    <w:tmpl w:val="55D43B8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71D673F"/>
    <w:multiLevelType w:val="hybridMultilevel"/>
    <w:tmpl w:val="2FD8B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81646B7"/>
    <w:multiLevelType w:val="hybridMultilevel"/>
    <w:tmpl w:val="F7DA213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92E405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0BD1898"/>
    <w:multiLevelType w:val="hybridMultilevel"/>
    <w:tmpl w:val="0C209F7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1434FF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5A265A9"/>
    <w:multiLevelType w:val="hybridMultilevel"/>
    <w:tmpl w:val="6B921DFE"/>
    <w:lvl w:ilvl="0" w:tplc="0413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5C1224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7DA1668"/>
    <w:multiLevelType w:val="hybridMultilevel"/>
    <w:tmpl w:val="A080EA8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94E4563"/>
    <w:multiLevelType w:val="hybridMultilevel"/>
    <w:tmpl w:val="36444FC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C28375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569399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5A11EE9"/>
    <w:multiLevelType w:val="hybridMultilevel"/>
    <w:tmpl w:val="C17EB37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6CF5137"/>
    <w:multiLevelType w:val="hybridMultilevel"/>
    <w:tmpl w:val="C37AA98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C001090"/>
    <w:multiLevelType w:val="hybridMultilevel"/>
    <w:tmpl w:val="E6D88D8A"/>
    <w:lvl w:ilvl="0" w:tplc="61D8187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6C776E69"/>
    <w:multiLevelType w:val="hybridMultilevel"/>
    <w:tmpl w:val="6582BE7A"/>
    <w:lvl w:ilvl="0" w:tplc="736C738C">
      <w:start w:val="19"/>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7B437B76"/>
    <w:multiLevelType w:val="hybridMultilevel"/>
    <w:tmpl w:val="E20096D2"/>
    <w:lvl w:ilvl="0" w:tplc="6382D7F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7DB27046"/>
    <w:multiLevelType w:val="hybridMultilevel"/>
    <w:tmpl w:val="1E90C3C8"/>
    <w:lvl w:ilvl="0" w:tplc="25E8AA0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60195500">
    <w:abstractNumId w:val="17"/>
  </w:num>
  <w:num w:numId="2" w16cid:durableId="1260524106">
    <w:abstractNumId w:val="33"/>
  </w:num>
  <w:num w:numId="3" w16cid:durableId="1462190518">
    <w:abstractNumId w:val="22"/>
  </w:num>
  <w:num w:numId="4" w16cid:durableId="1796555949">
    <w:abstractNumId w:val="8"/>
  </w:num>
  <w:num w:numId="5" w16cid:durableId="290399635">
    <w:abstractNumId w:val="32"/>
  </w:num>
  <w:num w:numId="6" w16cid:durableId="1672218140">
    <w:abstractNumId w:val="21"/>
  </w:num>
  <w:num w:numId="7" w16cid:durableId="382366420">
    <w:abstractNumId w:val="3"/>
  </w:num>
  <w:num w:numId="8" w16cid:durableId="700477600">
    <w:abstractNumId w:val="36"/>
  </w:num>
  <w:num w:numId="9" w16cid:durableId="1814954120">
    <w:abstractNumId w:val="19"/>
  </w:num>
  <w:num w:numId="10" w16cid:durableId="1565603713">
    <w:abstractNumId w:val="25"/>
  </w:num>
  <w:num w:numId="11" w16cid:durableId="1639841796">
    <w:abstractNumId w:val="38"/>
  </w:num>
  <w:num w:numId="12" w16cid:durableId="164787634">
    <w:abstractNumId w:val="15"/>
  </w:num>
  <w:num w:numId="13" w16cid:durableId="1473644594">
    <w:abstractNumId w:val="0"/>
  </w:num>
  <w:num w:numId="14" w16cid:durableId="1175262364">
    <w:abstractNumId w:val="12"/>
  </w:num>
  <w:num w:numId="15" w16cid:durableId="1852530195">
    <w:abstractNumId w:val="27"/>
  </w:num>
  <w:num w:numId="16" w16cid:durableId="1303734781">
    <w:abstractNumId w:val="18"/>
  </w:num>
  <w:num w:numId="17" w16cid:durableId="1494105628">
    <w:abstractNumId w:val="24"/>
  </w:num>
  <w:num w:numId="18" w16cid:durableId="1272013086">
    <w:abstractNumId w:val="30"/>
  </w:num>
  <w:num w:numId="19" w16cid:durableId="1221089833">
    <w:abstractNumId w:val="5"/>
  </w:num>
  <w:num w:numId="20" w16cid:durableId="163790125">
    <w:abstractNumId w:val="28"/>
  </w:num>
  <w:num w:numId="21" w16cid:durableId="2120102061">
    <w:abstractNumId w:val="4"/>
  </w:num>
  <w:num w:numId="22" w16cid:durableId="1309167996">
    <w:abstractNumId w:val="31"/>
  </w:num>
  <w:num w:numId="23" w16cid:durableId="1786999884">
    <w:abstractNumId w:val="23"/>
  </w:num>
  <w:num w:numId="24" w16cid:durableId="1430195698">
    <w:abstractNumId w:val="9"/>
  </w:num>
  <w:num w:numId="25" w16cid:durableId="134181586">
    <w:abstractNumId w:val="37"/>
  </w:num>
  <w:num w:numId="26" w16cid:durableId="396169963">
    <w:abstractNumId w:val="34"/>
  </w:num>
  <w:num w:numId="27" w16cid:durableId="682827980">
    <w:abstractNumId w:val="11"/>
  </w:num>
  <w:num w:numId="28" w16cid:durableId="513765146">
    <w:abstractNumId w:val="14"/>
  </w:num>
  <w:num w:numId="29" w16cid:durableId="163714337">
    <w:abstractNumId w:val="16"/>
  </w:num>
  <w:num w:numId="30" w16cid:durableId="1377578985">
    <w:abstractNumId w:val="26"/>
  </w:num>
  <w:num w:numId="31" w16cid:durableId="1625963074">
    <w:abstractNumId w:val="13"/>
  </w:num>
  <w:num w:numId="32" w16cid:durableId="657539536">
    <w:abstractNumId w:val="41"/>
  </w:num>
  <w:num w:numId="33" w16cid:durableId="1594970039">
    <w:abstractNumId w:val="45"/>
  </w:num>
  <w:num w:numId="34" w16cid:durableId="977758336">
    <w:abstractNumId w:val="47"/>
  </w:num>
  <w:num w:numId="35" w16cid:durableId="1406681644">
    <w:abstractNumId w:val="40"/>
  </w:num>
  <w:num w:numId="36" w16cid:durableId="198320515">
    <w:abstractNumId w:val="10"/>
  </w:num>
  <w:num w:numId="37" w16cid:durableId="1468476139">
    <w:abstractNumId w:val="29"/>
  </w:num>
  <w:num w:numId="38" w16cid:durableId="441917702">
    <w:abstractNumId w:val="43"/>
  </w:num>
  <w:num w:numId="39" w16cid:durableId="703674963">
    <w:abstractNumId w:val="35"/>
  </w:num>
  <w:num w:numId="40" w16cid:durableId="193735641">
    <w:abstractNumId w:val="1"/>
  </w:num>
  <w:num w:numId="41" w16cid:durableId="392388303">
    <w:abstractNumId w:val="2"/>
  </w:num>
  <w:num w:numId="42" w16cid:durableId="2069528109">
    <w:abstractNumId w:val="6"/>
  </w:num>
  <w:num w:numId="43" w16cid:durableId="494227671">
    <w:abstractNumId w:val="49"/>
  </w:num>
  <w:num w:numId="44" w16cid:durableId="405802156">
    <w:abstractNumId w:val="20"/>
  </w:num>
  <w:num w:numId="45" w16cid:durableId="1450465917">
    <w:abstractNumId w:val="39"/>
  </w:num>
  <w:num w:numId="46" w16cid:durableId="271476147">
    <w:abstractNumId w:val="42"/>
  </w:num>
  <w:num w:numId="47" w16cid:durableId="1189296847">
    <w:abstractNumId w:val="7"/>
  </w:num>
  <w:num w:numId="48" w16cid:durableId="787620910">
    <w:abstractNumId w:val="46"/>
  </w:num>
  <w:num w:numId="49" w16cid:durableId="289828548">
    <w:abstractNumId w:val="48"/>
  </w:num>
  <w:num w:numId="50" w16cid:durableId="2087072833">
    <w:abstractNumId w:val="4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is Untersalmberger">
    <w15:presenceInfo w15:providerId="AD" w15:userId="S::joris.untersalmberger@igh.com::6c0e0cfc-8108-4cac-9ea9-30c048183e2f"/>
  </w15:person>
  <w15:person w15:author="Jitty van der Kuur">
    <w15:presenceInfo w15:providerId="AD" w15:userId="S::jitty.vanderkuur@igh.com::2fd6d8d5-72de-4363-97ee-e13169c35a1b"/>
  </w15:person>
  <w15:person w15:author="Flory Koole">
    <w15:presenceInfo w15:providerId="AD" w15:userId="S::flory.koole@feniqs.nl::d6720652-49a5-4883-810e-c9a5bbb5f661"/>
  </w15:person>
  <w15:person w15:author="Jitty van der Kuur (J)">
    <w15:presenceInfo w15:providerId="AD" w15:userId="S::jitty.van.der.kuur@achmea.nl::d035e987-d17c-462b-9483-63be176379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E9"/>
    <w:rsid w:val="000007D5"/>
    <w:rsid w:val="000012C3"/>
    <w:rsid w:val="00002094"/>
    <w:rsid w:val="0000279F"/>
    <w:rsid w:val="0000359C"/>
    <w:rsid w:val="000038C1"/>
    <w:rsid w:val="00004F5F"/>
    <w:rsid w:val="00006BDE"/>
    <w:rsid w:val="00006C98"/>
    <w:rsid w:val="000074A7"/>
    <w:rsid w:val="0000751F"/>
    <w:rsid w:val="00007EAA"/>
    <w:rsid w:val="0001011A"/>
    <w:rsid w:val="00011523"/>
    <w:rsid w:val="000116E4"/>
    <w:rsid w:val="00011D01"/>
    <w:rsid w:val="00012388"/>
    <w:rsid w:val="0001304D"/>
    <w:rsid w:val="00013571"/>
    <w:rsid w:val="00015218"/>
    <w:rsid w:val="00015750"/>
    <w:rsid w:val="000229D8"/>
    <w:rsid w:val="000236A5"/>
    <w:rsid w:val="00024FD0"/>
    <w:rsid w:val="0002544F"/>
    <w:rsid w:val="000258DE"/>
    <w:rsid w:val="00026FC7"/>
    <w:rsid w:val="00027303"/>
    <w:rsid w:val="00027E32"/>
    <w:rsid w:val="00027FF7"/>
    <w:rsid w:val="00033753"/>
    <w:rsid w:val="000343B2"/>
    <w:rsid w:val="00034EB9"/>
    <w:rsid w:val="000353D3"/>
    <w:rsid w:val="00035F7C"/>
    <w:rsid w:val="00036621"/>
    <w:rsid w:val="0003667D"/>
    <w:rsid w:val="00037A03"/>
    <w:rsid w:val="00040A9A"/>
    <w:rsid w:val="00040D7A"/>
    <w:rsid w:val="00040EA1"/>
    <w:rsid w:val="00040FF8"/>
    <w:rsid w:val="000413E5"/>
    <w:rsid w:val="000425C8"/>
    <w:rsid w:val="00044413"/>
    <w:rsid w:val="000444C8"/>
    <w:rsid w:val="00044EA7"/>
    <w:rsid w:val="0004527D"/>
    <w:rsid w:val="00045C43"/>
    <w:rsid w:val="00046D89"/>
    <w:rsid w:val="0004700D"/>
    <w:rsid w:val="0004764B"/>
    <w:rsid w:val="00047B55"/>
    <w:rsid w:val="00047C89"/>
    <w:rsid w:val="00047E1A"/>
    <w:rsid w:val="00050FCC"/>
    <w:rsid w:val="000510AF"/>
    <w:rsid w:val="00053453"/>
    <w:rsid w:val="00053A87"/>
    <w:rsid w:val="00053CBF"/>
    <w:rsid w:val="000545AC"/>
    <w:rsid w:val="0005529A"/>
    <w:rsid w:val="000601B2"/>
    <w:rsid w:val="00060733"/>
    <w:rsid w:val="00062A9F"/>
    <w:rsid w:val="00063058"/>
    <w:rsid w:val="00063BAE"/>
    <w:rsid w:val="00063E18"/>
    <w:rsid w:val="000657D4"/>
    <w:rsid w:val="00066BDA"/>
    <w:rsid w:val="00067451"/>
    <w:rsid w:val="0007034C"/>
    <w:rsid w:val="000718A5"/>
    <w:rsid w:val="00072A07"/>
    <w:rsid w:val="00072B93"/>
    <w:rsid w:val="00072FC5"/>
    <w:rsid w:val="00074144"/>
    <w:rsid w:val="0007463F"/>
    <w:rsid w:val="00076950"/>
    <w:rsid w:val="0007700C"/>
    <w:rsid w:val="00077683"/>
    <w:rsid w:val="000778C2"/>
    <w:rsid w:val="00080824"/>
    <w:rsid w:val="00081A3A"/>
    <w:rsid w:val="00082E1E"/>
    <w:rsid w:val="000834A3"/>
    <w:rsid w:val="0008390B"/>
    <w:rsid w:val="00083B25"/>
    <w:rsid w:val="00083B35"/>
    <w:rsid w:val="0008463A"/>
    <w:rsid w:val="0008503A"/>
    <w:rsid w:val="000860B3"/>
    <w:rsid w:val="000865E9"/>
    <w:rsid w:val="00087C8F"/>
    <w:rsid w:val="000910FD"/>
    <w:rsid w:val="0009118F"/>
    <w:rsid w:val="000916A8"/>
    <w:rsid w:val="000926B8"/>
    <w:rsid w:val="000933E7"/>
    <w:rsid w:val="00093CB1"/>
    <w:rsid w:val="000964BB"/>
    <w:rsid w:val="00096828"/>
    <w:rsid w:val="00097030"/>
    <w:rsid w:val="00097A0C"/>
    <w:rsid w:val="000A047D"/>
    <w:rsid w:val="000A0E25"/>
    <w:rsid w:val="000A1ADD"/>
    <w:rsid w:val="000A1E7B"/>
    <w:rsid w:val="000A20D7"/>
    <w:rsid w:val="000A2FBA"/>
    <w:rsid w:val="000A39E5"/>
    <w:rsid w:val="000A3FDB"/>
    <w:rsid w:val="000A640F"/>
    <w:rsid w:val="000A6C38"/>
    <w:rsid w:val="000B11CB"/>
    <w:rsid w:val="000B18DB"/>
    <w:rsid w:val="000B1D4A"/>
    <w:rsid w:val="000B1FA6"/>
    <w:rsid w:val="000B556D"/>
    <w:rsid w:val="000B5D49"/>
    <w:rsid w:val="000B5D7B"/>
    <w:rsid w:val="000B5F56"/>
    <w:rsid w:val="000B6A07"/>
    <w:rsid w:val="000B7902"/>
    <w:rsid w:val="000B7F5B"/>
    <w:rsid w:val="000C0243"/>
    <w:rsid w:val="000C1653"/>
    <w:rsid w:val="000C2292"/>
    <w:rsid w:val="000C264E"/>
    <w:rsid w:val="000C28DE"/>
    <w:rsid w:val="000C4D18"/>
    <w:rsid w:val="000C60AC"/>
    <w:rsid w:val="000C67E7"/>
    <w:rsid w:val="000C6DA1"/>
    <w:rsid w:val="000C73D8"/>
    <w:rsid w:val="000C771C"/>
    <w:rsid w:val="000D04AC"/>
    <w:rsid w:val="000D0786"/>
    <w:rsid w:val="000D0892"/>
    <w:rsid w:val="000D0A08"/>
    <w:rsid w:val="000D0EDC"/>
    <w:rsid w:val="000D179C"/>
    <w:rsid w:val="000D1E7A"/>
    <w:rsid w:val="000D1EBF"/>
    <w:rsid w:val="000D3660"/>
    <w:rsid w:val="000D3CE7"/>
    <w:rsid w:val="000D3E59"/>
    <w:rsid w:val="000D49AC"/>
    <w:rsid w:val="000D51A2"/>
    <w:rsid w:val="000D612B"/>
    <w:rsid w:val="000D641A"/>
    <w:rsid w:val="000D7886"/>
    <w:rsid w:val="000D7AA6"/>
    <w:rsid w:val="000D7C66"/>
    <w:rsid w:val="000E1E0A"/>
    <w:rsid w:val="000E3693"/>
    <w:rsid w:val="000E4001"/>
    <w:rsid w:val="000E6FDF"/>
    <w:rsid w:val="000E7611"/>
    <w:rsid w:val="000E7752"/>
    <w:rsid w:val="000E7BEB"/>
    <w:rsid w:val="000F018C"/>
    <w:rsid w:val="000F09D7"/>
    <w:rsid w:val="000F0B81"/>
    <w:rsid w:val="000F0CA6"/>
    <w:rsid w:val="000F0DDE"/>
    <w:rsid w:val="000F133B"/>
    <w:rsid w:val="000F1D79"/>
    <w:rsid w:val="000F21F0"/>
    <w:rsid w:val="000F29D7"/>
    <w:rsid w:val="000F2C49"/>
    <w:rsid w:val="000F2F6A"/>
    <w:rsid w:val="000F3133"/>
    <w:rsid w:val="000F345A"/>
    <w:rsid w:val="000F3CAD"/>
    <w:rsid w:val="000F418D"/>
    <w:rsid w:val="000F4B2F"/>
    <w:rsid w:val="000F50FE"/>
    <w:rsid w:val="000F5187"/>
    <w:rsid w:val="000F5F29"/>
    <w:rsid w:val="000F671E"/>
    <w:rsid w:val="000F6925"/>
    <w:rsid w:val="000F6F81"/>
    <w:rsid w:val="00100C3E"/>
    <w:rsid w:val="0010211A"/>
    <w:rsid w:val="001026A9"/>
    <w:rsid w:val="00102C2B"/>
    <w:rsid w:val="00103329"/>
    <w:rsid w:val="00103CCD"/>
    <w:rsid w:val="00104356"/>
    <w:rsid w:val="00104DEE"/>
    <w:rsid w:val="00105397"/>
    <w:rsid w:val="0010547F"/>
    <w:rsid w:val="00106593"/>
    <w:rsid w:val="0010734F"/>
    <w:rsid w:val="00110D3B"/>
    <w:rsid w:val="001127DB"/>
    <w:rsid w:val="0011373E"/>
    <w:rsid w:val="00114A6C"/>
    <w:rsid w:val="00115F3A"/>
    <w:rsid w:val="00117863"/>
    <w:rsid w:val="001179F6"/>
    <w:rsid w:val="00120B96"/>
    <w:rsid w:val="00121715"/>
    <w:rsid w:val="0012199E"/>
    <w:rsid w:val="00122217"/>
    <w:rsid w:val="001222B5"/>
    <w:rsid w:val="001223FB"/>
    <w:rsid w:val="0012272A"/>
    <w:rsid w:val="00122B59"/>
    <w:rsid w:val="00122CDB"/>
    <w:rsid w:val="001230A8"/>
    <w:rsid w:val="00124328"/>
    <w:rsid w:val="00124F49"/>
    <w:rsid w:val="00125FE7"/>
    <w:rsid w:val="001263D6"/>
    <w:rsid w:val="00126B82"/>
    <w:rsid w:val="00127754"/>
    <w:rsid w:val="00127ACA"/>
    <w:rsid w:val="00130BF2"/>
    <w:rsid w:val="00131704"/>
    <w:rsid w:val="00132626"/>
    <w:rsid w:val="0013274B"/>
    <w:rsid w:val="00132978"/>
    <w:rsid w:val="0013437F"/>
    <w:rsid w:val="00136C94"/>
    <w:rsid w:val="00140FD2"/>
    <w:rsid w:val="0014264F"/>
    <w:rsid w:val="001434A4"/>
    <w:rsid w:val="001437BE"/>
    <w:rsid w:val="0014390B"/>
    <w:rsid w:val="00143CA7"/>
    <w:rsid w:val="00144E0F"/>
    <w:rsid w:val="0014530B"/>
    <w:rsid w:val="001469FA"/>
    <w:rsid w:val="00147514"/>
    <w:rsid w:val="00147635"/>
    <w:rsid w:val="001521E0"/>
    <w:rsid w:val="0015241F"/>
    <w:rsid w:val="00152696"/>
    <w:rsid w:val="00152A63"/>
    <w:rsid w:val="00152B19"/>
    <w:rsid w:val="001531CB"/>
    <w:rsid w:val="001531E0"/>
    <w:rsid w:val="001544C8"/>
    <w:rsid w:val="00155072"/>
    <w:rsid w:val="00155937"/>
    <w:rsid w:val="001565DE"/>
    <w:rsid w:val="0015662D"/>
    <w:rsid w:val="00156C4C"/>
    <w:rsid w:val="001605DB"/>
    <w:rsid w:val="00160EEA"/>
    <w:rsid w:val="00162169"/>
    <w:rsid w:val="00163006"/>
    <w:rsid w:val="0016305E"/>
    <w:rsid w:val="00165B93"/>
    <w:rsid w:val="0016716F"/>
    <w:rsid w:val="00170A71"/>
    <w:rsid w:val="0017350B"/>
    <w:rsid w:val="00173650"/>
    <w:rsid w:val="00173AB4"/>
    <w:rsid w:val="00174C1C"/>
    <w:rsid w:val="00174ED4"/>
    <w:rsid w:val="00175A7D"/>
    <w:rsid w:val="00175EAA"/>
    <w:rsid w:val="001774CF"/>
    <w:rsid w:val="00177A7A"/>
    <w:rsid w:val="00180441"/>
    <w:rsid w:val="00180A2A"/>
    <w:rsid w:val="00182143"/>
    <w:rsid w:val="0018316F"/>
    <w:rsid w:val="00183367"/>
    <w:rsid w:val="00183ACB"/>
    <w:rsid w:val="00183D6F"/>
    <w:rsid w:val="0018449E"/>
    <w:rsid w:val="00185845"/>
    <w:rsid w:val="001859AF"/>
    <w:rsid w:val="00185A85"/>
    <w:rsid w:val="0018603E"/>
    <w:rsid w:val="001867ED"/>
    <w:rsid w:val="00186B75"/>
    <w:rsid w:val="0019016F"/>
    <w:rsid w:val="0019074C"/>
    <w:rsid w:val="0019119D"/>
    <w:rsid w:val="00191DC0"/>
    <w:rsid w:val="001922D7"/>
    <w:rsid w:val="00193057"/>
    <w:rsid w:val="00193488"/>
    <w:rsid w:val="00193F11"/>
    <w:rsid w:val="00194D73"/>
    <w:rsid w:val="00195C41"/>
    <w:rsid w:val="00195FD1"/>
    <w:rsid w:val="0019607C"/>
    <w:rsid w:val="001965D6"/>
    <w:rsid w:val="00197599"/>
    <w:rsid w:val="001979D9"/>
    <w:rsid w:val="001A0C31"/>
    <w:rsid w:val="001A16AF"/>
    <w:rsid w:val="001A1B83"/>
    <w:rsid w:val="001A21F1"/>
    <w:rsid w:val="001A28E8"/>
    <w:rsid w:val="001A4046"/>
    <w:rsid w:val="001A491C"/>
    <w:rsid w:val="001A4A57"/>
    <w:rsid w:val="001A5A57"/>
    <w:rsid w:val="001A65B5"/>
    <w:rsid w:val="001A7652"/>
    <w:rsid w:val="001A7A6F"/>
    <w:rsid w:val="001B0321"/>
    <w:rsid w:val="001B0543"/>
    <w:rsid w:val="001B0ABA"/>
    <w:rsid w:val="001B0E60"/>
    <w:rsid w:val="001B1F1E"/>
    <w:rsid w:val="001B2016"/>
    <w:rsid w:val="001B27B5"/>
    <w:rsid w:val="001B288B"/>
    <w:rsid w:val="001B2D06"/>
    <w:rsid w:val="001B2D81"/>
    <w:rsid w:val="001B351F"/>
    <w:rsid w:val="001B4751"/>
    <w:rsid w:val="001B4939"/>
    <w:rsid w:val="001B4E18"/>
    <w:rsid w:val="001B6994"/>
    <w:rsid w:val="001B6F5A"/>
    <w:rsid w:val="001B7BA3"/>
    <w:rsid w:val="001B7CFC"/>
    <w:rsid w:val="001B7F25"/>
    <w:rsid w:val="001C08CE"/>
    <w:rsid w:val="001C1BAA"/>
    <w:rsid w:val="001C26E9"/>
    <w:rsid w:val="001C278F"/>
    <w:rsid w:val="001C2A62"/>
    <w:rsid w:val="001C2A84"/>
    <w:rsid w:val="001C3A0A"/>
    <w:rsid w:val="001C3F94"/>
    <w:rsid w:val="001C4D85"/>
    <w:rsid w:val="001C67B0"/>
    <w:rsid w:val="001D0128"/>
    <w:rsid w:val="001D085F"/>
    <w:rsid w:val="001D1758"/>
    <w:rsid w:val="001D208E"/>
    <w:rsid w:val="001D22C3"/>
    <w:rsid w:val="001D2342"/>
    <w:rsid w:val="001D2519"/>
    <w:rsid w:val="001D4272"/>
    <w:rsid w:val="001D4847"/>
    <w:rsid w:val="001D52C7"/>
    <w:rsid w:val="001D5676"/>
    <w:rsid w:val="001D6D97"/>
    <w:rsid w:val="001D78BF"/>
    <w:rsid w:val="001D7B08"/>
    <w:rsid w:val="001E0950"/>
    <w:rsid w:val="001E23A1"/>
    <w:rsid w:val="001E2520"/>
    <w:rsid w:val="001E3042"/>
    <w:rsid w:val="001E3ACF"/>
    <w:rsid w:val="001E43DE"/>
    <w:rsid w:val="001E4BF8"/>
    <w:rsid w:val="001E51EF"/>
    <w:rsid w:val="001E568F"/>
    <w:rsid w:val="001E5F73"/>
    <w:rsid w:val="001E5FE6"/>
    <w:rsid w:val="001E6089"/>
    <w:rsid w:val="001E6965"/>
    <w:rsid w:val="001F0116"/>
    <w:rsid w:val="001F0145"/>
    <w:rsid w:val="001F1425"/>
    <w:rsid w:val="001F25BB"/>
    <w:rsid w:val="001F2687"/>
    <w:rsid w:val="001F3F78"/>
    <w:rsid w:val="001F41EE"/>
    <w:rsid w:val="001F4999"/>
    <w:rsid w:val="001F570B"/>
    <w:rsid w:val="001F664E"/>
    <w:rsid w:val="001F6D69"/>
    <w:rsid w:val="001F76E4"/>
    <w:rsid w:val="002009FB"/>
    <w:rsid w:val="00200D1B"/>
    <w:rsid w:val="002016DF"/>
    <w:rsid w:val="002022E9"/>
    <w:rsid w:val="00202584"/>
    <w:rsid w:val="00202A27"/>
    <w:rsid w:val="00203347"/>
    <w:rsid w:val="00203735"/>
    <w:rsid w:val="00204326"/>
    <w:rsid w:val="002045E6"/>
    <w:rsid w:val="0020709E"/>
    <w:rsid w:val="00210FFA"/>
    <w:rsid w:val="002117ED"/>
    <w:rsid w:val="002128AA"/>
    <w:rsid w:val="00213265"/>
    <w:rsid w:val="00213855"/>
    <w:rsid w:val="002158BD"/>
    <w:rsid w:val="00217C86"/>
    <w:rsid w:val="00217FAB"/>
    <w:rsid w:val="002200F5"/>
    <w:rsid w:val="0022172B"/>
    <w:rsid w:val="00221BBE"/>
    <w:rsid w:val="00222056"/>
    <w:rsid w:val="00222616"/>
    <w:rsid w:val="0022266A"/>
    <w:rsid w:val="00222859"/>
    <w:rsid w:val="002231A9"/>
    <w:rsid w:val="00223F77"/>
    <w:rsid w:val="00224151"/>
    <w:rsid w:val="00224C0E"/>
    <w:rsid w:val="00224FF6"/>
    <w:rsid w:val="00225638"/>
    <w:rsid w:val="00226642"/>
    <w:rsid w:val="00226E9C"/>
    <w:rsid w:val="002272F1"/>
    <w:rsid w:val="002305AD"/>
    <w:rsid w:val="00230AF7"/>
    <w:rsid w:val="00232854"/>
    <w:rsid w:val="00232D0B"/>
    <w:rsid w:val="00233A74"/>
    <w:rsid w:val="0023420A"/>
    <w:rsid w:val="0023426E"/>
    <w:rsid w:val="002342CF"/>
    <w:rsid w:val="002347E0"/>
    <w:rsid w:val="00235F20"/>
    <w:rsid w:val="00236FF8"/>
    <w:rsid w:val="00237242"/>
    <w:rsid w:val="002373B7"/>
    <w:rsid w:val="00241CB1"/>
    <w:rsid w:val="0024220E"/>
    <w:rsid w:val="00242A7E"/>
    <w:rsid w:val="00243014"/>
    <w:rsid w:val="00243676"/>
    <w:rsid w:val="00243914"/>
    <w:rsid w:val="002439A0"/>
    <w:rsid w:val="00243E0F"/>
    <w:rsid w:val="00244B00"/>
    <w:rsid w:val="00245760"/>
    <w:rsid w:val="002457DA"/>
    <w:rsid w:val="00246022"/>
    <w:rsid w:val="00246ECD"/>
    <w:rsid w:val="00247594"/>
    <w:rsid w:val="0024785C"/>
    <w:rsid w:val="00252FD9"/>
    <w:rsid w:val="00255496"/>
    <w:rsid w:val="002555E2"/>
    <w:rsid w:val="00255EAC"/>
    <w:rsid w:val="00256211"/>
    <w:rsid w:val="0025662E"/>
    <w:rsid w:val="00261CA0"/>
    <w:rsid w:val="002623E5"/>
    <w:rsid w:val="002624AE"/>
    <w:rsid w:val="002625AA"/>
    <w:rsid w:val="0026270C"/>
    <w:rsid w:val="002628C3"/>
    <w:rsid w:val="002633A5"/>
    <w:rsid w:val="002638FB"/>
    <w:rsid w:val="002646A6"/>
    <w:rsid w:val="002648BC"/>
    <w:rsid w:val="002657F0"/>
    <w:rsid w:val="00265D15"/>
    <w:rsid w:val="002668DA"/>
    <w:rsid w:val="002678BE"/>
    <w:rsid w:val="00270D25"/>
    <w:rsid w:val="00271164"/>
    <w:rsid w:val="002711A3"/>
    <w:rsid w:val="00274DB9"/>
    <w:rsid w:val="00275651"/>
    <w:rsid w:val="0027611E"/>
    <w:rsid w:val="00276589"/>
    <w:rsid w:val="002771BC"/>
    <w:rsid w:val="002776D0"/>
    <w:rsid w:val="00277A12"/>
    <w:rsid w:val="00280056"/>
    <w:rsid w:val="002800F7"/>
    <w:rsid w:val="00281AD1"/>
    <w:rsid w:val="00281E7D"/>
    <w:rsid w:val="002826D7"/>
    <w:rsid w:val="00283C0A"/>
    <w:rsid w:val="00285AF7"/>
    <w:rsid w:val="002867A4"/>
    <w:rsid w:val="0029032E"/>
    <w:rsid w:val="00290853"/>
    <w:rsid w:val="00290EA7"/>
    <w:rsid w:val="00290F52"/>
    <w:rsid w:val="0029371C"/>
    <w:rsid w:val="00294796"/>
    <w:rsid w:val="00294873"/>
    <w:rsid w:val="002949F6"/>
    <w:rsid w:val="00294CA0"/>
    <w:rsid w:val="002950B4"/>
    <w:rsid w:val="00295460"/>
    <w:rsid w:val="002973E1"/>
    <w:rsid w:val="00297506"/>
    <w:rsid w:val="002A11E0"/>
    <w:rsid w:val="002A2A98"/>
    <w:rsid w:val="002A2C36"/>
    <w:rsid w:val="002A3DAB"/>
    <w:rsid w:val="002A4018"/>
    <w:rsid w:val="002A465D"/>
    <w:rsid w:val="002A575B"/>
    <w:rsid w:val="002A5AB3"/>
    <w:rsid w:val="002A6604"/>
    <w:rsid w:val="002A6884"/>
    <w:rsid w:val="002A783A"/>
    <w:rsid w:val="002B005C"/>
    <w:rsid w:val="002B2018"/>
    <w:rsid w:val="002B56CC"/>
    <w:rsid w:val="002B56FE"/>
    <w:rsid w:val="002B5FD1"/>
    <w:rsid w:val="002B6E30"/>
    <w:rsid w:val="002C11D9"/>
    <w:rsid w:val="002C2E4E"/>
    <w:rsid w:val="002C5C8A"/>
    <w:rsid w:val="002C5FA9"/>
    <w:rsid w:val="002C605B"/>
    <w:rsid w:val="002C64E0"/>
    <w:rsid w:val="002C685A"/>
    <w:rsid w:val="002C7304"/>
    <w:rsid w:val="002C75F4"/>
    <w:rsid w:val="002C768F"/>
    <w:rsid w:val="002C79AC"/>
    <w:rsid w:val="002C7A9B"/>
    <w:rsid w:val="002C7E82"/>
    <w:rsid w:val="002D0E1F"/>
    <w:rsid w:val="002D11F4"/>
    <w:rsid w:val="002D1853"/>
    <w:rsid w:val="002D1959"/>
    <w:rsid w:val="002D25C7"/>
    <w:rsid w:val="002D2C36"/>
    <w:rsid w:val="002D38DC"/>
    <w:rsid w:val="002D3DF2"/>
    <w:rsid w:val="002D3E29"/>
    <w:rsid w:val="002D4104"/>
    <w:rsid w:val="002D4AC2"/>
    <w:rsid w:val="002D5144"/>
    <w:rsid w:val="002D5B8E"/>
    <w:rsid w:val="002D5D9A"/>
    <w:rsid w:val="002D70F8"/>
    <w:rsid w:val="002D7383"/>
    <w:rsid w:val="002D7D78"/>
    <w:rsid w:val="002D7F7E"/>
    <w:rsid w:val="002E0784"/>
    <w:rsid w:val="002E0CCC"/>
    <w:rsid w:val="002E0DF5"/>
    <w:rsid w:val="002E1E1B"/>
    <w:rsid w:val="002E2281"/>
    <w:rsid w:val="002E229D"/>
    <w:rsid w:val="002E2482"/>
    <w:rsid w:val="002E2881"/>
    <w:rsid w:val="002E31FA"/>
    <w:rsid w:val="002E3456"/>
    <w:rsid w:val="002E3A8E"/>
    <w:rsid w:val="002E3FCE"/>
    <w:rsid w:val="002E3FEA"/>
    <w:rsid w:val="002E4E75"/>
    <w:rsid w:val="002E4EA1"/>
    <w:rsid w:val="002E6282"/>
    <w:rsid w:val="002E70B7"/>
    <w:rsid w:val="002E70E8"/>
    <w:rsid w:val="002E77DE"/>
    <w:rsid w:val="002F13C3"/>
    <w:rsid w:val="002F463A"/>
    <w:rsid w:val="002F4933"/>
    <w:rsid w:val="002F5284"/>
    <w:rsid w:val="002F5B55"/>
    <w:rsid w:val="002F6BB0"/>
    <w:rsid w:val="002F6C11"/>
    <w:rsid w:val="002F72FE"/>
    <w:rsid w:val="002F77F4"/>
    <w:rsid w:val="002F7974"/>
    <w:rsid w:val="002F7BC8"/>
    <w:rsid w:val="003009F3"/>
    <w:rsid w:val="003013CC"/>
    <w:rsid w:val="00301DD4"/>
    <w:rsid w:val="00302633"/>
    <w:rsid w:val="00302B76"/>
    <w:rsid w:val="00302F81"/>
    <w:rsid w:val="003044E5"/>
    <w:rsid w:val="003045A7"/>
    <w:rsid w:val="00304646"/>
    <w:rsid w:val="0030464F"/>
    <w:rsid w:val="00304874"/>
    <w:rsid w:val="00304AFC"/>
    <w:rsid w:val="00304D25"/>
    <w:rsid w:val="00304FE0"/>
    <w:rsid w:val="00305BFD"/>
    <w:rsid w:val="00305CEE"/>
    <w:rsid w:val="003061B8"/>
    <w:rsid w:val="00306CE4"/>
    <w:rsid w:val="003114E1"/>
    <w:rsid w:val="00311B1D"/>
    <w:rsid w:val="003122B5"/>
    <w:rsid w:val="00312DF1"/>
    <w:rsid w:val="00313511"/>
    <w:rsid w:val="00313664"/>
    <w:rsid w:val="00313745"/>
    <w:rsid w:val="00314943"/>
    <w:rsid w:val="003155E8"/>
    <w:rsid w:val="00315947"/>
    <w:rsid w:val="003164AF"/>
    <w:rsid w:val="003166B4"/>
    <w:rsid w:val="00316E52"/>
    <w:rsid w:val="00317006"/>
    <w:rsid w:val="0031742F"/>
    <w:rsid w:val="00317489"/>
    <w:rsid w:val="0031799E"/>
    <w:rsid w:val="00317E9B"/>
    <w:rsid w:val="00320EE3"/>
    <w:rsid w:val="00321AAC"/>
    <w:rsid w:val="00323085"/>
    <w:rsid w:val="003237DB"/>
    <w:rsid w:val="00324FFC"/>
    <w:rsid w:val="003256A1"/>
    <w:rsid w:val="003263A2"/>
    <w:rsid w:val="00327F29"/>
    <w:rsid w:val="00330927"/>
    <w:rsid w:val="00330ADE"/>
    <w:rsid w:val="00330B85"/>
    <w:rsid w:val="003312B3"/>
    <w:rsid w:val="003313D8"/>
    <w:rsid w:val="00332F9D"/>
    <w:rsid w:val="00333831"/>
    <w:rsid w:val="00334592"/>
    <w:rsid w:val="003345A0"/>
    <w:rsid w:val="00335360"/>
    <w:rsid w:val="00335678"/>
    <w:rsid w:val="00335F3B"/>
    <w:rsid w:val="00337219"/>
    <w:rsid w:val="00342B70"/>
    <w:rsid w:val="00343850"/>
    <w:rsid w:val="00343C5E"/>
    <w:rsid w:val="00343E35"/>
    <w:rsid w:val="00345378"/>
    <w:rsid w:val="00347262"/>
    <w:rsid w:val="003521D3"/>
    <w:rsid w:val="00353C53"/>
    <w:rsid w:val="00354571"/>
    <w:rsid w:val="003549FB"/>
    <w:rsid w:val="00354AC9"/>
    <w:rsid w:val="00355242"/>
    <w:rsid w:val="00355C01"/>
    <w:rsid w:val="00355EAA"/>
    <w:rsid w:val="00356F43"/>
    <w:rsid w:val="0036166A"/>
    <w:rsid w:val="0036176B"/>
    <w:rsid w:val="0036193A"/>
    <w:rsid w:val="00361DD8"/>
    <w:rsid w:val="003625C5"/>
    <w:rsid w:val="00362A67"/>
    <w:rsid w:val="00364AA8"/>
    <w:rsid w:val="00364D43"/>
    <w:rsid w:val="00364EB4"/>
    <w:rsid w:val="00365185"/>
    <w:rsid w:val="00365380"/>
    <w:rsid w:val="003657CF"/>
    <w:rsid w:val="00366224"/>
    <w:rsid w:val="00366638"/>
    <w:rsid w:val="003675A5"/>
    <w:rsid w:val="00372D34"/>
    <w:rsid w:val="0037333B"/>
    <w:rsid w:val="00373508"/>
    <w:rsid w:val="0037397D"/>
    <w:rsid w:val="0037504B"/>
    <w:rsid w:val="00375DF4"/>
    <w:rsid w:val="00377ACA"/>
    <w:rsid w:val="00377FD1"/>
    <w:rsid w:val="003819FE"/>
    <w:rsid w:val="00381C98"/>
    <w:rsid w:val="00382A2B"/>
    <w:rsid w:val="0038327A"/>
    <w:rsid w:val="00384CE5"/>
    <w:rsid w:val="00385BF0"/>
    <w:rsid w:val="00385DCE"/>
    <w:rsid w:val="00385EA2"/>
    <w:rsid w:val="003861A4"/>
    <w:rsid w:val="00386720"/>
    <w:rsid w:val="003867BA"/>
    <w:rsid w:val="003878C2"/>
    <w:rsid w:val="0039057F"/>
    <w:rsid w:val="003907E1"/>
    <w:rsid w:val="00393689"/>
    <w:rsid w:val="003941E3"/>
    <w:rsid w:val="0039453A"/>
    <w:rsid w:val="00394628"/>
    <w:rsid w:val="00394F66"/>
    <w:rsid w:val="0039686D"/>
    <w:rsid w:val="00396F16"/>
    <w:rsid w:val="00397C1E"/>
    <w:rsid w:val="003A1C4E"/>
    <w:rsid w:val="003A1DF3"/>
    <w:rsid w:val="003A2922"/>
    <w:rsid w:val="003A2B9D"/>
    <w:rsid w:val="003A3A33"/>
    <w:rsid w:val="003A46A5"/>
    <w:rsid w:val="003A4F6D"/>
    <w:rsid w:val="003A5471"/>
    <w:rsid w:val="003A5796"/>
    <w:rsid w:val="003A57A0"/>
    <w:rsid w:val="003A62EE"/>
    <w:rsid w:val="003A63F8"/>
    <w:rsid w:val="003A659E"/>
    <w:rsid w:val="003A65C3"/>
    <w:rsid w:val="003A69F7"/>
    <w:rsid w:val="003A6FAB"/>
    <w:rsid w:val="003B0075"/>
    <w:rsid w:val="003B080A"/>
    <w:rsid w:val="003B08E5"/>
    <w:rsid w:val="003B1DDA"/>
    <w:rsid w:val="003B3357"/>
    <w:rsid w:val="003B3DD3"/>
    <w:rsid w:val="003B517A"/>
    <w:rsid w:val="003B536B"/>
    <w:rsid w:val="003B6184"/>
    <w:rsid w:val="003B6190"/>
    <w:rsid w:val="003B7012"/>
    <w:rsid w:val="003B74BA"/>
    <w:rsid w:val="003B755A"/>
    <w:rsid w:val="003C1374"/>
    <w:rsid w:val="003C144E"/>
    <w:rsid w:val="003C2471"/>
    <w:rsid w:val="003C2767"/>
    <w:rsid w:val="003C3384"/>
    <w:rsid w:val="003C37BD"/>
    <w:rsid w:val="003C3D8B"/>
    <w:rsid w:val="003C5FDB"/>
    <w:rsid w:val="003C7649"/>
    <w:rsid w:val="003C7A12"/>
    <w:rsid w:val="003C7CF7"/>
    <w:rsid w:val="003C7F15"/>
    <w:rsid w:val="003D117A"/>
    <w:rsid w:val="003D1C39"/>
    <w:rsid w:val="003D26BD"/>
    <w:rsid w:val="003D2A1B"/>
    <w:rsid w:val="003D2F21"/>
    <w:rsid w:val="003D38CA"/>
    <w:rsid w:val="003D3B31"/>
    <w:rsid w:val="003D4153"/>
    <w:rsid w:val="003D4C68"/>
    <w:rsid w:val="003D647F"/>
    <w:rsid w:val="003D65FA"/>
    <w:rsid w:val="003D67E4"/>
    <w:rsid w:val="003D6EE9"/>
    <w:rsid w:val="003D7C13"/>
    <w:rsid w:val="003E0DBE"/>
    <w:rsid w:val="003E0F76"/>
    <w:rsid w:val="003E1AB6"/>
    <w:rsid w:val="003E27D4"/>
    <w:rsid w:val="003E3100"/>
    <w:rsid w:val="003E38EC"/>
    <w:rsid w:val="003E41C7"/>
    <w:rsid w:val="003E4BA1"/>
    <w:rsid w:val="003E5374"/>
    <w:rsid w:val="003E5395"/>
    <w:rsid w:val="003E5640"/>
    <w:rsid w:val="003E6DC4"/>
    <w:rsid w:val="003E6FE9"/>
    <w:rsid w:val="003F0255"/>
    <w:rsid w:val="003F0641"/>
    <w:rsid w:val="003F0B5C"/>
    <w:rsid w:val="003F0BF8"/>
    <w:rsid w:val="003F148B"/>
    <w:rsid w:val="003F1AE7"/>
    <w:rsid w:val="003F2001"/>
    <w:rsid w:val="003F2434"/>
    <w:rsid w:val="003F316B"/>
    <w:rsid w:val="003F3972"/>
    <w:rsid w:val="003F3B30"/>
    <w:rsid w:val="003F3C56"/>
    <w:rsid w:val="003F3E6C"/>
    <w:rsid w:val="003F45D9"/>
    <w:rsid w:val="003F557E"/>
    <w:rsid w:val="003F6618"/>
    <w:rsid w:val="003F6AAC"/>
    <w:rsid w:val="004003A6"/>
    <w:rsid w:val="00402760"/>
    <w:rsid w:val="0040329D"/>
    <w:rsid w:val="00403543"/>
    <w:rsid w:val="00404D8D"/>
    <w:rsid w:val="00405A69"/>
    <w:rsid w:val="00406C0F"/>
    <w:rsid w:val="004071E5"/>
    <w:rsid w:val="00407DA3"/>
    <w:rsid w:val="00411032"/>
    <w:rsid w:val="00411472"/>
    <w:rsid w:val="004127D2"/>
    <w:rsid w:val="0041395A"/>
    <w:rsid w:val="0041395F"/>
    <w:rsid w:val="00413A3C"/>
    <w:rsid w:val="00414015"/>
    <w:rsid w:val="004140E1"/>
    <w:rsid w:val="0041459D"/>
    <w:rsid w:val="0041502A"/>
    <w:rsid w:val="004150D6"/>
    <w:rsid w:val="004155EB"/>
    <w:rsid w:val="004162E3"/>
    <w:rsid w:val="00416A74"/>
    <w:rsid w:val="00416CCE"/>
    <w:rsid w:val="00416FDB"/>
    <w:rsid w:val="004170AC"/>
    <w:rsid w:val="00417258"/>
    <w:rsid w:val="00417E91"/>
    <w:rsid w:val="0042022E"/>
    <w:rsid w:val="00421060"/>
    <w:rsid w:val="00421B75"/>
    <w:rsid w:val="00421D43"/>
    <w:rsid w:val="00422F85"/>
    <w:rsid w:val="00422F97"/>
    <w:rsid w:val="00423F40"/>
    <w:rsid w:val="00425AEF"/>
    <w:rsid w:val="00425E47"/>
    <w:rsid w:val="0042788A"/>
    <w:rsid w:val="004278D4"/>
    <w:rsid w:val="00427E94"/>
    <w:rsid w:val="00430100"/>
    <w:rsid w:val="0043014A"/>
    <w:rsid w:val="0043039C"/>
    <w:rsid w:val="004303CD"/>
    <w:rsid w:val="004321F7"/>
    <w:rsid w:val="0043223A"/>
    <w:rsid w:val="00432E9F"/>
    <w:rsid w:val="004332DD"/>
    <w:rsid w:val="004338F4"/>
    <w:rsid w:val="00434810"/>
    <w:rsid w:val="00434AA5"/>
    <w:rsid w:val="00435230"/>
    <w:rsid w:val="004356DB"/>
    <w:rsid w:val="004359DA"/>
    <w:rsid w:val="00437D66"/>
    <w:rsid w:val="004406CD"/>
    <w:rsid w:val="00440F4A"/>
    <w:rsid w:val="004418AC"/>
    <w:rsid w:val="00442498"/>
    <w:rsid w:val="00442928"/>
    <w:rsid w:val="00443157"/>
    <w:rsid w:val="00443CA9"/>
    <w:rsid w:val="00445C20"/>
    <w:rsid w:val="0044763C"/>
    <w:rsid w:val="00450672"/>
    <w:rsid w:val="00451472"/>
    <w:rsid w:val="00451907"/>
    <w:rsid w:val="00451AA5"/>
    <w:rsid w:val="00452CD8"/>
    <w:rsid w:val="0045422E"/>
    <w:rsid w:val="00454FFA"/>
    <w:rsid w:val="0046006F"/>
    <w:rsid w:val="004603B8"/>
    <w:rsid w:val="004609CE"/>
    <w:rsid w:val="0046268D"/>
    <w:rsid w:val="0046329F"/>
    <w:rsid w:val="0046346A"/>
    <w:rsid w:val="004637B8"/>
    <w:rsid w:val="00463BD4"/>
    <w:rsid w:val="00463E34"/>
    <w:rsid w:val="00464B7D"/>
    <w:rsid w:val="004659CA"/>
    <w:rsid w:val="00466938"/>
    <w:rsid w:val="00466D58"/>
    <w:rsid w:val="004705CA"/>
    <w:rsid w:val="0047095C"/>
    <w:rsid w:val="00470B56"/>
    <w:rsid w:val="00472300"/>
    <w:rsid w:val="0047435E"/>
    <w:rsid w:val="004747FF"/>
    <w:rsid w:val="00474D83"/>
    <w:rsid w:val="00475088"/>
    <w:rsid w:val="00475980"/>
    <w:rsid w:val="00475F7A"/>
    <w:rsid w:val="00476478"/>
    <w:rsid w:val="00476749"/>
    <w:rsid w:val="004770F1"/>
    <w:rsid w:val="004815B1"/>
    <w:rsid w:val="00483E83"/>
    <w:rsid w:val="004840B0"/>
    <w:rsid w:val="00484C74"/>
    <w:rsid w:val="00485270"/>
    <w:rsid w:val="004857F3"/>
    <w:rsid w:val="0048580B"/>
    <w:rsid w:val="00486DB2"/>
    <w:rsid w:val="004873B1"/>
    <w:rsid w:val="00487562"/>
    <w:rsid w:val="00487B6B"/>
    <w:rsid w:val="004918B5"/>
    <w:rsid w:val="00492267"/>
    <w:rsid w:val="00492D59"/>
    <w:rsid w:val="00493945"/>
    <w:rsid w:val="00494607"/>
    <w:rsid w:val="004947D5"/>
    <w:rsid w:val="004953AD"/>
    <w:rsid w:val="00495AF9"/>
    <w:rsid w:val="0049676E"/>
    <w:rsid w:val="00497395"/>
    <w:rsid w:val="004976DB"/>
    <w:rsid w:val="00497AED"/>
    <w:rsid w:val="00497C36"/>
    <w:rsid w:val="004A0352"/>
    <w:rsid w:val="004A2976"/>
    <w:rsid w:val="004A3688"/>
    <w:rsid w:val="004A3E10"/>
    <w:rsid w:val="004A4306"/>
    <w:rsid w:val="004A45A3"/>
    <w:rsid w:val="004A45D9"/>
    <w:rsid w:val="004A5374"/>
    <w:rsid w:val="004A6E99"/>
    <w:rsid w:val="004A6F6E"/>
    <w:rsid w:val="004A77A5"/>
    <w:rsid w:val="004A7F37"/>
    <w:rsid w:val="004B039F"/>
    <w:rsid w:val="004B078A"/>
    <w:rsid w:val="004B094B"/>
    <w:rsid w:val="004B0F73"/>
    <w:rsid w:val="004B14A6"/>
    <w:rsid w:val="004B1ACE"/>
    <w:rsid w:val="004B3EEE"/>
    <w:rsid w:val="004B4323"/>
    <w:rsid w:val="004B4491"/>
    <w:rsid w:val="004B588B"/>
    <w:rsid w:val="004B6CED"/>
    <w:rsid w:val="004B7411"/>
    <w:rsid w:val="004B7E3E"/>
    <w:rsid w:val="004C1FFE"/>
    <w:rsid w:val="004C2395"/>
    <w:rsid w:val="004C25C7"/>
    <w:rsid w:val="004C27E0"/>
    <w:rsid w:val="004C31ED"/>
    <w:rsid w:val="004C3714"/>
    <w:rsid w:val="004C469A"/>
    <w:rsid w:val="004C4F57"/>
    <w:rsid w:val="004C5DD1"/>
    <w:rsid w:val="004C6166"/>
    <w:rsid w:val="004C6AF6"/>
    <w:rsid w:val="004C6C53"/>
    <w:rsid w:val="004D03FA"/>
    <w:rsid w:val="004D04D6"/>
    <w:rsid w:val="004D1645"/>
    <w:rsid w:val="004D247A"/>
    <w:rsid w:val="004D27C8"/>
    <w:rsid w:val="004D36A4"/>
    <w:rsid w:val="004D3D12"/>
    <w:rsid w:val="004D4493"/>
    <w:rsid w:val="004D4F7B"/>
    <w:rsid w:val="004D5078"/>
    <w:rsid w:val="004D582A"/>
    <w:rsid w:val="004D5979"/>
    <w:rsid w:val="004D5BDF"/>
    <w:rsid w:val="004D5CD2"/>
    <w:rsid w:val="004D6D9A"/>
    <w:rsid w:val="004D71BE"/>
    <w:rsid w:val="004E030D"/>
    <w:rsid w:val="004E0570"/>
    <w:rsid w:val="004E1415"/>
    <w:rsid w:val="004E15B3"/>
    <w:rsid w:val="004E18C0"/>
    <w:rsid w:val="004E1FF0"/>
    <w:rsid w:val="004E2107"/>
    <w:rsid w:val="004E2834"/>
    <w:rsid w:val="004E2B59"/>
    <w:rsid w:val="004E323F"/>
    <w:rsid w:val="004E3672"/>
    <w:rsid w:val="004E3A9B"/>
    <w:rsid w:val="004E403C"/>
    <w:rsid w:val="004E4F0C"/>
    <w:rsid w:val="004E5BC1"/>
    <w:rsid w:val="004E626E"/>
    <w:rsid w:val="004E677B"/>
    <w:rsid w:val="004E69F4"/>
    <w:rsid w:val="004F0729"/>
    <w:rsid w:val="004F1503"/>
    <w:rsid w:val="004F1CBB"/>
    <w:rsid w:val="004F23BA"/>
    <w:rsid w:val="004F2A77"/>
    <w:rsid w:val="004F3C10"/>
    <w:rsid w:val="004F497F"/>
    <w:rsid w:val="004F5204"/>
    <w:rsid w:val="004F5526"/>
    <w:rsid w:val="004F587B"/>
    <w:rsid w:val="004F5AED"/>
    <w:rsid w:val="004F7BD0"/>
    <w:rsid w:val="005021DD"/>
    <w:rsid w:val="00502B41"/>
    <w:rsid w:val="00502CAD"/>
    <w:rsid w:val="005031D8"/>
    <w:rsid w:val="00503358"/>
    <w:rsid w:val="00506D2A"/>
    <w:rsid w:val="00507E9A"/>
    <w:rsid w:val="005107AC"/>
    <w:rsid w:val="005111FF"/>
    <w:rsid w:val="0051143E"/>
    <w:rsid w:val="005119D4"/>
    <w:rsid w:val="00513092"/>
    <w:rsid w:val="005138AB"/>
    <w:rsid w:val="00515104"/>
    <w:rsid w:val="00515228"/>
    <w:rsid w:val="0051585E"/>
    <w:rsid w:val="00516017"/>
    <w:rsid w:val="00516F3B"/>
    <w:rsid w:val="00517750"/>
    <w:rsid w:val="0052030A"/>
    <w:rsid w:val="005217FE"/>
    <w:rsid w:val="00521B4B"/>
    <w:rsid w:val="00521F08"/>
    <w:rsid w:val="005226F5"/>
    <w:rsid w:val="00522B71"/>
    <w:rsid w:val="005234FA"/>
    <w:rsid w:val="00523580"/>
    <w:rsid w:val="00523D4B"/>
    <w:rsid w:val="00523DE2"/>
    <w:rsid w:val="0052444F"/>
    <w:rsid w:val="00524628"/>
    <w:rsid w:val="005246AD"/>
    <w:rsid w:val="00524990"/>
    <w:rsid w:val="00525E5A"/>
    <w:rsid w:val="0052691F"/>
    <w:rsid w:val="00526D4D"/>
    <w:rsid w:val="00527EDA"/>
    <w:rsid w:val="0053142F"/>
    <w:rsid w:val="00531869"/>
    <w:rsid w:val="00532679"/>
    <w:rsid w:val="005326BB"/>
    <w:rsid w:val="005343C8"/>
    <w:rsid w:val="005343F9"/>
    <w:rsid w:val="00534CDA"/>
    <w:rsid w:val="0053503D"/>
    <w:rsid w:val="00535632"/>
    <w:rsid w:val="0053591B"/>
    <w:rsid w:val="0053618A"/>
    <w:rsid w:val="00537321"/>
    <w:rsid w:val="00540481"/>
    <w:rsid w:val="00540673"/>
    <w:rsid w:val="00542862"/>
    <w:rsid w:val="005428FA"/>
    <w:rsid w:val="00542C24"/>
    <w:rsid w:val="00542DB2"/>
    <w:rsid w:val="00542FD4"/>
    <w:rsid w:val="0054385F"/>
    <w:rsid w:val="00543ABF"/>
    <w:rsid w:val="00543FB2"/>
    <w:rsid w:val="00544E08"/>
    <w:rsid w:val="00545600"/>
    <w:rsid w:val="00547178"/>
    <w:rsid w:val="00547B4F"/>
    <w:rsid w:val="005517CD"/>
    <w:rsid w:val="005521DA"/>
    <w:rsid w:val="005538DD"/>
    <w:rsid w:val="00553FCC"/>
    <w:rsid w:val="00554B29"/>
    <w:rsid w:val="00554DB1"/>
    <w:rsid w:val="0055597C"/>
    <w:rsid w:val="00556223"/>
    <w:rsid w:val="005565EA"/>
    <w:rsid w:val="00561463"/>
    <w:rsid w:val="005635A7"/>
    <w:rsid w:val="00564BE6"/>
    <w:rsid w:val="00565223"/>
    <w:rsid w:val="00565E32"/>
    <w:rsid w:val="005668EB"/>
    <w:rsid w:val="00566B79"/>
    <w:rsid w:val="00566D35"/>
    <w:rsid w:val="00567045"/>
    <w:rsid w:val="00567439"/>
    <w:rsid w:val="0056753C"/>
    <w:rsid w:val="0056793B"/>
    <w:rsid w:val="00567985"/>
    <w:rsid w:val="00570143"/>
    <w:rsid w:val="00571E23"/>
    <w:rsid w:val="00571E58"/>
    <w:rsid w:val="005725A8"/>
    <w:rsid w:val="00573691"/>
    <w:rsid w:val="00574B5C"/>
    <w:rsid w:val="005765F0"/>
    <w:rsid w:val="00577081"/>
    <w:rsid w:val="005775F2"/>
    <w:rsid w:val="00577797"/>
    <w:rsid w:val="00580261"/>
    <w:rsid w:val="005836EA"/>
    <w:rsid w:val="00584281"/>
    <w:rsid w:val="00584A03"/>
    <w:rsid w:val="00585899"/>
    <w:rsid w:val="0058646F"/>
    <w:rsid w:val="00586BFB"/>
    <w:rsid w:val="00590025"/>
    <w:rsid w:val="0059039B"/>
    <w:rsid w:val="00591077"/>
    <w:rsid w:val="0059172E"/>
    <w:rsid w:val="00592409"/>
    <w:rsid w:val="00592760"/>
    <w:rsid w:val="00594C65"/>
    <w:rsid w:val="00596449"/>
    <w:rsid w:val="005964AF"/>
    <w:rsid w:val="005A0D5F"/>
    <w:rsid w:val="005A1218"/>
    <w:rsid w:val="005A1EA3"/>
    <w:rsid w:val="005A2096"/>
    <w:rsid w:val="005A2FD1"/>
    <w:rsid w:val="005A4238"/>
    <w:rsid w:val="005A5400"/>
    <w:rsid w:val="005A748F"/>
    <w:rsid w:val="005A764A"/>
    <w:rsid w:val="005B02CF"/>
    <w:rsid w:val="005B0428"/>
    <w:rsid w:val="005B05B9"/>
    <w:rsid w:val="005B0A56"/>
    <w:rsid w:val="005B1943"/>
    <w:rsid w:val="005B3DF6"/>
    <w:rsid w:val="005B442E"/>
    <w:rsid w:val="005B5BAB"/>
    <w:rsid w:val="005B5F7D"/>
    <w:rsid w:val="005B65BD"/>
    <w:rsid w:val="005B700F"/>
    <w:rsid w:val="005B736E"/>
    <w:rsid w:val="005B74E9"/>
    <w:rsid w:val="005B7C09"/>
    <w:rsid w:val="005C063E"/>
    <w:rsid w:val="005C0E39"/>
    <w:rsid w:val="005C1981"/>
    <w:rsid w:val="005C218D"/>
    <w:rsid w:val="005C26A2"/>
    <w:rsid w:val="005C26EE"/>
    <w:rsid w:val="005C3733"/>
    <w:rsid w:val="005C38C2"/>
    <w:rsid w:val="005C3955"/>
    <w:rsid w:val="005C51CC"/>
    <w:rsid w:val="005C5904"/>
    <w:rsid w:val="005C5A46"/>
    <w:rsid w:val="005C743E"/>
    <w:rsid w:val="005D0584"/>
    <w:rsid w:val="005D0DA0"/>
    <w:rsid w:val="005D0E79"/>
    <w:rsid w:val="005D10E8"/>
    <w:rsid w:val="005D25A7"/>
    <w:rsid w:val="005D272F"/>
    <w:rsid w:val="005D2D5A"/>
    <w:rsid w:val="005D41BE"/>
    <w:rsid w:val="005D4230"/>
    <w:rsid w:val="005D4EC3"/>
    <w:rsid w:val="005D5FAA"/>
    <w:rsid w:val="005D62D8"/>
    <w:rsid w:val="005D6EB0"/>
    <w:rsid w:val="005D7522"/>
    <w:rsid w:val="005D7527"/>
    <w:rsid w:val="005E10B2"/>
    <w:rsid w:val="005E16A6"/>
    <w:rsid w:val="005E1770"/>
    <w:rsid w:val="005E2270"/>
    <w:rsid w:val="005E2403"/>
    <w:rsid w:val="005E2813"/>
    <w:rsid w:val="005E3C78"/>
    <w:rsid w:val="005E3EB3"/>
    <w:rsid w:val="005E46AA"/>
    <w:rsid w:val="005E573B"/>
    <w:rsid w:val="005E57A8"/>
    <w:rsid w:val="005E5EF3"/>
    <w:rsid w:val="005E6B0C"/>
    <w:rsid w:val="005E6C18"/>
    <w:rsid w:val="005E7406"/>
    <w:rsid w:val="005E7634"/>
    <w:rsid w:val="005E7BFD"/>
    <w:rsid w:val="005E7EFB"/>
    <w:rsid w:val="005F06CA"/>
    <w:rsid w:val="005F1479"/>
    <w:rsid w:val="005F193E"/>
    <w:rsid w:val="005F1E69"/>
    <w:rsid w:val="005F23A0"/>
    <w:rsid w:val="005F2945"/>
    <w:rsid w:val="005F2C8D"/>
    <w:rsid w:val="005F3245"/>
    <w:rsid w:val="005F37BA"/>
    <w:rsid w:val="005F3E61"/>
    <w:rsid w:val="005F4E4C"/>
    <w:rsid w:val="005F503B"/>
    <w:rsid w:val="005F5555"/>
    <w:rsid w:val="005F5662"/>
    <w:rsid w:val="005F774A"/>
    <w:rsid w:val="005F7875"/>
    <w:rsid w:val="006001E8"/>
    <w:rsid w:val="00600248"/>
    <w:rsid w:val="00600DF8"/>
    <w:rsid w:val="006013AA"/>
    <w:rsid w:val="006015E6"/>
    <w:rsid w:val="00601D5C"/>
    <w:rsid w:val="00601D6C"/>
    <w:rsid w:val="006021B8"/>
    <w:rsid w:val="00602DEA"/>
    <w:rsid w:val="00604AB8"/>
    <w:rsid w:val="00605AFF"/>
    <w:rsid w:val="00605D11"/>
    <w:rsid w:val="00607137"/>
    <w:rsid w:val="00610676"/>
    <w:rsid w:val="006112AD"/>
    <w:rsid w:val="0061148B"/>
    <w:rsid w:val="006117E2"/>
    <w:rsid w:val="00612380"/>
    <w:rsid w:val="00612B64"/>
    <w:rsid w:val="006130E1"/>
    <w:rsid w:val="00614240"/>
    <w:rsid w:val="006209D4"/>
    <w:rsid w:val="006227D3"/>
    <w:rsid w:val="00623527"/>
    <w:rsid w:val="00623B60"/>
    <w:rsid w:val="00623EB2"/>
    <w:rsid w:val="00625290"/>
    <w:rsid w:val="00625731"/>
    <w:rsid w:val="00625BEB"/>
    <w:rsid w:val="00625D7F"/>
    <w:rsid w:val="0062607E"/>
    <w:rsid w:val="006267FB"/>
    <w:rsid w:val="00627E44"/>
    <w:rsid w:val="00631594"/>
    <w:rsid w:val="00631BF2"/>
    <w:rsid w:val="00631D59"/>
    <w:rsid w:val="00631D61"/>
    <w:rsid w:val="006325B9"/>
    <w:rsid w:val="00632877"/>
    <w:rsid w:val="00632E02"/>
    <w:rsid w:val="006340ED"/>
    <w:rsid w:val="00634745"/>
    <w:rsid w:val="00634783"/>
    <w:rsid w:val="006347ED"/>
    <w:rsid w:val="006357D8"/>
    <w:rsid w:val="00636005"/>
    <w:rsid w:val="00636BFC"/>
    <w:rsid w:val="00636C5A"/>
    <w:rsid w:val="006372FA"/>
    <w:rsid w:val="00637414"/>
    <w:rsid w:val="0063761C"/>
    <w:rsid w:val="00640965"/>
    <w:rsid w:val="00640CA7"/>
    <w:rsid w:val="006425D9"/>
    <w:rsid w:val="00642694"/>
    <w:rsid w:val="006426AD"/>
    <w:rsid w:val="00642965"/>
    <w:rsid w:val="00643729"/>
    <w:rsid w:val="00643A22"/>
    <w:rsid w:val="00644352"/>
    <w:rsid w:val="00644D65"/>
    <w:rsid w:val="00644D92"/>
    <w:rsid w:val="00645067"/>
    <w:rsid w:val="00645390"/>
    <w:rsid w:val="006468CB"/>
    <w:rsid w:val="00646B67"/>
    <w:rsid w:val="00646EFD"/>
    <w:rsid w:val="0064755B"/>
    <w:rsid w:val="0065096A"/>
    <w:rsid w:val="00650A26"/>
    <w:rsid w:val="00650BD4"/>
    <w:rsid w:val="00650EDE"/>
    <w:rsid w:val="006515EE"/>
    <w:rsid w:val="00651FE0"/>
    <w:rsid w:val="00652675"/>
    <w:rsid w:val="0065315C"/>
    <w:rsid w:val="00654CB0"/>
    <w:rsid w:val="006554EB"/>
    <w:rsid w:val="006555C1"/>
    <w:rsid w:val="00655CC9"/>
    <w:rsid w:val="00656397"/>
    <w:rsid w:val="006606C1"/>
    <w:rsid w:val="006612A0"/>
    <w:rsid w:val="00662791"/>
    <w:rsid w:val="00663795"/>
    <w:rsid w:val="00663A53"/>
    <w:rsid w:val="006642F3"/>
    <w:rsid w:val="0066483C"/>
    <w:rsid w:val="00665005"/>
    <w:rsid w:val="006656E4"/>
    <w:rsid w:val="0066700D"/>
    <w:rsid w:val="00667A77"/>
    <w:rsid w:val="00672380"/>
    <w:rsid w:val="006743CD"/>
    <w:rsid w:val="00674519"/>
    <w:rsid w:val="00674C10"/>
    <w:rsid w:val="00675D73"/>
    <w:rsid w:val="0067603C"/>
    <w:rsid w:val="006800A0"/>
    <w:rsid w:val="006800EF"/>
    <w:rsid w:val="00680ED5"/>
    <w:rsid w:val="00681C01"/>
    <w:rsid w:val="00681E39"/>
    <w:rsid w:val="00682641"/>
    <w:rsid w:val="00683DD4"/>
    <w:rsid w:val="00685254"/>
    <w:rsid w:val="006861B1"/>
    <w:rsid w:val="00690631"/>
    <w:rsid w:val="00690810"/>
    <w:rsid w:val="00690BEA"/>
    <w:rsid w:val="00691EDA"/>
    <w:rsid w:val="00692152"/>
    <w:rsid w:val="00692C97"/>
    <w:rsid w:val="00692D0E"/>
    <w:rsid w:val="00693355"/>
    <w:rsid w:val="006935E2"/>
    <w:rsid w:val="006938C9"/>
    <w:rsid w:val="00693A21"/>
    <w:rsid w:val="00693E7C"/>
    <w:rsid w:val="006947CC"/>
    <w:rsid w:val="0069494C"/>
    <w:rsid w:val="0069499D"/>
    <w:rsid w:val="00694DD8"/>
    <w:rsid w:val="00694E18"/>
    <w:rsid w:val="00694F32"/>
    <w:rsid w:val="00695C23"/>
    <w:rsid w:val="00696EC8"/>
    <w:rsid w:val="00697F4E"/>
    <w:rsid w:val="006A0A34"/>
    <w:rsid w:val="006A1797"/>
    <w:rsid w:val="006A21C6"/>
    <w:rsid w:val="006A2845"/>
    <w:rsid w:val="006A3276"/>
    <w:rsid w:val="006A5809"/>
    <w:rsid w:val="006A59A8"/>
    <w:rsid w:val="006A5DD2"/>
    <w:rsid w:val="006A739D"/>
    <w:rsid w:val="006B0C65"/>
    <w:rsid w:val="006B1673"/>
    <w:rsid w:val="006B1CFF"/>
    <w:rsid w:val="006B216A"/>
    <w:rsid w:val="006B29FD"/>
    <w:rsid w:val="006B2A2B"/>
    <w:rsid w:val="006B35E4"/>
    <w:rsid w:val="006B3A3C"/>
    <w:rsid w:val="006B449F"/>
    <w:rsid w:val="006B4C3B"/>
    <w:rsid w:val="006B503D"/>
    <w:rsid w:val="006B6C3D"/>
    <w:rsid w:val="006B750B"/>
    <w:rsid w:val="006C00C2"/>
    <w:rsid w:val="006C0AC2"/>
    <w:rsid w:val="006C14FF"/>
    <w:rsid w:val="006C1951"/>
    <w:rsid w:val="006C1CA4"/>
    <w:rsid w:val="006C2118"/>
    <w:rsid w:val="006C222B"/>
    <w:rsid w:val="006C59DC"/>
    <w:rsid w:val="006C5AB1"/>
    <w:rsid w:val="006C655B"/>
    <w:rsid w:val="006D1409"/>
    <w:rsid w:val="006D2615"/>
    <w:rsid w:val="006D2CD8"/>
    <w:rsid w:val="006D2D0B"/>
    <w:rsid w:val="006D3C20"/>
    <w:rsid w:val="006D3CA9"/>
    <w:rsid w:val="006D447E"/>
    <w:rsid w:val="006D4C5C"/>
    <w:rsid w:val="006D51FF"/>
    <w:rsid w:val="006D61F7"/>
    <w:rsid w:val="006D71E5"/>
    <w:rsid w:val="006D76B5"/>
    <w:rsid w:val="006D7A07"/>
    <w:rsid w:val="006E0405"/>
    <w:rsid w:val="006E0496"/>
    <w:rsid w:val="006E0CA6"/>
    <w:rsid w:val="006E117F"/>
    <w:rsid w:val="006E1358"/>
    <w:rsid w:val="006E175E"/>
    <w:rsid w:val="006E1B9C"/>
    <w:rsid w:val="006E2703"/>
    <w:rsid w:val="006E35C3"/>
    <w:rsid w:val="006E3BAE"/>
    <w:rsid w:val="006E3C1C"/>
    <w:rsid w:val="006E4473"/>
    <w:rsid w:val="006E44C1"/>
    <w:rsid w:val="006E45C8"/>
    <w:rsid w:val="006E54AA"/>
    <w:rsid w:val="006E60D1"/>
    <w:rsid w:val="006E7874"/>
    <w:rsid w:val="006F043B"/>
    <w:rsid w:val="006F19AF"/>
    <w:rsid w:val="006F2160"/>
    <w:rsid w:val="006F260C"/>
    <w:rsid w:val="006F2704"/>
    <w:rsid w:val="006F3AE7"/>
    <w:rsid w:val="006F4277"/>
    <w:rsid w:val="006F522D"/>
    <w:rsid w:val="006F581E"/>
    <w:rsid w:val="006F5A3C"/>
    <w:rsid w:val="006F5D36"/>
    <w:rsid w:val="006F6425"/>
    <w:rsid w:val="006F6652"/>
    <w:rsid w:val="006F6CEA"/>
    <w:rsid w:val="006F6FCA"/>
    <w:rsid w:val="006F71B4"/>
    <w:rsid w:val="006F7F65"/>
    <w:rsid w:val="00701494"/>
    <w:rsid w:val="00702A61"/>
    <w:rsid w:val="00703B72"/>
    <w:rsid w:val="007079F1"/>
    <w:rsid w:val="00707EA7"/>
    <w:rsid w:val="007103F6"/>
    <w:rsid w:val="00711052"/>
    <w:rsid w:val="0071149C"/>
    <w:rsid w:val="0071323D"/>
    <w:rsid w:val="00720046"/>
    <w:rsid w:val="00720CCC"/>
    <w:rsid w:val="00721867"/>
    <w:rsid w:val="007222D1"/>
    <w:rsid w:val="007226D4"/>
    <w:rsid w:val="00723F46"/>
    <w:rsid w:val="007240E8"/>
    <w:rsid w:val="00724277"/>
    <w:rsid w:val="00724611"/>
    <w:rsid w:val="00724955"/>
    <w:rsid w:val="00725619"/>
    <w:rsid w:val="0072599E"/>
    <w:rsid w:val="00727478"/>
    <w:rsid w:val="00731B82"/>
    <w:rsid w:val="007330C6"/>
    <w:rsid w:val="00733C10"/>
    <w:rsid w:val="007344E0"/>
    <w:rsid w:val="00735270"/>
    <w:rsid w:val="00736966"/>
    <w:rsid w:val="00736ED1"/>
    <w:rsid w:val="0073741D"/>
    <w:rsid w:val="00737E3B"/>
    <w:rsid w:val="00740229"/>
    <w:rsid w:val="00740AC8"/>
    <w:rsid w:val="0074120F"/>
    <w:rsid w:val="00741AD6"/>
    <w:rsid w:val="00743341"/>
    <w:rsid w:val="00743557"/>
    <w:rsid w:val="007436D9"/>
    <w:rsid w:val="007437F2"/>
    <w:rsid w:val="0074383D"/>
    <w:rsid w:val="00744884"/>
    <w:rsid w:val="00744E27"/>
    <w:rsid w:val="007452A6"/>
    <w:rsid w:val="007462CD"/>
    <w:rsid w:val="007469E7"/>
    <w:rsid w:val="00747849"/>
    <w:rsid w:val="0074791C"/>
    <w:rsid w:val="007508CC"/>
    <w:rsid w:val="00750A00"/>
    <w:rsid w:val="00751809"/>
    <w:rsid w:val="00751EC5"/>
    <w:rsid w:val="0075252C"/>
    <w:rsid w:val="00752EA1"/>
    <w:rsid w:val="007531D1"/>
    <w:rsid w:val="00753F04"/>
    <w:rsid w:val="00755E10"/>
    <w:rsid w:val="00756F40"/>
    <w:rsid w:val="00757DA7"/>
    <w:rsid w:val="00760139"/>
    <w:rsid w:val="00761287"/>
    <w:rsid w:val="00761BD6"/>
    <w:rsid w:val="0076286C"/>
    <w:rsid w:val="00762EE8"/>
    <w:rsid w:val="0076315C"/>
    <w:rsid w:val="0076349D"/>
    <w:rsid w:val="0076391B"/>
    <w:rsid w:val="0076427B"/>
    <w:rsid w:val="00764B8C"/>
    <w:rsid w:val="00765C26"/>
    <w:rsid w:val="00765CDF"/>
    <w:rsid w:val="00765F1B"/>
    <w:rsid w:val="007669D5"/>
    <w:rsid w:val="00767375"/>
    <w:rsid w:val="00767B34"/>
    <w:rsid w:val="00770400"/>
    <w:rsid w:val="00770CAF"/>
    <w:rsid w:val="00771907"/>
    <w:rsid w:val="00771ABD"/>
    <w:rsid w:val="00771C95"/>
    <w:rsid w:val="0077220F"/>
    <w:rsid w:val="00773244"/>
    <w:rsid w:val="0077334F"/>
    <w:rsid w:val="00774BC0"/>
    <w:rsid w:val="00775786"/>
    <w:rsid w:val="00775DBE"/>
    <w:rsid w:val="00776B09"/>
    <w:rsid w:val="00776BDC"/>
    <w:rsid w:val="007776E0"/>
    <w:rsid w:val="00780134"/>
    <w:rsid w:val="00781359"/>
    <w:rsid w:val="007819BF"/>
    <w:rsid w:val="00782D66"/>
    <w:rsid w:val="0078435A"/>
    <w:rsid w:val="007848CA"/>
    <w:rsid w:val="00784FAA"/>
    <w:rsid w:val="00786DF9"/>
    <w:rsid w:val="00787C5B"/>
    <w:rsid w:val="00787D25"/>
    <w:rsid w:val="00790908"/>
    <w:rsid w:val="00793213"/>
    <w:rsid w:val="0079355D"/>
    <w:rsid w:val="0079402E"/>
    <w:rsid w:val="00794CA6"/>
    <w:rsid w:val="007951ED"/>
    <w:rsid w:val="007957B8"/>
    <w:rsid w:val="007957F5"/>
    <w:rsid w:val="00795C0D"/>
    <w:rsid w:val="00796CC4"/>
    <w:rsid w:val="007976A3"/>
    <w:rsid w:val="007A34AA"/>
    <w:rsid w:val="007A3911"/>
    <w:rsid w:val="007A40AE"/>
    <w:rsid w:val="007A5AE4"/>
    <w:rsid w:val="007A5B5F"/>
    <w:rsid w:val="007A5B74"/>
    <w:rsid w:val="007A5E22"/>
    <w:rsid w:val="007A7E07"/>
    <w:rsid w:val="007B031E"/>
    <w:rsid w:val="007B069F"/>
    <w:rsid w:val="007B0B42"/>
    <w:rsid w:val="007B26A0"/>
    <w:rsid w:val="007B2F5E"/>
    <w:rsid w:val="007B30C4"/>
    <w:rsid w:val="007B4CED"/>
    <w:rsid w:val="007B4D89"/>
    <w:rsid w:val="007B50F1"/>
    <w:rsid w:val="007B62A0"/>
    <w:rsid w:val="007B656F"/>
    <w:rsid w:val="007B66B7"/>
    <w:rsid w:val="007C00D4"/>
    <w:rsid w:val="007C1539"/>
    <w:rsid w:val="007C15F2"/>
    <w:rsid w:val="007C1BC2"/>
    <w:rsid w:val="007C2098"/>
    <w:rsid w:val="007C2131"/>
    <w:rsid w:val="007C2254"/>
    <w:rsid w:val="007C46D2"/>
    <w:rsid w:val="007C551B"/>
    <w:rsid w:val="007C5CAC"/>
    <w:rsid w:val="007C644D"/>
    <w:rsid w:val="007D0430"/>
    <w:rsid w:val="007D15F1"/>
    <w:rsid w:val="007D1FE8"/>
    <w:rsid w:val="007D2544"/>
    <w:rsid w:val="007D2EA5"/>
    <w:rsid w:val="007D475B"/>
    <w:rsid w:val="007D5795"/>
    <w:rsid w:val="007D5C0C"/>
    <w:rsid w:val="007D66CD"/>
    <w:rsid w:val="007D6773"/>
    <w:rsid w:val="007D6A49"/>
    <w:rsid w:val="007D6BBD"/>
    <w:rsid w:val="007D70C7"/>
    <w:rsid w:val="007D7619"/>
    <w:rsid w:val="007D7A3A"/>
    <w:rsid w:val="007E1CF1"/>
    <w:rsid w:val="007E2AF8"/>
    <w:rsid w:val="007E2DBD"/>
    <w:rsid w:val="007E4FA7"/>
    <w:rsid w:val="007E53F2"/>
    <w:rsid w:val="007E61B6"/>
    <w:rsid w:val="007E6C6B"/>
    <w:rsid w:val="007E70D6"/>
    <w:rsid w:val="007E7911"/>
    <w:rsid w:val="007F103C"/>
    <w:rsid w:val="007F109E"/>
    <w:rsid w:val="007F2811"/>
    <w:rsid w:val="007F2DDF"/>
    <w:rsid w:val="007F3883"/>
    <w:rsid w:val="007F3D14"/>
    <w:rsid w:val="007F4235"/>
    <w:rsid w:val="007F453F"/>
    <w:rsid w:val="007F4B79"/>
    <w:rsid w:val="007F56D2"/>
    <w:rsid w:val="007F570F"/>
    <w:rsid w:val="007F6109"/>
    <w:rsid w:val="007F6977"/>
    <w:rsid w:val="007F7047"/>
    <w:rsid w:val="007F7497"/>
    <w:rsid w:val="007F7602"/>
    <w:rsid w:val="007F7659"/>
    <w:rsid w:val="007F7A44"/>
    <w:rsid w:val="00801407"/>
    <w:rsid w:val="00801D73"/>
    <w:rsid w:val="00803571"/>
    <w:rsid w:val="00803B38"/>
    <w:rsid w:val="008040B9"/>
    <w:rsid w:val="00805598"/>
    <w:rsid w:val="00805F99"/>
    <w:rsid w:val="0080600B"/>
    <w:rsid w:val="008066CA"/>
    <w:rsid w:val="00807AEE"/>
    <w:rsid w:val="00810CFD"/>
    <w:rsid w:val="00811E35"/>
    <w:rsid w:val="008122D1"/>
    <w:rsid w:val="008132AB"/>
    <w:rsid w:val="00813E1B"/>
    <w:rsid w:val="00815666"/>
    <w:rsid w:val="00815C69"/>
    <w:rsid w:val="008166CA"/>
    <w:rsid w:val="00816714"/>
    <w:rsid w:val="00817BF3"/>
    <w:rsid w:val="00820ACA"/>
    <w:rsid w:val="00820EBD"/>
    <w:rsid w:val="008232C2"/>
    <w:rsid w:val="008243A1"/>
    <w:rsid w:val="0082456E"/>
    <w:rsid w:val="0082458E"/>
    <w:rsid w:val="0082461A"/>
    <w:rsid w:val="00825896"/>
    <w:rsid w:val="00825D94"/>
    <w:rsid w:val="00826395"/>
    <w:rsid w:val="008320E4"/>
    <w:rsid w:val="008337F5"/>
    <w:rsid w:val="00833BD5"/>
    <w:rsid w:val="00834C1F"/>
    <w:rsid w:val="008351F2"/>
    <w:rsid w:val="00837782"/>
    <w:rsid w:val="00841EB4"/>
    <w:rsid w:val="00842D6A"/>
    <w:rsid w:val="00842F7E"/>
    <w:rsid w:val="0084331E"/>
    <w:rsid w:val="00843BE9"/>
    <w:rsid w:val="00843D0A"/>
    <w:rsid w:val="008440C6"/>
    <w:rsid w:val="00844B5F"/>
    <w:rsid w:val="008465A9"/>
    <w:rsid w:val="008466BA"/>
    <w:rsid w:val="0085046E"/>
    <w:rsid w:val="00850990"/>
    <w:rsid w:val="00851E52"/>
    <w:rsid w:val="00852272"/>
    <w:rsid w:val="00854060"/>
    <w:rsid w:val="00854278"/>
    <w:rsid w:val="00854810"/>
    <w:rsid w:val="0085491D"/>
    <w:rsid w:val="0085517D"/>
    <w:rsid w:val="00857553"/>
    <w:rsid w:val="008575CA"/>
    <w:rsid w:val="00857A1B"/>
    <w:rsid w:val="00861168"/>
    <w:rsid w:val="008613E2"/>
    <w:rsid w:val="0086157B"/>
    <w:rsid w:val="0086174D"/>
    <w:rsid w:val="008625D0"/>
    <w:rsid w:val="00863609"/>
    <w:rsid w:val="00863915"/>
    <w:rsid w:val="00864966"/>
    <w:rsid w:val="00864B10"/>
    <w:rsid w:val="008678F5"/>
    <w:rsid w:val="008704A6"/>
    <w:rsid w:val="00870A0E"/>
    <w:rsid w:val="00870D6B"/>
    <w:rsid w:val="00871658"/>
    <w:rsid w:val="00872556"/>
    <w:rsid w:val="00873045"/>
    <w:rsid w:val="0087397D"/>
    <w:rsid w:val="00873F95"/>
    <w:rsid w:val="008742E1"/>
    <w:rsid w:val="008755C0"/>
    <w:rsid w:val="00875C39"/>
    <w:rsid w:val="008773DA"/>
    <w:rsid w:val="00877500"/>
    <w:rsid w:val="00877E48"/>
    <w:rsid w:val="008801CB"/>
    <w:rsid w:val="0088044C"/>
    <w:rsid w:val="00881000"/>
    <w:rsid w:val="00881577"/>
    <w:rsid w:val="0088174A"/>
    <w:rsid w:val="0088187E"/>
    <w:rsid w:val="00881B2C"/>
    <w:rsid w:val="0088288E"/>
    <w:rsid w:val="00882A2B"/>
    <w:rsid w:val="00882AF4"/>
    <w:rsid w:val="00882B70"/>
    <w:rsid w:val="00883223"/>
    <w:rsid w:val="00883D33"/>
    <w:rsid w:val="00884C65"/>
    <w:rsid w:val="00884E11"/>
    <w:rsid w:val="00885601"/>
    <w:rsid w:val="00885622"/>
    <w:rsid w:val="00885AC9"/>
    <w:rsid w:val="008863C5"/>
    <w:rsid w:val="00886E96"/>
    <w:rsid w:val="00887E61"/>
    <w:rsid w:val="00890068"/>
    <w:rsid w:val="00890ED9"/>
    <w:rsid w:val="00892D0F"/>
    <w:rsid w:val="008933A9"/>
    <w:rsid w:val="00893CF2"/>
    <w:rsid w:val="00894A5D"/>
    <w:rsid w:val="008952FB"/>
    <w:rsid w:val="00896255"/>
    <w:rsid w:val="00896CB5"/>
    <w:rsid w:val="00897ED0"/>
    <w:rsid w:val="008A07C8"/>
    <w:rsid w:val="008A0B95"/>
    <w:rsid w:val="008A0E00"/>
    <w:rsid w:val="008A227E"/>
    <w:rsid w:val="008A28BF"/>
    <w:rsid w:val="008A2EA1"/>
    <w:rsid w:val="008A2F9E"/>
    <w:rsid w:val="008A3474"/>
    <w:rsid w:val="008A40C7"/>
    <w:rsid w:val="008A5098"/>
    <w:rsid w:val="008A5F15"/>
    <w:rsid w:val="008A6488"/>
    <w:rsid w:val="008A67C7"/>
    <w:rsid w:val="008A748F"/>
    <w:rsid w:val="008A7E24"/>
    <w:rsid w:val="008B12D5"/>
    <w:rsid w:val="008B1EA9"/>
    <w:rsid w:val="008B259B"/>
    <w:rsid w:val="008B294D"/>
    <w:rsid w:val="008B35AC"/>
    <w:rsid w:val="008B4060"/>
    <w:rsid w:val="008B40B3"/>
    <w:rsid w:val="008B40BF"/>
    <w:rsid w:val="008B4D54"/>
    <w:rsid w:val="008B56FB"/>
    <w:rsid w:val="008B5D87"/>
    <w:rsid w:val="008B6E0C"/>
    <w:rsid w:val="008B71DA"/>
    <w:rsid w:val="008C0CD3"/>
    <w:rsid w:val="008C102F"/>
    <w:rsid w:val="008C1D01"/>
    <w:rsid w:val="008C2AEC"/>
    <w:rsid w:val="008C2E49"/>
    <w:rsid w:val="008C3556"/>
    <w:rsid w:val="008C4085"/>
    <w:rsid w:val="008C5A62"/>
    <w:rsid w:val="008C6559"/>
    <w:rsid w:val="008C70B7"/>
    <w:rsid w:val="008C7130"/>
    <w:rsid w:val="008C73A4"/>
    <w:rsid w:val="008C7A10"/>
    <w:rsid w:val="008D09B7"/>
    <w:rsid w:val="008D09D5"/>
    <w:rsid w:val="008D1570"/>
    <w:rsid w:val="008D23C8"/>
    <w:rsid w:val="008D30AD"/>
    <w:rsid w:val="008D4BD8"/>
    <w:rsid w:val="008D6543"/>
    <w:rsid w:val="008D7810"/>
    <w:rsid w:val="008E0382"/>
    <w:rsid w:val="008E0677"/>
    <w:rsid w:val="008E1FDF"/>
    <w:rsid w:val="008E2917"/>
    <w:rsid w:val="008E3810"/>
    <w:rsid w:val="008E390C"/>
    <w:rsid w:val="008E67EC"/>
    <w:rsid w:val="008E7294"/>
    <w:rsid w:val="008E79FC"/>
    <w:rsid w:val="008F018A"/>
    <w:rsid w:val="008F0C2D"/>
    <w:rsid w:val="008F1100"/>
    <w:rsid w:val="008F2C35"/>
    <w:rsid w:val="008F2DE1"/>
    <w:rsid w:val="008F3596"/>
    <w:rsid w:val="008F43D1"/>
    <w:rsid w:val="008F4B14"/>
    <w:rsid w:val="008F4F0B"/>
    <w:rsid w:val="008F55ED"/>
    <w:rsid w:val="008F62F5"/>
    <w:rsid w:val="008F6A0B"/>
    <w:rsid w:val="008F6B6D"/>
    <w:rsid w:val="008F74AF"/>
    <w:rsid w:val="00900336"/>
    <w:rsid w:val="00900595"/>
    <w:rsid w:val="009017DC"/>
    <w:rsid w:val="00901AC1"/>
    <w:rsid w:val="00902DDE"/>
    <w:rsid w:val="00903288"/>
    <w:rsid w:val="0090375C"/>
    <w:rsid w:val="00903A18"/>
    <w:rsid w:val="00904527"/>
    <w:rsid w:val="00904534"/>
    <w:rsid w:val="00905274"/>
    <w:rsid w:val="00905618"/>
    <w:rsid w:val="00905EDB"/>
    <w:rsid w:val="0090673F"/>
    <w:rsid w:val="00906B0B"/>
    <w:rsid w:val="0090705E"/>
    <w:rsid w:val="00911BED"/>
    <w:rsid w:val="009126A5"/>
    <w:rsid w:val="0091343D"/>
    <w:rsid w:val="00913474"/>
    <w:rsid w:val="009134D0"/>
    <w:rsid w:val="00914598"/>
    <w:rsid w:val="009154B1"/>
    <w:rsid w:val="009156BF"/>
    <w:rsid w:val="00915706"/>
    <w:rsid w:val="00915C37"/>
    <w:rsid w:val="00915E44"/>
    <w:rsid w:val="00916364"/>
    <w:rsid w:val="009170B0"/>
    <w:rsid w:val="0091764B"/>
    <w:rsid w:val="0092037E"/>
    <w:rsid w:val="00920699"/>
    <w:rsid w:val="00920CA7"/>
    <w:rsid w:val="00921A15"/>
    <w:rsid w:val="00921C58"/>
    <w:rsid w:val="009221FE"/>
    <w:rsid w:val="00922B4A"/>
    <w:rsid w:val="009233DD"/>
    <w:rsid w:val="00923B63"/>
    <w:rsid w:val="00924E14"/>
    <w:rsid w:val="009256FD"/>
    <w:rsid w:val="00925A4A"/>
    <w:rsid w:val="00925D7F"/>
    <w:rsid w:val="00925E8C"/>
    <w:rsid w:val="00926615"/>
    <w:rsid w:val="00926D6F"/>
    <w:rsid w:val="00930773"/>
    <w:rsid w:val="00931F6C"/>
    <w:rsid w:val="00932361"/>
    <w:rsid w:val="0093359B"/>
    <w:rsid w:val="00933AD5"/>
    <w:rsid w:val="00933B10"/>
    <w:rsid w:val="00933FBA"/>
    <w:rsid w:val="00934642"/>
    <w:rsid w:val="00935C4B"/>
    <w:rsid w:val="00936038"/>
    <w:rsid w:val="0094034B"/>
    <w:rsid w:val="00940B62"/>
    <w:rsid w:val="0094118B"/>
    <w:rsid w:val="00942697"/>
    <w:rsid w:val="00942C6A"/>
    <w:rsid w:val="009438AA"/>
    <w:rsid w:val="00943AFF"/>
    <w:rsid w:val="0094632A"/>
    <w:rsid w:val="0094641A"/>
    <w:rsid w:val="00946693"/>
    <w:rsid w:val="00946C96"/>
    <w:rsid w:val="00946D20"/>
    <w:rsid w:val="0094751D"/>
    <w:rsid w:val="009477BB"/>
    <w:rsid w:val="0095085D"/>
    <w:rsid w:val="00950CCE"/>
    <w:rsid w:val="00950D93"/>
    <w:rsid w:val="00951C22"/>
    <w:rsid w:val="00951DCF"/>
    <w:rsid w:val="00951F3F"/>
    <w:rsid w:val="009525BD"/>
    <w:rsid w:val="009532B6"/>
    <w:rsid w:val="009539B5"/>
    <w:rsid w:val="00953D3A"/>
    <w:rsid w:val="00953D5D"/>
    <w:rsid w:val="00955071"/>
    <w:rsid w:val="00955437"/>
    <w:rsid w:val="00956937"/>
    <w:rsid w:val="00956ED0"/>
    <w:rsid w:val="009575F7"/>
    <w:rsid w:val="00957981"/>
    <w:rsid w:val="00961CDF"/>
    <w:rsid w:val="00962219"/>
    <w:rsid w:val="00963F6C"/>
    <w:rsid w:val="0096497E"/>
    <w:rsid w:val="009651A4"/>
    <w:rsid w:val="009656C4"/>
    <w:rsid w:val="00965C9B"/>
    <w:rsid w:val="00966111"/>
    <w:rsid w:val="00966382"/>
    <w:rsid w:val="0096691E"/>
    <w:rsid w:val="0096696F"/>
    <w:rsid w:val="00966AA7"/>
    <w:rsid w:val="00967CEF"/>
    <w:rsid w:val="00970218"/>
    <w:rsid w:val="00971CA9"/>
    <w:rsid w:val="0097216D"/>
    <w:rsid w:val="0097230B"/>
    <w:rsid w:val="00972351"/>
    <w:rsid w:val="00972361"/>
    <w:rsid w:val="00974965"/>
    <w:rsid w:val="00976062"/>
    <w:rsid w:val="0097644E"/>
    <w:rsid w:val="00976492"/>
    <w:rsid w:val="00977B9B"/>
    <w:rsid w:val="00981A5A"/>
    <w:rsid w:val="00982D64"/>
    <w:rsid w:val="009838EA"/>
    <w:rsid w:val="00984634"/>
    <w:rsid w:val="00984CAA"/>
    <w:rsid w:val="00985E01"/>
    <w:rsid w:val="00986385"/>
    <w:rsid w:val="009866F0"/>
    <w:rsid w:val="00987A35"/>
    <w:rsid w:val="00987C13"/>
    <w:rsid w:val="009908FE"/>
    <w:rsid w:val="00990D52"/>
    <w:rsid w:val="009917AC"/>
    <w:rsid w:val="00991A66"/>
    <w:rsid w:val="00991A6E"/>
    <w:rsid w:val="00991A9C"/>
    <w:rsid w:val="00992201"/>
    <w:rsid w:val="00992469"/>
    <w:rsid w:val="0099249A"/>
    <w:rsid w:val="00993C7A"/>
    <w:rsid w:val="0099401D"/>
    <w:rsid w:val="0099431B"/>
    <w:rsid w:val="009950E0"/>
    <w:rsid w:val="0099661E"/>
    <w:rsid w:val="00997ADD"/>
    <w:rsid w:val="009A00AA"/>
    <w:rsid w:val="009A0286"/>
    <w:rsid w:val="009A217E"/>
    <w:rsid w:val="009A277E"/>
    <w:rsid w:val="009A298B"/>
    <w:rsid w:val="009A2C21"/>
    <w:rsid w:val="009A3631"/>
    <w:rsid w:val="009A385D"/>
    <w:rsid w:val="009A42D9"/>
    <w:rsid w:val="009A4B4F"/>
    <w:rsid w:val="009A7BF2"/>
    <w:rsid w:val="009B0013"/>
    <w:rsid w:val="009B06AD"/>
    <w:rsid w:val="009B084C"/>
    <w:rsid w:val="009B0DAA"/>
    <w:rsid w:val="009B218D"/>
    <w:rsid w:val="009B2191"/>
    <w:rsid w:val="009B26D8"/>
    <w:rsid w:val="009B3041"/>
    <w:rsid w:val="009B3E1C"/>
    <w:rsid w:val="009B4535"/>
    <w:rsid w:val="009B46BA"/>
    <w:rsid w:val="009C1774"/>
    <w:rsid w:val="009C393F"/>
    <w:rsid w:val="009C42C3"/>
    <w:rsid w:val="009C4D83"/>
    <w:rsid w:val="009C5BD8"/>
    <w:rsid w:val="009C5F77"/>
    <w:rsid w:val="009C6038"/>
    <w:rsid w:val="009C61DB"/>
    <w:rsid w:val="009C6A99"/>
    <w:rsid w:val="009C6EAB"/>
    <w:rsid w:val="009C6FF0"/>
    <w:rsid w:val="009C7C02"/>
    <w:rsid w:val="009D0170"/>
    <w:rsid w:val="009D0224"/>
    <w:rsid w:val="009D0B9E"/>
    <w:rsid w:val="009D0D03"/>
    <w:rsid w:val="009D17E8"/>
    <w:rsid w:val="009D1C52"/>
    <w:rsid w:val="009D2041"/>
    <w:rsid w:val="009D2489"/>
    <w:rsid w:val="009D30B6"/>
    <w:rsid w:val="009D3510"/>
    <w:rsid w:val="009D553D"/>
    <w:rsid w:val="009E0F17"/>
    <w:rsid w:val="009E16D2"/>
    <w:rsid w:val="009E2028"/>
    <w:rsid w:val="009E228C"/>
    <w:rsid w:val="009E2ADE"/>
    <w:rsid w:val="009E3C3C"/>
    <w:rsid w:val="009E3D1A"/>
    <w:rsid w:val="009E54E3"/>
    <w:rsid w:val="009E5610"/>
    <w:rsid w:val="009E634F"/>
    <w:rsid w:val="009E6862"/>
    <w:rsid w:val="009E7419"/>
    <w:rsid w:val="009E749E"/>
    <w:rsid w:val="009E764E"/>
    <w:rsid w:val="009F01AF"/>
    <w:rsid w:val="009F1CBD"/>
    <w:rsid w:val="009F2B4A"/>
    <w:rsid w:val="009F2C4F"/>
    <w:rsid w:val="009F3049"/>
    <w:rsid w:val="009F3F42"/>
    <w:rsid w:val="009F405F"/>
    <w:rsid w:val="009F47D4"/>
    <w:rsid w:val="009F49F2"/>
    <w:rsid w:val="009F5BA2"/>
    <w:rsid w:val="009F6C94"/>
    <w:rsid w:val="009F73E3"/>
    <w:rsid w:val="009F7F73"/>
    <w:rsid w:val="00A01889"/>
    <w:rsid w:val="00A02FA2"/>
    <w:rsid w:val="00A03B90"/>
    <w:rsid w:val="00A040E7"/>
    <w:rsid w:val="00A046C5"/>
    <w:rsid w:val="00A0568F"/>
    <w:rsid w:val="00A0793C"/>
    <w:rsid w:val="00A07B81"/>
    <w:rsid w:val="00A07DC9"/>
    <w:rsid w:val="00A1015B"/>
    <w:rsid w:val="00A10384"/>
    <w:rsid w:val="00A10AA0"/>
    <w:rsid w:val="00A12FC2"/>
    <w:rsid w:val="00A13071"/>
    <w:rsid w:val="00A133A5"/>
    <w:rsid w:val="00A13790"/>
    <w:rsid w:val="00A14167"/>
    <w:rsid w:val="00A14C42"/>
    <w:rsid w:val="00A14CBD"/>
    <w:rsid w:val="00A1501B"/>
    <w:rsid w:val="00A162BF"/>
    <w:rsid w:val="00A16DD6"/>
    <w:rsid w:val="00A17D99"/>
    <w:rsid w:val="00A17E00"/>
    <w:rsid w:val="00A208C6"/>
    <w:rsid w:val="00A211FE"/>
    <w:rsid w:val="00A21886"/>
    <w:rsid w:val="00A219E6"/>
    <w:rsid w:val="00A21EBF"/>
    <w:rsid w:val="00A22109"/>
    <w:rsid w:val="00A23F37"/>
    <w:rsid w:val="00A25354"/>
    <w:rsid w:val="00A26DD0"/>
    <w:rsid w:val="00A272DF"/>
    <w:rsid w:val="00A27A36"/>
    <w:rsid w:val="00A27AC4"/>
    <w:rsid w:val="00A27D42"/>
    <w:rsid w:val="00A30138"/>
    <w:rsid w:val="00A3051C"/>
    <w:rsid w:val="00A30711"/>
    <w:rsid w:val="00A3104E"/>
    <w:rsid w:val="00A31187"/>
    <w:rsid w:val="00A32028"/>
    <w:rsid w:val="00A333CC"/>
    <w:rsid w:val="00A33E90"/>
    <w:rsid w:val="00A342B6"/>
    <w:rsid w:val="00A37434"/>
    <w:rsid w:val="00A376F8"/>
    <w:rsid w:val="00A40972"/>
    <w:rsid w:val="00A418FF"/>
    <w:rsid w:val="00A435F7"/>
    <w:rsid w:val="00A438BD"/>
    <w:rsid w:val="00A43B65"/>
    <w:rsid w:val="00A475B0"/>
    <w:rsid w:val="00A47600"/>
    <w:rsid w:val="00A47966"/>
    <w:rsid w:val="00A479BF"/>
    <w:rsid w:val="00A50044"/>
    <w:rsid w:val="00A509F1"/>
    <w:rsid w:val="00A550CB"/>
    <w:rsid w:val="00A55EC6"/>
    <w:rsid w:val="00A56F20"/>
    <w:rsid w:val="00A57237"/>
    <w:rsid w:val="00A57238"/>
    <w:rsid w:val="00A60017"/>
    <w:rsid w:val="00A600B4"/>
    <w:rsid w:val="00A60169"/>
    <w:rsid w:val="00A610F5"/>
    <w:rsid w:val="00A61C2E"/>
    <w:rsid w:val="00A61CBE"/>
    <w:rsid w:val="00A62236"/>
    <w:rsid w:val="00A63B87"/>
    <w:rsid w:val="00A63CB6"/>
    <w:rsid w:val="00A64803"/>
    <w:rsid w:val="00A64E7C"/>
    <w:rsid w:val="00A6557A"/>
    <w:rsid w:val="00A65BC3"/>
    <w:rsid w:val="00A67ED2"/>
    <w:rsid w:val="00A702FA"/>
    <w:rsid w:val="00A703BD"/>
    <w:rsid w:val="00A70822"/>
    <w:rsid w:val="00A71F71"/>
    <w:rsid w:val="00A72496"/>
    <w:rsid w:val="00A743FE"/>
    <w:rsid w:val="00A749C2"/>
    <w:rsid w:val="00A750F9"/>
    <w:rsid w:val="00A75BA1"/>
    <w:rsid w:val="00A76411"/>
    <w:rsid w:val="00A76A85"/>
    <w:rsid w:val="00A76CEF"/>
    <w:rsid w:val="00A76FBF"/>
    <w:rsid w:val="00A771B6"/>
    <w:rsid w:val="00A80124"/>
    <w:rsid w:val="00A801ED"/>
    <w:rsid w:val="00A80244"/>
    <w:rsid w:val="00A806C8"/>
    <w:rsid w:val="00A828B4"/>
    <w:rsid w:val="00A83799"/>
    <w:rsid w:val="00A85D59"/>
    <w:rsid w:val="00A864F4"/>
    <w:rsid w:val="00A86753"/>
    <w:rsid w:val="00A87986"/>
    <w:rsid w:val="00A87F01"/>
    <w:rsid w:val="00A90F19"/>
    <w:rsid w:val="00A9266E"/>
    <w:rsid w:val="00A92B65"/>
    <w:rsid w:val="00A94011"/>
    <w:rsid w:val="00A94348"/>
    <w:rsid w:val="00A95E56"/>
    <w:rsid w:val="00A9664E"/>
    <w:rsid w:val="00A96B54"/>
    <w:rsid w:val="00A96BE9"/>
    <w:rsid w:val="00A97280"/>
    <w:rsid w:val="00AA0281"/>
    <w:rsid w:val="00AA15CF"/>
    <w:rsid w:val="00AA359A"/>
    <w:rsid w:val="00AA3AFC"/>
    <w:rsid w:val="00AA5510"/>
    <w:rsid w:val="00AA6072"/>
    <w:rsid w:val="00AA65B7"/>
    <w:rsid w:val="00AA686A"/>
    <w:rsid w:val="00AB07D1"/>
    <w:rsid w:val="00AB0D91"/>
    <w:rsid w:val="00AB14D1"/>
    <w:rsid w:val="00AB28FE"/>
    <w:rsid w:val="00AB2E31"/>
    <w:rsid w:val="00AB3E38"/>
    <w:rsid w:val="00AB504B"/>
    <w:rsid w:val="00AB5080"/>
    <w:rsid w:val="00AB59C5"/>
    <w:rsid w:val="00AB6CD9"/>
    <w:rsid w:val="00AB7303"/>
    <w:rsid w:val="00AC04CE"/>
    <w:rsid w:val="00AC2DF0"/>
    <w:rsid w:val="00AC328D"/>
    <w:rsid w:val="00AC3B2B"/>
    <w:rsid w:val="00AC3E2B"/>
    <w:rsid w:val="00AC3E78"/>
    <w:rsid w:val="00AC4C72"/>
    <w:rsid w:val="00AC5306"/>
    <w:rsid w:val="00AC5B5D"/>
    <w:rsid w:val="00AC5E03"/>
    <w:rsid w:val="00AC66D1"/>
    <w:rsid w:val="00AC71B5"/>
    <w:rsid w:val="00AC758A"/>
    <w:rsid w:val="00AD052E"/>
    <w:rsid w:val="00AD0DAC"/>
    <w:rsid w:val="00AD1B3E"/>
    <w:rsid w:val="00AD3212"/>
    <w:rsid w:val="00AD389C"/>
    <w:rsid w:val="00AD3C5C"/>
    <w:rsid w:val="00AD4051"/>
    <w:rsid w:val="00AD489B"/>
    <w:rsid w:val="00AD5553"/>
    <w:rsid w:val="00AD7631"/>
    <w:rsid w:val="00AD77D8"/>
    <w:rsid w:val="00AD7E22"/>
    <w:rsid w:val="00AE05C5"/>
    <w:rsid w:val="00AE0E9E"/>
    <w:rsid w:val="00AE2135"/>
    <w:rsid w:val="00AE266B"/>
    <w:rsid w:val="00AE2B78"/>
    <w:rsid w:val="00AE31BA"/>
    <w:rsid w:val="00AE32F2"/>
    <w:rsid w:val="00AE66A6"/>
    <w:rsid w:val="00AE71C4"/>
    <w:rsid w:val="00AE7794"/>
    <w:rsid w:val="00AE7E6B"/>
    <w:rsid w:val="00AF22A7"/>
    <w:rsid w:val="00AF231D"/>
    <w:rsid w:val="00AF3107"/>
    <w:rsid w:val="00AF317E"/>
    <w:rsid w:val="00AF377D"/>
    <w:rsid w:val="00AF37C8"/>
    <w:rsid w:val="00AF39AB"/>
    <w:rsid w:val="00AF3A18"/>
    <w:rsid w:val="00AF4AB7"/>
    <w:rsid w:val="00AF4C99"/>
    <w:rsid w:val="00AF55D2"/>
    <w:rsid w:val="00AF76E2"/>
    <w:rsid w:val="00AF7A09"/>
    <w:rsid w:val="00AF7CF2"/>
    <w:rsid w:val="00B00430"/>
    <w:rsid w:val="00B0130D"/>
    <w:rsid w:val="00B01664"/>
    <w:rsid w:val="00B01E5C"/>
    <w:rsid w:val="00B0293E"/>
    <w:rsid w:val="00B0297F"/>
    <w:rsid w:val="00B02A5B"/>
    <w:rsid w:val="00B04428"/>
    <w:rsid w:val="00B04A96"/>
    <w:rsid w:val="00B05BDB"/>
    <w:rsid w:val="00B05FF8"/>
    <w:rsid w:val="00B066BB"/>
    <w:rsid w:val="00B07BBB"/>
    <w:rsid w:val="00B10212"/>
    <w:rsid w:val="00B102EF"/>
    <w:rsid w:val="00B10B1F"/>
    <w:rsid w:val="00B1473E"/>
    <w:rsid w:val="00B148ED"/>
    <w:rsid w:val="00B14975"/>
    <w:rsid w:val="00B1520B"/>
    <w:rsid w:val="00B15CA3"/>
    <w:rsid w:val="00B2006F"/>
    <w:rsid w:val="00B2014E"/>
    <w:rsid w:val="00B201EE"/>
    <w:rsid w:val="00B2042D"/>
    <w:rsid w:val="00B21C1D"/>
    <w:rsid w:val="00B238D2"/>
    <w:rsid w:val="00B23BC9"/>
    <w:rsid w:val="00B25281"/>
    <w:rsid w:val="00B262DB"/>
    <w:rsid w:val="00B264EC"/>
    <w:rsid w:val="00B2674F"/>
    <w:rsid w:val="00B274E0"/>
    <w:rsid w:val="00B27CB2"/>
    <w:rsid w:val="00B309C0"/>
    <w:rsid w:val="00B31D5B"/>
    <w:rsid w:val="00B32460"/>
    <w:rsid w:val="00B3374B"/>
    <w:rsid w:val="00B33ED2"/>
    <w:rsid w:val="00B34E83"/>
    <w:rsid w:val="00B35D1D"/>
    <w:rsid w:val="00B36E14"/>
    <w:rsid w:val="00B37AD4"/>
    <w:rsid w:val="00B37D98"/>
    <w:rsid w:val="00B37FE6"/>
    <w:rsid w:val="00B41222"/>
    <w:rsid w:val="00B41761"/>
    <w:rsid w:val="00B41FAD"/>
    <w:rsid w:val="00B420D7"/>
    <w:rsid w:val="00B42766"/>
    <w:rsid w:val="00B42BF4"/>
    <w:rsid w:val="00B42DB9"/>
    <w:rsid w:val="00B42EC6"/>
    <w:rsid w:val="00B432C2"/>
    <w:rsid w:val="00B440E8"/>
    <w:rsid w:val="00B44563"/>
    <w:rsid w:val="00B44A87"/>
    <w:rsid w:val="00B4745B"/>
    <w:rsid w:val="00B50AC3"/>
    <w:rsid w:val="00B50E58"/>
    <w:rsid w:val="00B517FE"/>
    <w:rsid w:val="00B5544E"/>
    <w:rsid w:val="00B55484"/>
    <w:rsid w:val="00B557C2"/>
    <w:rsid w:val="00B56F92"/>
    <w:rsid w:val="00B57907"/>
    <w:rsid w:val="00B600E9"/>
    <w:rsid w:val="00B60525"/>
    <w:rsid w:val="00B60666"/>
    <w:rsid w:val="00B61DA5"/>
    <w:rsid w:val="00B65177"/>
    <w:rsid w:val="00B654DF"/>
    <w:rsid w:val="00B66D05"/>
    <w:rsid w:val="00B671FA"/>
    <w:rsid w:val="00B6765F"/>
    <w:rsid w:val="00B70505"/>
    <w:rsid w:val="00B70F0B"/>
    <w:rsid w:val="00B71087"/>
    <w:rsid w:val="00B71F19"/>
    <w:rsid w:val="00B72B56"/>
    <w:rsid w:val="00B72B81"/>
    <w:rsid w:val="00B734D8"/>
    <w:rsid w:val="00B73D8C"/>
    <w:rsid w:val="00B740ED"/>
    <w:rsid w:val="00B74242"/>
    <w:rsid w:val="00B74BC8"/>
    <w:rsid w:val="00B74CA3"/>
    <w:rsid w:val="00B75354"/>
    <w:rsid w:val="00B758A6"/>
    <w:rsid w:val="00B75B68"/>
    <w:rsid w:val="00B76D5C"/>
    <w:rsid w:val="00B77961"/>
    <w:rsid w:val="00B8091C"/>
    <w:rsid w:val="00B80AD3"/>
    <w:rsid w:val="00B814B7"/>
    <w:rsid w:val="00B81879"/>
    <w:rsid w:val="00B8256E"/>
    <w:rsid w:val="00B842BB"/>
    <w:rsid w:val="00B846ED"/>
    <w:rsid w:val="00B84A5B"/>
    <w:rsid w:val="00B84C69"/>
    <w:rsid w:val="00B85A59"/>
    <w:rsid w:val="00B85B52"/>
    <w:rsid w:val="00B86B79"/>
    <w:rsid w:val="00B878A0"/>
    <w:rsid w:val="00B8793E"/>
    <w:rsid w:val="00B87945"/>
    <w:rsid w:val="00B87960"/>
    <w:rsid w:val="00B91DBD"/>
    <w:rsid w:val="00B91F2D"/>
    <w:rsid w:val="00B92A0C"/>
    <w:rsid w:val="00B93217"/>
    <w:rsid w:val="00B93903"/>
    <w:rsid w:val="00B93B4B"/>
    <w:rsid w:val="00B943A8"/>
    <w:rsid w:val="00B95245"/>
    <w:rsid w:val="00B95D43"/>
    <w:rsid w:val="00B96210"/>
    <w:rsid w:val="00B96F34"/>
    <w:rsid w:val="00B9750F"/>
    <w:rsid w:val="00B97761"/>
    <w:rsid w:val="00BA0A3F"/>
    <w:rsid w:val="00BA0CC0"/>
    <w:rsid w:val="00BA0D2F"/>
    <w:rsid w:val="00BA1413"/>
    <w:rsid w:val="00BA1C47"/>
    <w:rsid w:val="00BA3D98"/>
    <w:rsid w:val="00BA66C6"/>
    <w:rsid w:val="00BA6B54"/>
    <w:rsid w:val="00BA6EF8"/>
    <w:rsid w:val="00BA7A38"/>
    <w:rsid w:val="00BA7D8A"/>
    <w:rsid w:val="00BB0009"/>
    <w:rsid w:val="00BB0D7B"/>
    <w:rsid w:val="00BB19C3"/>
    <w:rsid w:val="00BB1A10"/>
    <w:rsid w:val="00BB1ADD"/>
    <w:rsid w:val="00BB20FD"/>
    <w:rsid w:val="00BB353E"/>
    <w:rsid w:val="00BB3CE9"/>
    <w:rsid w:val="00BB62AE"/>
    <w:rsid w:val="00BB709F"/>
    <w:rsid w:val="00BB7BEF"/>
    <w:rsid w:val="00BC0BD5"/>
    <w:rsid w:val="00BC1173"/>
    <w:rsid w:val="00BC1211"/>
    <w:rsid w:val="00BC174F"/>
    <w:rsid w:val="00BC1A9E"/>
    <w:rsid w:val="00BC1D03"/>
    <w:rsid w:val="00BC2B95"/>
    <w:rsid w:val="00BC2F6C"/>
    <w:rsid w:val="00BC2FB7"/>
    <w:rsid w:val="00BC2FC5"/>
    <w:rsid w:val="00BC32D2"/>
    <w:rsid w:val="00BC3529"/>
    <w:rsid w:val="00BC3D74"/>
    <w:rsid w:val="00BC4621"/>
    <w:rsid w:val="00BC4A32"/>
    <w:rsid w:val="00BC688F"/>
    <w:rsid w:val="00BD03E0"/>
    <w:rsid w:val="00BD21B8"/>
    <w:rsid w:val="00BD28E7"/>
    <w:rsid w:val="00BD6348"/>
    <w:rsid w:val="00BE03F0"/>
    <w:rsid w:val="00BE0F2D"/>
    <w:rsid w:val="00BE1C1E"/>
    <w:rsid w:val="00BE243E"/>
    <w:rsid w:val="00BE2DB7"/>
    <w:rsid w:val="00BE2F46"/>
    <w:rsid w:val="00BE3284"/>
    <w:rsid w:val="00BE33D0"/>
    <w:rsid w:val="00BE4179"/>
    <w:rsid w:val="00BE46F6"/>
    <w:rsid w:val="00BE4B96"/>
    <w:rsid w:val="00BE5107"/>
    <w:rsid w:val="00BE542D"/>
    <w:rsid w:val="00BE5BC6"/>
    <w:rsid w:val="00BE6172"/>
    <w:rsid w:val="00BE6652"/>
    <w:rsid w:val="00BE6F06"/>
    <w:rsid w:val="00BE7BAE"/>
    <w:rsid w:val="00BF0321"/>
    <w:rsid w:val="00BF20B4"/>
    <w:rsid w:val="00BF2870"/>
    <w:rsid w:val="00BF345A"/>
    <w:rsid w:val="00BF3599"/>
    <w:rsid w:val="00BF460C"/>
    <w:rsid w:val="00BF6B48"/>
    <w:rsid w:val="00BF7F79"/>
    <w:rsid w:val="00C00BDE"/>
    <w:rsid w:val="00C00F5C"/>
    <w:rsid w:val="00C01624"/>
    <w:rsid w:val="00C01741"/>
    <w:rsid w:val="00C021D4"/>
    <w:rsid w:val="00C02C13"/>
    <w:rsid w:val="00C02F03"/>
    <w:rsid w:val="00C0370A"/>
    <w:rsid w:val="00C051FF"/>
    <w:rsid w:val="00C05284"/>
    <w:rsid w:val="00C05DFC"/>
    <w:rsid w:val="00C061AA"/>
    <w:rsid w:val="00C06A95"/>
    <w:rsid w:val="00C06F89"/>
    <w:rsid w:val="00C100C1"/>
    <w:rsid w:val="00C14662"/>
    <w:rsid w:val="00C147CD"/>
    <w:rsid w:val="00C152E5"/>
    <w:rsid w:val="00C15892"/>
    <w:rsid w:val="00C160F9"/>
    <w:rsid w:val="00C179E5"/>
    <w:rsid w:val="00C205FE"/>
    <w:rsid w:val="00C2066F"/>
    <w:rsid w:val="00C21704"/>
    <w:rsid w:val="00C22B40"/>
    <w:rsid w:val="00C22D62"/>
    <w:rsid w:val="00C2320C"/>
    <w:rsid w:val="00C24BBB"/>
    <w:rsid w:val="00C252EC"/>
    <w:rsid w:val="00C25D27"/>
    <w:rsid w:val="00C3010C"/>
    <w:rsid w:val="00C31F58"/>
    <w:rsid w:val="00C3315B"/>
    <w:rsid w:val="00C3357A"/>
    <w:rsid w:val="00C33815"/>
    <w:rsid w:val="00C33EC0"/>
    <w:rsid w:val="00C34A15"/>
    <w:rsid w:val="00C368E4"/>
    <w:rsid w:val="00C369D4"/>
    <w:rsid w:val="00C373EA"/>
    <w:rsid w:val="00C37DA8"/>
    <w:rsid w:val="00C400A6"/>
    <w:rsid w:val="00C402C3"/>
    <w:rsid w:val="00C40316"/>
    <w:rsid w:val="00C4046F"/>
    <w:rsid w:val="00C4074A"/>
    <w:rsid w:val="00C40FB1"/>
    <w:rsid w:val="00C420BC"/>
    <w:rsid w:val="00C42387"/>
    <w:rsid w:val="00C4282E"/>
    <w:rsid w:val="00C42BDE"/>
    <w:rsid w:val="00C432C7"/>
    <w:rsid w:val="00C45382"/>
    <w:rsid w:val="00C45DCB"/>
    <w:rsid w:val="00C460BE"/>
    <w:rsid w:val="00C4684A"/>
    <w:rsid w:val="00C50655"/>
    <w:rsid w:val="00C50997"/>
    <w:rsid w:val="00C51468"/>
    <w:rsid w:val="00C51771"/>
    <w:rsid w:val="00C51AD3"/>
    <w:rsid w:val="00C51EFE"/>
    <w:rsid w:val="00C51FE9"/>
    <w:rsid w:val="00C523B1"/>
    <w:rsid w:val="00C52939"/>
    <w:rsid w:val="00C52FBF"/>
    <w:rsid w:val="00C53832"/>
    <w:rsid w:val="00C538ED"/>
    <w:rsid w:val="00C53B28"/>
    <w:rsid w:val="00C53CA3"/>
    <w:rsid w:val="00C54BAC"/>
    <w:rsid w:val="00C55A5A"/>
    <w:rsid w:val="00C57796"/>
    <w:rsid w:val="00C57E51"/>
    <w:rsid w:val="00C60693"/>
    <w:rsid w:val="00C62503"/>
    <w:rsid w:val="00C6289B"/>
    <w:rsid w:val="00C63357"/>
    <w:rsid w:val="00C63446"/>
    <w:rsid w:val="00C63A6B"/>
    <w:rsid w:val="00C642E0"/>
    <w:rsid w:val="00C64716"/>
    <w:rsid w:val="00C650CB"/>
    <w:rsid w:val="00C65164"/>
    <w:rsid w:val="00C658F2"/>
    <w:rsid w:val="00C65AB5"/>
    <w:rsid w:val="00C6693B"/>
    <w:rsid w:val="00C673D9"/>
    <w:rsid w:val="00C67FF8"/>
    <w:rsid w:val="00C704FB"/>
    <w:rsid w:val="00C70868"/>
    <w:rsid w:val="00C709CC"/>
    <w:rsid w:val="00C70D66"/>
    <w:rsid w:val="00C71654"/>
    <w:rsid w:val="00C71FDA"/>
    <w:rsid w:val="00C722C1"/>
    <w:rsid w:val="00C722DA"/>
    <w:rsid w:val="00C72E54"/>
    <w:rsid w:val="00C72F12"/>
    <w:rsid w:val="00C736B7"/>
    <w:rsid w:val="00C74E31"/>
    <w:rsid w:val="00C75175"/>
    <w:rsid w:val="00C756C2"/>
    <w:rsid w:val="00C770D2"/>
    <w:rsid w:val="00C77400"/>
    <w:rsid w:val="00C775D2"/>
    <w:rsid w:val="00C77D9B"/>
    <w:rsid w:val="00C807A0"/>
    <w:rsid w:val="00C809A5"/>
    <w:rsid w:val="00C821D4"/>
    <w:rsid w:val="00C82B4A"/>
    <w:rsid w:val="00C8323D"/>
    <w:rsid w:val="00C83F4D"/>
    <w:rsid w:val="00C85CFC"/>
    <w:rsid w:val="00C86C70"/>
    <w:rsid w:val="00C86F46"/>
    <w:rsid w:val="00C87D28"/>
    <w:rsid w:val="00C91098"/>
    <w:rsid w:val="00C9151C"/>
    <w:rsid w:val="00C91D8C"/>
    <w:rsid w:val="00C92331"/>
    <w:rsid w:val="00C92955"/>
    <w:rsid w:val="00C92A47"/>
    <w:rsid w:val="00C93B2F"/>
    <w:rsid w:val="00C942AE"/>
    <w:rsid w:val="00C947D9"/>
    <w:rsid w:val="00C94C67"/>
    <w:rsid w:val="00C95448"/>
    <w:rsid w:val="00C95696"/>
    <w:rsid w:val="00C95D49"/>
    <w:rsid w:val="00C9633D"/>
    <w:rsid w:val="00C965C5"/>
    <w:rsid w:val="00C9766F"/>
    <w:rsid w:val="00CA0BBE"/>
    <w:rsid w:val="00CA0DCC"/>
    <w:rsid w:val="00CA15A1"/>
    <w:rsid w:val="00CA1DA1"/>
    <w:rsid w:val="00CA347C"/>
    <w:rsid w:val="00CA3DB0"/>
    <w:rsid w:val="00CA6C0B"/>
    <w:rsid w:val="00CB055F"/>
    <w:rsid w:val="00CB063C"/>
    <w:rsid w:val="00CB0F81"/>
    <w:rsid w:val="00CB3D64"/>
    <w:rsid w:val="00CB511E"/>
    <w:rsid w:val="00CB590E"/>
    <w:rsid w:val="00CB6AC0"/>
    <w:rsid w:val="00CB6BD0"/>
    <w:rsid w:val="00CB73D5"/>
    <w:rsid w:val="00CB7A37"/>
    <w:rsid w:val="00CC04EF"/>
    <w:rsid w:val="00CC054F"/>
    <w:rsid w:val="00CC0578"/>
    <w:rsid w:val="00CC1397"/>
    <w:rsid w:val="00CC13F5"/>
    <w:rsid w:val="00CC17C5"/>
    <w:rsid w:val="00CC1847"/>
    <w:rsid w:val="00CC1B37"/>
    <w:rsid w:val="00CC1DD7"/>
    <w:rsid w:val="00CC1E8B"/>
    <w:rsid w:val="00CC28FA"/>
    <w:rsid w:val="00CC2F64"/>
    <w:rsid w:val="00CC5771"/>
    <w:rsid w:val="00CC5B7D"/>
    <w:rsid w:val="00CC6251"/>
    <w:rsid w:val="00CC7C87"/>
    <w:rsid w:val="00CD07FD"/>
    <w:rsid w:val="00CD0C63"/>
    <w:rsid w:val="00CD0D53"/>
    <w:rsid w:val="00CD15A6"/>
    <w:rsid w:val="00CD1799"/>
    <w:rsid w:val="00CD1BDB"/>
    <w:rsid w:val="00CD1CE6"/>
    <w:rsid w:val="00CD1D71"/>
    <w:rsid w:val="00CD2364"/>
    <w:rsid w:val="00CD2943"/>
    <w:rsid w:val="00CD3D27"/>
    <w:rsid w:val="00CD5803"/>
    <w:rsid w:val="00CD5861"/>
    <w:rsid w:val="00CD702E"/>
    <w:rsid w:val="00CD731F"/>
    <w:rsid w:val="00CD7707"/>
    <w:rsid w:val="00CD7A06"/>
    <w:rsid w:val="00CE0221"/>
    <w:rsid w:val="00CE0428"/>
    <w:rsid w:val="00CE0C48"/>
    <w:rsid w:val="00CE0C92"/>
    <w:rsid w:val="00CE1821"/>
    <w:rsid w:val="00CE1F15"/>
    <w:rsid w:val="00CE2D3C"/>
    <w:rsid w:val="00CE3938"/>
    <w:rsid w:val="00CE3E6B"/>
    <w:rsid w:val="00CE4A26"/>
    <w:rsid w:val="00CE568E"/>
    <w:rsid w:val="00CE573F"/>
    <w:rsid w:val="00CE5AC7"/>
    <w:rsid w:val="00CE653B"/>
    <w:rsid w:val="00CE6BDE"/>
    <w:rsid w:val="00CE7A24"/>
    <w:rsid w:val="00CF191E"/>
    <w:rsid w:val="00CF1D4A"/>
    <w:rsid w:val="00CF3129"/>
    <w:rsid w:val="00CF412C"/>
    <w:rsid w:val="00CF4728"/>
    <w:rsid w:val="00CF4A9F"/>
    <w:rsid w:val="00CF4CB2"/>
    <w:rsid w:val="00CF51BB"/>
    <w:rsid w:val="00CF5635"/>
    <w:rsid w:val="00CF576C"/>
    <w:rsid w:val="00CF6EE5"/>
    <w:rsid w:val="00CF7D70"/>
    <w:rsid w:val="00D0036D"/>
    <w:rsid w:val="00D00843"/>
    <w:rsid w:val="00D010F4"/>
    <w:rsid w:val="00D018C9"/>
    <w:rsid w:val="00D0429F"/>
    <w:rsid w:val="00D04452"/>
    <w:rsid w:val="00D0457D"/>
    <w:rsid w:val="00D047B5"/>
    <w:rsid w:val="00D04E15"/>
    <w:rsid w:val="00D04F28"/>
    <w:rsid w:val="00D051F5"/>
    <w:rsid w:val="00D060F7"/>
    <w:rsid w:val="00D0610F"/>
    <w:rsid w:val="00D06F84"/>
    <w:rsid w:val="00D07CEF"/>
    <w:rsid w:val="00D07D1D"/>
    <w:rsid w:val="00D11BEF"/>
    <w:rsid w:val="00D1353F"/>
    <w:rsid w:val="00D135A3"/>
    <w:rsid w:val="00D13FF1"/>
    <w:rsid w:val="00D14C10"/>
    <w:rsid w:val="00D14D09"/>
    <w:rsid w:val="00D15570"/>
    <w:rsid w:val="00D1557E"/>
    <w:rsid w:val="00D16E90"/>
    <w:rsid w:val="00D174B5"/>
    <w:rsid w:val="00D17526"/>
    <w:rsid w:val="00D2049E"/>
    <w:rsid w:val="00D2074B"/>
    <w:rsid w:val="00D212D2"/>
    <w:rsid w:val="00D227F1"/>
    <w:rsid w:val="00D2298E"/>
    <w:rsid w:val="00D23556"/>
    <w:rsid w:val="00D24B54"/>
    <w:rsid w:val="00D24C4C"/>
    <w:rsid w:val="00D24DC4"/>
    <w:rsid w:val="00D25173"/>
    <w:rsid w:val="00D25A95"/>
    <w:rsid w:val="00D25CA9"/>
    <w:rsid w:val="00D25FD2"/>
    <w:rsid w:val="00D26539"/>
    <w:rsid w:val="00D27F71"/>
    <w:rsid w:val="00D312E3"/>
    <w:rsid w:val="00D323CA"/>
    <w:rsid w:val="00D34457"/>
    <w:rsid w:val="00D3491A"/>
    <w:rsid w:val="00D34A47"/>
    <w:rsid w:val="00D35D0B"/>
    <w:rsid w:val="00D35EFC"/>
    <w:rsid w:val="00D36598"/>
    <w:rsid w:val="00D37057"/>
    <w:rsid w:val="00D3705A"/>
    <w:rsid w:val="00D37AFE"/>
    <w:rsid w:val="00D41AE8"/>
    <w:rsid w:val="00D43351"/>
    <w:rsid w:val="00D4353F"/>
    <w:rsid w:val="00D435C7"/>
    <w:rsid w:val="00D44676"/>
    <w:rsid w:val="00D44F36"/>
    <w:rsid w:val="00D450A1"/>
    <w:rsid w:val="00D45ECC"/>
    <w:rsid w:val="00D4610E"/>
    <w:rsid w:val="00D461D3"/>
    <w:rsid w:val="00D471A0"/>
    <w:rsid w:val="00D47A2C"/>
    <w:rsid w:val="00D47E26"/>
    <w:rsid w:val="00D5015B"/>
    <w:rsid w:val="00D50FE1"/>
    <w:rsid w:val="00D5111A"/>
    <w:rsid w:val="00D511A0"/>
    <w:rsid w:val="00D516DB"/>
    <w:rsid w:val="00D51E60"/>
    <w:rsid w:val="00D52DBE"/>
    <w:rsid w:val="00D535F8"/>
    <w:rsid w:val="00D54236"/>
    <w:rsid w:val="00D54E31"/>
    <w:rsid w:val="00D550BB"/>
    <w:rsid w:val="00D55AD0"/>
    <w:rsid w:val="00D5616B"/>
    <w:rsid w:val="00D56211"/>
    <w:rsid w:val="00D5672C"/>
    <w:rsid w:val="00D57657"/>
    <w:rsid w:val="00D61235"/>
    <w:rsid w:val="00D616A0"/>
    <w:rsid w:val="00D61B42"/>
    <w:rsid w:val="00D62B09"/>
    <w:rsid w:val="00D63096"/>
    <w:rsid w:val="00D642E7"/>
    <w:rsid w:val="00D65432"/>
    <w:rsid w:val="00D657EF"/>
    <w:rsid w:val="00D65F49"/>
    <w:rsid w:val="00D674B5"/>
    <w:rsid w:val="00D679A9"/>
    <w:rsid w:val="00D70304"/>
    <w:rsid w:val="00D70643"/>
    <w:rsid w:val="00D70CFA"/>
    <w:rsid w:val="00D70D0A"/>
    <w:rsid w:val="00D71148"/>
    <w:rsid w:val="00D712B0"/>
    <w:rsid w:val="00D71509"/>
    <w:rsid w:val="00D72765"/>
    <w:rsid w:val="00D72BB0"/>
    <w:rsid w:val="00D733F9"/>
    <w:rsid w:val="00D73AD2"/>
    <w:rsid w:val="00D7419F"/>
    <w:rsid w:val="00D75D09"/>
    <w:rsid w:val="00D76203"/>
    <w:rsid w:val="00D76EF3"/>
    <w:rsid w:val="00D77E15"/>
    <w:rsid w:val="00D8018D"/>
    <w:rsid w:val="00D814A7"/>
    <w:rsid w:val="00D83282"/>
    <w:rsid w:val="00D83364"/>
    <w:rsid w:val="00D84CCE"/>
    <w:rsid w:val="00D8511B"/>
    <w:rsid w:val="00D85356"/>
    <w:rsid w:val="00D85F49"/>
    <w:rsid w:val="00D869B2"/>
    <w:rsid w:val="00D87847"/>
    <w:rsid w:val="00D87A4C"/>
    <w:rsid w:val="00D90EB4"/>
    <w:rsid w:val="00D911BD"/>
    <w:rsid w:val="00D91A4C"/>
    <w:rsid w:val="00D92434"/>
    <w:rsid w:val="00D932A1"/>
    <w:rsid w:val="00D935B5"/>
    <w:rsid w:val="00D93C01"/>
    <w:rsid w:val="00D93E68"/>
    <w:rsid w:val="00D93E9C"/>
    <w:rsid w:val="00D94408"/>
    <w:rsid w:val="00D945D8"/>
    <w:rsid w:val="00D946B0"/>
    <w:rsid w:val="00D9531E"/>
    <w:rsid w:val="00D9683F"/>
    <w:rsid w:val="00D972E2"/>
    <w:rsid w:val="00DA035B"/>
    <w:rsid w:val="00DA0747"/>
    <w:rsid w:val="00DA1802"/>
    <w:rsid w:val="00DA184A"/>
    <w:rsid w:val="00DA1A0B"/>
    <w:rsid w:val="00DA4068"/>
    <w:rsid w:val="00DA406B"/>
    <w:rsid w:val="00DA4123"/>
    <w:rsid w:val="00DA4955"/>
    <w:rsid w:val="00DA5304"/>
    <w:rsid w:val="00DA5C53"/>
    <w:rsid w:val="00DA6204"/>
    <w:rsid w:val="00DA6470"/>
    <w:rsid w:val="00DA6478"/>
    <w:rsid w:val="00DA7A5D"/>
    <w:rsid w:val="00DB215B"/>
    <w:rsid w:val="00DB2194"/>
    <w:rsid w:val="00DB286C"/>
    <w:rsid w:val="00DB2B82"/>
    <w:rsid w:val="00DB4AF9"/>
    <w:rsid w:val="00DB4EC6"/>
    <w:rsid w:val="00DB5B20"/>
    <w:rsid w:val="00DB620D"/>
    <w:rsid w:val="00DB665F"/>
    <w:rsid w:val="00DB6AFC"/>
    <w:rsid w:val="00DB6B76"/>
    <w:rsid w:val="00DC0A7B"/>
    <w:rsid w:val="00DC0F1A"/>
    <w:rsid w:val="00DC1F24"/>
    <w:rsid w:val="00DC21A1"/>
    <w:rsid w:val="00DC245B"/>
    <w:rsid w:val="00DC36B3"/>
    <w:rsid w:val="00DC377E"/>
    <w:rsid w:val="00DC3F50"/>
    <w:rsid w:val="00DC440F"/>
    <w:rsid w:val="00DC4BFC"/>
    <w:rsid w:val="00DC5A38"/>
    <w:rsid w:val="00DD0268"/>
    <w:rsid w:val="00DD0278"/>
    <w:rsid w:val="00DD0375"/>
    <w:rsid w:val="00DD0889"/>
    <w:rsid w:val="00DD1277"/>
    <w:rsid w:val="00DD136D"/>
    <w:rsid w:val="00DD1D5C"/>
    <w:rsid w:val="00DD284B"/>
    <w:rsid w:val="00DD4107"/>
    <w:rsid w:val="00DD54EB"/>
    <w:rsid w:val="00DD618B"/>
    <w:rsid w:val="00DD6B6A"/>
    <w:rsid w:val="00DD70AB"/>
    <w:rsid w:val="00DE18ED"/>
    <w:rsid w:val="00DE2113"/>
    <w:rsid w:val="00DE2EBC"/>
    <w:rsid w:val="00DE3ACB"/>
    <w:rsid w:val="00DE50B7"/>
    <w:rsid w:val="00DE5849"/>
    <w:rsid w:val="00DE5D09"/>
    <w:rsid w:val="00DE6CF8"/>
    <w:rsid w:val="00DE6D5F"/>
    <w:rsid w:val="00DE7240"/>
    <w:rsid w:val="00DF03F5"/>
    <w:rsid w:val="00DF0A5B"/>
    <w:rsid w:val="00DF1FE0"/>
    <w:rsid w:val="00DF2B1D"/>
    <w:rsid w:val="00DF2E7E"/>
    <w:rsid w:val="00DF31B6"/>
    <w:rsid w:val="00DF324E"/>
    <w:rsid w:val="00DF3F37"/>
    <w:rsid w:val="00DF4824"/>
    <w:rsid w:val="00DF497F"/>
    <w:rsid w:val="00DF4FCF"/>
    <w:rsid w:val="00DF5CFF"/>
    <w:rsid w:val="00DF6797"/>
    <w:rsid w:val="00DF67FA"/>
    <w:rsid w:val="00DF6BC0"/>
    <w:rsid w:val="00DF723D"/>
    <w:rsid w:val="00DF79B5"/>
    <w:rsid w:val="00E01465"/>
    <w:rsid w:val="00E018D4"/>
    <w:rsid w:val="00E037C7"/>
    <w:rsid w:val="00E05D2A"/>
    <w:rsid w:val="00E0691E"/>
    <w:rsid w:val="00E06BBF"/>
    <w:rsid w:val="00E0733B"/>
    <w:rsid w:val="00E07F45"/>
    <w:rsid w:val="00E1172C"/>
    <w:rsid w:val="00E11D8B"/>
    <w:rsid w:val="00E12A32"/>
    <w:rsid w:val="00E13DB2"/>
    <w:rsid w:val="00E14A5E"/>
    <w:rsid w:val="00E14E38"/>
    <w:rsid w:val="00E152ED"/>
    <w:rsid w:val="00E15804"/>
    <w:rsid w:val="00E163D2"/>
    <w:rsid w:val="00E163EB"/>
    <w:rsid w:val="00E164E6"/>
    <w:rsid w:val="00E1655F"/>
    <w:rsid w:val="00E16645"/>
    <w:rsid w:val="00E1670E"/>
    <w:rsid w:val="00E16DC2"/>
    <w:rsid w:val="00E176E5"/>
    <w:rsid w:val="00E17E51"/>
    <w:rsid w:val="00E20B82"/>
    <w:rsid w:val="00E20D9C"/>
    <w:rsid w:val="00E212E1"/>
    <w:rsid w:val="00E224C6"/>
    <w:rsid w:val="00E22D16"/>
    <w:rsid w:val="00E24BD3"/>
    <w:rsid w:val="00E25686"/>
    <w:rsid w:val="00E25773"/>
    <w:rsid w:val="00E2763F"/>
    <w:rsid w:val="00E27B98"/>
    <w:rsid w:val="00E27F53"/>
    <w:rsid w:val="00E30260"/>
    <w:rsid w:val="00E306B9"/>
    <w:rsid w:val="00E30B95"/>
    <w:rsid w:val="00E30F44"/>
    <w:rsid w:val="00E311FA"/>
    <w:rsid w:val="00E3232F"/>
    <w:rsid w:val="00E3242A"/>
    <w:rsid w:val="00E324DA"/>
    <w:rsid w:val="00E32A49"/>
    <w:rsid w:val="00E337AB"/>
    <w:rsid w:val="00E348CC"/>
    <w:rsid w:val="00E353F2"/>
    <w:rsid w:val="00E35B47"/>
    <w:rsid w:val="00E35B4C"/>
    <w:rsid w:val="00E37C24"/>
    <w:rsid w:val="00E37D87"/>
    <w:rsid w:val="00E401D7"/>
    <w:rsid w:val="00E404EA"/>
    <w:rsid w:val="00E40A1D"/>
    <w:rsid w:val="00E42086"/>
    <w:rsid w:val="00E423AA"/>
    <w:rsid w:val="00E42973"/>
    <w:rsid w:val="00E448B5"/>
    <w:rsid w:val="00E46AD3"/>
    <w:rsid w:val="00E46C07"/>
    <w:rsid w:val="00E479A5"/>
    <w:rsid w:val="00E47BE7"/>
    <w:rsid w:val="00E47E0B"/>
    <w:rsid w:val="00E51545"/>
    <w:rsid w:val="00E52157"/>
    <w:rsid w:val="00E52633"/>
    <w:rsid w:val="00E52A40"/>
    <w:rsid w:val="00E53160"/>
    <w:rsid w:val="00E54F08"/>
    <w:rsid w:val="00E551C9"/>
    <w:rsid w:val="00E56186"/>
    <w:rsid w:val="00E56ED0"/>
    <w:rsid w:val="00E57F52"/>
    <w:rsid w:val="00E60CFB"/>
    <w:rsid w:val="00E6139C"/>
    <w:rsid w:val="00E61FFF"/>
    <w:rsid w:val="00E63978"/>
    <w:rsid w:val="00E63BAB"/>
    <w:rsid w:val="00E65A45"/>
    <w:rsid w:val="00E65AB3"/>
    <w:rsid w:val="00E66230"/>
    <w:rsid w:val="00E66B08"/>
    <w:rsid w:val="00E66B72"/>
    <w:rsid w:val="00E67249"/>
    <w:rsid w:val="00E67D8C"/>
    <w:rsid w:val="00E70A0D"/>
    <w:rsid w:val="00E72A57"/>
    <w:rsid w:val="00E72E3A"/>
    <w:rsid w:val="00E73FAB"/>
    <w:rsid w:val="00E7402A"/>
    <w:rsid w:val="00E7428D"/>
    <w:rsid w:val="00E77741"/>
    <w:rsid w:val="00E80CAA"/>
    <w:rsid w:val="00E8169C"/>
    <w:rsid w:val="00E82383"/>
    <w:rsid w:val="00E823AE"/>
    <w:rsid w:val="00E844B8"/>
    <w:rsid w:val="00E85DDF"/>
    <w:rsid w:val="00E867AB"/>
    <w:rsid w:val="00E876D5"/>
    <w:rsid w:val="00E87722"/>
    <w:rsid w:val="00E87A4D"/>
    <w:rsid w:val="00E91255"/>
    <w:rsid w:val="00E91BCA"/>
    <w:rsid w:val="00E91F7E"/>
    <w:rsid w:val="00E921E6"/>
    <w:rsid w:val="00E92BEE"/>
    <w:rsid w:val="00E93064"/>
    <w:rsid w:val="00E9381E"/>
    <w:rsid w:val="00E93951"/>
    <w:rsid w:val="00E94C0E"/>
    <w:rsid w:val="00E94C2D"/>
    <w:rsid w:val="00E9552A"/>
    <w:rsid w:val="00E95E42"/>
    <w:rsid w:val="00E96120"/>
    <w:rsid w:val="00E9681A"/>
    <w:rsid w:val="00E96AB2"/>
    <w:rsid w:val="00E970B8"/>
    <w:rsid w:val="00E972AE"/>
    <w:rsid w:val="00E97ED6"/>
    <w:rsid w:val="00EA0638"/>
    <w:rsid w:val="00EA28EB"/>
    <w:rsid w:val="00EA2B2D"/>
    <w:rsid w:val="00EA2FFE"/>
    <w:rsid w:val="00EA315E"/>
    <w:rsid w:val="00EA3373"/>
    <w:rsid w:val="00EA4251"/>
    <w:rsid w:val="00EA4333"/>
    <w:rsid w:val="00EA69B1"/>
    <w:rsid w:val="00EA728C"/>
    <w:rsid w:val="00EA7350"/>
    <w:rsid w:val="00EA7FDD"/>
    <w:rsid w:val="00EB0BC4"/>
    <w:rsid w:val="00EB0C6A"/>
    <w:rsid w:val="00EB14A5"/>
    <w:rsid w:val="00EB1A21"/>
    <w:rsid w:val="00EB1EE7"/>
    <w:rsid w:val="00EB2A66"/>
    <w:rsid w:val="00EB373D"/>
    <w:rsid w:val="00EB44F0"/>
    <w:rsid w:val="00EB4E68"/>
    <w:rsid w:val="00EB53E1"/>
    <w:rsid w:val="00EB5551"/>
    <w:rsid w:val="00EB5B52"/>
    <w:rsid w:val="00EB6627"/>
    <w:rsid w:val="00EC053C"/>
    <w:rsid w:val="00EC09E1"/>
    <w:rsid w:val="00EC0F4C"/>
    <w:rsid w:val="00EC1705"/>
    <w:rsid w:val="00EC29B5"/>
    <w:rsid w:val="00EC2BFC"/>
    <w:rsid w:val="00EC319D"/>
    <w:rsid w:val="00EC3EFE"/>
    <w:rsid w:val="00EC4043"/>
    <w:rsid w:val="00EC4180"/>
    <w:rsid w:val="00EC4321"/>
    <w:rsid w:val="00EC505B"/>
    <w:rsid w:val="00EC5844"/>
    <w:rsid w:val="00EC5C5F"/>
    <w:rsid w:val="00EC5CAD"/>
    <w:rsid w:val="00EC6323"/>
    <w:rsid w:val="00EC671B"/>
    <w:rsid w:val="00ED091A"/>
    <w:rsid w:val="00ED0E41"/>
    <w:rsid w:val="00ED119D"/>
    <w:rsid w:val="00ED28F7"/>
    <w:rsid w:val="00ED2B71"/>
    <w:rsid w:val="00ED502C"/>
    <w:rsid w:val="00ED50F1"/>
    <w:rsid w:val="00ED5166"/>
    <w:rsid w:val="00ED59DF"/>
    <w:rsid w:val="00ED5F71"/>
    <w:rsid w:val="00ED608D"/>
    <w:rsid w:val="00ED67F7"/>
    <w:rsid w:val="00ED7131"/>
    <w:rsid w:val="00ED7241"/>
    <w:rsid w:val="00ED7B5E"/>
    <w:rsid w:val="00ED7F1A"/>
    <w:rsid w:val="00EE008F"/>
    <w:rsid w:val="00EE08A9"/>
    <w:rsid w:val="00EE14B7"/>
    <w:rsid w:val="00EE248F"/>
    <w:rsid w:val="00EE2B58"/>
    <w:rsid w:val="00EE40A4"/>
    <w:rsid w:val="00EE4920"/>
    <w:rsid w:val="00EE5D86"/>
    <w:rsid w:val="00EE6640"/>
    <w:rsid w:val="00EE6FB3"/>
    <w:rsid w:val="00EE788E"/>
    <w:rsid w:val="00EE7A9A"/>
    <w:rsid w:val="00EE7ED5"/>
    <w:rsid w:val="00EF01EE"/>
    <w:rsid w:val="00EF08B9"/>
    <w:rsid w:val="00EF16F1"/>
    <w:rsid w:val="00EF1ACD"/>
    <w:rsid w:val="00EF2217"/>
    <w:rsid w:val="00EF22D3"/>
    <w:rsid w:val="00EF2647"/>
    <w:rsid w:val="00EF33E2"/>
    <w:rsid w:val="00EF4295"/>
    <w:rsid w:val="00EF4B59"/>
    <w:rsid w:val="00EF4E4A"/>
    <w:rsid w:val="00EF4E74"/>
    <w:rsid w:val="00EF60FC"/>
    <w:rsid w:val="00EF6359"/>
    <w:rsid w:val="00EF6DB6"/>
    <w:rsid w:val="00EF7A65"/>
    <w:rsid w:val="00EF7A72"/>
    <w:rsid w:val="00F00637"/>
    <w:rsid w:val="00F00D61"/>
    <w:rsid w:val="00F00E2D"/>
    <w:rsid w:val="00F00F98"/>
    <w:rsid w:val="00F01507"/>
    <w:rsid w:val="00F01B5C"/>
    <w:rsid w:val="00F04836"/>
    <w:rsid w:val="00F054FB"/>
    <w:rsid w:val="00F05B6E"/>
    <w:rsid w:val="00F06204"/>
    <w:rsid w:val="00F0672F"/>
    <w:rsid w:val="00F06E94"/>
    <w:rsid w:val="00F07B13"/>
    <w:rsid w:val="00F07C36"/>
    <w:rsid w:val="00F07CC1"/>
    <w:rsid w:val="00F126AB"/>
    <w:rsid w:val="00F12B46"/>
    <w:rsid w:val="00F13591"/>
    <w:rsid w:val="00F13F08"/>
    <w:rsid w:val="00F14693"/>
    <w:rsid w:val="00F147CA"/>
    <w:rsid w:val="00F14B2C"/>
    <w:rsid w:val="00F16D2E"/>
    <w:rsid w:val="00F170FA"/>
    <w:rsid w:val="00F175E3"/>
    <w:rsid w:val="00F17C32"/>
    <w:rsid w:val="00F22310"/>
    <w:rsid w:val="00F22360"/>
    <w:rsid w:val="00F237F6"/>
    <w:rsid w:val="00F23C26"/>
    <w:rsid w:val="00F23EDC"/>
    <w:rsid w:val="00F244EF"/>
    <w:rsid w:val="00F245D0"/>
    <w:rsid w:val="00F24B9B"/>
    <w:rsid w:val="00F24D80"/>
    <w:rsid w:val="00F251D6"/>
    <w:rsid w:val="00F26145"/>
    <w:rsid w:val="00F26B2A"/>
    <w:rsid w:val="00F272CF"/>
    <w:rsid w:val="00F27ED8"/>
    <w:rsid w:val="00F31D4F"/>
    <w:rsid w:val="00F3271D"/>
    <w:rsid w:val="00F33C73"/>
    <w:rsid w:val="00F34ED8"/>
    <w:rsid w:val="00F35E89"/>
    <w:rsid w:val="00F36374"/>
    <w:rsid w:val="00F3725E"/>
    <w:rsid w:val="00F37317"/>
    <w:rsid w:val="00F40A26"/>
    <w:rsid w:val="00F40D8E"/>
    <w:rsid w:val="00F41806"/>
    <w:rsid w:val="00F43740"/>
    <w:rsid w:val="00F442EB"/>
    <w:rsid w:val="00F44825"/>
    <w:rsid w:val="00F44DFB"/>
    <w:rsid w:val="00F459E4"/>
    <w:rsid w:val="00F462BF"/>
    <w:rsid w:val="00F476C5"/>
    <w:rsid w:val="00F50112"/>
    <w:rsid w:val="00F5049B"/>
    <w:rsid w:val="00F50AC9"/>
    <w:rsid w:val="00F515F3"/>
    <w:rsid w:val="00F5213E"/>
    <w:rsid w:val="00F52A45"/>
    <w:rsid w:val="00F5304F"/>
    <w:rsid w:val="00F530A0"/>
    <w:rsid w:val="00F534C9"/>
    <w:rsid w:val="00F54B76"/>
    <w:rsid w:val="00F552F5"/>
    <w:rsid w:val="00F5565B"/>
    <w:rsid w:val="00F55A0B"/>
    <w:rsid w:val="00F56501"/>
    <w:rsid w:val="00F57B28"/>
    <w:rsid w:val="00F60F02"/>
    <w:rsid w:val="00F61E76"/>
    <w:rsid w:val="00F6205E"/>
    <w:rsid w:val="00F62596"/>
    <w:rsid w:val="00F631DD"/>
    <w:rsid w:val="00F63683"/>
    <w:rsid w:val="00F63AC9"/>
    <w:rsid w:val="00F64296"/>
    <w:rsid w:val="00F6449B"/>
    <w:rsid w:val="00F648B6"/>
    <w:rsid w:val="00F64DDC"/>
    <w:rsid w:val="00F65185"/>
    <w:rsid w:val="00F6537F"/>
    <w:rsid w:val="00F653FA"/>
    <w:rsid w:val="00F661F8"/>
    <w:rsid w:val="00F662A0"/>
    <w:rsid w:val="00F6696C"/>
    <w:rsid w:val="00F66C64"/>
    <w:rsid w:val="00F675EE"/>
    <w:rsid w:val="00F67E8D"/>
    <w:rsid w:val="00F70521"/>
    <w:rsid w:val="00F705E2"/>
    <w:rsid w:val="00F70FAB"/>
    <w:rsid w:val="00F71C38"/>
    <w:rsid w:val="00F7220B"/>
    <w:rsid w:val="00F72ECA"/>
    <w:rsid w:val="00F733FE"/>
    <w:rsid w:val="00F745AF"/>
    <w:rsid w:val="00F746D2"/>
    <w:rsid w:val="00F76D76"/>
    <w:rsid w:val="00F77DA0"/>
    <w:rsid w:val="00F83353"/>
    <w:rsid w:val="00F8336F"/>
    <w:rsid w:val="00F874C7"/>
    <w:rsid w:val="00F877B2"/>
    <w:rsid w:val="00F91FDF"/>
    <w:rsid w:val="00F9221A"/>
    <w:rsid w:val="00F9330C"/>
    <w:rsid w:val="00F940F8"/>
    <w:rsid w:val="00F945EE"/>
    <w:rsid w:val="00F94FE8"/>
    <w:rsid w:val="00F95A27"/>
    <w:rsid w:val="00F95D23"/>
    <w:rsid w:val="00F9610F"/>
    <w:rsid w:val="00F96263"/>
    <w:rsid w:val="00F9798D"/>
    <w:rsid w:val="00FA060E"/>
    <w:rsid w:val="00FA16F8"/>
    <w:rsid w:val="00FA1DB7"/>
    <w:rsid w:val="00FA2C2A"/>
    <w:rsid w:val="00FA34CA"/>
    <w:rsid w:val="00FA3B14"/>
    <w:rsid w:val="00FA5CD8"/>
    <w:rsid w:val="00FA6432"/>
    <w:rsid w:val="00FA6442"/>
    <w:rsid w:val="00FA6C19"/>
    <w:rsid w:val="00FA7893"/>
    <w:rsid w:val="00FB03EE"/>
    <w:rsid w:val="00FB046E"/>
    <w:rsid w:val="00FB095A"/>
    <w:rsid w:val="00FB0CD3"/>
    <w:rsid w:val="00FB18FF"/>
    <w:rsid w:val="00FB2F77"/>
    <w:rsid w:val="00FB4658"/>
    <w:rsid w:val="00FB4E2D"/>
    <w:rsid w:val="00FB5003"/>
    <w:rsid w:val="00FB5006"/>
    <w:rsid w:val="00FB54D9"/>
    <w:rsid w:val="00FB5E8D"/>
    <w:rsid w:val="00FB6B7C"/>
    <w:rsid w:val="00FC0AAF"/>
    <w:rsid w:val="00FC18ED"/>
    <w:rsid w:val="00FC200A"/>
    <w:rsid w:val="00FC231A"/>
    <w:rsid w:val="00FC2CA7"/>
    <w:rsid w:val="00FC302D"/>
    <w:rsid w:val="00FC3DEC"/>
    <w:rsid w:val="00FC476F"/>
    <w:rsid w:val="00FC48F4"/>
    <w:rsid w:val="00FC5249"/>
    <w:rsid w:val="00FC541C"/>
    <w:rsid w:val="00FC5B99"/>
    <w:rsid w:val="00FC5EDF"/>
    <w:rsid w:val="00FC600E"/>
    <w:rsid w:val="00FC642F"/>
    <w:rsid w:val="00FC6854"/>
    <w:rsid w:val="00FC6EC4"/>
    <w:rsid w:val="00FC71A0"/>
    <w:rsid w:val="00FD06F6"/>
    <w:rsid w:val="00FD11CA"/>
    <w:rsid w:val="00FD17B3"/>
    <w:rsid w:val="00FD1A72"/>
    <w:rsid w:val="00FD1CA9"/>
    <w:rsid w:val="00FD2BDC"/>
    <w:rsid w:val="00FD3862"/>
    <w:rsid w:val="00FD3912"/>
    <w:rsid w:val="00FD55FF"/>
    <w:rsid w:val="00FD56D2"/>
    <w:rsid w:val="00FD63B0"/>
    <w:rsid w:val="00FD67E7"/>
    <w:rsid w:val="00FD68C1"/>
    <w:rsid w:val="00FE07DF"/>
    <w:rsid w:val="00FE0914"/>
    <w:rsid w:val="00FE0952"/>
    <w:rsid w:val="00FE1029"/>
    <w:rsid w:val="00FE17DD"/>
    <w:rsid w:val="00FE22D3"/>
    <w:rsid w:val="00FE28D3"/>
    <w:rsid w:val="00FE3316"/>
    <w:rsid w:val="00FE4757"/>
    <w:rsid w:val="00FE47FC"/>
    <w:rsid w:val="00FE4986"/>
    <w:rsid w:val="00FE5698"/>
    <w:rsid w:val="00FE6660"/>
    <w:rsid w:val="00FE6CA1"/>
    <w:rsid w:val="00FE754B"/>
    <w:rsid w:val="00FE7970"/>
    <w:rsid w:val="00FE7AA3"/>
    <w:rsid w:val="00FE7AE4"/>
    <w:rsid w:val="00FF012F"/>
    <w:rsid w:val="00FF09C3"/>
    <w:rsid w:val="00FF0AF6"/>
    <w:rsid w:val="00FF104B"/>
    <w:rsid w:val="00FF12ED"/>
    <w:rsid w:val="00FF1547"/>
    <w:rsid w:val="00FF1DB2"/>
    <w:rsid w:val="00FF1E02"/>
    <w:rsid w:val="00FF2A1F"/>
    <w:rsid w:val="00FF46C8"/>
    <w:rsid w:val="00FF4FBF"/>
    <w:rsid w:val="00FF6045"/>
    <w:rsid w:val="00FF646D"/>
    <w:rsid w:val="00FF64A3"/>
    <w:rsid w:val="00FF6559"/>
    <w:rsid w:val="00FF655E"/>
    <w:rsid w:val="00FF6AA9"/>
    <w:rsid w:val="00FF6B02"/>
    <w:rsid w:val="00FF78F2"/>
    <w:rsid w:val="356D8FB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07C8"/>
  <w15:chartTrackingRefBased/>
  <w15:docId w15:val="{E71D6145-91F3-4292-8244-7065B477D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EE9"/>
    <w:pPr>
      <w:spacing w:line="278" w:lineRule="auto"/>
    </w:pPr>
    <w:rPr>
      <w:sz w:val="24"/>
      <w:szCs w:val="24"/>
    </w:rPr>
  </w:style>
  <w:style w:type="paragraph" w:styleId="Heading1">
    <w:name w:val="heading 1"/>
    <w:basedOn w:val="Normal"/>
    <w:next w:val="Normal"/>
    <w:link w:val="Heading1Char"/>
    <w:uiPriority w:val="9"/>
    <w:qFormat/>
    <w:rsid w:val="003D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6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6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6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6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EE9"/>
    <w:rPr>
      <w:rFonts w:eastAsiaTheme="majorEastAsia" w:cstheme="majorBidi"/>
      <w:color w:val="272727" w:themeColor="text1" w:themeTint="D8"/>
    </w:rPr>
  </w:style>
  <w:style w:type="paragraph" w:styleId="Title">
    <w:name w:val="Title"/>
    <w:basedOn w:val="Normal"/>
    <w:next w:val="Normal"/>
    <w:link w:val="TitleChar"/>
    <w:uiPriority w:val="10"/>
    <w:qFormat/>
    <w:rsid w:val="003D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EE9"/>
    <w:pPr>
      <w:spacing w:before="160"/>
      <w:jc w:val="center"/>
    </w:pPr>
    <w:rPr>
      <w:i/>
      <w:iCs/>
      <w:color w:val="404040" w:themeColor="text1" w:themeTint="BF"/>
    </w:rPr>
  </w:style>
  <w:style w:type="character" w:customStyle="1" w:styleId="QuoteChar">
    <w:name w:val="Quote Char"/>
    <w:basedOn w:val="DefaultParagraphFont"/>
    <w:link w:val="Quote"/>
    <w:uiPriority w:val="29"/>
    <w:rsid w:val="003D6EE9"/>
    <w:rPr>
      <w:i/>
      <w:iCs/>
      <w:color w:val="404040" w:themeColor="text1" w:themeTint="BF"/>
    </w:rPr>
  </w:style>
  <w:style w:type="paragraph" w:styleId="ListParagraph">
    <w:name w:val="List Paragraph"/>
    <w:basedOn w:val="Normal"/>
    <w:uiPriority w:val="34"/>
    <w:qFormat/>
    <w:rsid w:val="003D6EE9"/>
    <w:pPr>
      <w:ind w:left="720"/>
      <w:contextualSpacing/>
    </w:pPr>
  </w:style>
  <w:style w:type="character" w:styleId="IntenseEmphasis">
    <w:name w:val="Intense Emphasis"/>
    <w:basedOn w:val="DefaultParagraphFont"/>
    <w:uiPriority w:val="21"/>
    <w:qFormat/>
    <w:rsid w:val="003D6EE9"/>
    <w:rPr>
      <w:i/>
      <w:iCs/>
      <w:color w:val="0F4761" w:themeColor="accent1" w:themeShade="BF"/>
    </w:rPr>
  </w:style>
  <w:style w:type="paragraph" w:styleId="IntenseQuote">
    <w:name w:val="Intense Quote"/>
    <w:basedOn w:val="Normal"/>
    <w:next w:val="Normal"/>
    <w:link w:val="IntenseQuoteChar"/>
    <w:uiPriority w:val="30"/>
    <w:qFormat/>
    <w:rsid w:val="003D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EE9"/>
    <w:rPr>
      <w:i/>
      <w:iCs/>
      <w:color w:val="0F4761" w:themeColor="accent1" w:themeShade="BF"/>
    </w:rPr>
  </w:style>
  <w:style w:type="character" w:styleId="IntenseReference">
    <w:name w:val="Intense Reference"/>
    <w:basedOn w:val="DefaultParagraphFont"/>
    <w:uiPriority w:val="32"/>
    <w:qFormat/>
    <w:rsid w:val="003D6EE9"/>
    <w:rPr>
      <w:b/>
      <w:bCs/>
      <w:smallCaps/>
      <w:color w:val="0F4761" w:themeColor="accent1" w:themeShade="BF"/>
      <w:spacing w:val="5"/>
    </w:rPr>
  </w:style>
  <w:style w:type="character" w:styleId="CommentReference">
    <w:name w:val="annotation reference"/>
    <w:basedOn w:val="DefaultParagraphFont"/>
    <w:uiPriority w:val="99"/>
    <w:semiHidden/>
    <w:unhideWhenUsed/>
    <w:rsid w:val="000E3693"/>
    <w:rPr>
      <w:sz w:val="16"/>
      <w:szCs w:val="16"/>
    </w:rPr>
  </w:style>
  <w:style w:type="paragraph" w:styleId="CommentText">
    <w:name w:val="annotation text"/>
    <w:basedOn w:val="Normal"/>
    <w:link w:val="CommentTextChar"/>
    <w:uiPriority w:val="99"/>
    <w:unhideWhenUsed/>
    <w:rsid w:val="000E3693"/>
    <w:pPr>
      <w:spacing w:line="240" w:lineRule="auto"/>
    </w:pPr>
    <w:rPr>
      <w:sz w:val="20"/>
      <w:szCs w:val="20"/>
    </w:rPr>
  </w:style>
  <w:style w:type="character" w:customStyle="1" w:styleId="CommentTextChar">
    <w:name w:val="Comment Text Char"/>
    <w:basedOn w:val="DefaultParagraphFont"/>
    <w:link w:val="CommentText"/>
    <w:uiPriority w:val="99"/>
    <w:rsid w:val="000E3693"/>
    <w:rPr>
      <w:sz w:val="20"/>
      <w:szCs w:val="20"/>
    </w:rPr>
  </w:style>
  <w:style w:type="paragraph" w:styleId="CommentSubject">
    <w:name w:val="annotation subject"/>
    <w:basedOn w:val="CommentText"/>
    <w:next w:val="CommentText"/>
    <w:link w:val="CommentSubjectChar"/>
    <w:uiPriority w:val="99"/>
    <w:semiHidden/>
    <w:unhideWhenUsed/>
    <w:rsid w:val="000E3693"/>
    <w:rPr>
      <w:b/>
      <w:bCs/>
    </w:rPr>
  </w:style>
  <w:style w:type="character" w:customStyle="1" w:styleId="CommentSubjectChar">
    <w:name w:val="Comment Subject Char"/>
    <w:basedOn w:val="CommentTextChar"/>
    <w:link w:val="CommentSubject"/>
    <w:uiPriority w:val="99"/>
    <w:semiHidden/>
    <w:rsid w:val="000E3693"/>
    <w:rPr>
      <w:b/>
      <w:bCs/>
      <w:sz w:val="20"/>
      <w:szCs w:val="20"/>
    </w:rPr>
  </w:style>
  <w:style w:type="character" w:styleId="PlaceholderText">
    <w:name w:val="Placeholder Text"/>
    <w:basedOn w:val="DefaultParagraphFont"/>
    <w:uiPriority w:val="99"/>
    <w:semiHidden/>
    <w:rsid w:val="00724277"/>
    <w:rPr>
      <w:color w:val="666666"/>
    </w:rPr>
  </w:style>
  <w:style w:type="paragraph" w:styleId="Header">
    <w:name w:val="header"/>
    <w:basedOn w:val="Normal"/>
    <w:link w:val="HeaderChar"/>
    <w:uiPriority w:val="99"/>
    <w:unhideWhenUsed/>
    <w:rsid w:val="00981A5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81A5A"/>
    <w:rPr>
      <w:sz w:val="24"/>
      <w:szCs w:val="24"/>
    </w:rPr>
  </w:style>
  <w:style w:type="paragraph" w:styleId="Footer">
    <w:name w:val="footer"/>
    <w:basedOn w:val="Normal"/>
    <w:link w:val="FooterChar"/>
    <w:uiPriority w:val="99"/>
    <w:unhideWhenUsed/>
    <w:rsid w:val="00981A5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81A5A"/>
    <w:rPr>
      <w:sz w:val="24"/>
      <w:szCs w:val="24"/>
    </w:rPr>
  </w:style>
  <w:style w:type="paragraph" w:styleId="TOCHeading">
    <w:name w:val="TOC Heading"/>
    <w:basedOn w:val="Heading1"/>
    <w:next w:val="Normal"/>
    <w:uiPriority w:val="39"/>
    <w:unhideWhenUsed/>
    <w:qFormat/>
    <w:rsid w:val="00841EB4"/>
    <w:pPr>
      <w:spacing w:before="240" w:after="0" w:line="259" w:lineRule="auto"/>
      <w:outlineLvl w:val="9"/>
    </w:pPr>
    <w:rPr>
      <w:kern w:val="0"/>
      <w:sz w:val="32"/>
      <w:szCs w:val="32"/>
      <w:lang w:eastAsia="nl-NL"/>
      <w14:ligatures w14:val="none"/>
    </w:rPr>
  </w:style>
  <w:style w:type="paragraph" w:styleId="TOC1">
    <w:name w:val="toc 1"/>
    <w:basedOn w:val="Normal"/>
    <w:next w:val="Normal"/>
    <w:autoRedefine/>
    <w:uiPriority w:val="39"/>
    <w:unhideWhenUsed/>
    <w:rsid w:val="00841EB4"/>
    <w:pPr>
      <w:spacing w:after="100"/>
    </w:pPr>
  </w:style>
  <w:style w:type="paragraph" w:styleId="TOC2">
    <w:name w:val="toc 2"/>
    <w:basedOn w:val="Normal"/>
    <w:next w:val="Normal"/>
    <w:autoRedefine/>
    <w:uiPriority w:val="39"/>
    <w:unhideWhenUsed/>
    <w:rsid w:val="00841EB4"/>
    <w:pPr>
      <w:spacing w:after="100"/>
      <w:ind w:left="240"/>
    </w:pPr>
  </w:style>
  <w:style w:type="paragraph" w:styleId="TOC3">
    <w:name w:val="toc 3"/>
    <w:basedOn w:val="Normal"/>
    <w:next w:val="Normal"/>
    <w:autoRedefine/>
    <w:uiPriority w:val="39"/>
    <w:unhideWhenUsed/>
    <w:rsid w:val="00841EB4"/>
    <w:pPr>
      <w:spacing w:after="100"/>
      <w:ind w:left="480"/>
    </w:pPr>
  </w:style>
  <w:style w:type="character" w:styleId="Hyperlink">
    <w:name w:val="Hyperlink"/>
    <w:basedOn w:val="DefaultParagraphFont"/>
    <w:uiPriority w:val="99"/>
    <w:unhideWhenUsed/>
    <w:rsid w:val="00841EB4"/>
    <w:rPr>
      <w:color w:val="467886" w:themeColor="hyperlink"/>
      <w:u w:val="single"/>
    </w:rPr>
  </w:style>
  <w:style w:type="character" w:styleId="UnresolvedMention">
    <w:name w:val="Unresolved Mention"/>
    <w:basedOn w:val="DefaultParagraphFont"/>
    <w:uiPriority w:val="99"/>
    <w:semiHidden/>
    <w:unhideWhenUsed/>
    <w:rsid w:val="00C6289B"/>
    <w:rPr>
      <w:color w:val="605E5C"/>
      <w:shd w:val="clear" w:color="auto" w:fill="E1DFDD"/>
    </w:rPr>
  </w:style>
  <w:style w:type="table" w:styleId="TableGrid">
    <w:name w:val="Table Grid"/>
    <w:basedOn w:val="TableNormal"/>
    <w:uiPriority w:val="39"/>
    <w:rsid w:val="00193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beled">
    <w:name w:val="labeled"/>
    <w:basedOn w:val="Normal"/>
    <w:rsid w:val="006F5A3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ol">
    <w:name w:val="ol"/>
    <w:basedOn w:val="DefaultParagraphFont"/>
    <w:rsid w:val="006F5A3C"/>
  </w:style>
  <w:style w:type="paragraph" w:styleId="Revision">
    <w:name w:val="Revision"/>
    <w:hidden/>
    <w:uiPriority w:val="99"/>
    <w:semiHidden/>
    <w:rsid w:val="0097230B"/>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135815">
      <w:bodyDiv w:val="1"/>
      <w:marLeft w:val="0"/>
      <w:marRight w:val="0"/>
      <w:marTop w:val="0"/>
      <w:marBottom w:val="0"/>
      <w:divBdr>
        <w:top w:val="none" w:sz="0" w:space="0" w:color="auto"/>
        <w:left w:val="none" w:sz="0" w:space="0" w:color="auto"/>
        <w:bottom w:val="none" w:sz="0" w:space="0" w:color="auto"/>
        <w:right w:val="none" w:sz="0" w:space="0" w:color="auto"/>
      </w:divBdr>
    </w:div>
    <w:div w:id="561529201">
      <w:bodyDiv w:val="1"/>
      <w:marLeft w:val="0"/>
      <w:marRight w:val="0"/>
      <w:marTop w:val="0"/>
      <w:marBottom w:val="0"/>
      <w:divBdr>
        <w:top w:val="none" w:sz="0" w:space="0" w:color="auto"/>
        <w:left w:val="none" w:sz="0" w:space="0" w:color="auto"/>
        <w:bottom w:val="none" w:sz="0" w:space="0" w:color="auto"/>
        <w:right w:val="none" w:sz="0" w:space="0" w:color="auto"/>
      </w:divBdr>
    </w:div>
    <w:div w:id="639044198">
      <w:bodyDiv w:val="1"/>
      <w:marLeft w:val="0"/>
      <w:marRight w:val="0"/>
      <w:marTop w:val="0"/>
      <w:marBottom w:val="0"/>
      <w:divBdr>
        <w:top w:val="none" w:sz="0" w:space="0" w:color="auto"/>
        <w:left w:val="none" w:sz="0" w:space="0" w:color="auto"/>
        <w:bottom w:val="none" w:sz="0" w:space="0" w:color="auto"/>
        <w:right w:val="none" w:sz="0" w:space="0" w:color="auto"/>
      </w:divBdr>
    </w:div>
    <w:div w:id="861283564">
      <w:bodyDiv w:val="1"/>
      <w:marLeft w:val="0"/>
      <w:marRight w:val="0"/>
      <w:marTop w:val="0"/>
      <w:marBottom w:val="0"/>
      <w:divBdr>
        <w:top w:val="none" w:sz="0" w:space="0" w:color="auto"/>
        <w:left w:val="none" w:sz="0" w:space="0" w:color="auto"/>
        <w:bottom w:val="none" w:sz="0" w:space="0" w:color="auto"/>
        <w:right w:val="none" w:sz="0" w:space="0" w:color="auto"/>
      </w:divBdr>
    </w:div>
    <w:div w:id="913587154">
      <w:bodyDiv w:val="1"/>
      <w:marLeft w:val="0"/>
      <w:marRight w:val="0"/>
      <w:marTop w:val="0"/>
      <w:marBottom w:val="0"/>
      <w:divBdr>
        <w:top w:val="none" w:sz="0" w:space="0" w:color="auto"/>
        <w:left w:val="none" w:sz="0" w:space="0" w:color="auto"/>
        <w:bottom w:val="none" w:sz="0" w:space="0" w:color="auto"/>
        <w:right w:val="none" w:sz="0" w:space="0" w:color="auto"/>
      </w:divBdr>
    </w:div>
    <w:div w:id="1528713960">
      <w:bodyDiv w:val="1"/>
      <w:marLeft w:val="0"/>
      <w:marRight w:val="0"/>
      <w:marTop w:val="0"/>
      <w:marBottom w:val="0"/>
      <w:divBdr>
        <w:top w:val="none" w:sz="0" w:space="0" w:color="auto"/>
        <w:left w:val="none" w:sz="0" w:space="0" w:color="auto"/>
        <w:bottom w:val="none" w:sz="0" w:space="0" w:color="auto"/>
        <w:right w:val="none" w:sz="0" w:space="0" w:color="auto"/>
      </w:divBdr>
    </w:div>
    <w:div w:id="1578324456">
      <w:bodyDiv w:val="1"/>
      <w:marLeft w:val="0"/>
      <w:marRight w:val="0"/>
      <w:marTop w:val="0"/>
      <w:marBottom w:val="0"/>
      <w:divBdr>
        <w:top w:val="none" w:sz="0" w:space="0" w:color="auto"/>
        <w:left w:val="none" w:sz="0" w:space="0" w:color="auto"/>
        <w:bottom w:val="none" w:sz="0" w:space="0" w:color="auto"/>
        <w:right w:val="none" w:sz="0" w:space="0" w:color="auto"/>
      </w:divBdr>
    </w:div>
    <w:div w:id="1682584890">
      <w:bodyDiv w:val="1"/>
      <w:marLeft w:val="0"/>
      <w:marRight w:val="0"/>
      <w:marTop w:val="0"/>
      <w:marBottom w:val="0"/>
      <w:divBdr>
        <w:top w:val="none" w:sz="0" w:space="0" w:color="auto"/>
        <w:left w:val="none" w:sz="0" w:space="0" w:color="auto"/>
        <w:bottom w:val="none" w:sz="0" w:space="0" w:color="auto"/>
        <w:right w:val="none" w:sz="0" w:space="0" w:color="auto"/>
      </w:divBdr>
    </w:div>
    <w:div w:id="1767848163">
      <w:bodyDiv w:val="1"/>
      <w:marLeft w:val="0"/>
      <w:marRight w:val="0"/>
      <w:marTop w:val="0"/>
      <w:marBottom w:val="0"/>
      <w:divBdr>
        <w:top w:val="none" w:sz="0" w:space="0" w:color="auto"/>
        <w:left w:val="none" w:sz="0" w:space="0" w:color="auto"/>
        <w:bottom w:val="none" w:sz="0" w:space="0" w:color="auto"/>
        <w:right w:val="none" w:sz="0" w:space="0" w:color="auto"/>
      </w:divBdr>
    </w:div>
    <w:div w:id="204362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8617fc-80b7-435a-bb6a-a95061b9fbd4">
      <Terms xmlns="http://schemas.microsoft.com/office/infopath/2007/PartnerControls"/>
    </lcf76f155ced4ddcb4097134ff3c332f>
    <TaxCatchAll xmlns="a2d616aa-cc84-4ecf-b465-93e16da335a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3E4DAC820E7246ABDAE03431C451D2" ma:contentTypeVersion="12" ma:contentTypeDescription="Een nieuw document maken." ma:contentTypeScope="" ma:versionID="30b5f65fe6c735e4dd66e665ae665cf8">
  <xsd:schema xmlns:xsd="http://www.w3.org/2001/XMLSchema" xmlns:xs="http://www.w3.org/2001/XMLSchema" xmlns:p="http://schemas.microsoft.com/office/2006/metadata/properties" xmlns:ns2="788617fc-80b7-435a-bb6a-a95061b9fbd4" xmlns:ns3="a2d616aa-cc84-4ecf-b465-93e16da335ae" targetNamespace="http://schemas.microsoft.com/office/2006/metadata/properties" ma:root="true" ma:fieldsID="2ff25e0408c190907e1ad5ff8d668f45" ns2:_="" ns3:_="">
    <xsd:import namespace="788617fc-80b7-435a-bb6a-a95061b9fbd4"/>
    <xsd:import namespace="a2d616aa-cc84-4ecf-b465-93e16da335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617fc-80b7-435a-bb6a-a95061b9fb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49ce352-eb21-4ec0-bca9-bdcfc58df18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d616aa-cc84-4ecf-b465-93e16da335a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7ae210-4994-49d8-9708-bce607f88d1c}" ma:internalName="TaxCatchAll" ma:showField="CatchAllData" ma:web="a2d616aa-cc84-4ecf-b465-93e16da335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7923C6-D898-40E5-A494-FF280F89A78A}">
  <ds:schemaRefs>
    <ds:schemaRef ds:uri="http://schemas.microsoft.com/office/2006/metadata/properties"/>
    <ds:schemaRef ds:uri="http://schemas.microsoft.com/office/infopath/2007/PartnerControls"/>
    <ds:schemaRef ds:uri="788617fc-80b7-435a-bb6a-a95061b9fbd4"/>
    <ds:schemaRef ds:uri="a2d616aa-cc84-4ecf-b465-93e16da335ae"/>
  </ds:schemaRefs>
</ds:datastoreItem>
</file>

<file path=customXml/itemProps2.xml><?xml version="1.0" encoding="utf-8"?>
<ds:datastoreItem xmlns:ds="http://schemas.openxmlformats.org/officeDocument/2006/customXml" ds:itemID="{546D7F75-B705-4AC1-A1EB-6D4FCBF27F38}">
  <ds:schemaRefs>
    <ds:schemaRef ds:uri="http://schemas.openxmlformats.org/officeDocument/2006/bibliography"/>
  </ds:schemaRefs>
</ds:datastoreItem>
</file>

<file path=customXml/itemProps3.xml><?xml version="1.0" encoding="utf-8"?>
<ds:datastoreItem xmlns:ds="http://schemas.openxmlformats.org/officeDocument/2006/customXml" ds:itemID="{A8FD3364-0288-402A-8171-9BE4CD7789A8}">
  <ds:schemaRefs>
    <ds:schemaRef ds:uri="http://schemas.microsoft.com/sharepoint/v3/contenttype/forms"/>
  </ds:schemaRefs>
</ds:datastoreItem>
</file>

<file path=customXml/itemProps4.xml><?xml version="1.0" encoding="utf-8"?>
<ds:datastoreItem xmlns:ds="http://schemas.openxmlformats.org/officeDocument/2006/customXml" ds:itemID="{79C922AF-19E0-4A75-B023-C3AE4B69E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617fc-80b7-435a-bb6a-a95061b9fbd4"/>
    <ds:schemaRef ds:uri="a2d616aa-cc84-4ecf-b465-93e16da335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13100</Words>
  <Characters>75068</Characters>
  <Application>Microsoft Office Word</Application>
  <DocSecurity>0</DocSecurity>
  <Lines>3412</Lines>
  <Paragraphs>2593</Paragraphs>
  <ScaleCrop>false</ScaleCrop>
  <Company/>
  <LinksUpToDate>false</LinksUpToDate>
  <CharactersWithSpaces>85575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Jitty van der Kuur</dc:creator>
  <cp:keywords/>
  <dc:description/>
  <cp:lastModifiedBy>Joris Untersalmberger</cp:lastModifiedBy>
  <cp:revision>2</cp:revision>
  <dcterms:created xsi:type="dcterms:W3CDTF">2026-07-07T08:59:00Z</dcterms:created>
  <dcterms:modified xsi:type="dcterms:W3CDTF">2026-07-07T08:59:00Z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7bc33a-7d08-4d3c-9468-650ebbe62c3c_Enabled">
    <vt:lpwstr>true</vt:lpwstr>
  </property>
  <property fmtid="{D5CDD505-2E9C-101B-9397-08002B2CF9AE}" pid="3" name="MSIP_Label_e87bc33a-7d08-4d3c-9468-650ebbe62c3c_SetDate">
    <vt:lpwstr>2024-05-29T10:35:33Z</vt:lpwstr>
  </property>
  <property fmtid="{D5CDD505-2E9C-101B-9397-08002B2CF9AE}" pid="4" name="MSIP_Label_e87bc33a-7d08-4d3c-9468-650ebbe62c3c_Method">
    <vt:lpwstr>Standard</vt:lpwstr>
  </property>
  <property fmtid="{D5CDD505-2E9C-101B-9397-08002B2CF9AE}" pid="5" name="MSIP_Label_e87bc33a-7d08-4d3c-9468-650ebbe62c3c_Name">
    <vt:lpwstr>defa4170-0d19-0005-0003-bc88714345d2</vt:lpwstr>
  </property>
  <property fmtid="{D5CDD505-2E9C-101B-9397-08002B2CF9AE}" pid="6" name="MSIP_Label_e87bc33a-7d08-4d3c-9468-650ebbe62c3c_SiteId">
    <vt:lpwstr>86cdcea4-cf3c-4d3b-bc55-16b574e0e3d0</vt:lpwstr>
  </property>
  <property fmtid="{D5CDD505-2E9C-101B-9397-08002B2CF9AE}" pid="7" name="MSIP_Label_e87bc33a-7d08-4d3c-9468-650ebbe62c3c_ActionId">
    <vt:lpwstr>8fc7d636-5234-424e-a68f-3040f20b12c4</vt:lpwstr>
  </property>
  <property fmtid="{D5CDD505-2E9C-101B-9397-08002B2CF9AE}" pid="8" name="MSIP_Label_e87bc33a-7d08-4d3c-9468-650ebbe62c3c_ContentBits">
    <vt:lpwstr>0</vt:lpwstr>
  </property>
  <property fmtid="{D5CDD505-2E9C-101B-9397-08002B2CF9AE}" pid="9" name="ContentTypeId">
    <vt:lpwstr>0x010100F63E4DAC820E7246ABDAE03431C451D2</vt:lpwstr>
  </property>
  <property fmtid="{D5CDD505-2E9C-101B-9397-08002B2CF9AE}" pid="10" name="MediaServiceImageTags">
    <vt:lpwstr/>
  </property>
</Properties>
</file>