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6D8C" w14:textId="175677E9" w:rsidR="0005367F" w:rsidRDefault="000A5775" w:rsidP="00AD541C">
      <w:pPr>
        <w:pStyle w:val="Title"/>
      </w:pPr>
      <w:ins w:id="0" w:author="flory" w:date="2025-03-03T15:31:00Z" w16du:dateUtc="2025-03-03T14:31:00Z">
        <w:r>
          <w:t xml:space="preserve"> </w:t>
        </w:r>
      </w:ins>
    </w:p>
    <w:p w14:paraId="664B9EB0" w14:textId="3A16CCC5" w:rsidR="00D5413C" w:rsidRDefault="00D5413C" w:rsidP="00AD541C">
      <w:pPr>
        <w:pStyle w:val="Title"/>
      </w:pPr>
      <w:r>
        <w:rPr>
          <w:noProof/>
          <w:lang w:eastAsia="nl-NL"/>
        </w:rPr>
        <w:drawing>
          <wp:inline distT="0" distB="0" distL="0" distR="0" wp14:anchorId="424B0ABF" wp14:editId="53E82604">
            <wp:extent cx="4815840" cy="3611880"/>
            <wp:effectExtent l="0" t="0" r="3810" b="762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stretch>
                      <a:fillRect/>
                    </a:stretch>
                  </pic:blipFill>
                  <pic:spPr>
                    <a:xfrm>
                      <a:off x="0" y="0"/>
                      <a:ext cx="4815840" cy="3611880"/>
                    </a:xfrm>
                    <a:prstGeom prst="rect">
                      <a:avLst/>
                    </a:prstGeom>
                  </pic:spPr>
                </pic:pic>
              </a:graphicData>
            </a:graphic>
          </wp:inline>
        </w:drawing>
      </w:r>
    </w:p>
    <w:p w14:paraId="22B326C7" w14:textId="77777777" w:rsidR="00C5052C" w:rsidRDefault="00C5052C" w:rsidP="00AD541C">
      <w:pPr>
        <w:spacing w:line="240" w:lineRule="auto"/>
        <w:jc w:val="center"/>
        <w:rPr>
          <w:sz w:val="96"/>
          <w:szCs w:val="96"/>
        </w:rPr>
      </w:pPr>
    </w:p>
    <w:p w14:paraId="7E13C1A4" w14:textId="76652E6E" w:rsidR="001638F6" w:rsidRPr="00C5052C" w:rsidRDefault="00DB214C" w:rsidP="00AD541C">
      <w:pPr>
        <w:spacing w:line="240" w:lineRule="auto"/>
        <w:jc w:val="center"/>
        <w:rPr>
          <w:color w:val="C00000"/>
          <w:sz w:val="96"/>
          <w:szCs w:val="96"/>
        </w:rPr>
      </w:pPr>
      <w:r w:rsidRPr="00C5052C">
        <w:rPr>
          <w:color w:val="C00000"/>
          <w:sz w:val="96"/>
          <w:szCs w:val="96"/>
        </w:rPr>
        <w:t>Analyse Qwik</w:t>
      </w:r>
    </w:p>
    <w:p w14:paraId="443E93FA" w14:textId="23EFCE08" w:rsidR="00C5052C" w:rsidRDefault="00C5052C" w:rsidP="00AD541C">
      <w:pPr>
        <w:pStyle w:val="ListBullet"/>
        <w:numPr>
          <w:ilvl w:val="0"/>
          <w:numId w:val="0"/>
        </w:numPr>
        <w:spacing w:line="240" w:lineRule="auto"/>
        <w:ind w:left="720"/>
        <w:jc w:val="center"/>
      </w:pPr>
    </w:p>
    <w:p w14:paraId="4F6E2133" w14:textId="13BA3A86" w:rsidR="00C5052C" w:rsidRDefault="003E1871" w:rsidP="00AD541C">
      <w:pPr>
        <w:pStyle w:val="ListBullet"/>
        <w:numPr>
          <w:ilvl w:val="0"/>
          <w:numId w:val="0"/>
        </w:numPr>
        <w:spacing w:line="240" w:lineRule="auto"/>
        <w:ind w:left="2880" w:firstLine="720"/>
      </w:pPr>
      <w:r>
        <w:t xml:space="preserve">FPR </w:t>
      </w:r>
      <w:del w:id="1" w:author="Flory Koole" w:date="2025-01-09T10:47:00Z" w16du:dateUtc="2025-01-09T09:47:00Z">
        <w:r w:rsidDel="00DB4599">
          <w:delText xml:space="preserve">voor </w:delText>
        </w:r>
        <w:r w:rsidR="00952BA4" w:rsidDel="00DB4599">
          <w:delText>SPF (en SPD)</w:delText>
        </w:r>
      </w:del>
      <w:ins w:id="2" w:author="Flory Koole" w:date="2025-01-09T10:47:00Z" w16du:dateUtc="2025-01-09T09:47:00Z">
        <w:r w:rsidR="00DB4599">
          <w:t>administraties</w:t>
        </w:r>
        <w:r w:rsidR="009B35C8">
          <w:t xml:space="preserve"> bij APS</w:t>
        </w:r>
      </w:ins>
    </w:p>
    <w:p w14:paraId="48F88118" w14:textId="007D4D50" w:rsidR="00C5052C" w:rsidRDefault="00C5052C" w:rsidP="00AD541C">
      <w:pPr>
        <w:pStyle w:val="ListBullet"/>
        <w:numPr>
          <w:ilvl w:val="0"/>
          <w:numId w:val="0"/>
        </w:numPr>
        <w:spacing w:line="240" w:lineRule="auto"/>
      </w:pPr>
    </w:p>
    <w:p w14:paraId="620BB680" w14:textId="4DE35AA9" w:rsidR="00C5052C" w:rsidRDefault="00C5052C" w:rsidP="00AD541C">
      <w:pPr>
        <w:pStyle w:val="ListBullet"/>
        <w:numPr>
          <w:ilvl w:val="0"/>
          <w:numId w:val="0"/>
        </w:numPr>
        <w:spacing w:line="240" w:lineRule="auto"/>
      </w:pPr>
    </w:p>
    <w:p w14:paraId="2619F258" w14:textId="4C72D17D" w:rsidR="00C5052C" w:rsidRDefault="00C5052C" w:rsidP="00AD541C">
      <w:pPr>
        <w:pStyle w:val="ListBullet"/>
        <w:numPr>
          <w:ilvl w:val="0"/>
          <w:numId w:val="0"/>
        </w:numPr>
        <w:spacing w:line="240" w:lineRule="auto"/>
      </w:pPr>
    </w:p>
    <w:p w14:paraId="6BDB991A" w14:textId="628D5B7A" w:rsidR="00C5052C" w:rsidRDefault="00C5052C" w:rsidP="00AD541C">
      <w:pPr>
        <w:pStyle w:val="ListBullet"/>
        <w:numPr>
          <w:ilvl w:val="0"/>
          <w:numId w:val="0"/>
        </w:numPr>
        <w:spacing w:line="240" w:lineRule="auto"/>
      </w:pPr>
    </w:p>
    <w:p w14:paraId="1CFEE1DA" w14:textId="6277628C" w:rsidR="003422FF" w:rsidRDefault="007B2F8C" w:rsidP="00AD541C">
      <w:pPr>
        <w:spacing w:line="240" w:lineRule="auto"/>
      </w:pPr>
      <w:r>
        <w:t>JSP</w:t>
      </w:r>
      <w:r w:rsidR="00D5413C" w:rsidRPr="772CA24A">
        <w:rPr>
          <w:lang w:bidi="nl-NL"/>
        </w:rPr>
        <w:t xml:space="preserve"> | </w:t>
      </w:r>
      <w:r w:rsidR="005A400A">
        <w:t>Versie</w:t>
      </w:r>
      <w:r w:rsidR="00040085">
        <w:t xml:space="preserve"> 0.</w:t>
      </w:r>
      <w:r w:rsidR="0945A024">
        <w:t>9</w:t>
      </w:r>
      <w:r w:rsidR="00D5413C" w:rsidRPr="772CA24A">
        <w:rPr>
          <w:lang w:bidi="nl-NL"/>
        </w:rPr>
        <w:t xml:space="preserve"> | </w:t>
      </w:r>
      <w:r w:rsidRPr="772CA24A">
        <w:rPr>
          <w:lang w:bidi="nl-NL"/>
        </w:rPr>
        <w:t>202</w:t>
      </w:r>
      <w:r w:rsidR="65DFC441" w:rsidRPr="772CA24A">
        <w:rPr>
          <w:lang w:bidi="nl-NL"/>
        </w:rPr>
        <w:t>5</w:t>
      </w:r>
      <w:ins w:id="3" w:author="Flory Koole" w:date="2025-01-09T10:49:00Z" w16du:dateUtc="2025-01-09T09:49:00Z">
        <w:r w:rsidR="00883A4A">
          <w:rPr>
            <w:lang w:bidi="nl-NL"/>
          </w:rPr>
          <w:t>.PI</w:t>
        </w:r>
      </w:ins>
      <w:del w:id="4" w:author="Flory Koole" w:date="2025-01-09T10:49:00Z" w16du:dateUtc="2025-01-09T09:49:00Z">
        <w:r w:rsidRPr="772CA24A" w:rsidDel="00FC52B8">
          <w:rPr>
            <w:lang w:bidi="nl-NL"/>
          </w:rPr>
          <w:delText>0</w:delText>
        </w:r>
      </w:del>
      <w:r w:rsidR="2D3F6D37" w:rsidRPr="772CA24A">
        <w:rPr>
          <w:lang w:bidi="nl-NL"/>
        </w:rPr>
        <w:t>1</w:t>
      </w:r>
      <w:r w:rsidRPr="772CA24A">
        <w:rPr>
          <w:lang w:bidi="nl-NL"/>
        </w:rPr>
        <w:br w:type="page"/>
      </w:r>
    </w:p>
    <w:sdt>
      <w:sdtPr>
        <w:id w:val="1236195370"/>
        <w:docPartObj>
          <w:docPartGallery w:val="Table of Contents"/>
          <w:docPartUnique/>
        </w:docPartObj>
      </w:sdtPr>
      <w:sdtContent>
        <w:p w14:paraId="792B2DE0" w14:textId="77777777" w:rsidR="00C00A14" w:rsidRDefault="00C00A14" w:rsidP="00AD541C">
          <w:pPr>
            <w:pStyle w:val="Foto"/>
            <w:spacing w:line="240" w:lineRule="auto"/>
            <w:ind w:left="360"/>
          </w:pPr>
          <w:r>
            <w:t>Inhoud</w:t>
          </w:r>
        </w:p>
        <w:p w14:paraId="412DEC3F" w14:textId="17575612" w:rsidR="00212C18" w:rsidRDefault="2B26B8BC">
          <w:pPr>
            <w:pStyle w:val="TOC1"/>
            <w:tabs>
              <w:tab w:val="left" w:pos="435"/>
              <w:tab w:val="right" w:leader="dot" w:pos="8595"/>
            </w:tabs>
            <w:rPr>
              <w:rStyle w:val="Hyperlink"/>
              <w:rFonts w:asciiTheme="majorHAnsi" w:eastAsiaTheme="majorEastAsia" w:hAnsiTheme="majorHAnsi" w:cstheme="majorBidi"/>
              <w:kern w:val="2"/>
              <w:sz w:val="60"/>
              <w:szCs w:val="60"/>
              <w:lang w:eastAsia="nl-NL"/>
              <w14:ligatures w14:val="standardContextual"/>
            </w:rPr>
            <w:pPrChange w:id="5" w:author="Ronald Kocks (R)" w:date="2025-08-18T11:47:00Z">
              <w:pPr/>
            </w:pPrChange>
          </w:pPr>
          <w:r>
            <w:fldChar w:fldCharType="begin"/>
          </w:r>
          <w:r w:rsidR="00A906CC">
            <w:instrText>TOC \o "1-3" \z \u \h</w:instrText>
          </w:r>
          <w:r>
            <w:fldChar w:fldCharType="separate"/>
          </w:r>
          <w:r w:rsidR="1CAABC1D">
            <w:fldChar w:fldCharType="begin"/>
          </w:r>
          <w:r w:rsidR="1CAABC1D">
            <w:instrText>HYPERLINK \l "_Toc1103578585" \h</w:instrText>
          </w:r>
          <w:r w:rsidR="1CAABC1D">
            <w:fldChar w:fldCharType="separate"/>
          </w:r>
          <w:r w:rsidR="1CAABC1D" w:rsidRPr="1CAABC1D">
            <w:rPr>
              <w:rStyle w:val="Hyperlink"/>
            </w:rPr>
            <w:t>2.</w:t>
          </w:r>
          <w:ins w:id="6" w:author="Ronald Kocks (R)" w:date="2025-08-18T11:47:00Z">
            <w:r w:rsidR="00A906CC">
              <w:tab/>
            </w:r>
          </w:ins>
          <w:r w:rsidR="1CAABC1D" w:rsidRPr="1CAABC1D">
            <w:rPr>
              <w:rStyle w:val="Hyperlink"/>
            </w:rPr>
            <w:t>Openstaand</w:t>
          </w:r>
          <w:ins w:id="7" w:author="Ronald Kocks (R)" w:date="2025-08-18T11:47:00Z">
            <w:r w:rsidR="00A906CC">
              <w:tab/>
            </w:r>
          </w:ins>
          <w:r w:rsidR="00A906CC">
            <w:fldChar w:fldCharType="begin"/>
          </w:r>
          <w:r w:rsidR="00A906CC">
            <w:instrText>PAGEREF _Toc1103578585 \h</w:instrText>
          </w:r>
          <w:r w:rsidR="00A906CC">
            <w:fldChar w:fldCharType="separate"/>
          </w:r>
          <w:r w:rsidR="1CAABC1D" w:rsidRPr="1CAABC1D">
            <w:rPr>
              <w:rStyle w:val="Hyperlink"/>
            </w:rPr>
            <w:t>2</w:t>
          </w:r>
          <w:r w:rsidR="00A906CC">
            <w:fldChar w:fldCharType="end"/>
          </w:r>
          <w:r w:rsidR="1CAABC1D">
            <w:fldChar w:fldCharType="end"/>
          </w:r>
        </w:p>
        <w:p w14:paraId="19CD00CF" w14:textId="52EE9F8A" w:rsidR="00212C18" w:rsidRDefault="1CAABC1D">
          <w:pPr>
            <w:pStyle w:val="TOC1"/>
            <w:tabs>
              <w:tab w:val="left" w:pos="435"/>
              <w:tab w:val="right" w:leader="dot" w:pos="8595"/>
            </w:tabs>
            <w:rPr>
              <w:rStyle w:val="Hyperlink"/>
              <w:noProof/>
              <w:kern w:val="2"/>
              <w:lang w:eastAsia="nl-NL"/>
              <w14:ligatures w14:val="standardContextual"/>
            </w:rPr>
            <w:pPrChange w:id="8" w:author="Ronald Kocks (R)" w:date="2025-08-18T11:47:00Z">
              <w:pPr/>
            </w:pPrChange>
          </w:pPr>
          <w:r>
            <w:fldChar w:fldCharType="begin"/>
          </w:r>
          <w:r>
            <w:instrText>HYPERLINK \l "_Toc1548525621" \h</w:instrText>
          </w:r>
          <w:r>
            <w:fldChar w:fldCharType="separate"/>
          </w:r>
          <w:r w:rsidRPr="1CAABC1D">
            <w:rPr>
              <w:rStyle w:val="Hyperlink"/>
            </w:rPr>
            <w:t>3.</w:t>
          </w:r>
          <w:ins w:id="9" w:author="Ronald Kocks (R)" w:date="2025-08-18T11:47:00Z">
            <w:r w:rsidR="2B26B8BC">
              <w:tab/>
            </w:r>
          </w:ins>
          <w:r w:rsidRPr="1CAABC1D">
            <w:rPr>
              <w:rStyle w:val="Hyperlink"/>
            </w:rPr>
            <w:t>Versiebeheer</w:t>
          </w:r>
          <w:ins w:id="10" w:author="Ronald Kocks (R)" w:date="2025-08-18T11:47:00Z">
            <w:r w:rsidR="2B26B8BC">
              <w:tab/>
            </w:r>
          </w:ins>
          <w:r w:rsidR="2B26B8BC">
            <w:fldChar w:fldCharType="begin"/>
          </w:r>
          <w:r w:rsidR="2B26B8BC">
            <w:instrText>PAGEREF _Toc1548525621 \h</w:instrText>
          </w:r>
          <w:r w:rsidR="2B26B8BC">
            <w:fldChar w:fldCharType="separate"/>
          </w:r>
          <w:r w:rsidRPr="1CAABC1D">
            <w:rPr>
              <w:rStyle w:val="Hyperlink"/>
            </w:rPr>
            <w:t>3</w:t>
          </w:r>
          <w:r w:rsidR="2B26B8BC">
            <w:fldChar w:fldCharType="end"/>
          </w:r>
          <w:r>
            <w:fldChar w:fldCharType="end"/>
          </w:r>
        </w:p>
        <w:p w14:paraId="68A4C975" w14:textId="625F3855" w:rsidR="00212C18" w:rsidRDefault="1CAABC1D">
          <w:pPr>
            <w:pStyle w:val="TOC1"/>
            <w:tabs>
              <w:tab w:val="left" w:pos="435"/>
              <w:tab w:val="right" w:leader="dot" w:pos="8595"/>
            </w:tabs>
            <w:rPr>
              <w:rStyle w:val="Hyperlink"/>
              <w:noProof/>
              <w:kern w:val="2"/>
              <w:lang w:eastAsia="nl-NL"/>
              <w14:ligatures w14:val="standardContextual"/>
            </w:rPr>
            <w:pPrChange w:id="11" w:author="Ronald Kocks (R)" w:date="2025-08-18T11:47:00Z">
              <w:pPr/>
            </w:pPrChange>
          </w:pPr>
          <w:r>
            <w:fldChar w:fldCharType="begin"/>
          </w:r>
          <w:r>
            <w:instrText>HYPERLINK \l "_Toc1396881034" \h</w:instrText>
          </w:r>
          <w:r>
            <w:fldChar w:fldCharType="separate"/>
          </w:r>
          <w:r w:rsidRPr="1CAABC1D">
            <w:rPr>
              <w:rStyle w:val="Hyperlink"/>
            </w:rPr>
            <w:t>4.</w:t>
          </w:r>
          <w:ins w:id="12" w:author="Ronald Kocks (R)" w:date="2025-08-18T11:47:00Z">
            <w:r w:rsidR="2B26B8BC">
              <w:tab/>
            </w:r>
          </w:ins>
          <w:r w:rsidRPr="1CAABC1D">
            <w:rPr>
              <w:rStyle w:val="Hyperlink"/>
            </w:rPr>
            <w:t>Algemeen</w:t>
          </w:r>
          <w:ins w:id="13" w:author="Ronald Kocks (R)" w:date="2025-08-18T11:47:00Z">
            <w:r w:rsidR="2B26B8BC">
              <w:tab/>
            </w:r>
          </w:ins>
          <w:r w:rsidR="2B26B8BC">
            <w:fldChar w:fldCharType="begin"/>
          </w:r>
          <w:r w:rsidR="2B26B8BC">
            <w:instrText>PAGEREF _Toc1396881034 \h</w:instrText>
          </w:r>
          <w:r w:rsidR="2B26B8BC">
            <w:fldChar w:fldCharType="separate"/>
          </w:r>
          <w:r w:rsidRPr="1CAABC1D">
            <w:rPr>
              <w:rStyle w:val="Hyperlink"/>
            </w:rPr>
            <w:t>3</w:t>
          </w:r>
          <w:r w:rsidR="2B26B8BC">
            <w:fldChar w:fldCharType="end"/>
          </w:r>
          <w:r>
            <w:fldChar w:fldCharType="end"/>
          </w:r>
        </w:p>
        <w:p w14:paraId="14D1798E" w14:textId="306196E9" w:rsidR="00212C18" w:rsidRDefault="1CAABC1D">
          <w:pPr>
            <w:pStyle w:val="TOC2"/>
            <w:tabs>
              <w:tab w:val="left" w:pos="660"/>
              <w:tab w:val="right" w:leader="dot" w:pos="8595"/>
            </w:tabs>
            <w:rPr>
              <w:rStyle w:val="Hyperlink"/>
              <w:noProof/>
              <w:kern w:val="2"/>
              <w:lang w:eastAsia="nl-NL"/>
              <w14:ligatures w14:val="standardContextual"/>
            </w:rPr>
            <w:pPrChange w:id="14" w:author="Ronald Kocks (R)" w:date="2025-08-18T11:47:00Z">
              <w:pPr/>
            </w:pPrChange>
          </w:pPr>
          <w:r>
            <w:fldChar w:fldCharType="begin"/>
          </w:r>
          <w:r>
            <w:instrText>HYPERLINK \l "_Toc672379585" \h</w:instrText>
          </w:r>
          <w:r>
            <w:fldChar w:fldCharType="separate"/>
          </w:r>
          <w:r w:rsidRPr="1CAABC1D">
            <w:rPr>
              <w:rStyle w:val="Hyperlink"/>
            </w:rPr>
            <w:t>4.1</w:t>
          </w:r>
          <w:ins w:id="15" w:author="Ronald Kocks (R)" w:date="2025-08-18T11:47:00Z">
            <w:r w:rsidR="2B26B8BC">
              <w:tab/>
            </w:r>
          </w:ins>
          <w:r w:rsidRPr="1CAABC1D">
            <w:rPr>
              <w:rStyle w:val="Hyperlink"/>
            </w:rPr>
            <w:t>Statussen</w:t>
          </w:r>
          <w:ins w:id="16" w:author="Ronald Kocks (R)" w:date="2025-08-18T11:47:00Z">
            <w:r w:rsidR="2B26B8BC">
              <w:tab/>
            </w:r>
          </w:ins>
          <w:r w:rsidR="2B26B8BC">
            <w:fldChar w:fldCharType="begin"/>
          </w:r>
          <w:r w:rsidR="2B26B8BC">
            <w:instrText>PAGEREF _Toc672379585 \h</w:instrText>
          </w:r>
          <w:r w:rsidR="2B26B8BC">
            <w:fldChar w:fldCharType="separate"/>
          </w:r>
          <w:r w:rsidRPr="1CAABC1D">
            <w:rPr>
              <w:rStyle w:val="Hyperlink"/>
            </w:rPr>
            <w:t>8</w:t>
          </w:r>
          <w:r w:rsidR="2B26B8BC">
            <w:fldChar w:fldCharType="end"/>
          </w:r>
          <w:r>
            <w:fldChar w:fldCharType="end"/>
          </w:r>
        </w:p>
        <w:p w14:paraId="4330ED37" w14:textId="6BF09F24" w:rsidR="00212C18" w:rsidRDefault="1CAABC1D">
          <w:pPr>
            <w:pStyle w:val="TOC2"/>
            <w:tabs>
              <w:tab w:val="left" w:pos="660"/>
              <w:tab w:val="right" w:leader="dot" w:pos="8595"/>
            </w:tabs>
            <w:rPr>
              <w:rStyle w:val="Hyperlink"/>
              <w:noProof/>
              <w:kern w:val="2"/>
              <w:lang w:eastAsia="nl-NL"/>
              <w14:ligatures w14:val="standardContextual"/>
            </w:rPr>
            <w:pPrChange w:id="17" w:author="Ronald Kocks (R)" w:date="2025-08-18T11:47:00Z">
              <w:pPr/>
            </w:pPrChange>
          </w:pPr>
          <w:r>
            <w:fldChar w:fldCharType="begin"/>
          </w:r>
          <w:r>
            <w:instrText>HYPERLINK \l "_Toc1383116787" \h</w:instrText>
          </w:r>
          <w:r>
            <w:fldChar w:fldCharType="separate"/>
          </w:r>
          <w:r w:rsidRPr="1CAABC1D">
            <w:rPr>
              <w:rStyle w:val="Hyperlink"/>
            </w:rPr>
            <w:t>4.2</w:t>
          </w:r>
          <w:ins w:id="18" w:author="Ronald Kocks (R)" w:date="2025-08-18T11:47:00Z">
            <w:r w:rsidR="2B26B8BC">
              <w:tab/>
            </w:r>
          </w:ins>
          <w:r w:rsidRPr="1CAABC1D">
            <w:rPr>
              <w:rStyle w:val="Hyperlink"/>
            </w:rPr>
            <w:t>Pensioensoorten en technische regelingen (nog updaten)</w:t>
          </w:r>
          <w:ins w:id="19" w:author="Ronald Kocks (R)" w:date="2025-08-18T11:47:00Z">
            <w:r w:rsidR="2B26B8BC">
              <w:tab/>
            </w:r>
          </w:ins>
          <w:r w:rsidR="2B26B8BC">
            <w:fldChar w:fldCharType="begin"/>
          </w:r>
          <w:r w:rsidR="2B26B8BC">
            <w:instrText>PAGEREF _Toc1383116787 \h</w:instrText>
          </w:r>
          <w:r w:rsidR="2B26B8BC">
            <w:fldChar w:fldCharType="separate"/>
          </w:r>
          <w:r w:rsidRPr="1CAABC1D">
            <w:rPr>
              <w:rStyle w:val="Hyperlink"/>
            </w:rPr>
            <w:t>9</w:t>
          </w:r>
          <w:r w:rsidR="2B26B8BC">
            <w:fldChar w:fldCharType="end"/>
          </w:r>
          <w:r>
            <w:fldChar w:fldCharType="end"/>
          </w:r>
        </w:p>
        <w:p w14:paraId="47092C66" w14:textId="126D648D" w:rsidR="00212C18" w:rsidRDefault="1CAABC1D">
          <w:pPr>
            <w:pStyle w:val="TOC2"/>
            <w:tabs>
              <w:tab w:val="left" w:pos="660"/>
              <w:tab w:val="right" w:leader="dot" w:pos="8595"/>
            </w:tabs>
            <w:rPr>
              <w:rStyle w:val="Hyperlink"/>
              <w:noProof/>
              <w:kern w:val="2"/>
              <w:lang w:eastAsia="nl-NL"/>
              <w14:ligatures w14:val="standardContextual"/>
            </w:rPr>
            <w:pPrChange w:id="20" w:author="Ronald Kocks (R)" w:date="2025-08-18T11:47:00Z">
              <w:pPr/>
            </w:pPrChange>
          </w:pPr>
          <w:r>
            <w:fldChar w:fldCharType="begin"/>
          </w:r>
          <w:r>
            <w:instrText>HYPERLINK \l "_Toc690296312" \h</w:instrText>
          </w:r>
          <w:r>
            <w:fldChar w:fldCharType="separate"/>
          </w:r>
          <w:r w:rsidRPr="1CAABC1D">
            <w:rPr>
              <w:rStyle w:val="Hyperlink"/>
            </w:rPr>
            <w:t>4.3</w:t>
          </w:r>
          <w:ins w:id="21" w:author="Ronald Kocks (R)" w:date="2025-08-18T11:47:00Z">
            <w:r w:rsidR="2B26B8BC">
              <w:tab/>
            </w:r>
          </w:ins>
          <w:r w:rsidRPr="1CAABC1D">
            <w:rPr>
              <w:rStyle w:val="Hyperlink"/>
            </w:rPr>
            <w:t>Profielen (nog updaten)</w:t>
          </w:r>
          <w:ins w:id="22" w:author="Ronald Kocks (R)" w:date="2025-08-18T11:47:00Z">
            <w:r w:rsidR="2B26B8BC">
              <w:tab/>
            </w:r>
          </w:ins>
          <w:r w:rsidR="2B26B8BC">
            <w:fldChar w:fldCharType="begin"/>
          </w:r>
          <w:r w:rsidR="2B26B8BC">
            <w:instrText>PAGEREF _Toc690296312 \h</w:instrText>
          </w:r>
          <w:r w:rsidR="2B26B8BC">
            <w:fldChar w:fldCharType="separate"/>
          </w:r>
          <w:r w:rsidRPr="1CAABC1D">
            <w:rPr>
              <w:rStyle w:val="Hyperlink"/>
            </w:rPr>
            <w:t>10</w:t>
          </w:r>
          <w:r w:rsidR="2B26B8BC">
            <w:fldChar w:fldCharType="end"/>
          </w:r>
          <w:r>
            <w:fldChar w:fldCharType="end"/>
          </w:r>
        </w:p>
        <w:p w14:paraId="45F92197" w14:textId="26CBA98D" w:rsidR="00212C18" w:rsidRDefault="1CAABC1D">
          <w:pPr>
            <w:pStyle w:val="TOC2"/>
            <w:tabs>
              <w:tab w:val="left" w:pos="660"/>
              <w:tab w:val="right" w:leader="dot" w:pos="8595"/>
            </w:tabs>
            <w:rPr>
              <w:rStyle w:val="Hyperlink"/>
              <w:noProof/>
              <w:kern w:val="2"/>
              <w:lang w:eastAsia="nl-NL"/>
              <w14:ligatures w14:val="standardContextual"/>
            </w:rPr>
            <w:pPrChange w:id="23" w:author="Ronald Kocks (R)" w:date="2025-08-18T11:47:00Z">
              <w:pPr/>
            </w:pPrChange>
          </w:pPr>
          <w:r>
            <w:fldChar w:fldCharType="begin"/>
          </w:r>
          <w:r>
            <w:instrText>HYPERLINK \l "_Toc1813761330" \h</w:instrText>
          </w:r>
          <w:r>
            <w:fldChar w:fldCharType="separate"/>
          </w:r>
          <w:r w:rsidRPr="1CAABC1D">
            <w:rPr>
              <w:rStyle w:val="Hyperlink"/>
            </w:rPr>
            <w:t>4.4</w:t>
          </w:r>
          <w:ins w:id="24" w:author="Ronald Kocks (R)" w:date="2025-08-18T11:47:00Z">
            <w:r w:rsidR="2B26B8BC">
              <w:tab/>
            </w:r>
          </w:ins>
          <w:r w:rsidRPr="1CAABC1D">
            <w:rPr>
              <w:rStyle w:val="Hyperlink"/>
            </w:rPr>
            <w:t>Beschrijving gebeurtenissen</w:t>
          </w:r>
          <w:ins w:id="25" w:author="Ronald Kocks (R)" w:date="2025-08-18T11:47:00Z">
            <w:r w:rsidR="2B26B8BC">
              <w:tab/>
            </w:r>
          </w:ins>
          <w:r w:rsidR="2B26B8BC">
            <w:fldChar w:fldCharType="begin"/>
          </w:r>
          <w:r w:rsidR="2B26B8BC">
            <w:instrText>PAGEREF _Toc1813761330 \h</w:instrText>
          </w:r>
          <w:r w:rsidR="2B26B8BC">
            <w:fldChar w:fldCharType="separate"/>
          </w:r>
          <w:r w:rsidRPr="1CAABC1D">
            <w:rPr>
              <w:rStyle w:val="Hyperlink"/>
            </w:rPr>
            <w:t>10</w:t>
          </w:r>
          <w:r w:rsidR="2B26B8BC">
            <w:fldChar w:fldCharType="end"/>
          </w:r>
          <w:r>
            <w:fldChar w:fldCharType="end"/>
          </w:r>
        </w:p>
        <w:p w14:paraId="018A8436" w14:textId="7AB58DDC" w:rsidR="00212C18" w:rsidRDefault="1CAABC1D">
          <w:pPr>
            <w:pStyle w:val="TOC3"/>
            <w:tabs>
              <w:tab w:val="left" w:pos="1095"/>
              <w:tab w:val="right" w:leader="dot" w:pos="8595"/>
            </w:tabs>
            <w:rPr>
              <w:rStyle w:val="Hyperlink"/>
              <w:noProof/>
              <w:kern w:val="2"/>
              <w:lang w:eastAsia="nl-NL"/>
              <w14:ligatures w14:val="standardContextual"/>
            </w:rPr>
            <w:pPrChange w:id="26" w:author="Ronald Kocks (R)" w:date="2025-08-18T11:47:00Z">
              <w:pPr/>
            </w:pPrChange>
          </w:pPr>
          <w:r>
            <w:fldChar w:fldCharType="begin"/>
          </w:r>
          <w:r>
            <w:instrText>HYPERLINK \l "_Toc664095574" \h</w:instrText>
          </w:r>
          <w:r>
            <w:fldChar w:fldCharType="separate"/>
          </w:r>
          <w:r w:rsidRPr="1CAABC1D">
            <w:rPr>
              <w:rStyle w:val="Hyperlink"/>
            </w:rPr>
            <w:t>4.4.1</w:t>
          </w:r>
          <w:ins w:id="27" w:author="Ronald Kocks (R)" w:date="2025-08-18T11:47:00Z">
            <w:r w:rsidR="2B26B8BC">
              <w:tab/>
            </w:r>
          </w:ins>
          <w:r w:rsidRPr="1CAABC1D">
            <w:rPr>
              <w:rStyle w:val="Hyperlink"/>
            </w:rPr>
            <w:t>Werking data gedreven gebeurtenissen</w:t>
          </w:r>
          <w:ins w:id="28" w:author="Ronald Kocks (R)" w:date="2025-08-18T11:47:00Z">
            <w:r w:rsidR="2B26B8BC">
              <w:tab/>
            </w:r>
          </w:ins>
          <w:r w:rsidR="2B26B8BC">
            <w:fldChar w:fldCharType="begin"/>
          </w:r>
          <w:r w:rsidR="2B26B8BC">
            <w:instrText>PAGEREF _Toc664095574 \h</w:instrText>
          </w:r>
          <w:r w:rsidR="2B26B8BC">
            <w:fldChar w:fldCharType="separate"/>
          </w:r>
          <w:r w:rsidRPr="1CAABC1D">
            <w:rPr>
              <w:rStyle w:val="Hyperlink"/>
            </w:rPr>
            <w:t>11</w:t>
          </w:r>
          <w:r w:rsidR="2B26B8BC">
            <w:fldChar w:fldCharType="end"/>
          </w:r>
          <w:r>
            <w:fldChar w:fldCharType="end"/>
          </w:r>
        </w:p>
        <w:p w14:paraId="39FEC3BD" w14:textId="76C806D2" w:rsidR="00212C18" w:rsidRDefault="1CAABC1D">
          <w:pPr>
            <w:pStyle w:val="TOC3"/>
            <w:tabs>
              <w:tab w:val="left" w:pos="1095"/>
              <w:tab w:val="right" w:leader="dot" w:pos="8595"/>
            </w:tabs>
            <w:rPr>
              <w:rStyle w:val="Hyperlink"/>
              <w:i w:val="0"/>
              <w:iCs w:val="0"/>
              <w:kern w:val="2"/>
              <w:lang w:eastAsia="nl-NL"/>
              <w14:ligatures w14:val="standardContextual"/>
            </w:rPr>
            <w:pPrChange w:id="29" w:author="Ronald Kocks (R)" w:date="2025-08-18T11:47:00Z">
              <w:pPr/>
            </w:pPrChange>
          </w:pPr>
          <w:r>
            <w:fldChar w:fldCharType="begin"/>
          </w:r>
          <w:r>
            <w:instrText>HYPERLINK \l "_Toc93411145" \h</w:instrText>
          </w:r>
          <w:r>
            <w:fldChar w:fldCharType="separate"/>
          </w:r>
          <w:r w:rsidRPr="1CAABC1D">
            <w:rPr>
              <w:rStyle w:val="Hyperlink"/>
            </w:rPr>
            <w:t>4.4.2</w:t>
          </w:r>
          <w:ins w:id="30" w:author="Ronald Kocks (R)" w:date="2025-08-18T11:47:00Z">
            <w:r w:rsidR="2B26B8BC">
              <w:tab/>
            </w:r>
          </w:ins>
          <w:r w:rsidRPr="1CAABC1D">
            <w:rPr>
              <w:rStyle w:val="Hyperlink"/>
            </w:rPr>
            <w:t>Processen en procedures m.b.t. gebeurtenissen Qwik</w:t>
          </w:r>
          <w:ins w:id="31" w:author="Ronald Kocks (R)" w:date="2025-08-18T11:47:00Z">
            <w:r w:rsidR="2B26B8BC">
              <w:tab/>
            </w:r>
          </w:ins>
          <w:r w:rsidR="2B26B8BC">
            <w:fldChar w:fldCharType="begin"/>
          </w:r>
          <w:r w:rsidR="2B26B8BC">
            <w:instrText>PAGEREF _Toc93411145 \h</w:instrText>
          </w:r>
          <w:r w:rsidR="2B26B8BC">
            <w:fldChar w:fldCharType="separate"/>
          </w:r>
          <w:r w:rsidRPr="1CAABC1D">
            <w:rPr>
              <w:rStyle w:val="Hyperlink"/>
            </w:rPr>
            <w:t>12</w:t>
          </w:r>
          <w:r w:rsidR="2B26B8BC">
            <w:fldChar w:fldCharType="end"/>
          </w:r>
          <w:r>
            <w:fldChar w:fldCharType="end"/>
          </w:r>
        </w:p>
        <w:p w14:paraId="7DA8055F" w14:textId="07415A0A" w:rsidR="00212C18" w:rsidRDefault="1CAABC1D">
          <w:pPr>
            <w:pStyle w:val="TOC1"/>
            <w:tabs>
              <w:tab w:val="left" w:pos="435"/>
              <w:tab w:val="right" w:leader="dot" w:pos="8595"/>
            </w:tabs>
            <w:rPr>
              <w:rStyle w:val="Hyperlink"/>
              <w:i/>
              <w:iCs/>
              <w:noProof/>
              <w:kern w:val="2"/>
              <w:lang w:eastAsia="nl-NL"/>
              <w14:ligatures w14:val="standardContextual"/>
            </w:rPr>
            <w:pPrChange w:id="32" w:author="Ronald Kocks (R)" w:date="2025-08-18T11:47:00Z">
              <w:pPr/>
            </w:pPrChange>
          </w:pPr>
          <w:r>
            <w:fldChar w:fldCharType="begin"/>
          </w:r>
          <w:r>
            <w:instrText>HYPERLINK \l "_Toc1563913120" \h</w:instrText>
          </w:r>
          <w:r>
            <w:fldChar w:fldCharType="separate"/>
          </w:r>
          <w:r w:rsidRPr="1CAABC1D">
            <w:rPr>
              <w:rStyle w:val="Hyperlink"/>
            </w:rPr>
            <w:t>5.</w:t>
          </w:r>
          <w:ins w:id="33" w:author="Ronald Kocks (R)" w:date="2025-08-18T11:47:00Z">
            <w:r w:rsidR="2B26B8BC">
              <w:tab/>
            </w:r>
          </w:ins>
          <w:r w:rsidRPr="1CAABC1D">
            <w:rPr>
              <w:rStyle w:val="Hyperlink"/>
            </w:rPr>
            <w:t>Reglement</w:t>
          </w:r>
          <w:ins w:id="34" w:author="Ronald Kocks (R)" w:date="2025-08-18T11:47:00Z">
            <w:r w:rsidR="2B26B8BC">
              <w:tab/>
            </w:r>
          </w:ins>
          <w:r w:rsidR="2B26B8BC">
            <w:fldChar w:fldCharType="begin"/>
          </w:r>
          <w:r w:rsidR="2B26B8BC">
            <w:instrText>PAGEREF _Toc1563913120 \h</w:instrText>
          </w:r>
          <w:r w:rsidR="2B26B8BC">
            <w:fldChar w:fldCharType="separate"/>
          </w:r>
          <w:r w:rsidRPr="1CAABC1D">
            <w:rPr>
              <w:rStyle w:val="Hyperlink"/>
            </w:rPr>
            <w:t>13</w:t>
          </w:r>
          <w:r w:rsidR="2B26B8BC">
            <w:fldChar w:fldCharType="end"/>
          </w:r>
          <w:r>
            <w:fldChar w:fldCharType="end"/>
          </w:r>
        </w:p>
        <w:p w14:paraId="31E2FF67" w14:textId="068263E0" w:rsidR="00212C18" w:rsidRDefault="1CAABC1D">
          <w:pPr>
            <w:pStyle w:val="TOC2"/>
            <w:tabs>
              <w:tab w:val="left" w:pos="660"/>
              <w:tab w:val="right" w:leader="dot" w:pos="8595"/>
            </w:tabs>
            <w:rPr>
              <w:rStyle w:val="Hyperlink"/>
              <w:noProof/>
              <w:kern w:val="2"/>
              <w:lang w:eastAsia="nl-NL"/>
              <w14:ligatures w14:val="standardContextual"/>
            </w:rPr>
            <w:pPrChange w:id="35" w:author="Ronald Kocks (R)" w:date="2025-08-18T11:47:00Z">
              <w:pPr/>
            </w:pPrChange>
          </w:pPr>
          <w:r>
            <w:fldChar w:fldCharType="begin"/>
          </w:r>
          <w:r>
            <w:instrText>HYPERLINK \l "_Toc1159277871" \h</w:instrText>
          </w:r>
          <w:r>
            <w:fldChar w:fldCharType="separate"/>
          </w:r>
          <w:r w:rsidRPr="1CAABC1D">
            <w:rPr>
              <w:rStyle w:val="Hyperlink"/>
            </w:rPr>
            <w:t>5.1</w:t>
          </w:r>
          <w:ins w:id="36" w:author="Ronald Kocks (R)" w:date="2025-08-18T11:47:00Z">
            <w:r w:rsidR="2B26B8BC">
              <w:tab/>
            </w:r>
          </w:ins>
          <w:r w:rsidRPr="1CAABC1D">
            <w:rPr>
              <w:rStyle w:val="Hyperlink"/>
            </w:rPr>
            <w:t>Parameters voor grondslagen</w:t>
          </w:r>
          <w:ins w:id="37" w:author="Ronald Kocks (R)" w:date="2025-08-18T11:47:00Z">
            <w:r w:rsidR="2B26B8BC">
              <w:tab/>
            </w:r>
          </w:ins>
          <w:r w:rsidR="2B26B8BC">
            <w:fldChar w:fldCharType="begin"/>
          </w:r>
          <w:r w:rsidR="2B26B8BC">
            <w:instrText>PAGEREF _Toc1159277871 \h</w:instrText>
          </w:r>
          <w:r w:rsidR="2B26B8BC">
            <w:fldChar w:fldCharType="separate"/>
          </w:r>
          <w:r w:rsidRPr="1CAABC1D">
            <w:rPr>
              <w:rStyle w:val="Hyperlink"/>
            </w:rPr>
            <w:t>14</w:t>
          </w:r>
          <w:r w:rsidR="2B26B8BC">
            <w:fldChar w:fldCharType="end"/>
          </w:r>
          <w:r>
            <w:fldChar w:fldCharType="end"/>
          </w:r>
        </w:p>
        <w:p w14:paraId="6C6CEFDA" w14:textId="79FD7532" w:rsidR="00212C18" w:rsidRDefault="1CAABC1D">
          <w:pPr>
            <w:pStyle w:val="TOC2"/>
            <w:tabs>
              <w:tab w:val="left" w:pos="660"/>
              <w:tab w:val="right" w:leader="dot" w:pos="8595"/>
            </w:tabs>
            <w:rPr>
              <w:rStyle w:val="Hyperlink"/>
              <w:noProof/>
              <w:kern w:val="2"/>
              <w:lang w:eastAsia="nl-NL"/>
              <w14:ligatures w14:val="standardContextual"/>
            </w:rPr>
            <w:pPrChange w:id="38" w:author="Ronald Kocks (R)" w:date="2025-08-18T11:47:00Z">
              <w:pPr/>
            </w:pPrChange>
          </w:pPr>
          <w:r>
            <w:fldChar w:fldCharType="begin"/>
          </w:r>
          <w:r>
            <w:instrText>HYPERLINK \l "_Toc459330530" \h</w:instrText>
          </w:r>
          <w:r>
            <w:fldChar w:fldCharType="separate"/>
          </w:r>
          <w:r w:rsidRPr="1CAABC1D">
            <w:rPr>
              <w:rStyle w:val="Hyperlink"/>
            </w:rPr>
            <w:t>5.2</w:t>
          </w:r>
          <w:ins w:id="39" w:author="Ronald Kocks (R)" w:date="2025-08-18T11:47:00Z">
            <w:r w:rsidR="2B26B8BC">
              <w:tab/>
            </w:r>
          </w:ins>
          <w:r w:rsidRPr="1CAABC1D">
            <w:rPr>
              <w:rStyle w:val="Hyperlink"/>
            </w:rPr>
            <w:t>Lifecycles voor beleggen</w:t>
          </w:r>
          <w:ins w:id="40" w:author="Ronald Kocks (R)" w:date="2025-08-18T11:47:00Z">
            <w:r w:rsidR="2B26B8BC">
              <w:tab/>
            </w:r>
          </w:ins>
          <w:r w:rsidR="2B26B8BC">
            <w:fldChar w:fldCharType="begin"/>
          </w:r>
          <w:r w:rsidR="2B26B8BC">
            <w:instrText>PAGEREF _Toc459330530 \h</w:instrText>
          </w:r>
          <w:r w:rsidR="2B26B8BC">
            <w:fldChar w:fldCharType="separate"/>
          </w:r>
          <w:r w:rsidRPr="1CAABC1D">
            <w:rPr>
              <w:rStyle w:val="Hyperlink"/>
            </w:rPr>
            <w:t>14</w:t>
          </w:r>
          <w:r w:rsidR="2B26B8BC">
            <w:fldChar w:fldCharType="end"/>
          </w:r>
          <w:r>
            <w:fldChar w:fldCharType="end"/>
          </w:r>
        </w:p>
        <w:p w14:paraId="2A3A6B71" w14:textId="6A1FA684" w:rsidR="00212C18" w:rsidRDefault="1CAABC1D">
          <w:pPr>
            <w:pStyle w:val="TOC2"/>
            <w:tabs>
              <w:tab w:val="left" w:pos="660"/>
              <w:tab w:val="right" w:leader="dot" w:pos="8595"/>
            </w:tabs>
            <w:rPr>
              <w:rStyle w:val="Hyperlink"/>
              <w:noProof/>
              <w:kern w:val="2"/>
              <w:lang w:eastAsia="nl-NL"/>
              <w14:ligatures w14:val="standardContextual"/>
            </w:rPr>
            <w:pPrChange w:id="41" w:author="Ronald Kocks (R)" w:date="2025-08-18T11:47:00Z">
              <w:pPr/>
            </w:pPrChange>
          </w:pPr>
          <w:r>
            <w:fldChar w:fldCharType="begin"/>
          </w:r>
          <w:r>
            <w:instrText>HYPERLINK \l "_Toc731755904" \h</w:instrText>
          </w:r>
          <w:r>
            <w:fldChar w:fldCharType="separate"/>
          </w:r>
          <w:r w:rsidRPr="1CAABC1D">
            <w:rPr>
              <w:rStyle w:val="Hyperlink"/>
            </w:rPr>
            <w:t>5.3</w:t>
          </w:r>
          <w:ins w:id="42" w:author="Ronald Kocks (R)" w:date="2025-08-18T11:47:00Z">
            <w:r w:rsidR="2B26B8BC">
              <w:tab/>
            </w:r>
          </w:ins>
          <w:r w:rsidRPr="1CAABC1D">
            <w:rPr>
              <w:rStyle w:val="Hyperlink"/>
            </w:rPr>
            <w:t>Financiering</w:t>
          </w:r>
          <w:ins w:id="43" w:author="Ronald Kocks (R)" w:date="2025-08-18T11:47:00Z">
            <w:r w:rsidR="2B26B8BC">
              <w:tab/>
            </w:r>
          </w:ins>
          <w:r w:rsidR="2B26B8BC">
            <w:fldChar w:fldCharType="begin"/>
          </w:r>
          <w:r w:rsidR="2B26B8BC">
            <w:instrText>PAGEREF _Toc731755904 \h</w:instrText>
          </w:r>
          <w:r w:rsidR="2B26B8BC">
            <w:fldChar w:fldCharType="separate"/>
          </w:r>
          <w:r w:rsidRPr="1CAABC1D">
            <w:rPr>
              <w:rStyle w:val="Hyperlink"/>
            </w:rPr>
            <w:t>14</w:t>
          </w:r>
          <w:r w:rsidR="2B26B8BC">
            <w:fldChar w:fldCharType="end"/>
          </w:r>
          <w:r>
            <w:fldChar w:fldCharType="end"/>
          </w:r>
        </w:p>
        <w:p w14:paraId="1E38A199" w14:textId="17AC7A51" w:rsidR="00212C18" w:rsidRDefault="1CAABC1D">
          <w:pPr>
            <w:pStyle w:val="TOC1"/>
            <w:tabs>
              <w:tab w:val="left" w:pos="435"/>
              <w:tab w:val="right" w:leader="dot" w:pos="8595"/>
            </w:tabs>
            <w:rPr>
              <w:rStyle w:val="Hyperlink"/>
              <w:noProof/>
              <w:kern w:val="2"/>
              <w:lang w:eastAsia="nl-NL"/>
              <w14:ligatures w14:val="standardContextual"/>
            </w:rPr>
            <w:pPrChange w:id="44" w:author="Ronald Kocks (R)" w:date="2025-08-18T11:47:00Z">
              <w:pPr/>
            </w:pPrChange>
          </w:pPr>
          <w:r>
            <w:fldChar w:fldCharType="begin"/>
          </w:r>
          <w:r>
            <w:instrText>HYPERLINK \l "_Toc1171970173" \h</w:instrText>
          </w:r>
          <w:r>
            <w:fldChar w:fldCharType="separate"/>
          </w:r>
          <w:r w:rsidRPr="1CAABC1D">
            <w:rPr>
              <w:rStyle w:val="Hyperlink"/>
            </w:rPr>
            <w:t>6.</w:t>
          </w:r>
          <w:ins w:id="45" w:author="Ronald Kocks (R)" w:date="2025-08-18T11:47:00Z">
            <w:r w:rsidR="2B26B8BC">
              <w:tab/>
            </w:r>
          </w:ins>
          <w:r w:rsidRPr="1CAABC1D">
            <w:rPr>
              <w:rStyle w:val="Hyperlink"/>
            </w:rPr>
            <w:t>Deelnemer en dienstverbanden</w:t>
          </w:r>
          <w:ins w:id="46" w:author="Ronald Kocks (R)" w:date="2025-08-18T11:47:00Z">
            <w:r w:rsidR="2B26B8BC">
              <w:tab/>
            </w:r>
          </w:ins>
          <w:r w:rsidR="2B26B8BC">
            <w:fldChar w:fldCharType="begin"/>
          </w:r>
          <w:r w:rsidR="2B26B8BC">
            <w:instrText>PAGEREF _Toc1171970173 \h</w:instrText>
          </w:r>
          <w:r w:rsidR="2B26B8BC">
            <w:fldChar w:fldCharType="separate"/>
          </w:r>
          <w:r w:rsidRPr="1CAABC1D">
            <w:rPr>
              <w:rStyle w:val="Hyperlink"/>
            </w:rPr>
            <w:t>15</w:t>
          </w:r>
          <w:r w:rsidR="2B26B8BC">
            <w:fldChar w:fldCharType="end"/>
          </w:r>
          <w:r>
            <w:fldChar w:fldCharType="end"/>
          </w:r>
        </w:p>
        <w:p w14:paraId="7D9C325C" w14:textId="1C16A0EF" w:rsidR="00212C18" w:rsidRDefault="1CAABC1D">
          <w:pPr>
            <w:pStyle w:val="TOC2"/>
            <w:tabs>
              <w:tab w:val="left" w:pos="660"/>
              <w:tab w:val="right" w:leader="dot" w:pos="8595"/>
            </w:tabs>
            <w:rPr>
              <w:rStyle w:val="Hyperlink"/>
              <w:noProof/>
              <w:kern w:val="2"/>
              <w:lang w:eastAsia="nl-NL"/>
              <w14:ligatures w14:val="standardContextual"/>
            </w:rPr>
            <w:pPrChange w:id="47" w:author="Ronald Kocks (R)" w:date="2025-08-18T11:47:00Z">
              <w:pPr/>
            </w:pPrChange>
          </w:pPr>
          <w:r>
            <w:fldChar w:fldCharType="begin"/>
          </w:r>
          <w:r>
            <w:instrText>HYPERLINK \l "_Toc25859511" \h</w:instrText>
          </w:r>
          <w:r>
            <w:fldChar w:fldCharType="separate"/>
          </w:r>
          <w:r w:rsidRPr="1CAABC1D">
            <w:rPr>
              <w:rStyle w:val="Hyperlink"/>
            </w:rPr>
            <w:t>6.1</w:t>
          </w:r>
          <w:ins w:id="48" w:author="Ronald Kocks (R)" w:date="2025-08-18T11:47:00Z">
            <w:r w:rsidR="2B26B8BC">
              <w:tab/>
            </w:r>
          </w:ins>
          <w:r w:rsidRPr="1CAABC1D">
            <w:rPr>
              <w:rStyle w:val="Hyperlink"/>
            </w:rPr>
            <w:t>Algemeen</w:t>
          </w:r>
          <w:ins w:id="49" w:author="Ronald Kocks (R)" w:date="2025-08-18T11:47:00Z">
            <w:r w:rsidR="2B26B8BC">
              <w:tab/>
            </w:r>
          </w:ins>
          <w:r w:rsidR="2B26B8BC">
            <w:fldChar w:fldCharType="begin"/>
          </w:r>
          <w:r w:rsidR="2B26B8BC">
            <w:instrText>PAGEREF _Toc25859511 \h</w:instrText>
          </w:r>
          <w:r w:rsidR="2B26B8BC">
            <w:fldChar w:fldCharType="separate"/>
          </w:r>
          <w:r w:rsidRPr="1CAABC1D">
            <w:rPr>
              <w:rStyle w:val="Hyperlink"/>
            </w:rPr>
            <w:t>15</w:t>
          </w:r>
          <w:r w:rsidR="2B26B8BC">
            <w:fldChar w:fldCharType="end"/>
          </w:r>
          <w:r>
            <w:fldChar w:fldCharType="end"/>
          </w:r>
        </w:p>
        <w:p w14:paraId="6C44F412" w14:textId="394680DF" w:rsidR="00212C18" w:rsidRDefault="1CAABC1D">
          <w:pPr>
            <w:pStyle w:val="TOC2"/>
            <w:tabs>
              <w:tab w:val="left" w:pos="660"/>
              <w:tab w:val="right" w:leader="dot" w:pos="8595"/>
            </w:tabs>
            <w:rPr>
              <w:rStyle w:val="Hyperlink"/>
              <w:noProof/>
              <w:kern w:val="2"/>
              <w:lang w:eastAsia="nl-NL"/>
              <w14:ligatures w14:val="standardContextual"/>
            </w:rPr>
            <w:pPrChange w:id="50" w:author="Ronald Kocks (R)" w:date="2025-08-18T11:47:00Z">
              <w:pPr/>
            </w:pPrChange>
          </w:pPr>
          <w:r>
            <w:fldChar w:fldCharType="begin"/>
          </w:r>
          <w:r>
            <w:instrText>HYPERLINK \l "_Toc690059197" \h</w:instrText>
          </w:r>
          <w:r>
            <w:fldChar w:fldCharType="separate"/>
          </w:r>
          <w:r w:rsidRPr="1CAABC1D">
            <w:rPr>
              <w:rStyle w:val="Hyperlink"/>
            </w:rPr>
            <w:t>6.2</w:t>
          </w:r>
          <w:ins w:id="51" w:author="Ronald Kocks (R)" w:date="2025-08-18T11:47:00Z">
            <w:r w:rsidR="2B26B8BC">
              <w:tab/>
            </w:r>
          </w:ins>
          <w:r w:rsidRPr="1CAABC1D">
            <w:rPr>
              <w:rStyle w:val="Hyperlink"/>
            </w:rPr>
            <w:t>Vlaggetjes</w:t>
          </w:r>
          <w:ins w:id="52" w:author="Ronald Kocks (R)" w:date="2025-08-18T11:47:00Z">
            <w:r w:rsidR="2B26B8BC">
              <w:tab/>
            </w:r>
          </w:ins>
          <w:r w:rsidR="2B26B8BC">
            <w:fldChar w:fldCharType="begin"/>
          </w:r>
          <w:r w:rsidR="2B26B8BC">
            <w:instrText>PAGEREF _Toc690059197 \h</w:instrText>
          </w:r>
          <w:r w:rsidR="2B26B8BC">
            <w:fldChar w:fldCharType="separate"/>
          </w:r>
          <w:r w:rsidRPr="1CAABC1D">
            <w:rPr>
              <w:rStyle w:val="Hyperlink"/>
            </w:rPr>
            <w:t>15</w:t>
          </w:r>
          <w:r w:rsidR="2B26B8BC">
            <w:fldChar w:fldCharType="end"/>
          </w:r>
          <w:r>
            <w:fldChar w:fldCharType="end"/>
          </w:r>
        </w:p>
        <w:p w14:paraId="2C545219" w14:textId="62428871" w:rsidR="00212C18" w:rsidRDefault="1CAABC1D">
          <w:pPr>
            <w:pStyle w:val="TOC3"/>
            <w:tabs>
              <w:tab w:val="left" w:pos="1095"/>
              <w:tab w:val="right" w:leader="dot" w:pos="8595"/>
            </w:tabs>
            <w:rPr>
              <w:rStyle w:val="Hyperlink"/>
              <w:noProof/>
              <w:kern w:val="2"/>
              <w:lang w:eastAsia="nl-NL"/>
              <w14:ligatures w14:val="standardContextual"/>
            </w:rPr>
            <w:pPrChange w:id="53" w:author="Ronald Kocks (R)" w:date="2025-08-18T11:47:00Z">
              <w:pPr/>
            </w:pPrChange>
          </w:pPr>
          <w:r>
            <w:fldChar w:fldCharType="begin"/>
          </w:r>
          <w:r>
            <w:instrText>HYPERLINK \l "_Toc800287237" \h</w:instrText>
          </w:r>
          <w:r>
            <w:fldChar w:fldCharType="separate"/>
          </w:r>
          <w:r w:rsidRPr="1CAABC1D">
            <w:rPr>
              <w:rStyle w:val="Hyperlink"/>
            </w:rPr>
            <w:t>6.2.1</w:t>
          </w:r>
          <w:ins w:id="54" w:author="Ronald Kocks (R)" w:date="2025-08-18T11:47:00Z">
            <w:r w:rsidR="2B26B8BC">
              <w:tab/>
            </w:r>
          </w:ins>
          <w:r w:rsidRPr="1CAABC1D">
            <w:rPr>
              <w:rStyle w:val="Hyperlink"/>
            </w:rPr>
            <w:t>Deelnemer soort</w:t>
          </w:r>
          <w:ins w:id="55" w:author="Ronald Kocks (R)" w:date="2025-08-18T11:47:00Z">
            <w:r w:rsidR="2B26B8BC">
              <w:tab/>
            </w:r>
          </w:ins>
          <w:r w:rsidR="2B26B8BC">
            <w:fldChar w:fldCharType="begin"/>
          </w:r>
          <w:r w:rsidR="2B26B8BC">
            <w:instrText>PAGEREF _Toc800287237 \h</w:instrText>
          </w:r>
          <w:r w:rsidR="2B26B8BC">
            <w:fldChar w:fldCharType="separate"/>
          </w:r>
          <w:r w:rsidRPr="1CAABC1D">
            <w:rPr>
              <w:rStyle w:val="Hyperlink"/>
            </w:rPr>
            <w:t>15</w:t>
          </w:r>
          <w:r w:rsidR="2B26B8BC">
            <w:fldChar w:fldCharType="end"/>
          </w:r>
          <w:r>
            <w:fldChar w:fldCharType="end"/>
          </w:r>
        </w:p>
        <w:p w14:paraId="39DE50CA" w14:textId="31486138" w:rsidR="00212C18" w:rsidRDefault="1CAABC1D">
          <w:pPr>
            <w:pStyle w:val="TOC3"/>
            <w:tabs>
              <w:tab w:val="left" w:pos="1095"/>
              <w:tab w:val="right" w:leader="dot" w:pos="8595"/>
            </w:tabs>
            <w:rPr>
              <w:rStyle w:val="Hyperlink"/>
              <w:i w:val="0"/>
              <w:iCs w:val="0"/>
              <w:kern w:val="2"/>
              <w:lang w:eastAsia="nl-NL"/>
              <w14:ligatures w14:val="standardContextual"/>
            </w:rPr>
            <w:pPrChange w:id="56" w:author="Ronald Kocks (R)" w:date="2025-08-18T11:47:00Z">
              <w:pPr/>
            </w:pPrChange>
          </w:pPr>
          <w:r>
            <w:fldChar w:fldCharType="begin"/>
          </w:r>
          <w:r>
            <w:instrText>HYPERLINK \l "_Toc567478274" \h</w:instrText>
          </w:r>
          <w:r>
            <w:fldChar w:fldCharType="separate"/>
          </w:r>
          <w:r w:rsidRPr="1CAABC1D">
            <w:rPr>
              <w:rStyle w:val="Hyperlink"/>
            </w:rPr>
            <w:t>6.2.2</w:t>
          </w:r>
          <w:ins w:id="57" w:author="Ronald Kocks (R)" w:date="2025-08-18T11:47:00Z">
            <w:r w:rsidR="2B26B8BC">
              <w:tab/>
            </w:r>
          </w:ins>
          <w:r w:rsidRPr="1CAABC1D">
            <w:rPr>
              <w:rStyle w:val="Hyperlink"/>
            </w:rPr>
            <w:t>Dienstverband soort</w:t>
          </w:r>
          <w:ins w:id="58" w:author="Ronald Kocks (R)" w:date="2025-08-18T11:47:00Z">
            <w:r w:rsidR="2B26B8BC">
              <w:tab/>
            </w:r>
          </w:ins>
          <w:r w:rsidR="2B26B8BC">
            <w:fldChar w:fldCharType="begin"/>
          </w:r>
          <w:r w:rsidR="2B26B8BC">
            <w:instrText>PAGEREF _Toc567478274 \h</w:instrText>
          </w:r>
          <w:r w:rsidR="2B26B8BC">
            <w:fldChar w:fldCharType="separate"/>
          </w:r>
          <w:r w:rsidRPr="1CAABC1D">
            <w:rPr>
              <w:rStyle w:val="Hyperlink"/>
            </w:rPr>
            <w:t>15</w:t>
          </w:r>
          <w:r w:rsidR="2B26B8BC">
            <w:fldChar w:fldCharType="end"/>
          </w:r>
          <w:r>
            <w:fldChar w:fldCharType="end"/>
          </w:r>
        </w:p>
        <w:p w14:paraId="20CE28B5" w14:textId="2D0436B8" w:rsidR="00212C18" w:rsidRDefault="1CAABC1D">
          <w:pPr>
            <w:pStyle w:val="TOC3"/>
            <w:tabs>
              <w:tab w:val="left" w:pos="1095"/>
              <w:tab w:val="right" w:leader="dot" w:pos="8595"/>
            </w:tabs>
            <w:rPr>
              <w:rStyle w:val="Hyperlink"/>
              <w:i w:val="0"/>
              <w:iCs w:val="0"/>
              <w:kern w:val="2"/>
              <w:lang w:eastAsia="nl-NL"/>
              <w14:ligatures w14:val="standardContextual"/>
            </w:rPr>
            <w:pPrChange w:id="59" w:author="Ronald Kocks (R)" w:date="2025-08-18T11:47:00Z">
              <w:pPr/>
            </w:pPrChange>
          </w:pPr>
          <w:r>
            <w:fldChar w:fldCharType="begin"/>
          </w:r>
          <w:r>
            <w:instrText>HYPERLINK \l "_Toc1387124636" \h</w:instrText>
          </w:r>
          <w:r>
            <w:fldChar w:fldCharType="separate"/>
          </w:r>
          <w:r w:rsidRPr="1CAABC1D">
            <w:rPr>
              <w:rStyle w:val="Hyperlink"/>
            </w:rPr>
            <w:t>6.2.3</w:t>
          </w:r>
          <w:ins w:id="60" w:author="Ronald Kocks (R)" w:date="2025-08-18T11:47:00Z">
            <w:r w:rsidR="2B26B8BC">
              <w:tab/>
            </w:r>
          </w:ins>
          <w:r w:rsidRPr="1CAABC1D">
            <w:rPr>
              <w:rStyle w:val="Hyperlink"/>
            </w:rPr>
            <w:t>Dienstverband functiegroep</w:t>
          </w:r>
          <w:ins w:id="61" w:author="Ronald Kocks (R)" w:date="2025-08-18T11:47:00Z">
            <w:r w:rsidR="2B26B8BC">
              <w:tab/>
            </w:r>
          </w:ins>
          <w:r w:rsidR="2B26B8BC">
            <w:fldChar w:fldCharType="begin"/>
          </w:r>
          <w:r w:rsidR="2B26B8BC">
            <w:instrText>PAGEREF _Toc1387124636 \h</w:instrText>
          </w:r>
          <w:r w:rsidR="2B26B8BC">
            <w:fldChar w:fldCharType="separate"/>
          </w:r>
          <w:r w:rsidRPr="1CAABC1D">
            <w:rPr>
              <w:rStyle w:val="Hyperlink"/>
            </w:rPr>
            <w:t>16</w:t>
          </w:r>
          <w:r w:rsidR="2B26B8BC">
            <w:fldChar w:fldCharType="end"/>
          </w:r>
          <w:r>
            <w:fldChar w:fldCharType="end"/>
          </w:r>
        </w:p>
        <w:p w14:paraId="1FFC5AA2" w14:textId="290C5CF0" w:rsidR="00212C18" w:rsidRDefault="1CAABC1D">
          <w:pPr>
            <w:pStyle w:val="TOC2"/>
            <w:tabs>
              <w:tab w:val="left" w:pos="660"/>
              <w:tab w:val="right" w:leader="dot" w:pos="8595"/>
            </w:tabs>
            <w:rPr>
              <w:rStyle w:val="Hyperlink"/>
              <w:i/>
              <w:iCs/>
              <w:noProof/>
              <w:kern w:val="2"/>
              <w:lang w:eastAsia="nl-NL"/>
              <w14:ligatures w14:val="standardContextual"/>
            </w:rPr>
            <w:pPrChange w:id="62" w:author="Ronald Kocks (R)" w:date="2025-08-18T11:47:00Z">
              <w:pPr/>
            </w:pPrChange>
          </w:pPr>
          <w:r>
            <w:fldChar w:fldCharType="begin"/>
          </w:r>
          <w:r>
            <w:instrText>HYPERLINK \l "_Toc10134217" \h</w:instrText>
          </w:r>
          <w:r>
            <w:fldChar w:fldCharType="separate"/>
          </w:r>
          <w:r w:rsidRPr="1CAABC1D">
            <w:rPr>
              <w:rStyle w:val="Hyperlink"/>
            </w:rPr>
            <w:t>6.3</w:t>
          </w:r>
          <w:ins w:id="63" w:author="Ronald Kocks (R)" w:date="2025-08-18T11:47:00Z">
            <w:r w:rsidR="2B26B8BC">
              <w:tab/>
            </w:r>
          </w:ins>
          <w:r w:rsidRPr="1CAABC1D">
            <w:rPr>
              <w:rStyle w:val="Hyperlink"/>
            </w:rPr>
            <w:t>Deelnemer</w:t>
          </w:r>
          <w:ins w:id="64" w:author="Ronald Kocks (R)" w:date="2025-08-18T11:47:00Z">
            <w:r w:rsidR="2B26B8BC">
              <w:tab/>
            </w:r>
          </w:ins>
          <w:r w:rsidR="2B26B8BC">
            <w:fldChar w:fldCharType="begin"/>
          </w:r>
          <w:r w:rsidR="2B26B8BC">
            <w:instrText>PAGEREF _Toc10134217 \h</w:instrText>
          </w:r>
          <w:r w:rsidR="2B26B8BC">
            <w:fldChar w:fldCharType="separate"/>
          </w:r>
          <w:r w:rsidRPr="1CAABC1D">
            <w:rPr>
              <w:rStyle w:val="Hyperlink"/>
            </w:rPr>
            <w:t>16</w:t>
          </w:r>
          <w:r w:rsidR="2B26B8BC">
            <w:fldChar w:fldCharType="end"/>
          </w:r>
          <w:r>
            <w:fldChar w:fldCharType="end"/>
          </w:r>
        </w:p>
        <w:p w14:paraId="2F2DB924" w14:textId="2129C9B4" w:rsidR="00212C18" w:rsidRDefault="1CAABC1D">
          <w:pPr>
            <w:pStyle w:val="TOC3"/>
            <w:tabs>
              <w:tab w:val="left" w:pos="1095"/>
              <w:tab w:val="right" w:leader="dot" w:pos="8595"/>
            </w:tabs>
            <w:rPr>
              <w:rStyle w:val="Hyperlink"/>
              <w:noProof/>
              <w:kern w:val="2"/>
              <w:lang w:eastAsia="nl-NL"/>
              <w14:ligatures w14:val="standardContextual"/>
            </w:rPr>
            <w:pPrChange w:id="65" w:author="Ronald Kocks (R)" w:date="2025-08-18T11:47:00Z">
              <w:pPr/>
            </w:pPrChange>
          </w:pPr>
          <w:r>
            <w:fldChar w:fldCharType="begin"/>
          </w:r>
          <w:r>
            <w:instrText>HYPERLINK \l "_Toc184998108" \h</w:instrText>
          </w:r>
          <w:r>
            <w:fldChar w:fldCharType="separate"/>
          </w:r>
          <w:r w:rsidRPr="1CAABC1D">
            <w:rPr>
              <w:rStyle w:val="Hyperlink"/>
            </w:rPr>
            <w:t>6.3.1</w:t>
          </w:r>
          <w:ins w:id="66" w:author="Ronald Kocks (R)" w:date="2025-08-18T11:47:00Z">
            <w:r w:rsidR="2B26B8BC">
              <w:tab/>
            </w:r>
          </w:ins>
          <w:r w:rsidRPr="1CAABC1D">
            <w:rPr>
              <w:rStyle w:val="Hyperlink"/>
            </w:rPr>
            <w:t>Attestatie de vita (AdV)</w:t>
          </w:r>
          <w:ins w:id="67" w:author="Ronald Kocks (R)" w:date="2025-08-18T11:47:00Z">
            <w:r w:rsidR="2B26B8BC">
              <w:tab/>
            </w:r>
          </w:ins>
          <w:r w:rsidR="2B26B8BC">
            <w:fldChar w:fldCharType="begin"/>
          </w:r>
          <w:r w:rsidR="2B26B8BC">
            <w:instrText>PAGEREF _Toc184998108 \h</w:instrText>
          </w:r>
          <w:r w:rsidR="2B26B8BC">
            <w:fldChar w:fldCharType="separate"/>
          </w:r>
          <w:r w:rsidRPr="1CAABC1D">
            <w:rPr>
              <w:rStyle w:val="Hyperlink"/>
            </w:rPr>
            <w:t>16</w:t>
          </w:r>
          <w:r w:rsidR="2B26B8BC">
            <w:fldChar w:fldCharType="end"/>
          </w:r>
          <w:r>
            <w:fldChar w:fldCharType="end"/>
          </w:r>
        </w:p>
        <w:p w14:paraId="08246E14" w14:textId="20574123" w:rsidR="00212C18" w:rsidRDefault="1CAABC1D">
          <w:pPr>
            <w:pStyle w:val="TOC3"/>
            <w:tabs>
              <w:tab w:val="left" w:pos="1095"/>
              <w:tab w:val="right" w:leader="dot" w:pos="8595"/>
            </w:tabs>
            <w:rPr>
              <w:rStyle w:val="Hyperlink"/>
              <w:i w:val="0"/>
              <w:iCs w:val="0"/>
              <w:kern w:val="2"/>
              <w:lang w:eastAsia="nl-NL"/>
              <w14:ligatures w14:val="standardContextual"/>
            </w:rPr>
            <w:pPrChange w:id="68" w:author="Ronald Kocks (R)" w:date="2025-08-18T11:47:00Z">
              <w:pPr/>
            </w:pPrChange>
          </w:pPr>
          <w:r>
            <w:fldChar w:fldCharType="begin"/>
          </w:r>
          <w:r>
            <w:instrText>HYPERLINK \l "_Toc384612993" \h</w:instrText>
          </w:r>
          <w:r>
            <w:fldChar w:fldCharType="separate"/>
          </w:r>
          <w:r w:rsidRPr="1CAABC1D">
            <w:rPr>
              <w:rStyle w:val="Hyperlink"/>
            </w:rPr>
            <w:t>6.3.2</w:t>
          </w:r>
          <w:ins w:id="69" w:author="Ronald Kocks (R)" w:date="2025-08-18T11:47:00Z">
            <w:r w:rsidR="2B26B8BC">
              <w:tab/>
            </w:r>
          </w:ins>
          <w:r w:rsidRPr="1CAABC1D">
            <w:rPr>
              <w:rStyle w:val="Hyperlink"/>
            </w:rPr>
            <w:t>Grondslagen</w:t>
          </w:r>
          <w:ins w:id="70" w:author="Ronald Kocks (R)" w:date="2025-08-18T11:47:00Z">
            <w:r w:rsidR="2B26B8BC">
              <w:tab/>
            </w:r>
          </w:ins>
          <w:r w:rsidR="2B26B8BC">
            <w:fldChar w:fldCharType="begin"/>
          </w:r>
          <w:r w:rsidR="2B26B8BC">
            <w:instrText>PAGEREF _Toc384612993 \h</w:instrText>
          </w:r>
          <w:r w:rsidR="2B26B8BC">
            <w:fldChar w:fldCharType="separate"/>
          </w:r>
          <w:r w:rsidRPr="1CAABC1D">
            <w:rPr>
              <w:rStyle w:val="Hyperlink"/>
            </w:rPr>
            <w:t>16</w:t>
          </w:r>
          <w:r w:rsidR="2B26B8BC">
            <w:fldChar w:fldCharType="end"/>
          </w:r>
          <w:r>
            <w:fldChar w:fldCharType="end"/>
          </w:r>
        </w:p>
        <w:p w14:paraId="789F9A21" w14:textId="67E33B2D" w:rsidR="00212C18" w:rsidRDefault="1CAABC1D">
          <w:pPr>
            <w:pStyle w:val="TOC3"/>
            <w:tabs>
              <w:tab w:val="left" w:pos="1095"/>
              <w:tab w:val="right" w:leader="dot" w:pos="8595"/>
            </w:tabs>
            <w:rPr>
              <w:rStyle w:val="Hyperlink"/>
              <w:i w:val="0"/>
              <w:iCs w:val="0"/>
              <w:kern w:val="2"/>
              <w:lang w:eastAsia="nl-NL"/>
              <w14:ligatures w14:val="standardContextual"/>
            </w:rPr>
            <w:pPrChange w:id="71" w:author="Ronald Kocks (R)" w:date="2025-08-18T11:47:00Z">
              <w:pPr/>
            </w:pPrChange>
          </w:pPr>
          <w:r>
            <w:fldChar w:fldCharType="begin"/>
          </w:r>
          <w:r>
            <w:instrText>HYPERLINK \l "_Toc1431813465" \h</w:instrText>
          </w:r>
          <w:r>
            <w:fldChar w:fldCharType="separate"/>
          </w:r>
          <w:r w:rsidRPr="1CAABC1D">
            <w:rPr>
              <w:rStyle w:val="Hyperlink"/>
            </w:rPr>
            <w:t>6.3.3</w:t>
          </w:r>
          <w:ins w:id="72" w:author="Ronald Kocks (R)" w:date="2025-08-18T11:47:00Z">
            <w:r w:rsidR="2B26B8BC">
              <w:tab/>
            </w:r>
          </w:ins>
          <w:r w:rsidRPr="1CAABC1D">
            <w:rPr>
              <w:rStyle w:val="Hyperlink"/>
            </w:rPr>
            <w:t>Aanspraken</w:t>
          </w:r>
          <w:ins w:id="73" w:author="Ronald Kocks (R)" w:date="2025-08-18T11:47:00Z">
            <w:r w:rsidR="2B26B8BC">
              <w:tab/>
            </w:r>
          </w:ins>
          <w:r w:rsidR="2B26B8BC">
            <w:fldChar w:fldCharType="begin"/>
          </w:r>
          <w:r w:rsidR="2B26B8BC">
            <w:instrText>PAGEREF _Toc1431813465 \h</w:instrText>
          </w:r>
          <w:r w:rsidR="2B26B8BC">
            <w:fldChar w:fldCharType="separate"/>
          </w:r>
          <w:r w:rsidRPr="1CAABC1D">
            <w:rPr>
              <w:rStyle w:val="Hyperlink"/>
            </w:rPr>
            <w:t>17</w:t>
          </w:r>
          <w:r w:rsidR="2B26B8BC">
            <w:fldChar w:fldCharType="end"/>
          </w:r>
          <w:r>
            <w:fldChar w:fldCharType="end"/>
          </w:r>
        </w:p>
        <w:p w14:paraId="1DE8CBEB" w14:textId="3A5CF29B" w:rsidR="00212C18" w:rsidRDefault="1CAABC1D">
          <w:pPr>
            <w:pStyle w:val="TOC2"/>
            <w:tabs>
              <w:tab w:val="left" w:pos="660"/>
              <w:tab w:val="right" w:leader="dot" w:pos="8595"/>
            </w:tabs>
            <w:rPr>
              <w:rStyle w:val="Hyperlink"/>
              <w:i/>
              <w:iCs/>
              <w:noProof/>
              <w:kern w:val="2"/>
              <w:lang w:eastAsia="nl-NL"/>
              <w14:ligatures w14:val="standardContextual"/>
            </w:rPr>
            <w:pPrChange w:id="74" w:author="Ronald Kocks (R)" w:date="2025-08-18T11:47:00Z">
              <w:pPr/>
            </w:pPrChange>
          </w:pPr>
          <w:r>
            <w:fldChar w:fldCharType="begin"/>
          </w:r>
          <w:r>
            <w:instrText>HYPERLINK \l "_Toc2023940359" \h</w:instrText>
          </w:r>
          <w:r>
            <w:fldChar w:fldCharType="separate"/>
          </w:r>
          <w:r w:rsidRPr="1CAABC1D">
            <w:rPr>
              <w:rStyle w:val="Hyperlink"/>
            </w:rPr>
            <w:t>6.4</w:t>
          </w:r>
          <w:ins w:id="75" w:author="Ronald Kocks (R)" w:date="2025-08-18T11:47:00Z">
            <w:r w:rsidR="2B26B8BC">
              <w:tab/>
            </w:r>
          </w:ins>
          <w:r w:rsidRPr="1CAABC1D">
            <w:rPr>
              <w:rStyle w:val="Hyperlink"/>
            </w:rPr>
            <w:t>Dienstverband</w:t>
          </w:r>
          <w:ins w:id="76" w:author="Ronald Kocks (R)" w:date="2025-08-18T11:47:00Z">
            <w:r w:rsidR="2B26B8BC">
              <w:tab/>
            </w:r>
          </w:ins>
          <w:r w:rsidR="2B26B8BC">
            <w:fldChar w:fldCharType="begin"/>
          </w:r>
          <w:r w:rsidR="2B26B8BC">
            <w:instrText>PAGEREF _Toc2023940359 \h</w:instrText>
          </w:r>
          <w:r w:rsidR="2B26B8BC">
            <w:fldChar w:fldCharType="separate"/>
          </w:r>
          <w:r w:rsidRPr="1CAABC1D">
            <w:rPr>
              <w:rStyle w:val="Hyperlink"/>
            </w:rPr>
            <w:t>17</w:t>
          </w:r>
          <w:r w:rsidR="2B26B8BC">
            <w:fldChar w:fldCharType="end"/>
          </w:r>
          <w:r>
            <w:fldChar w:fldCharType="end"/>
          </w:r>
        </w:p>
        <w:p w14:paraId="06E3A774" w14:textId="2ACD4D92" w:rsidR="00212C18" w:rsidRDefault="1CAABC1D">
          <w:pPr>
            <w:pStyle w:val="TOC3"/>
            <w:tabs>
              <w:tab w:val="left" w:pos="1095"/>
              <w:tab w:val="right" w:leader="dot" w:pos="8595"/>
            </w:tabs>
            <w:rPr>
              <w:rStyle w:val="Hyperlink"/>
              <w:noProof/>
              <w:kern w:val="2"/>
              <w:lang w:eastAsia="nl-NL"/>
              <w14:ligatures w14:val="standardContextual"/>
            </w:rPr>
            <w:pPrChange w:id="77" w:author="Ronald Kocks (R)" w:date="2025-08-18T11:47:00Z">
              <w:pPr/>
            </w:pPrChange>
          </w:pPr>
          <w:r>
            <w:fldChar w:fldCharType="begin"/>
          </w:r>
          <w:r>
            <w:instrText>HYPERLINK \l "_Toc992434743" \h</w:instrText>
          </w:r>
          <w:r>
            <w:fldChar w:fldCharType="separate"/>
          </w:r>
          <w:r w:rsidRPr="1CAABC1D">
            <w:rPr>
              <w:rStyle w:val="Hyperlink"/>
            </w:rPr>
            <w:t>6.4.1</w:t>
          </w:r>
          <w:ins w:id="78" w:author="Ronald Kocks (R)" w:date="2025-08-18T11:47:00Z">
            <w:r w:rsidR="2B26B8BC">
              <w:tab/>
            </w:r>
          </w:ins>
          <w:r w:rsidRPr="1CAABC1D">
            <w:rPr>
              <w:rStyle w:val="Hyperlink"/>
            </w:rPr>
            <w:t>Grondslagen</w:t>
          </w:r>
          <w:ins w:id="79" w:author="Ronald Kocks (R)" w:date="2025-08-18T11:47:00Z">
            <w:r w:rsidR="2B26B8BC">
              <w:tab/>
            </w:r>
          </w:ins>
          <w:r w:rsidR="2B26B8BC">
            <w:fldChar w:fldCharType="begin"/>
          </w:r>
          <w:r w:rsidR="2B26B8BC">
            <w:instrText>PAGEREF _Toc992434743 \h</w:instrText>
          </w:r>
          <w:r w:rsidR="2B26B8BC">
            <w:fldChar w:fldCharType="separate"/>
          </w:r>
          <w:r w:rsidRPr="1CAABC1D">
            <w:rPr>
              <w:rStyle w:val="Hyperlink"/>
            </w:rPr>
            <w:t>17</w:t>
          </w:r>
          <w:r w:rsidR="2B26B8BC">
            <w:fldChar w:fldCharType="end"/>
          </w:r>
          <w:r>
            <w:fldChar w:fldCharType="end"/>
          </w:r>
        </w:p>
        <w:p w14:paraId="669BBFA4" w14:textId="0E493C05" w:rsidR="00212C18" w:rsidRDefault="1CAABC1D">
          <w:pPr>
            <w:pStyle w:val="TOC3"/>
            <w:tabs>
              <w:tab w:val="left" w:pos="1095"/>
              <w:tab w:val="right" w:leader="dot" w:pos="8595"/>
            </w:tabs>
            <w:rPr>
              <w:rStyle w:val="Hyperlink"/>
              <w:i w:val="0"/>
              <w:iCs w:val="0"/>
              <w:kern w:val="2"/>
              <w:lang w:eastAsia="nl-NL"/>
              <w14:ligatures w14:val="standardContextual"/>
            </w:rPr>
            <w:pPrChange w:id="80" w:author="Ronald Kocks (R)" w:date="2025-08-18T11:47:00Z">
              <w:pPr/>
            </w:pPrChange>
          </w:pPr>
          <w:r>
            <w:fldChar w:fldCharType="begin"/>
          </w:r>
          <w:r>
            <w:instrText>HYPERLINK \l "_Toc137179390" \h</w:instrText>
          </w:r>
          <w:r>
            <w:fldChar w:fldCharType="separate"/>
          </w:r>
          <w:r w:rsidRPr="1CAABC1D">
            <w:rPr>
              <w:rStyle w:val="Hyperlink"/>
            </w:rPr>
            <w:t>6.4.2</w:t>
          </w:r>
          <w:ins w:id="81" w:author="Ronald Kocks (R)" w:date="2025-08-18T11:47:00Z">
            <w:r w:rsidR="2B26B8BC">
              <w:tab/>
            </w:r>
          </w:ins>
          <w:r w:rsidRPr="1CAABC1D">
            <w:rPr>
              <w:rStyle w:val="Hyperlink"/>
            </w:rPr>
            <w:t>Aanspraken</w:t>
          </w:r>
          <w:ins w:id="82" w:author="Ronald Kocks (R)" w:date="2025-08-18T11:47:00Z">
            <w:r w:rsidR="2B26B8BC">
              <w:tab/>
            </w:r>
          </w:ins>
          <w:r w:rsidR="2B26B8BC">
            <w:fldChar w:fldCharType="begin"/>
          </w:r>
          <w:r w:rsidR="2B26B8BC">
            <w:instrText>PAGEREF _Toc137179390 \h</w:instrText>
          </w:r>
          <w:r w:rsidR="2B26B8BC">
            <w:fldChar w:fldCharType="separate"/>
          </w:r>
          <w:r w:rsidRPr="1CAABC1D">
            <w:rPr>
              <w:rStyle w:val="Hyperlink"/>
            </w:rPr>
            <w:t>18</w:t>
          </w:r>
          <w:r w:rsidR="2B26B8BC">
            <w:fldChar w:fldCharType="end"/>
          </w:r>
          <w:r>
            <w:fldChar w:fldCharType="end"/>
          </w:r>
        </w:p>
        <w:p w14:paraId="0013E0C1" w14:textId="7C433503" w:rsidR="00212C18" w:rsidRDefault="1CAABC1D">
          <w:pPr>
            <w:pStyle w:val="TOC3"/>
            <w:tabs>
              <w:tab w:val="left" w:pos="1095"/>
              <w:tab w:val="right" w:leader="dot" w:pos="8595"/>
            </w:tabs>
            <w:rPr>
              <w:rStyle w:val="Hyperlink"/>
              <w:i w:val="0"/>
              <w:iCs w:val="0"/>
              <w:kern w:val="2"/>
              <w:lang w:eastAsia="nl-NL"/>
              <w14:ligatures w14:val="standardContextual"/>
            </w:rPr>
            <w:pPrChange w:id="83" w:author="Ronald Kocks (R)" w:date="2025-08-18T11:47:00Z">
              <w:pPr/>
            </w:pPrChange>
          </w:pPr>
          <w:r>
            <w:fldChar w:fldCharType="begin"/>
          </w:r>
          <w:r>
            <w:instrText>HYPERLINK \l "_Toc1013906299" \h</w:instrText>
          </w:r>
          <w:r>
            <w:fldChar w:fldCharType="separate"/>
          </w:r>
          <w:r w:rsidRPr="1CAABC1D">
            <w:rPr>
              <w:rStyle w:val="Hyperlink"/>
            </w:rPr>
            <w:t>6.4.3</w:t>
          </w:r>
          <w:ins w:id="84" w:author="Ronald Kocks (R)" w:date="2025-08-18T11:47:00Z">
            <w:r w:rsidR="2B26B8BC">
              <w:tab/>
            </w:r>
          </w:ins>
          <w:r w:rsidRPr="1CAABC1D">
            <w:rPr>
              <w:rStyle w:val="Hyperlink"/>
            </w:rPr>
            <w:t>Prognoseberekeningen premies (specifiek BerPF)</w:t>
          </w:r>
          <w:ins w:id="85" w:author="Ronald Kocks (R)" w:date="2025-08-18T11:47:00Z">
            <w:r w:rsidR="2B26B8BC">
              <w:tab/>
            </w:r>
          </w:ins>
          <w:r w:rsidR="2B26B8BC">
            <w:fldChar w:fldCharType="begin"/>
          </w:r>
          <w:r w:rsidR="2B26B8BC">
            <w:instrText>PAGEREF _Toc1013906299 \h</w:instrText>
          </w:r>
          <w:r w:rsidR="2B26B8BC">
            <w:fldChar w:fldCharType="separate"/>
          </w:r>
          <w:r w:rsidRPr="1CAABC1D">
            <w:rPr>
              <w:rStyle w:val="Hyperlink"/>
            </w:rPr>
            <w:t>19</w:t>
          </w:r>
          <w:r w:rsidR="2B26B8BC">
            <w:fldChar w:fldCharType="end"/>
          </w:r>
          <w:r>
            <w:fldChar w:fldCharType="end"/>
          </w:r>
        </w:p>
        <w:p w14:paraId="15A20E5A" w14:textId="461A787C" w:rsidR="00212C18" w:rsidRDefault="1CAABC1D">
          <w:pPr>
            <w:pStyle w:val="TOC2"/>
            <w:tabs>
              <w:tab w:val="left" w:pos="660"/>
              <w:tab w:val="right" w:leader="dot" w:pos="8595"/>
            </w:tabs>
            <w:rPr>
              <w:rStyle w:val="Hyperlink"/>
              <w:i/>
              <w:iCs/>
              <w:noProof/>
              <w:kern w:val="2"/>
              <w:lang w:eastAsia="nl-NL"/>
              <w14:ligatures w14:val="standardContextual"/>
            </w:rPr>
            <w:pPrChange w:id="86" w:author="Ronald Kocks (R)" w:date="2025-08-18T11:47:00Z">
              <w:pPr/>
            </w:pPrChange>
          </w:pPr>
          <w:r>
            <w:fldChar w:fldCharType="begin"/>
          </w:r>
          <w:r>
            <w:instrText>HYPERLINK \l "_Toc1083214436" \h</w:instrText>
          </w:r>
          <w:r>
            <w:fldChar w:fldCharType="separate"/>
          </w:r>
          <w:r w:rsidRPr="1CAABC1D">
            <w:rPr>
              <w:rStyle w:val="Hyperlink"/>
            </w:rPr>
            <w:t>6.5</w:t>
          </w:r>
          <w:ins w:id="87" w:author="Ronald Kocks (R)" w:date="2025-08-18T11:47:00Z">
            <w:r w:rsidR="2B26B8BC">
              <w:tab/>
            </w:r>
          </w:ins>
          <w:r w:rsidRPr="1CAABC1D">
            <w:rPr>
              <w:rStyle w:val="Hyperlink"/>
            </w:rPr>
            <w:t>Factor A</w:t>
          </w:r>
          <w:ins w:id="88" w:author="Ronald Kocks (R)" w:date="2025-08-18T11:47:00Z">
            <w:r w:rsidR="2B26B8BC">
              <w:tab/>
            </w:r>
          </w:ins>
          <w:r w:rsidR="2B26B8BC">
            <w:fldChar w:fldCharType="begin"/>
          </w:r>
          <w:r w:rsidR="2B26B8BC">
            <w:instrText>PAGEREF _Toc1083214436 \h</w:instrText>
          </w:r>
          <w:r w:rsidR="2B26B8BC">
            <w:fldChar w:fldCharType="separate"/>
          </w:r>
          <w:r w:rsidRPr="1CAABC1D">
            <w:rPr>
              <w:rStyle w:val="Hyperlink"/>
            </w:rPr>
            <w:t>19</w:t>
          </w:r>
          <w:r w:rsidR="2B26B8BC">
            <w:fldChar w:fldCharType="end"/>
          </w:r>
          <w:r>
            <w:fldChar w:fldCharType="end"/>
          </w:r>
        </w:p>
        <w:p w14:paraId="050D5C0E" w14:textId="7A7AC9E3" w:rsidR="00212C18" w:rsidRDefault="1CAABC1D">
          <w:pPr>
            <w:pStyle w:val="TOC2"/>
            <w:tabs>
              <w:tab w:val="left" w:pos="660"/>
              <w:tab w:val="right" w:leader="dot" w:pos="8595"/>
            </w:tabs>
            <w:rPr>
              <w:rStyle w:val="Hyperlink"/>
              <w:noProof/>
              <w:kern w:val="2"/>
              <w:lang w:eastAsia="nl-NL"/>
              <w14:ligatures w14:val="standardContextual"/>
            </w:rPr>
            <w:pPrChange w:id="89" w:author="Ronald Kocks (R)" w:date="2025-08-18T11:47:00Z">
              <w:pPr/>
            </w:pPrChange>
          </w:pPr>
          <w:r>
            <w:fldChar w:fldCharType="begin"/>
          </w:r>
          <w:r>
            <w:instrText>HYPERLINK \l "_Toc984028746" \h</w:instrText>
          </w:r>
          <w:r>
            <w:fldChar w:fldCharType="separate"/>
          </w:r>
          <w:r w:rsidRPr="1CAABC1D">
            <w:rPr>
              <w:rStyle w:val="Hyperlink"/>
            </w:rPr>
            <w:t>6.6</w:t>
          </w:r>
          <w:ins w:id="90" w:author="Ronald Kocks (R)" w:date="2025-08-18T11:47:00Z">
            <w:r w:rsidR="2B26B8BC">
              <w:tab/>
            </w:r>
          </w:ins>
          <w:r w:rsidRPr="1CAABC1D">
            <w:rPr>
              <w:rStyle w:val="Hyperlink"/>
            </w:rPr>
            <w:t>Gebeurtenissen deelnemer</w:t>
          </w:r>
          <w:ins w:id="91" w:author="Ronald Kocks (R)" w:date="2025-08-18T11:47:00Z">
            <w:r w:rsidR="2B26B8BC">
              <w:tab/>
            </w:r>
          </w:ins>
          <w:r w:rsidR="2B26B8BC">
            <w:fldChar w:fldCharType="begin"/>
          </w:r>
          <w:r w:rsidR="2B26B8BC">
            <w:instrText>PAGEREF _Toc984028746 \h</w:instrText>
          </w:r>
          <w:r w:rsidR="2B26B8BC">
            <w:fldChar w:fldCharType="separate"/>
          </w:r>
          <w:r w:rsidRPr="1CAABC1D">
            <w:rPr>
              <w:rStyle w:val="Hyperlink"/>
            </w:rPr>
            <w:t>20</w:t>
          </w:r>
          <w:r w:rsidR="2B26B8BC">
            <w:fldChar w:fldCharType="end"/>
          </w:r>
          <w:r>
            <w:fldChar w:fldCharType="end"/>
          </w:r>
        </w:p>
        <w:p w14:paraId="6C913F8C" w14:textId="7DDD1688" w:rsidR="00212C18" w:rsidRDefault="1CAABC1D">
          <w:pPr>
            <w:pStyle w:val="TOC3"/>
            <w:tabs>
              <w:tab w:val="left" w:pos="1095"/>
              <w:tab w:val="right" w:leader="dot" w:pos="8595"/>
            </w:tabs>
            <w:rPr>
              <w:rStyle w:val="Hyperlink"/>
              <w:noProof/>
              <w:kern w:val="2"/>
              <w:lang w:eastAsia="nl-NL"/>
              <w14:ligatures w14:val="standardContextual"/>
            </w:rPr>
            <w:pPrChange w:id="92" w:author="Ronald Kocks (R)" w:date="2025-08-18T11:47:00Z">
              <w:pPr/>
            </w:pPrChange>
          </w:pPr>
          <w:r>
            <w:fldChar w:fldCharType="begin"/>
          </w:r>
          <w:r>
            <w:instrText>HYPERLINK \l "_Toc1583637647" \h</w:instrText>
          </w:r>
          <w:r>
            <w:fldChar w:fldCharType="separate"/>
          </w:r>
          <w:r w:rsidRPr="1CAABC1D">
            <w:rPr>
              <w:rStyle w:val="Hyperlink"/>
            </w:rPr>
            <w:t>6.6.1</w:t>
          </w:r>
          <w:ins w:id="93" w:author="Ronald Kocks (R)" w:date="2025-08-18T11:47:00Z">
            <w:r w:rsidR="2B26B8BC">
              <w:tab/>
            </w:r>
          </w:ins>
          <w:r w:rsidRPr="1CAABC1D">
            <w:rPr>
              <w:rStyle w:val="Hyperlink"/>
            </w:rPr>
            <w:t>Nieuwe deelnemer</w:t>
          </w:r>
          <w:ins w:id="94" w:author="Ronald Kocks (R)" w:date="2025-08-18T11:47:00Z">
            <w:r w:rsidR="2B26B8BC">
              <w:tab/>
            </w:r>
          </w:ins>
          <w:r w:rsidR="2B26B8BC">
            <w:fldChar w:fldCharType="begin"/>
          </w:r>
          <w:r w:rsidR="2B26B8BC">
            <w:instrText>PAGEREF _Toc1583637647 \h</w:instrText>
          </w:r>
          <w:r w:rsidR="2B26B8BC">
            <w:fldChar w:fldCharType="separate"/>
          </w:r>
          <w:r w:rsidRPr="1CAABC1D">
            <w:rPr>
              <w:rStyle w:val="Hyperlink"/>
            </w:rPr>
            <w:t>20</w:t>
          </w:r>
          <w:r w:rsidR="2B26B8BC">
            <w:fldChar w:fldCharType="end"/>
          </w:r>
          <w:r>
            <w:fldChar w:fldCharType="end"/>
          </w:r>
        </w:p>
        <w:p w14:paraId="1B3FC9ED" w14:textId="5226155A" w:rsidR="00212C18" w:rsidRDefault="1CAABC1D">
          <w:pPr>
            <w:pStyle w:val="TOC3"/>
            <w:tabs>
              <w:tab w:val="left" w:pos="1095"/>
              <w:tab w:val="right" w:leader="dot" w:pos="8595"/>
            </w:tabs>
            <w:rPr>
              <w:rStyle w:val="Hyperlink"/>
              <w:i w:val="0"/>
              <w:iCs w:val="0"/>
              <w:kern w:val="2"/>
              <w:lang w:eastAsia="nl-NL"/>
              <w14:ligatures w14:val="standardContextual"/>
            </w:rPr>
            <w:pPrChange w:id="95" w:author="Ronald Kocks (R)" w:date="2025-08-18T11:47:00Z">
              <w:pPr/>
            </w:pPrChange>
          </w:pPr>
          <w:r>
            <w:fldChar w:fldCharType="begin"/>
          </w:r>
          <w:r>
            <w:instrText>HYPERLINK \l "_Toc1484779660" \h</w:instrText>
          </w:r>
          <w:r>
            <w:fldChar w:fldCharType="separate"/>
          </w:r>
          <w:r w:rsidRPr="1CAABC1D">
            <w:rPr>
              <w:rStyle w:val="Hyperlink"/>
            </w:rPr>
            <w:t>6.6.2</w:t>
          </w:r>
          <w:ins w:id="96" w:author="Ronald Kocks (R)" w:date="2025-08-18T11:47:00Z">
            <w:r w:rsidR="2B26B8BC">
              <w:tab/>
            </w:r>
          </w:ins>
          <w:r w:rsidRPr="1CAABC1D">
            <w:rPr>
              <w:rStyle w:val="Hyperlink"/>
            </w:rPr>
            <w:t>Keuze premievrijstelling regeling</w:t>
          </w:r>
          <w:ins w:id="97" w:author="Ronald Kocks (R)" w:date="2025-08-18T11:47:00Z">
            <w:r w:rsidR="2B26B8BC">
              <w:tab/>
            </w:r>
          </w:ins>
          <w:r w:rsidR="2B26B8BC">
            <w:fldChar w:fldCharType="begin"/>
          </w:r>
          <w:r w:rsidR="2B26B8BC">
            <w:instrText>PAGEREF _Toc1484779660 \h</w:instrText>
          </w:r>
          <w:r w:rsidR="2B26B8BC">
            <w:fldChar w:fldCharType="separate"/>
          </w:r>
          <w:r w:rsidRPr="1CAABC1D">
            <w:rPr>
              <w:rStyle w:val="Hyperlink"/>
            </w:rPr>
            <w:t>21</w:t>
          </w:r>
          <w:r w:rsidR="2B26B8BC">
            <w:fldChar w:fldCharType="end"/>
          </w:r>
          <w:r>
            <w:fldChar w:fldCharType="end"/>
          </w:r>
        </w:p>
        <w:p w14:paraId="7932584B" w14:textId="0EA2BFEF" w:rsidR="00212C18" w:rsidRDefault="1CAABC1D">
          <w:pPr>
            <w:pStyle w:val="TOC3"/>
            <w:tabs>
              <w:tab w:val="left" w:pos="1095"/>
              <w:tab w:val="right" w:leader="dot" w:pos="8595"/>
            </w:tabs>
            <w:rPr>
              <w:rStyle w:val="Hyperlink"/>
              <w:i w:val="0"/>
              <w:iCs w:val="0"/>
              <w:kern w:val="2"/>
              <w:lang w:eastAsia="nl-NL"/>
              <w14:ligatures w14:val="standardContextual"/>
            </w:rPr>
            <w:pPrChange w:id="98" w:author="Ronald Kocks (R)" w:date="2025-08-18T11:47:00Z">
              <w:pPr/>
            </w:pPrChange>
          </w:pPr>
          <w:r>
            <w:lastRenderedPageBreak/>
            <w:fldChar w:fldCharType="begin"/>
          </w:r>
          <w:r>
            <w:instrText>HYPERLINK \l "_Toc950761215" \h</w:instrText>
          </w:r>
          <w:r>
            <w:fldChar w:fldCharType="separate"/>
          </w:r>
          <w:r w:rsidRPr="1CAABC1D">
            <w:rPr>
              <w:rStyle w:val="Hyperlink"/>
            </w:rPr>
            <w:t>6.6.3</w:t>
          </w:r>
          <w:ins w:id="99" w:author="Ronald Kocks (R)" w:date="2025-08-18T11:47:00Z">
            <w:r w:rsidR="2B26B8BC">
              <w:tab/>
            </w:r>
          </w:ins>
          <w:r w:rsidRPr="1CAABC1D">
            <w:rPr>
              <w:rStyle w:val="Hyperlink"/>
            </w:rPr>
            <w:t>Beroepsvereniging wijziging</w:t>
          </w:r>
          <w:ins w:id="100" w:author="Ronald Kocks (R)" w:date="2025-08-18T11:47:00Z">
            <w:r w:rsidR="2B26B8BC">
              <w:tab/>
            </w:r>
          </w:ins>
          <w:r w:rsidR="2B26B8BC">
            <w:fldChar w:fldCharType="begin"/>
          </w:r>
          <w:r w:rsidR="2B26B8BC">
            <w:instrText>PAGEREF _Toc950761215 \h</w:instrText>
          </w:r>
          <w:r w:rsidR="2B26B8BC">
            <w:fldChar w:fldCharType="separate"/>
          </w:r>
          <w:r w:rsidRPr="1CAABC1D">
            <w:rPr>
              <w:rStyle w:val="Hyperlink"/>
            </w:rPr>
            <w:t>23</w:t>
          </w:r>
          <w:r w:rsidR="2B26B8BC">
            <w:fldChar w:fldCharType="end"/>
          </w:r>
          <w:r>
            <w:fldChar w:fldCharType="end"/>
          </w:r>
        </w:p>
        <w:p w14:paraId="1B72353A" w14:textId="7DA9F024" w:rsidR="00212C18" w:rsidRDefault="1CAABC1D">
          <w:pPr>
            <w:pStyle w:val="TOC2"/>
            <w:tabs>
              <w:tab w:val="left" w:pos="660"/>
              <w:tab w:val="right" w:leader="dot" w:pos="8595"/>
            </w:tabs>
            <w:rPr>
              <w:rStyle w:val="Hyperlink"/>
              <w:i/>
              <w:iCs/>
              <w:kern w:val="2"/>
              <w:lang w:eastAsia="nl-NL"/>
              <w14:ligatures w14:val="standardContextual"/>
            </w:rPr>
            <w:pPrChange w:id="101" w:author="Ronald Kocks (R)" w:date="2025-08-18T11:47:00Z">
              <w:pPr/>
            </w:pPrChange>
          </w:pPr>
          <w:r>
            <w:fldChar w:fldCharType="begin"/>
          </w:r>
          <w:r>
            <w:instrText>HYPERLINK \l "_Toc410280419" \h</w:instrText>
          </w:r>
          <w:r>
            <w:fldChar w:fldCharType="separate"/>
          </w:r>
          <w:r w:rsidRPr="1CAABC1D">
            <w:rPr>
              <w:rStyle w:val="Hyperlink"/>
            </w:rPr>
            <w:t>6.7</w:t>
          </w:r>
          <w:ins w:id="102" w:author="Ronald Kocks (R)" w:date="2025-08-18T11:47:00Z">
            <w:r w:rsidR="2B26B8BC">
              <w:tab/>
            </w:r>
          </w:ins>
          <w:r w:rsidRPr="1CAABC1D">
            <w:rPr>
              <w:rStyle w:val="Hyperlink"/>
            </w:rPr>
            <w:t>Gebeurtenissen dienstverband</w:t>
          </w:r>
          <w:ins w:id="103" w:author="Ronald Kocks (R)" w:date="2025-08-18T11:47:00Z">
            <w:r w:rsidR="2B26B8BC">
              <w:tab/>
            </w:r>
          </w:ins>
          <w:r w:rsidR="2B26B8BC">
            <w:fldChar w:fldCharType="begin"/>
          </w:r>
          <w:r w:rsidR="2B26B8BC">
            <w:instrText>PAGEREF _Toc410280419 \h</w:instrText>
          </w:r>
          <w:r w:rsidR="2B26B8BC">
            <w:fldChar w:fldCharType="separate"/>
          </w:r>
          <w:r w:rsidRPr="1CAABC1D">
            <w:rPr>
              <w:rStyle w:val="Hyperlink"/>
            </w:rPr>
            <w:t>24</w:t>
          </w:r>
          <w:r w:rsidR="2B26B8BC">
            <w:fldChar w:fldCharType="end"/>
          </w:r>
          <w:r>
            <w:fldChar w:fldCharType="end"/>
          </w:r>
        </w:p>
        <w:p w14:paraId="0770AED7" w14:textId="4AB07564" w:rsidR="00212C18" w:rsidRDefault="1CAABC1D">
          <w:pPr>
            <w:pStyle w:val="TOC3"/>
            <w:tabs>
              <w:tab w:val="left" w:pos="1095"/>
              <w:tab w:val="right" w:leader="dot" w:pos="8595"/>
            </w:tabs>
            <w:rPr>
              <w:rStyle w:val="Hyperlink"/>
              <w:noProof/>
              <w:kern w:val="2"/>
              <w:lang w:eastAsia="nl-NL"/>
              <w14:ligatures w14:val="standardContextual"/>
            </w:rPr>
            <w:pPrChange w:id="104" w:author="Ronald Kocks (R)" w:date="2025-08-18T11:47:00Z">
              <w:pPr/>
            </w:pPrChange>
          </w:pPr>
          <w:r>
            <w:fldChar w:fldCharType="begin"/>
          </w:r>
          <w:r>
            <w:instrText>HYPERLINK \l "_Toc934080132" \h</w:instrText>
          </w:r>
          <w:r>
            <w:fldChar w:fldCharType="separate"/>
          </w:r>
          <w:r w:rsidRPr="1CAABC1D">
            <w:rPr>
              <w:rStyle w:val="Hyperlink"/>
            </w:rPr>
            <w:t>6.7.1</w:t>
          </w:r>
          <w:ins w:id="105" w:author="Ronald Kocks (R)" w:date="2025-08-18T11:47:00Z">
            <w:r w:rsidR="2B26B8BC">
              <w:tab/>
            </w:r>
          </w:ins>
          <w:r w:rsidRPr="1CAABC1D">
            <w:rPr>
              <w:rStyle w:val="Hyperlink"/>
            </w:rPr>
            <w:t>Aanvang dienstverband</w:t>
          </w:r>
          <w:ins w:id="106" w:author="Ronald Kocks (R)" w:date="2025-08-18T11:47:00Z">
            <w:r w:rsidR="2B26B8BC">
              <w:tab/>
            </w:r>
          </w:ins>
          <w:r w:rsidR="2B26B8BC">
            <w:fldChar w:fldCharType="begin"/>
          </w:r>
          <w:r w:rsidR="2B26B8BC">
            <w:instrText>PAGEREF _Toc934080132 \h</w:instrText>
          </w:r>
          <w:r w:rsidR="2B26B8BC">
            <w:fldChar w:fldCharType="separate"/>
          </w:r>
          <w:r w:rsidRPr="1CAABC1D">
            <w:rPr>
              <w:rStyle w:val="Hyperlink"/>
            </w:rPr>
            <w:t>24</w:t>
          </w:r>
          <w:r w:rsidR="2B26B8BC">
            <w:fldChar w:fldCharType="end"/>
          </w:r>
          <w:r>
            <w:fldChar w:fldCharType="end"/>
          </w:r>
        </w:p>
        <w:p w14:paraId="08F02D80" w14:textId="7A88A9AE" w:rsidR="00212C18" w:rsidRDefault="1CAABC1D">
          <w:pPr>
            <w:pStyle w:val="TOC3"/>
            <w:tabs>
              <w:tab w:val="left" w:pos="1095"/>
              <w:tab w:val="right" w:leader="dot" w:pos="8595"/>
            </w:tabs>
            <w:rPr>
              <w:rStyle w:val="Hyperlink"/>
              <w:i w:val="0"/>
              <w:iCs w:val="0"/>
              <w:kern w:val="2"/>
              <w:lang w:eastAsia="nl-NL"/>
              <w14:ligatures w14:val="standardContextual"/>
            </w:rPr>
            <w:pPrChange w:id="107" w:author="Ronald Kocks (R)" w:date="2025-08-18T11:47:00Z">
              <w:pPr/>
            </w:pPrChange>
          </w:pPr>
          <w:r>
            <w:fldChar w:fldCharType="begin"/>
          </w:r>
          <w:r>
            <w:instrText>HYPERLINK \l "_Toc1915364783" \h</w:instrText>
          </w:r>
          <w:r>
            <w:fldChar w:fldCharType="separate"/>
          </w:r>
          <w:r w:rsidRPr="1CAABC1D">
            <w:rPr>
              <w:rStyle w:val="Hyperlink"/>
            </w:rPr>
            <w:t>6.7.2</w:t>
          </w:r>
          <w:ins w:id="108" w:author="Ronald Kocks (R)" w:date="2025-08-18T11:47:00Z">
            <w:r w:rsidR="2B26B8BC">
              <w:tab/>
            </w:r>
          </w:ins>
          <w:r w:rsidRPr="1CAABC1D">
            <w:rPr>
              <w:rStyle w:val="Hyperlink"/>
            </w:rPr>
            <w:t>Wijzig salaris/parttime</w:t>
          </w:r>
          <w:ins w:id="109" w:author="Ronald Kocks (R)" w:date="2025-08-18T11:47:00Z">
            <w:r w:rsidR="2B26B8BC">
              <w:tab/>
            </w:r>
          </w:ins>
          <w:r w:rsidR="2B26B8BC">
            <w:fldChar w:fldCharType="begin"/>
          </w:r>
          <w:r w:rsidR="2B26B8BC">
            <w:instrText>PAGEREF _Toc1915364783 \h</w:instrText>
          </w:r>
          <w:r w:rsidR="2B26B8BC">
            <w:fldChar w:fldCharType="separate"/>
          </w:r>
          <w:r w:rsidRPr="1CAABC1D">
            <w:rPr>
              <w:rStyle w:val="Hyperlink"/>
            </w:rPr>
            <w:t>24</w:t>
          </w:r>
          <w:r w:rsidR="2B26B8BC">
            <w:fldChar w:fldCharType="end"/>
          </w:r>
          <w:r>
            <w:fldChar w:fldCharType="end"/>
          </w:r>
        </w:p>
        <w:p w14:paraId="010E2E3E" w14:textId="1BBE0A9C" w:rsidR="00212C18" w:rsidRDefault="1CAABC1D">
          <w:pPr>
            <w:pStyle w:val="TOC3"/>
            <w:tabs>
              <w:tab w:val="left" w:pos="1095"/>
              <w:tab w:val="right" w:leader="dot" w:pos="8595"/>
            </w:tabs>
            <w:rPr>
              <w:rStyle w:val="Hyperlink"/>
              <w:i w:val="0"/>
              <w:iCs w:val="0"/>
              <w:kern w:val="2"/>
              <w:lang w:eastAsia="nl-NL"/>
              <w14:ligatures w14:val="standardContextual"/>
            </w:rPr>
            <w:pPrChange w:id="110" w:author="Ronald Kocks (R)" w:date="2025-08-18T11:47:00Z">
              <w:pPr/>
            </w:pPrChange>
          </w:pPr>
          <w:r>
            <w:fldChar w:fldCharType="begin"/>
          </w:r>
          <w:r>
            <w:instrText>HYPERLINK \l "_Toc815727626" \h</w:instrText>
          </w:r>
          <w:r>
            <w:fldChar w:fldCharType="separate"/>
          </w:r>
          <w:r w:rsidRPr="1CAABC1D">
            <w:rPr>
              <w:rStyle w:val="Hyperlink"/>
            </w:rPr>
            <w:t>6.7.3</w:t>
          </w:r>
          <w:ins w:id="111" w:author="Ronald Kocks (R)" w:date="2025-08-18T11:47:00Z">
            <w:r w:rsidR="2B26B8BC">
              <w:tab/>
            </w:r>
          </w:ins>
          <w:r w:rsidRPr="1CAABC1D">
            <w:rPr>
              <w:rStyle w:val="Hyperlink"/>
            </w:rPr>
            <w:t>Einde dienstverband</w:t>
          </w:r>
          <w:ins w:id="112" w:author="Ronald Kocks (R)" w:date="2025-08-18T11:47:00Z">
            <w:r w:rsidR="2B26B8BC">
              <w:tab/>
            </w:r>
          </w:ins>
          <w:r w:rsidR="2B26B8BC">
            <w:fldChar w:fldCharType="begin"/>
          </w:r>
          <w:r w:rsidR="2B26B8BC">
            <w:instrText>PAGEREF _Toc815727626 \h</w:instrText>
          </w:r>
          <w:r w:rsidR="2B26B8BC">
            <w:fldChar w:fldCharType="separate"/>
          </w:r>
          <w:r w:rsidRPr="1CAABC1D">
            <w:rPr>
              <w:rStyle w:val="Hyperlink"/>
            </w:rPr>
            <w:t>24</w:t>
          </w:r>
          <w:r w:rsidR="2B26B8BC">
            <w:fldChar w:fldCharType="end"/>
          </w:r>
          <w:r>
            <w:fldChar w:fldCharType="end"/>
          </w:r>
        </w:p>
        <w:p w14:paraId="1810B07B" w14:textId="72886BA6" w:rsidR="00212C18" w:rsidRDefault="1CAABC1D">
          <w:pPr>
            <w:pStyle w:val="TOC3"/>
            <w:tabs>
              <w:tab w:val="left" w:pos="1095"/>
              <w:tab w:val="right" w:leader="dot" w:pos="8595"/>
            </w:tabs>
            <w:rPr>
              <w:rStyle w:val="Hyperlink"/>
              <w:i w:val="0"/>
              <w:iCs w:val="0"/>
              <w:kern w:val="2"/>
              <w:lang w:eastAsia="nl-NL"/>
              <w14:ligatures w14:val="standardContextual"/>
            </w:rPr>
            <w:pPrChange w:id="113" w:author="Ronald Kocks (R)" w:date="2025-08-18T11:47:00Z">
              <w:pPr/>
            </w:pPrChange>
          </w:pPr>
          <w:r>
            <w:fldChar w:fldCharType="begin"/>
          </w:r>
          <w:r>
            <w:instrText>HYPERLINK \l "_Toc165349997" \h</w:instrText>
          </w:r>
          <w:r>
            <w:fldChar w:fldCharType="separate"/>
          </w:r>
          <w:r w:rsidRPr="1CAABC1D">
            <w:rPr>
              <w:rStyle w:val="Hyperlink"/>
            </w:rPr>
            <w:t>6.7.4</w:t>
          </w:r>
          <w:ins w:id="114" w:author="Ronald Kocks (R)" w:date="2025-08-18T11:47:00Z">
            <w:r w:rsidR="2B26B8BC">
              <w:tab/>
            </w:r>
          </w:ins>
          <w:r w:rsidRPr="1CAABC1D">
            <w:rPr>
              <w:rStyle w:val="Hyperlink"/>
            </w:rPr>
            <w:t>Einde automatische voortzetting</w:t>
          </w:r>
          <w:ins w:id="115" w:author="Ronald Kocks (R)" w:date="2025-08-18T11:47:00Z">
            <w:r w:rsidR="2B26B8BC">
              <w:tab/>
            </w:r>
          </w:ins>
          <w:r w:rsidR="2B26B8BC">
            <w:fldChar w:fldCharType="begin"/>
          </w:r>
          <w:r w:rsidR="2B26B8BC">
            <w:instrText>PAGEREF _Toc165349997 \h</w:instrText>
          </w:r>
          <w:r w:rsidR="2B26B8BC">
            <w:fldChar w:fldCharType="separate"/>
          </w:r>
          <w:r w:rsidRPr="1CAABC1D">
            <w:rPr>
              <w:rStyle w:val="Hyperlink"/>
            </w:rPr>
            <w:t>25</w:t>
          </w:r>
          <w:r w:rsidR="2B26B8BC">
            <w:fldChar w:fldCharType="end"/>
          </w:r>
          <w:r>
            <w:fldChar w:fldCharType="end"/>
          </w:r>
        </w:p>
        <w:p w14:paraId="534F1BC0" w14:textId="110D1D27" w:rsidR="00212C18" w:rsidRDefault="1CAABC1D">
          <w:pPr>
            <w:pStyle w:val="TOC3"/>
            <w:tabs>
              <w:tab w:val="left" w:pos="1095"/>
              <w:tab w:val="right" w:leader="dot" w:pos="8595"/>
            </w:tabs>
            <w:rPr>
              <w:rStyle w:val="Hyperlink"/>
              <w:i w:val="0"/>
              <w:iCs w:val="0"/>
              <w:kern w:val="2"/>
              <w:lang w:eastAsia="nl-NL"/>
              <w14:ligatures w14:val="standardContextual"/>
            </w:rPr>
            <w:pPrChange w:id="116" w:author="Ronald Kocks (R)" w:date="2025-08-18T11:47:00Z">
              <w:pPr/>
            </w:pPrChange>
          </w:pPr>
          <w:r>
            <w:fldChar w:fldCharType="begin"/>
          </w:r>
          <w:r>
            <w:instrText>HYPERLINK \l "_Toc451102098" \h</w:instrText>
          </w:r>
          <w:r>
            <w:fldChar w:fldCharType="separate"/>
          </w:r>
          <w:r w:rsidRPr="1CAABC1D">
            <w:rPr>
              <w:rStyle w:val="Hyperlink"/>
            </w:rPr>
            <w:t>6.7.5</w:t>
          </w:r>
          <w:ins w:id="117" w:author="Ronald Kocks (R)" w:date="2025-08-18T11:47:00Z">
            <w:r w:rsidR="2B26B8BC">
              <w:tab/>
            </w:r>
          </w:ins>
          <w:r w:rsidRPr="1CAABC1D">
            <w:rPr>
              <w:rStyle w:val="Hyperlink"/>
            </w:rPr>
            <w:t>Aanvang verlof</w:t>
          </w:r>
          <w:ins w:id="118" w:author="Ronald Kocks (R)" w:date="2025-08-18T11:47:00Z">
            <w:r w:rsidR="2B26B8BC">
              <w:tab/>
            </w:r>
          </w:ins>
          <w:r w:rsidR="2B26B8BC">
            <w:fldChar w:fldCharType="begin"/>
          </w:r>
          <w:r w:rsidR="2B26B8BC">
            <w:instrText>PAGEREF _Toc451102098 \h</w:instrText>
          </w:r>
          <w:r w:rsidR="2B26B8BC">
            <w:fldChar w:fldCharType="separate"/>
          </w:r>
          <w:r w:rsidRPr="1CAABC1D">
            <w:rPr>
              <w:rStyle w:val="Hyperlink"/>
            </w:rPr>
            <w:t>25</w:t>
          </w:r>
          <w:r w:rsidR="2B26B8BC">
            <w:fldChar w:fldCharType="end"/>
          </w:r>
          <w:r>
            <w:fldChar w:fldCharType="end"/>
          </w:r>
        </w:p>
        <w:p w14:paraId="1CE87B84" w14:textId="03262DC3" w:rsidR="00212C18" w:rsidRDefault="1CAABC1D">
          <w:pPr>
            <w:pStyle w:val="TOC3"/>
            <w:tabs>
              <w:tab w:val="left" w:pos="1095"/>
              <w:tab w:val="right" w:leader="dot" w:pos="8595"/>
            </w:tabs>
            <w:rPr>
              <w:rStyle w:val="Hyperlink"/>
              <w:i w:val="0"/>
              <w:iCs w:val="0"/>
              <w:kern w:val="2"/>
              <w:lang w:eastAsia="nl-NL"/>
              <w14:ligatures w14:val="standardContextual"/>
            </w:rPr>
            <w:pPrChange w:id="119" w:author="Ronald Kocks (R)" w:date="2025-08-18T11:47:00Z">
              <w:pPr/>
            </w:pPrChange>
          </w:pPr>
          <w:r>
            <w:fldChar w:fldCharType="begin"/>
          </w:r>
          <w:r>
            <w:instrText>HYPERLINK \l "_Toc997390470" \h</w:instrText>
          </w:r>
          <w:r>
            <w:fldChar w:fldCharType="separate"/>
          </w:r>
          <w:r w:rsidRPr="1CAABC1D">
            <w:rPr>
              <w:rStyle w:val="Hyperlink"/>
            </w:rPr>
            <w:t>6.7.6</w:t>
          </w:r>
          <w:ins w:id="120" w:author="Ronald Kocks (R)" w:date="2025-08-18T11:47:00Z">
            <w:r w:rsidR="2B26B8BC">
              <w:tab/>
            </w:r>
          </w:ins>
          <w:r w:rsidRPr="1CAABC1D">
            <w:rPr>
              <w:rStyle w:val="Hyperlink"/>
            </w:rPr>
            <w:t>Einde verlof</w:t>
          </w:r>
          <w:ins w:id="121" w:author="Ronald Kocks (R)" w:date="2025-08-18T11:47:00Z">
            <w:r w:rsidR="2B26B8BC">
              <w:tab/>
            </w:r>
          </w:ins>
          <w:r w:rsidR="2B26B8BC">
            <w:fldChar w:fldCharType="begin"/>
          </w:r>
          <w:r w:rsidR="2B26B8BC">
            <w:instrText>PAGEREF _Toc997390470 \h</w:instrText>
          </w:r>
          <w:r w:rsidR="2B26B8BC">
            <w:fldChar w:fldCharType="separate"/>
          </w:r>
          <w:r w:rsidRPr="1CAABC1D">
            <w:rPr>
              <w:rStyle w:val="Hyperlink"/>
            </w:rPr>
            <w:t>25</w:t>
          </w:r>
          <w:r w:rsidR="2B26B8BC">
            <w:fldChar w:fldCharType="end"/>
          </w:r>
          <w:r>
            <w:fldChar w:fldCharType="end"/>
          </w:r>
        </w:p>
        <w:p w14:paraId="1DD7422F" w14:textId="41E6FD39" w:rsidR="00212C18" w:rsidRDefault="1CAABC1D">
          <w:pPr>
            <w:pStyle w:val="TOC3"/>
            <w:tabs>
              <w:tab w:val="left" w:pos="1095"/>
              <w:tab w:val="right" w:leader="dot" w:pos="8595"/>
            </w:tabs>
            <w:rPr>
              <w:rStyle w:val="Hyperlink"/>
              <w:i w:val="0"/>
              <w:iCs w:val="0"/>
              <w:kern w:val="2"/>
              <w:lang w:eastAsia="nl-NL"/>
              <w14:ligatures w14:val="standardContextual"/>
            </w:rPr>
            <w:pPrChange w:id="122" w:author="Ronald Kocks (R)" w:date="2025-08-18T11:47:00Z">
              <w:pPr/>
            </w:pPrChange>
          </w:pPr>
          <w:r>
            <w:fldChar w:fldCharType="begin"/>
          </w:r>
          <w:r>
            <w:instrText>HYPERLINK \l "_Toc938588967" \h</w:instrText>
          </w:r>
          <w:r>
            <w:fldChar w:fldCharType="separate"/>
          </w:r>
          <w:r w:rsidRPr="1CAABC1D">
            <w:rPr>
              <w:rStyle w:val="Hyperlink"/>
            </w:rPr>
            <w:t>6.7.7</w:t>
          </w:r>
          <w:ins w:id="123" w:author="Ronald Kocks (R)" w:date="2025-08-18T11:47:00Z">
            <w:r w:rsidR="2B26B8BC">
              <w:tab/>
            </w:r>
          </w:ins>
          <w:r w:rsidRPr="1CAABC1D">
            <w:rPr>
              <w:rStyle w:val="Hyperlink"/>
            </w:rPr>
            <w:t>Wijzig verlof</w:t>
          </w:r>
          <w:ins w:id="124" w:author="Ronald Kocks (R)" w:date="2025-08-18T11:47:00Z">
            <w:r w:rsidR="2B26B8BC">
              <w:tab/>
            </w:r>
          </w:ins>
          <w:r w:rsidR="2B26B8BC">
            <w:fldChar w:fldCharType="begin"/>
          </w:r>
          <w:r w:rsidR="2B26B8BC">
            <w:instrText>PAGEREF _Toc938588967 \h</w:instrText>
          </w:r>
          <w:r w:rsidR="2B26B8BC">
            <w:fldChar w:fldCharType="separate"/>
          </w:r>
          <w:r w:rsidRPr="1CAABC1D">
            <w:rPr>
              <w:rStyle w:val="Hyperlink"/>
            </w:rPr>
            <w:t>26</w:t>
          </w:r>
          <w:r w:rsidR="2B26B8BC">
            <w:fldChar w:fldCharType="end"/>
          </w:r>
          <w:r>
            <w:fldChar w:fldCharType="end"/>
          </w:r>
        </w:p>
        <w:p w14:paraId="6612C6A2" w14:textId="40B96BED" w:rsidR="00212C18" w:rsidRDefault="1CAABC1D">
          <w:pPr>
            <w:pStyle w:val="TOC3"/>
            <w:tabs>
              <w:tab w:val="left" w:pos="1095"/>
              <w:tab w:val="right" w:leader="dot" w:pos="8595"/>
            </w:tabs>
            <w:rPr>
              <w:rStyle w:val="Hyperlink"/>
              <w:i w:val="0"/>
              <w:iCs w:val="0"/>
              <w:kern w:val="2"/>
              <w:lang w:eastAsia="nl-NL"/>
              <w14:ligatures w14:val="standardContextual"/>
            </w:rPr>
            <w:pPrChange w:id="125" w:author="Ronald Kocks (R)" w:date="2025-08-18T11:47:00Z">
              <w:pPr/>
            </w:pPrChange>
          </w:pPr>
          <w:r>
            <w:fldChar w:fldCharType="begin"/>
          </w:r>
          <w:r>
            <w:instrText>HYPERLINK \l "_Toc173287899" \h</w:instrText>
          </w:r>
          <w:r>
            <w:fldChar w:fldCharType="separate"/>
          </w:r>
          <w:r w:rsidRPr="1CAABC1D">
            <w:rPr>
              <w:rStyle w:val="Hyperlink"/>
            </w:rPr>
            <w:t>6.7.8</w:t>
          </w:r>
          <w:ins w:id="126" w:author="Ronald Kocks (R)" w:date="2025-08-18T11:47:00Z">
            <w:r w:rsidR="2B26B8BC">
              <w:tab/>
            </w:r>
          </w:ins>
          <w:r w:rsidRPr="1CAABC1D">
            <w:rPr>
              <w:rStyle w:val="Hyperlink"/>
            </w:rPr>
            <w:t>Aanvang bijsparen</w:t>
          </w:r>
          <w:ins w:id="127" w:author="Ronald Kocks (R)" w:date="2025-08-18T11:47:00Z">
            <w:r w:rsidR="2B26B8BC">
              <w:tab/>
            </w:r>
          </w:ins>
          <w:r w:rsidR="2B26B8BC">
            <w:fldChar w:fldCharType="begin"/>
          </w:r>
          <w:r w:rsidR="2B26B8BC">
            <w:instrText>PAGEREF _Toc173287899 \h</w:instrText>
          </w:r>
          <w:r w:rsidR="2B26B8BC">
            <w:fldChar w:fldCharType="separate"/>
          </w:r>
          <w:r w:rsidRPr="1CAABC1D">
            <w:rPr>
              <w:rStyle w:val="Hyperlink"/>
            </w:rPr>
            <w:t>26</w:t>
          </w:r>
          <w:r w:rsidR="2B26B8BC">
            <w:fldChar w:fldCharType="end"/>
          </w:r>
          <w:r>
            <w:fldChar w:fldCharType="end"/>
          </w:r>
        </w:p>
        <w:p w14:paraId="795B3294" w14:textId="789B98EB" w:rsidR="00212C18" w:rsidRDefault="1CAABC1D">
          <w:pPr>
            <w:pStyle w:val="TOC3"/>
            <w:tabs>
              <w:tab w:val="left" w:pos="1095"/>
              <w:tab w:val="right" w:leader="dot" w:pos="8595"/>
            </w:tabs>
            <w:rPr>
              <w:rStyle w:val="Hyperlink"/>
              <w:i w:val="0"/>
              <w:iCs w:val="0"/>
              <w:kern w:val="2"/>
              <w:lang w:eastAsia="nl-NL"/>
              <w14:ligatures w14:val="standardContextual"/>
            </w:rPr>
            <w:pPrChange w:id="128" w:author="Ronald Kocks (R)" w:date="2025-08-18T11:47:00Z">
              <w:pPr/>
            </w:pPrChange>
          </w:pPr>
          <w:r>
            <w:fldChar w:fldCharType="begin"/>
          </w:r>
          <w:r>
            <w:instrText>HYPERLINK \l "_Toc407134699" \h</w:instrText>
          </w:r>
          <w:r>
            <w:fldChar w:fldCharType="separate"/>
          </w:r>
          <w:r w:rsidRPr="1CAABC1D">
            <w:rPr>
              <w:rStyle w:val="Hyperlink"/>
            </w:rPr>
            <w:t>6.7.9</w:t>
          </w:r>
          <w:ins w:id="129" w:author="Ronald Kocks (R)" w:date="2025-08-18T11:47:00Z">
            <w:r w:rsidR="2B26B8BC">
              <w:tab/>
            </w:r>
          </w:ins>
          <w:r w:rsidRPr="1CAABC1D">
            <w:rPr>
              <w:rStyle w:val="Hyperlink"/>
            </w:rPr>
            <w:t>Wijzig bijsparen</w:t>
          </w:r>
          <w:ins w:id="130" w:author="Ronald Kocks (R)" w:date="2025-08-18T11:47:00Z">
            <w:r w:rsidR="2B26B8BC">
              <w:tab/>
            </w:r>
          </w:ins>
          <w:r w:rsidR="2B26B8BC">
            <w:fldChar w:fldCharType="begin"/>
          </w:r>
          <w:r w:rsidR="2B26B8BC">
            <w:instrText>PAGEREF _Toc407134699 \h</w:instrText>
          </w:r>
          <w:r w:rsidR="2B26B8BC">
            <w:fldChar w:fldCharType="separate"/>
          </w:r>
          <w:r w:rsidRPr="1CAABC1D">
            <w:rPr>
              <w:rStyle w:val="Hyperlink"/>
            </w:rPr>
            <w:t>27</w:t>
          </w:r>
          <w:r w:rsidR="2B26B8BC">
            <w:fldChar w:fldCharType="end"/>
          </w:r>
          <w:r>
            <w:fldChar w:fldCharType="end"/>
          </w:r>
        </w:p>
        <w:p w14:paraId="3AB05007" w14:textId="35C202F8" w:rsidR="00212C18" w:rsidRDefault="1CAABC1D">
          <w:pPr>
            <w:pStyle w:val="TOC3"/>
            <w:tabs>
              <w:tab w:val="left" w:pos="1320"/>
              <w:tab w:val="right" w:leader="dot" w:pos="8595"/>
            </w:tabs>
            <w:rPr>
              <w:rStyle w:val="Hyperlink"/>
              <w:i w:val="0"/>
              <w:iCs w:val="0"/>
              <w:kern w:val="2"/>
              <w:lang w:eastAsia="nl-NL"/>
              <w14:ligatures w14:val="standardContextual"/>
            </w:rPr>
            <w:pPrChange w:id="131" w:author="Ronald Kocks (R)" w:date="2025-08-18T11:47:00Z">
              <w:pPr/>
            </w:pPrChange>
          </w:pPr>
          <w:r>
            <w:fldChar w:fldCharType="begin"/>
          </w:r>
          <w:r>
            <w:instrText>HYPERLINK \l "_Toc844522147" \h</w:instrText>
          </w:r>
          <w:r>
            <w:fldChar w:fldCharType="separate"/>
          </w:r>
          <w:r w:rsidRPr="1CAABC1D">
            <w:rPr>
              <w:rStyle w:val="Hyperlink"/>
            </w:rPr>
            <w:t>6.7.10</w:t>
          </w:r>
          <w:ins w:id="132" w:author="Ronald Kocks (R)" w:date="2025-08-18T11:47:00Z">
            <w:r w:rsidR="2B26B8BC">
              <w:tab/>
            </w:r>
          </w:ins>
          <w:r w:rsidRPr="1CAABC1D">
            <w:rPr>
              <w:rStyle w:val="Hyperlink"/>
            </w:rPr>
            <w:t>Einde bijsparen</w:t>
          </w:r>
          <w:ins w:id="133" w:author="Ronald Kocks (R)" w:date="2025-08-18T11:47:00Z">
            <w:r w:rsidR="2B26B8BC">
              <w:tab/>
            </w:r>
          </w:ins>
          <w:r w:rsidR="2B26B8BC">
            <w:fldChar w:fldCharType="begin"/>
          </w:r>
          <w:r w:rsidR="2B26B8BC">
            <w:instrText>PAGEREF _Toc844522147 \h</w:instrText>
          </w:r>
          <w:r w:rsidR="2B26B8BC">
            <w:fldChar w:fldCharType="separate"/>
          </w:r>
          <w:r w:rsidRPr="1CAABC1D">
            <w:rPr>
              <w:rStyle w:val="Hyperlink"/>
            </w:rPr>
            <w:t>28</w:t>
          </w:r>
          <w:r w:rsidR="2B26B8BC">
            <w:fldChar w:fldCharType="end"/>
          </w:r>
          <w:r>
            <w:fldChar w:fldCharType="end"/>
          </w:r>
        </w:p>
        <w:p w14:paraId="18FAE48D" w14:textId="2787FC95" w:rsidR="00212C18" w:rsidRDefault="1CAABC1D">
          <w:pPr>
            <w:pStyle w:val="TOC2"/>
            <w:tabs>
              <w:tab w:val="left" w:pos="660"/>
              <w:tab w:val="right" w:leader="dot" w:pos="8595"/>
            </w:tabs>
            <w:rPr>
              <w:rStyle w:val="Hyperlink"/>
              <w:i/>
              <w:iCs/>
              <w:kern w:val="2"/>
              <w:lang w:eastAsia="nl-NL"/>
              <w14:ligatures w14:val="standardContextual"/>
            </w:rPr>
            <w:pPrChange w:id="134" w:author="Ronald Kocks (R)" w:date="2025-08-18T11:47:00Z">
              <w:pPr/>
            </w:pPrChange>
          </w:pPr>
          <w:r>
            <w:fldChar w:fldCharType="begin"/>
          </w:r>
          <w:r>
            <w:instrText>HYPERLINK \l "_Toc418564693" \h</w:instrText>
          </w:r>
          <w:r>
            <w:fldChar w:fldCharType="separate"/>
          </w:r>
          <w:r w:rsidRPr="1CAABC1D">
            <w:rPr>
              <w:rStyle w:val="Hyperlink"/>
            </w:rPr>
            <w:t>6.8</w:t>
          </w:r>
          <w:ins w:id="135" w:author="Ronald Kocks (R)" w:date="2025-08-18T11:47:00Z">
            <w:r w:rsidR="2B26B8BC">
              <w:tab/>
            </w:r>
          </w:ins>
          <w:r w:rsidRPr="1CAABC1D">
            <w:rPr>
              <w:rStyle w:val="Hyperlink"/>
            </w:rPr>
            <w:t>Prognose premie voor portaal</w:t>
          </w:r>
          <w:ins w:id="136" w:author="Ronald Kocks (R)" w:date="2025-08-18T11:47:00Z">
            <w:r w:rsidR="2B26B8BC">
              <w:tab/>
            </w:r>
          </w:ins>
          <w:r w:rsidR="2B26B8BC">
            <w:fldChar w:fldCharType="begin"/>
          </w:r>
          <w:r w:rsidR="2B26B8BC">
            <w:instrText>PAGEREF _Toc418564693 \h</w:instrText>
          </w:r>
          <w:r w:rsidR="2B26B8BC">
            <w:fldChar w:fldCharType="separate"/>
          </w:r>
          <w:r w:rsidRPr="1CAABC1D">
            <w:rPr>
              <w:rStyle w:val="Hyperlink"/>
            </w:rPr>
            <w:t>28</w:t>
          </w:r>
          <w:r w:rsidR="2B26B8BC">
            <w:fldChar w:fldCharType="end"/>
          </w:r>
          <w:r>
            <w:fldChar w:fldCharType="end"/>
          </w:r>
        </w:p>
        <w:p w14:paraId="6C1EBE0D" w14:textId="3A7C886E" w:rsidR="00212C18" w:rsidRDefault="1CAABC1D">
          <w:pPr>
            <w:pStyle w:val="TOC1"/>
            <w:tabs>
              <w:tab w:val="left" w:pos="435"/>
              <w:tab w:val="right" w:leader="dot" w:pos="8595"/>
            </w:tabs>
            <w:rPr>
              <w:rStyle w:val="Hyperlink"/>
              <w:noProof/>
              <w:kern w:val="2"/>
              <w:lang w:eastAsia="nl-NL"/>
              <w14:ligatures w14:val="standardContextual"/>
            </w:rPr>
            <w:pPrChange w:id="137" w:author="Ronald Kocks (R)" w:date="2025-08-18T11:47:00Z">
              <w:pPr/>
            </w:pPrChange>
          </w:pPr>
          <w:r>
            <w:fldChar w:fldCharType="begin"/>
          </w:r>
          <w:r>
            <w:instrText>HYPERLINK \l "_Toc25799635" \h</w:instrText>
          </w:r>
          <w:r>
            <w:fldChar w:fldCharType="separate"/>
          </w:r>
          <w:r w:rsidRPr="1CAABC1D">
            <w:rPr>
              <w:rStyle w:val="Hyperlink"/>
            </w:rPr>
            <w:t>7.</w:t>
          </w:r>
          <w:ins w:id="138" w:author="Ronald Kocks (R)" w:date="2025-08-18T11:47:00Z">
            <w:r w:rsidR="2B26B8BC">
              <w:tab/>
            </w:r>
          </w:ins>
          <w:r w:rsidRPr="1CAABC1D">
            <w:rPr>
              <w:rStyle w:val="Hyperlink"/>
            </w:rPr>
            <w:t>Persoonswijzigingen</w:t>
          </w:r>
          <w:ins w:id="139" w:author="Ronald Kocks (R)" w:date="2025-08-18T11:47:00Z">
            <w:r w:rsidR="2B26B8BC">
              <w:tab/>
            </w:r>
          </w:ins>
          <w:r w:rsidR="2B26B8BC">
            <w:fldChar w:fldCharType="begin"/>
          </w:r>
          <w:r w:rsidR="2B26B8BC">
            <w:instrText>PAGEREF _Toc25799635 \h</w:instrText>
          </w:r>
          <w:r w:rsidR="2B26B8BC">
            <w:fldChar w:fldCharType="separate"/>
          </w:r>
          <w:r w:rsidRPr="1CAABC1D">
            <w:rPr>
              <w:rStyle w:val="Hyperlink"/>
            </w:rPr>
            <w:t>28</w:t>
          </w:r>
          <w:r w:rsidR="2B26B8BC">
            <w:fldChar w:fldCharType="end"/>
          </w:r>
          <w:r>
            <w:fldChar w:fldCharType="end"/>
          </w:r>
        </w:p>
        <w:p w14:paraId="726DE7D7" w14:textId="71B03BE3" w:rsidR="00212C18" w:rsidRDefault="1CAABC1D">
          <w:pPr>
            <w:pStyle w:val="TOC2"/>
            <w:tabs>
              <w:tab w:val="left" w:pos="660"/>
              <w:tab w:val="right" w:leader="dot" w:pos="8595"/>
            </w:tabs>
            <w:rPr>
              <w:rStyle w:val="Hyperlink"/>
              <w:noProof/>
              <w:kern w:val="2"/>
              <w:lang w:eastAsia="nl-NL"/>
              <w14:ligatures w14:val="standardContextual"/>
            </w:rPr>
            <w:pPrChange w:id="140" w:author="Ronald Kocks (R)" w:date="2025-08-18T11:47:00Z">
              <w:pPr/>
            </w:pPrChange>
          </w:pPr>
          <w:r>
            <w:fldChar w:fldCharType="begin"/>
          </w:r>
          <w:r>
            <w:instrText>HYPERLINK \l "_Toc118779261" \h</w:instrText>
          </w:r>
          <w:r>
            <w:fldChar w:fldCharType="separate"/>
          </w:r>
          <w:r w:rsidRPr="1CAABC1D">
            <w:rPr>
              <w:rStyle w:val="Hyperlink"/>
            </w:rPr>
            <w:t>7.1</w:t>
          </w:r>
          <w:ins w:id="141" w:author="Ronald Kocks (R)" w:date="2025-08-18T11:47:00Z">
            <w:r w:rsidR="2B26B8BC">
              <w:tab/>
            </w:r>
          </w:ins>
          <w:r w:rsidRPr="1CAABC1D">
            <w:rPr>
              <w:rStyle w:val="Hyperlink"/>
            </w:rPr>
            <w:t>Samenhang met bedrijfsprocessen</w:t>
          </w:r>
          <w:ins w:id="142" w:author="Ronald Kocks (R)" w:date="2025-08-18T11:47:00Z">
            <w:r w:rsidR="2B26B8BC">
              <w:tab/>
            </w:r>
          </w:ins>
          <w:r w:rsidR="2B26B8BC">
            <w:fldChar w:fldCharType="begin"/>
          </w:r>
          <w:r w:rsidR="2B26B8BC">
            <w:instrText>PAGEREF _Toc118779261 \h</w:instrText>
          </w:r>
          <w:r w:rsidR="2B26B8BC">
            <w:fldChar w:fldCharType="separate"/>
          </w:r>
          <w:r w:rsidRPr="1CAABC1D">
            <w:rPr>
              <w:rStyle w:val="Hyperlink"/>
            </w:rPr>
            <w:t>29</w:t>
          </w:r>
          <w:r w:rsidR="2B26B8BC">
            <w:fldChar w:fldCharType="end"/>
          </w:r>
          <w:r>
            <w:fldChar w:fldCharType="end"/>
          </w:r>
        </w:p>
        <w:p w14:paraId="7D640B54" w14:textId="412A059E" w:rsidR="00212C18" w:rsidRDefault="1CAABC1D">
          <w:pPr>
            <w:pStyle w:val="TOC2"/>
            <w:tabs>
              <w:tab w:val="left" w:pos="660"/>
              <w:tab w:val="right" w:leader="dot" w:pos="8595"/>
            </w:tabs>
            <w:rPr>
              <w:rStyle w:val="Hyperlink"/>
              <w:noProof/>
              <w:kern w:val="2"/>
              <w:lang w:eastAsia="nl-NL"/>
              <w14:ligatures w14:val="standardContextual"/>
            </w:rPr>
            <w:pPrChange w:id="143" w:author="Ronald Kocks (R)" w:date="2025-08-18T11:47:00Z">
              <w:pPr/>
            </w:pPrChange>
          </w:pPr>
          <w:r>
            <w:fldChar w:fldCharType="begin"/>
          </w:r>
          <w:r>
            <w:instrText>HYPERLINK \l "_Toc122389345" \h</w:instrText>
          </w:r>
          <w:r>
            <w:fldChar w:fldCharType="separate"/>
          </w:r>
          <w:r w:rsidRPr="1CAABC1D">
            <w:rPr>
              <w:rStyle w:val="Hyperlink"/>
            </w:rPr>
            <w:t>7.2</w:t>
          </w:r>
          <w:ins w:id="144" w:author="Ronald Kocks (R)" w:date="2025-08-18T11:47:00Z">
            <w:r w:rsidR="2B26B8BC">
              <w:tab/>
            </w:r>
          </w:ins>
          <w:r w:rsidRPr="1CAABC1D">
            <w:rPr>
              <w:rStyle w:val="Hyperlink"/>
            </w:rPr>
            <w:t>Uitgangspunten</w:t>
          </w:r>
          <w:ins w:id="145" w:author="Ronald Kocks (R)" w:date="2025-08-18T11:47:00Z">
            <w:r w:rsidR="2B26B8BC">
              <w:tab/>
            </w:r>
          </w:ins>
          <w:r w:rsidR="2B26B8BC">
            <w:fldChar w:fldCharType="begin"/>
          </w:r>
          <w:r w:rsidR="2B26B8BC">
            <w:instrText>PAGEREF _Toc122389345 \h</w:instrText>
          </w:r>
          <w:r w:rsidR="2B26B8BC">
            <w:fldChar w:fldCharType="separate"/>
          </w:r>
          <w:r w:rsidRPr="1CAABC1D">
            <w:rPr>
              <w:rStyle w:val="Hyperlink"/>
            </w:rPr>
            <w:t>30</w:t>
          </w:r>
          <w:r w:rsidR="2B26B8BC">
            <w:fldChar w:fldCharType="end"/>
          </w:r>
          <w:r>
            <w:fldChar w:fldCharType="end"/>
          </w:r>
        </w:p>
        <w:p w14:paraId="021388D6" w14:textId="4F3D6996" w:rsidR="00212C18" w:rsidRDefault="1CAABC1D">
          <w:pPr>
            <w:pStyle w:val="TOC2"/>
            <w:tabs>
              <w:tab w:val="left" w:pos="660"/>
              <w:tab w:val="right" w:leader="dot" w:pos="8595"/>
            </w:tabs>
            <w:rPr>
              <w:rStyle w:val="Hyperlink"/>
              <w:noProof/>
              <w:kern w:val="2"/>
              <w:lang w:eastAsia="nl-NL"/>
              <w14:ligatures w14:val="standardContextual"/>
            </w:rPr>
            <w:pPrChange w:id="146" w:author="Ronald Kocks (R)" w:date="2025-08-18T11:47:00Z">
              <w:pPr/>
            </w:pPrChange>
          </w:pPr>
          <w:r>
            <w:fldChar w:fldCharType="begin"/>
          </w:r>
          <w:r>
            <w:instrText>HYPERLINK \l "_Toc726840706" \h</w:instrText>
          </w:r>
          <w:r>
            <w:fldChar w:fldCharType="separate"/>
          </w:r>
          <w:r w:rsidRPr="1CAABC1D">
            <w:rPr>
              <w:rStyle w:val="Hyperlink"/>
            </w:rPr>
            <w:t>7.3</w:t>
          </w:r>
          <w:ins w:id="147" w:author="Ronald Kocks (R)" w:date="2025-08-18T11:47:00Z">
            <w:r w:rsidR="2B26B8BC">
              <w:tab/>
            </w:r>
          </w:ins>
          <w:r w:rsidRPr="1CAABC1D">
            <w:rPr>
              <w:rStyle w:val="Hyperlink"/>
            </w:rPr>
            <w:t>Aanvang en einde relatie</w:t>
          </w:r>
          <w:ins w:id="148" w:author="Ronald Kocks (R)" w:date="2025-08-18T11:47:00Z">
            <w:r w:rsidR="2B26B8BC">
              <w:tab/>
            </w:r>
          </w:ins>
          <w:r w:rsidR="2B26B8BC">
            <w:fldChar w:fldCharType="begin"/>
          </w:r>
          <w:r w:rsidR="2B26B8BC">
            <w:instrText>PAGEREF _Toc726840706 \h</w:instrText>
          </w:r>
          <w:r w:rsidR="2B26B8BC">
            <w:fldChar w:fldCharType="separate"/>
          </w:r>
          <w:r w:rsidRPr="1CAABC1D">
            <w:rPr>
              <w:rStyle w:val="Hyperlink"/>
            </w:rPr>
            <w:t>32</w:t>
          </w:r>
          <w:r w:rsidR="2B26B8BC">
            <w:fldChar w:fldCharType="end"/>
          </w:r>
          <w:r>
            <w:fldChar w:fldCharType="end"/>
          </w:r>
        </w:p>
        <w:p w14:paraId="42751BD6" w14:textId="1E4BEAB3" w:rsidR="00212C18" w:rsidRDefault="1CAABC1D">
          <w:pPr>
            <w:pStyle w:val="TOC3"/>
            <w:tabs>
              <w:tab w:val="left" w:pos="1095"/>
              <w:tab w:val="right" w:leader="dot" w:pos="8595"/>
            </w:tabs>
            <w:rPr>
              <w:rStyle w:val="Hyperlink"/>
              <w:noProof/>
              <w:kern w:val="2"/>
              <w:lang w:eastAsia="nl-NL"/>
              <w14:ligatures w14:val="standardContextual"/>
            </w:rPr>
            <w:pPrChange w:id="149" w:author="Ronald Kocks (R)" w:date="2025-08-18T11:47:00Z">
              <w:pPr/>
            </w:pPrChange>
          </w:pPr>
          <w:r>
            <w:fldChar w:fldCharType="begin"/>
          </w:r>
          <w:r>
            <w:instrText>HYPERLINK \l "_Toc1694731633" \h</w:instrText>
          </w:r>
          <w:r>
            <w:fldChar w:fldCharType="separate"/>
          </w:r>
          <w:r w:rsidRPr="1CAABC1D">
            <w:rPr>
              <w:rStyle w:val="Hyperlink"/>
            </w:rPr>
            <w:t>7.3.1</w:t>
          </w:r>
          <w:ins w:id="150" w:author="Ronald Kocks (R)" w:date="2025-08-18T11:47:00Z">
            <w:r w:rsidR="2B26B8BC">
              <w:tab/>
            </w:r>
          </w:ins>
          <w:r w:rsidRPr="1CAABC1D">
            <w:rPr>
              <w:rStyle w:val="Hyperlink"/>
            </w:rPr>
            <w:t>Aanvang relatie</w:t>
          </w:r>
          <w:ins w:id="151" w:author="Ronald Kocks (R)" w:date="2025-08-18T11:47:00Z">
            <w:r w:rsidR="2B26B8BC">
              <w:tab/>
            </w:r>
          </w:ins>
          <w:r w:rsidR="2B26B8BC">
            <w:fldChar w:fldCharType="begin"/>
          </w:r>
          <w:r w:rsidR="2B26B8BC">
            <w:instrText>PAGEREF _Toc1694731633 \h</w:instrText>
          </w:r>
          <w:r w:rsidR="2B26B8BC">
            <w:fldChar w:fldCharType="separate"/>
          </w:r>
          <w:r w:rsidRPr="1CAABC1D">
            <w:rPr>
              <w:rStyle w:val="Hyperlink"/>
            </w:rPr>
            <w:t>32</w:t>
          </w:r>
          <w:r w:rsidR="2B26B8BC">
            <w:fldChar w:fldCharType="end"/>
          </w:r>
          <w:r>
            <w:fldChar w:fldCharType="end"/>
          </w:r>
        </w:p>
        <w:p w14:paraId="21B9AD06" w14:textId="7818A7B4" w:rsidR="00212C18" w:rsidRDefault="1CAABC1D">
          <w:pPr>
            <w:pStyle w:val="TOC3"/>
            <w:tabs>
              <w:tab w:val="left" w:pos="1095"/>
              <w:tab w:val="right" w:leader="dot" w:pos="8595"/>
            </w:tabs>
            <w:rPr>
              <w:rStyle w:val="Hyperlink"/>
              <w:i w:val="0"/>
              <w:iCs w:val="0"/>
              <w:kern w:val="2"/>
              <w:lang w:eastAsia="nl-NL"/>
              <w14:ligatures w14:val="standardContextual"/>
            </w:rPr>
            <w:pPrChange w:id="152" w:author="Ronald Kocks (R)" w:date="2025-08-18T11:47:00Z">
              <w:pPr/>
            </w:pPrChange>
          </w:pPr>
          <w:r>
            <w:fldChar w:fldCharType="begin"/>
          </w:r>
          <w:r>
            <w:instrText>HYPERLINK \l "_Toc1859782648" \h</w:instrText>
          </w:r>
          <w:r>
            <w:fldChar w:fldCharType="separate"/>
          </w:r>
          <w:r w:rsidRPr="1CAABC1D">
            <w:rPr>
              <w:rStyle w:val="Hyperlink"/>
            </w:rPr>
            <w:t>7.3.2</w:t>
          </w:r>
          <w:ins w:id="153" w:author="Ronald Kocks (R)" w:date="2025-08-18T11:47:00Z">
            <w:r w:rsidR="2B26B8BC">
              <w:tab/>
            </w:r>
          </w:ins>
          <w:r w:rsidRPr="1CAABC1D">
            <w:rPr>
              <w:rStyle w:val="Hyperlink"/>
            </w:rPr>
            <w:t>Wijzig relatie</w:t>
          </w:r>
          <w:ins w:id="154" w:author="Ronald Kocks (R)" w:date="2025-08-18T11:47:00Z">
            <w:r w:rsidR="2B26B8BC">
              <w:tab/>
            </w:r>
          </w:ins>
          <w:r w:rsidR="2B26B8BC">
            <w:fldChar w:fldCharType="begin"/>
          </w:r>
          <w:r w:rsidR="2B26B8BC">
            <w:instrText>PAGEREF _Toc1859782648 \h</w:instrText>
          </w:r>
          <w:r w:rsidR="2B26B8BC">
            <w:fldChar w:fldCharType="separate"/>
          </w:r>
          <w:r w:rsidRPr="1CAABC1D">
            <w:rPr>
              <w:rStyle w:val="Hyperlink"/>
            </w:rPr>
            <w:t>32</w:t>
          </w:r>
          <w:r w:rsidR="2B26B8BC">
            <w:fldChar w:fldCharType="end"/>
          </w:r>
          <w:r>
            <w:fldChar w:fldCharType="end"/>
          </w:r>
        </w:p>
        <w:p w14:paraId="6B2F8636" w14:textId="4607EC8B" w:rsidR="00212C18" w:rsidRDefault="1CAABC1D">
          <w:pPr>
            <w:pStyle w:val="TOC3"/>
            <w:tabs>
              <w:tab w:val="left" w:pos="1095"/>
              <w:tab w:val="right" w:leader="dot" w:pos="8595"/>
            </w:tabs>
            <w:rPr>
              <w:rStyle w:val="Hyperlink"/>
              <w:i w:val="0"/>
              <w:iCs w:val="0"/>
              <w:kern w:val="2"/>
              <w:lang w:eastAsia="nl-NL"/>
              <w14:ligatures w14:val="standardContextual"/>
            </w:rPr>
            <w:pPrChange w:id="155" w:author="Ronald Kocks (R)" w:date="2025-08-18T11:47:00Z">
              <w:pPr/>
            </w:pPrChange>
          </w:pPr>
          <w:r>
            <w:fldChar w:fldCharType="begin"/>
          </w:r>
          <w:r>
            <w:instrText>HYPERLINK \l "_Toc454734449" \h</w:instrText>
          </w:r>
          <w:r>
            <w:fldChar w:fldCharType="separate"/>
          </w:r>
          <w:r w:rsidRPr="1CAABC1D">
            <w:rPr>
              <w:rStyle w:val="Hyperlink"/>
            </w:rPr>
            <w:t>7.3.3</w:t>
          </w:r>
          <w:ins w:id="156" w:author="Ronald Kocks (R)" w:date="2025-08-18T11:47:00Z">
            <w:r w:rsidR="2B26B8BC">
              <w:tab/>
            </w:r>
          </w:ins>
          <w:r w:rsidRPr="1CAABC1D">
            <w:rPr>
              <w:rStyle w:val="Hyperlink"/>
            </w:rPr>
            <w:t>Einde relatie</w:t>
          </w:r>
          <w:ins w:id="157" w:author="Ronald Kocks (R)" w:date="2025-08-18T11:47:00Z">
            <w:r w:rsidR="2B26B8BC">
              <w:tab/>
            </w:r>
          </w:ins>
          <w:r w:rsidR="2B26B8BC">
            <w:fldChar w:fldCharType="begin"/>
          </w:r>
          <w:r w:rsidR="2B26B8BC">
            <w:instrText>PAGEREF _Toc454734449 \h</w:instrText>
          </w:r>
          <w:r w:rsidR="2B26B8BC">
            <w:fldChar w:fldCharType="separate"/>
          </w:r>
          <w:r w:rsidRPr="1CAABC1D">
            <w:rPr>
              <w:rStyle w:val="Hyperlink"/>
            </w:rPr>
            <w:t>32</w:t>
          </w:r>
          <w:r w:rsidR="2B26B8BC">
            <w:fldChar w:fldCharType="end"/>
          </w:r>
          <w:r>
            <w:fldChar w:fldCharType="end"/>
          </w:r>
        </w:p>
        <w:p w14:paraId="193CA6F4" w14:textId="380095D7" w:rsidR="00212C18" w:rsidRDefault="1CAABC1D">
          <w:pPr>
            <w:pStyle w:val="TOC3"/>
            <w:tabs>
              <w:tab w:val="left" w:pos="1095"/>
              <w:tab w:val="right" w:leader="dot" w:pos="8595"/>
            </w:tabs>
            <w:rPr>
              <w:rStyle w:val="Hyperlink"/>
              <w:i w:val="0"/>
              <w:iCs w:val="0"/>
              <w:kern w:val="2"/>
              <w:lang w:eastAsia="nl-NL"/>
              <w14:ligatures w14:val="standardContextual"/>
            </w:rPr>
            <w:pPrChange w:id="158" w:author="Ronald Kocks (R)" w:date="2025-08-18T11:47:00Z">
              <w:pPr/>
            </w:pPrChange>
          </w:pPr>
          <w:r>
            <w:fldChar w:fldCharType="begin"/>
          </w:r>
          <w:r>
            <w:instrText>HYPERLINK \l "_Toc935491993" \h</w:instrText>
          </w:r>
          <w:r>
            <w:fldChar w:fldCharType="separate"/>
          </w:r>
          <w:r w:rsidRPr="1CAABC1D">
            <w:rPr>
              <w:rStyle w:val="Hyperlink"/>
            </w:rPr>
            <w:t>7.3.4</w:t>
          </w:r>
          <w:ins w:id="159" w:author="Ronald Kocks (R)" w:date="2025-08-18T11:47:00Z">
            <w:r w:rsidR="2B26B8BC">
              <w:tab/>
            </w:r>
          </w:ins>
          <w:r w:rsidRPr="1CAABC1D">
            <w:rPr>
              <w:rStyle w:val="Hyperlink"/>
            </w:rPr>
            <w:t>Afstandsverklaring</w:t>
          </w:r>
          <w:ins w:id="160" w:author="Ronald Kocks (R)" w:date="2025-08-18T11:47:00Z">
            <w:r w:rsidR="2B26B8BC">
              <w:tab/>
            </w:r>
          </w:ins>
          <w:r w:rsidR="2B26B8BC">
            <w:fldChar w:fldCharType="begin"/>
          </w:r>
          <w:r w:rsidR="2B26B8BC">
            <w:instrText>PAGEREF _Toc935491993 \h</w:instrText>
          </w:r>
          <w:r w:rsidR="2B26B8BC">
            <w:fldChar w:fldCharType="separate"/>
          </w:r>
          <w:r w:rsidRPr="1CAABC1D">
            <w:rPr>
              <w:rStyle w:val="Hyperlink"/>
            </w:rPr>
            <w:t>33</w:t>
          </w:r>
          <w:r w:rsidR="2B26B8BC">
            <w:fldChar w:fldCharType="end"/>
          </w:r>
          <w:r>
            <w:fldChar w:fldCharType="end"/>
          </w:r>
        </w:p>
        <w:p w14:paraId="46DD9051" w14:textId="5E13B857" w:rsidR="00212C18" w:rsidRDefault="1CAABC1D">
          <w:pPr>
            <w:pStyle w:val="TOC3"/>
            <w:tabs>
              <w:tab w:val="left" w:pos="1095"/>
              <w:tab w:val="right" w:leader="dot" w:pos="8595"/>
            </w:tabs>
            <w:rPr>
              <w:rStyle w:val="Hyperlink"/>
              <w:i w:val="0"/>
              <w:iCs w:val="0"/>
              <w:kern w:val="2"/>
              <w:lang w:eastAsia="nl-NL"/>
              <w14:ligatures w14:val="standardContextual"/>
            </w:rPr>
            <w:pPrChange w:id="161" w:author="Ronald Kocks (R)" w:date="2025-08-18T11:47:00Z">
              <w:pPr/>
            </w:pPrChange>
          </w:pPr>
          <w:r>
            <w:fldChar w:fldCharType="begin"/>
          </w:r>
          <w:r>
            <w:instrText>HYPERLINK \l "_Toc1597488266" \h</w:instrText>
          </w:r>
          <w:r>
            <w:fldChar w:fldCharType="separate"/>
          </w:r>
          <w:r w:rsidRPr="1CAABC1D">
            <w:rPr>
              <w:rStyle w:val="Hyperlink"/>
            </w:rPr>
            <w:t>7.3.5</w:t>
          </w:r>
          <w:ins w:id="162" w:author="Ronald Kocks (R)" w:date="2025-08-18T11:47:00Z">
            <w:r w:rsidR="2B26B8BC">
              <w:tab/>
            </w:r>
          </w:ins>
          <w:r w:rsidRPr="1CAABC1D">
            <w:rPr>
              <w:rStyle w:val="Hyperlink"/>
            </w:rPr>
            <w:t>Verevening</w:t>
          </w:r>
          <w:ins w:id="163" w:author="Ronald Kocks (R)" w:date="2025-08-18T11:47:00Z">
            <w:r w:rsidR="2B26B8BC">
              <w:tab/>
            </w:r>
          </w:ins>
          <w:r w:rsidR="2B26B8BC">
            <w:fldChar w:fldCharType="begin"/>
          </w:r>
          <w:r w:rsidR="2B26B8BC">
            <w:instrText>PAGEREF _Toc1597488266 \h</w:instrText>
          </w:r>
          <w:r w:rsidR="2B26B8BC">
            <w:fldChar w:fldCharType="separate"/>
          </w:r>
          <w:r w:rsidRPr="1CAABC1D">
            <w:rPr>
              <w:rStyle w:val="Hyperlink"/>
            </w:rPr>
            <w:t>33</w:t>
          </w:r>
          <w:r w:rsidR="2B26B8BC">
            <w:fldChar w:fldCharType="end"/>
          </w:r>
          <w:r>
            <w:fldChar w:fldCharType="end"/>
          </w:r>
        </w:p>
        <w:p w14:paraId="3CF65DAD" w14:textId="1120CC12" w:rsidR="00212C18" w:rsidRDefault="1CAABC1D">
          <w:pPr>
            <w:pStyle w:val="TOC3"/>
            <w:tabs>
              <w:tab w:val="left" w:pos="1095"/>
              <w:tab w:val="right" w:leader="dot" w:pos="8595"/>
            </w:tabs>
            <w:rPr>
              <w:rStyle w:val="Hyperlink"/>
              <w:i w:val="0"/>
              <w:iCs w:val="0"/>
              <w:kern w:val="2"/>
              <w:lang w:eastAsia="nl-NL"/>
              <w14:ligatures w14:val="standardContextual"/>
            </w:rPr>
            <w:pPrChange w:id="164" w:author="Ronald Kocks (R)" w:date="2025-08-18T11:47:00Z">
              <w:pPr/>
            </w:pPrChange>
          </w:pPr>
          <w:r>
            <w:fldChar w:fldCharType="begin"/>
          </w:r>
          <w:r>
            <w:instrText>HYPERLINK \l "_Toc491394378" \h</w:instrText>
          </w:r>
          <w:r>
            <w:fldChar w:fldCharType="separate"/>
          </w:r>
          <w:r w:rsidRPr="1CAABC1D">
            <w:rPr>
              <w:rStyle w:val="Hyperlink"/>
            </w:rPr>
            <w:t>7.3.6</w:t>
          </w:r>
          <w:ins w:id="165" w:author="Ronald Kocks (R)" w:date="2025-08-18T11:47:00Z">
            <w:r w:rsidR="2B26B8BC">
              <w:tab/>
            </w:r>
          </w:ins>
          <w:r w:rsidRPr="1CAABC1D">
            <w:rPr>
              <w:rStyle w:val="Hyperlink"/>
            </w:rPr>
            <w:t>Conversie ex-partner</w:t>
          </w:r>
          <w:ins w:id="166" w:author="Ronald Kocks (R)" w:date="2025-08-18T11:47:00Z">
            <w:r w:rsidR="2B26B8BC">
              <w:tab/>
            </w:r>
          </w:ins>
          <w:r w:rsidR="2B26B8BC">
            <w:fldChar w:fldCharType="begin"/>
          </w:r>
          <w:r w:rsidR="2B26B8BC">
            <w:instrText>PAGEREF _Toc491394378 \h</w:instrText>
          </w:r>
          <w:r w:rsidR="2B26B8BC">
            <w:fldChar w:fldCharType="separate"/>
          </w:r>
          <w:r w:rsidRPr="1CAABC1D">
            <w:rPr>
              <w:rStyle w:val="Hyperlink"/>
            </w:rPr>
            <w:t>33</w:t>
          </w:r>
          <w:r w:rsidR="2B26B8BC">
            <w:fldChar w:fldCharType="end"/>
          </w:r>
          <w:r>
            <w:fldChar w:fldCharType="end"/>
          </w:r>
        </w:p>
        <w:p w14:paraId="52747F0D" w14:textId="521BA860" w:rsidR="00212C18" w:rsidRDefault="1CAABC1D">
          <w:pPr>
            <w:pStyle w:val="TOC3"/>
            <w:tabs>
              <w:tab w:val="left" w:pos="1095"/>
              <w:tab w:val="right" w:leader="dot" w:pos="8595"/>
            </w:tabs>
            <w:rPr>
              <w:rStyle w:val="Hyperlink"/>
              <w:i w:val="0"/>
              <w:iCs w:val="0"/>
              <w:kern w:val="2"/>
              <w:lang w:eastAsia="nl-NL"/>
              <w14:ligatures w14:val="standardContextual"/>
            </w:rPr>
            <w:pPrChange w:id="167" w:author="Ronald Kocks (R)" w:date="2025-08-18T11:47:00Z">
              <w:pPr/>
            </w:pPrChange>
          </w:pPr>
          <w:r>
            <w:fldChar w:fldCharType="begin"/>
          </w:r>
          <w:r>
            <w:instrText>HYPERLINK \l "_Toc1271572884" \h</w:instrText>
          </w:r>
          <w:r>
            <w:fldChar w:fldCharType="separate"/>
          </w:r>
          <w:r w:rsidRPr="1CAABC1D">
            <w:rPr>
              <w:rStyle w:val="Hyperlink"/>
            </w:rPr>
            <w:t>7.3.7</w:t>
          </w:r>
          <w:ins w:id="168" w:author="Ronald Kocks (R)" w:date="2025-08-18T11:47:00Z">
            <w:r w:rsidR="2B26B8BC">
              <w:tab/>
            </w:r>
          </w:ins>
          <w:r w:rsidRPr="1CAABC1D">
            <w:rPr>
              <w:rStyle w:val="Hyperlink"/>
            </w:rPr>
            <w:t>Wijziging bijzonder na conversie ex-partner</w:t>
          </w:r>
          <w:ins w:id="169" w:author="Ronald Kocks (R)" w:date="2025-08-18T11:47:00Z">
            <w:r w:rsidR="2B26B8BC">
              <w:tab/>
            </w:r>
          </w:ins>
          <w:r w:rsidR="2B26B8BC">
            <w:fldChar w:fldCharType="begin"/>
          </w:r>
          <w:r w:rsidR="2B26B8BC">
            <w:instrText>PAGEREF _Toc1271572884 \h</w:instrText>
          </w:r>
          <w:r w:rsidR="2B26B8BC">
            <w:fldChar w:fldCharType="separate"/>
          </w:r>
          <w:r w:rsidRPr="1CAABC1D">
            <w:rPr>
              <w:rStyle w:val="Hyperlink"/>
            </w:rPr>
            <w:t>34</w:t>
          </w:r>
          <w:r w:rsidR="2B26B8BC">
            <w:fldChar w:fldCharType="end"/>
          </w:r>
          <w:r>
            <w:fldChar w:fldCharType="end"/>
          </w:r>
        </w:p>
        <w:p w14:paraId="5A3B0152" w14:textId="5EBCA24B" w:rsidR="00212C18" w:rsidRDefault="1CAABC1D">
          <w:pPr>
            <w:pStyle w:val="TOC2"/>
            <w:tabs>
              <w:tab w:val="left" w:pos="660"/>
              <w:tab w:val="right" w:leader="dot" w:pos="8595"/>
            </w:tabs>
            <w:rPr>
              <w:rStyle w:val="Hyperlink"/>
              <w:i/>
              <w:iCs/>
              <w:kern w:val="2"/>
              <w:lang w:eastAsia="nl-NL"/>
              <w14:ligatures w14:val="standardContextual"/>
            </w:rPr>
            <w:pPrChange w:id="170" w:author="Ronald Kocks (R)" w:date="2025-08-18T11:47:00Z">
              <w:pPr/>
            </w:pPrChange>
          </w:pPr>
          <w:r>
            <w:fldChar w:fldCharType="begin"/>
          </w:r>
          <w:r>
            <w:instrText>HYPERLINK \l "_Toc82607647" \h</w:instrText>
          </w:r>
          <w:r>
            <w:fldChar w:fldCharType="separate"/>
          </w:r>
          <w:r w:rsidRPr="1CAABC1D">
            <w:rPr>
              <w:rStyle w:val="Hyperlink"/>
            </w:rPr>
            <w:t>7.4</w:t>
          </w:r>
          <w:ins w:id="171" w:author="Ronald Kocks (R)" w:date="2025-08-18T11:47:00Z">
            <w:r w:rsidR="2B26B8BC">
              <w:tab/>
            </w:r>
          </w:ins>
          <w:r w:rsidRPr="1CAABC1D">
            <w:rPr>
              <w:rStyle w:val="Hyperlink"/>
            </w:rPr>
            <w:t>Overlijden</w:t>
          </w:r>
          <w:ins w:id="172" w:author="Ronald Kocks (R)" w:date="2025-08-18T11:47:00Z">
            <w:r w:rsidR="2B26B8BC">
              <w:tab/>
            </w:r>
          </w:ins>
          <w:r w:rsidR="2B26B8BC">
            <w:fldChar w:fldCharType="begin"/>
          </w:r>
          <w:r w:rsidR="2B26B8BC">
            <w:instrText>PAGEREF _Toc82607647 \h</w:instrText>
          </w:r>
          <w:r w:rsidR="2B26B8BC">
            <w:fldChar w:fldCharType="separate"/>
          </w:r>
          <w:r w:rsidRPr="1CAABC1D">
            <w:rPr>
              <w:rStyle w:val="Hyperlink"/>
            </w:rPr>
            <w:t>35</w:t>
          </w:r>
          <w:r w:rsidR="2B26B8BC">
            <w:fldChar w:fldCharType="end"/>
          </w:r>
          <w:r>
            <w:fldChar w:fldCharType="end"/>
          </w:r>
        </w:p>
        <w:p w14:paraId="24AE7A56" w14:textId="0CD3EEB2" w:rsidR="00212C18" w:rsidRDefault="1CAABC1D">
          <w:pPr>
            <w:pStyle w:val="TOC3"/>
            <w:tabs>
              <w:tab w:val="left" w:pos="1095"/>
              <w:tab w:val="right" w:leader="dot" w:pos="8595"/>
            </w:tabs>
            <w:rPr>
              <w:rStyle w:val="Hyperlink"/>
              <w:noProof/>
              <w:kern w:val="2"/>
              <w:lang w:eastAsia="nl-NL"/>
              <w14:ligatures w14:val="standardContextual"/>
            </w:rPr>
            <w:pPrChange w:id="173" w:author="Ronald Kocks (R)" w:date="2025-08-18T11:47:00Z">
              <w:pPr/>
            </w:pPrChange>
          </w:pPr>
          <w:r>
            <w:fldChar w:fldCharType="begin"/>
          </w:r>
          <w:r>
            <w:instrText>HYPERLINK \l "_Toc2128495244" \h</w:instrText>
          </w:r>
          <w:r>
            <w:fldChar w:fldCharType="separate"/>
          </w:r>
          <w:r w:rsidRPr="1CAABC1D">
            <w:rPr>
              <w:rStyle w:val="Hyperlink"/>
            </w:rPr>
            <w:t>7.4.1</w:t>
          </w:r>
          <w:ins w:id="174" w:author="Ronald Kocks (R)" w:date="2025-08-18T11:47:00Z">
            <w:r w:rsidR="2B26B8BC">
              <w:tab/>
            </w:r>
          </w:ins>
          <w:r w:rsidRPr="1CAABC1D">
            <w:rPr>
              <w:rStyle w:val="Hyperlink"/>
            </w:rPr>
            <w:t>Overlijden hoofdverzekerde</w:t>
          </w:r>
          <w:ins w:id="175" w:author="Ronald Kocks (R)" w:date="2025-08-18T11:47:00Z">
            <w:r w:rsidR="2B26B8BC">
              <w:tab/>
            </w:r>
          </w:ins>
          <w:r w:rsidR="2B26B8BC">
            <w:fldChar w:fldCharType="begin"/>
          </w:r>
          <w:r w:rsidR="2B26B8BC">
            <w:instrText>PAGEREF _Toc2128495244 \h</w:instrText>
          </w:r>
          <w:r w:rsidR="2B26B8BC">
            <w:fldChar w:fldCharType="separate"/>
          </w:r>
          <w:r w:rsidRPr="1CAABC1D">
            <w:rPr>
              <w:rStyle w:val="Hyperlink"/>
            </w:rPr>
            <w:t>35</w:t>
          </w:r>
          <w:r w:rsidR="2B26B8BC">
            <w:fldChar w:fldCharType="end"/>
          </w:r>
          <w:r>
            <w:fldChar w:fldCharType="end"/>
          </w:r>
        </w:p>
        <w:p w14:paraId="5497FD06" w14:textId="3DC6D509" w:rsidR="00212C18" w:rsidRDefault="1CAABC1D">
          <w:pPr>
            <w:pStyle w:val="TOC3"/>
            <w:tabs>
              <w:tab w:val="left" w:pos="1095"/>
              <w:tab w:val="right" w:leader="dot" w:pos="8595"/>
            </w:tabs>
            <w:rPr>
              <w:rStyle w:val="Hyperlink"/>
              <w:i w:val="0"/>
              <w:iCs w:val="0"/>
              <w:kern w:val="2"/>
              <w:lang w:eastAsia="nl-NL"/>
              <w14:ligatures w14:val="standardContextual"/>
            </w:rPr>
            <w:pPrChange w:id="176" w:author="Ronald Kocks (R)" w:date="2025-08-18T11:47:00Z">
              <w:pPr/>
            </w:pPrChange>
          </w:pPr>
          <w:r>
            <w:fldChar w:fldCharType="begin"/>
          </w:r>
          <w:r>
            <w:instrText>HYPERLINK \l "_Toc1445951842" \h</w:instrText>
          </w:r>
          <w:r>
            <w:fldChar w:fldCharType="separate"/>
          </w:r>
          <w:r w:rsidRPr="1CAABC1D">
            <w:rPr>
              <w:rStyle w:val="Hyperlink"/>
            </w:rPr>
            <w:t>7.4.2</w:t>
          </w:r>
          <w:ins w:id="177" w:author="Ronald Kocks (R)" w:date="2025-08-18T11:47:00Z">
            <w:r w:rsidR="2B26B8BC">
              <w:tab/>
            </w:r>
          </w:ins>
          <w:r w:rsidRPr="1CAABC1D">
            <w:rPr>
              <w:rStyle w:val="Hyperlink"/>
            </w:rPr>
            <w:t>Opvoer ingegane partner</w:t>
          </w:r>
          <w:ins w:id="178" w:author="Ronald Kocks (R)" w:date="2025-08-18T11:47:00Z">
            <w:r w:rsidR="2B26B8BC">
              <w:tab/>
            </w:r>
          </w:ins>
          <w:r w:rsidR="2B26B8BC">
            <w:fldChar w:fldCharType="begin"/>
          </w:r>
          <w:r w:rsidR="2B26B8BC">
            <w:instrText>PAGEREF _Toc1445951842 \h</w:instrText>
          </w:r>
          <w:r w:rsidR="2B26B8BC">
            <w:fldChar w:fldCharType="separate"/>
          </w:r>
          <w:r w:rsidRPr="1CAABC1D">
            <w:rPr>
              <w:rStyle w:val="Hyperlink"/>
            </w:rPr>
            <w:t>36</w:t>
          </w:r>
          <w:r w:rsidR="2B26B8BC">
            <w:fldChar w:fldCharType="end"/>
          </w:r>
          <w:r>
            <w:fldChar w:fldCharType="end"/>
          </w:r>
        </w:p>
        <w:p w14:paraId="65D2A977" w14:textId="0055443C" w:rsidR="00212C18" w:rsidRDefault="1CAABC1D">
          <w:pPr>
            <w:pStyle w:val="TOC3"/>
            <w:tabs>
              <w:tab w:val="left" w:pos="1095"/>
              <w:tab w:val="right" w:leader="dot" w:pos="8595"/>
            </w:tabs>
            <w:rPr>
              <w:rStyle w:val="Hyperlink"/>
              <w:i w:val="0"/>
              <w:iCs w:val="0"/>
              <w:kern w:val="2"/>
              <w:lang w:eastAsia="nl-NL"/>
              <w14:ligatures w14:val="standardContextual"/>
            </w:rPr>
            <w:pPrChange w:id="179" w:author="Ronald Kocks (R)" w:date="2025-08-18T11:47:00Z">
              <w:pPr/>
            </w:pPrChange>
          </w:pPr>
          <w:r>
            <w:fldChar w:fldCharType="begin"/>
          </w:r>
          <w:r>
            <w:instrText>HYPERLINK \l "_Toc496490631" \h</w:instrText>
          </w:r>
          <w:r>
            <w:fldChar w:fldCharType="separate"/>
          </w:r>
          <w:r w:rsidRPr="1CAABC1D">
            <w:rPr>
              <w:rStyle w:val="Hyperlink"/>
            </w:rPr>
            <w:t>7.4.3</w:t>
          </w:r>
          <w:ins w:id="180" w:author="Ronald Kocks (R)" w:date="2025-08-18T11:47:00Z">
            <w:r w:rsidR="2B26B8BC">
              <w:tab/>
            </w:r>
          </w:ins>
          <w:r w:rsidRPr="1CAABC1D">
            <w:rPr>
              <w:rStyle w:val="Hyperlink"/>
            </w:rPr>
            <w:t>Ingang ex-partner</w:t>
          </w:r>
          <w:ins w:id="181" w:author="Ronald Kocks (R)" w:date="2025-08-18T11:47:00Z">
            <w:r w:rsidR="2B26B8BC">
              <w:tab/>
            </w:r>
          </w:ins>
          <w:r w:rsidR="2B26B8BC">
            <w:fldChar w:fldCharType="begin"/>
          </w:r>
          <w:r w:rsidR="2B26B8BC">
            <w:instrText>PAGEREF _Toc496490631 \h</w:instrText>
          </w:r>
          <w:r w:rsidR="2B26B8BC">
            <w:fldChar w:fldCharType="separate"/>
          </w:r>
          <w:r w:rsidRPr="1CAABC1D">
            <w:rPr>
              <w:rStyle w:val="Hyperlink"/>
            </w:rPr>
            <w:t>37</w:t>
          </w:r>
          <w:r w:rsidR="2B26B8BC">
            <w:fldChar w:fldCharType="end"/>
          </w:r>
          <w:r>
            <w:fldChar w:fldCharType="end"/>
          </w:r>
        </w:p>
        <w:p w14:paraId="5DBC35B6" w14:textId="1507F88F" w:rsidR="00212C18" w:rsidRDefault="1CAABC1D">
          <w:pPr>
            <w:pStyle w:val="TOC3"/>
            <w:tabs>
              <w:tab w:val="left" w:pos="1095"/>
              <w:tab w:val="right" w:leader="dot" w:pos="8595"/>
            </w:tabs>
            <w:rPr>
              <w:rStyle w:val="Hyperlink"/>
              <w:i w:val="0"/>
              <w:iCs w:val="0"/>
              <w:kern w:val="2"/>
              <w:lang w:eastAsia="nl-NL"/>
              <w14:ligatures w14:val="standardContextual"/>
            </w:rPr>
            <w:pPrChange w:id="182" w:author="Ronald Kocks (R)" w:date="2025-08-18T11:47:00Z">
              <w:pPr/>
            </w:pPrChange>
          </w:pPr>
          <w:r>
            <w:fldChar w:fldCharType="begin"/>
          </w:r>
          <w:r>
            <w:instrText>HYPERLINK \l "_Toc1020757972" \h</w:instrText>
          </w:r>
          <w:r>
            <w:fldChar w:fldCharType="separate"/>
          </w:r>
          <w:r w:rsidRPr="1CAABC1D">
            <w:rPr>
              <w:rStyle w:val="Hyperlink"/>
            </w:rPr>
            <w:t>7.4.4</w:t>
          </w:r>
          <w:ins w:id="183" w:author="Ronald Kocks (R)" w:date="2025-08-18T11:47:00Z">
            <w:r w:rsidR="2B26B8BC">
              <w:tab/>
            </w:r>
          </w:ins>
          <w:r w:rsidRPr="1CAABC1D">
            <w:rPr>
              <w:rStyle w:val="Hyperlink"/>
            </w:rPr>
            <w:t>Type uitkering variabel pensioen</w:t>
          </w:r>
          <w:ins w:id="184" w:author="Ronald Kocks (R)" w:date="2025-08-18T11:47:00Z">
            <w:r w:rsidR="2B26B8BC">
              <w:tab/>
            </w:r>
          </w:ins>
          <w:r w:rsidR="2B26B8BC">
            <w:fldChar w:fldCharType="begin"/>
          </w:r>
          <w:r w:rsidR="2B26B8BC">
            <w:instrText>PAGEREF _Toc1020757972 \h</w:instrText>
          </w:r>
          <w:r w:rsidR="2B26B8BC">
            <w:fldChar w:fldCharType="separate"/>
          </w:r>
          <w:r w:rsidRPr="1CAABC1D">
            <w:rPr>
              <w:rStyle w:val="Hyperlink"/>
            </w:rPr>
            <w:t>38</w:t>
          </w:r>
          <w:r w:rsidR="2B26B8BC">
            <w:fldChar w:fldCharType="end"/>
          </w:r>
          <w:r>
            <w:fldChar w:fldCharType="end"/>
          </w:r>
        </w:p>
        <w:p w14:paraId="18656E25" w14:textId="216DFD0E" w:rsidR="00212C18" w:rsidRDefault="1CAABC1D">
          <w:pPr>
            <w:pStyle w:val="TOC3"/>
            <w:tabs>
              <w:tab w:val="left" w:pos="1095"/>
              <w:tab w:val="right" w:leader="dot" w:pos="8595"/>
            </w:tabs>
            <w:rPr>
              <w:rStyle w:val="Hyperlink"/>
              <w:i w:val="0"/>
              <w:iCs w:val="0"/>
              <w:kern w:val="2"/>
              <w:lang w:eastAsia="nl-NL"/>
              <w14:ligatures w14:val="standardContextual"/>
            </w:rPr>
            <w:pPrChange w:id="185" w:author="Ronald Kocks (R)" w:date="2025-08-18T11:47:00Z">
              <w:pPr/>
            </w:pPrChange>
          </w:pPr>
          <w:r>
            <w:fldChar w:fldCharType="begin"/>
          </w:r>
          <w:r>
            <w:instrText>HYPERLINK \l "_Toc905640181" \h</w:instrText>
          </w:r>
          <w:r>
            <w:fldChar w:fldCharType="separate"/>
          </w:r>
          <w:r w:rsidRPr="1CAABC1D">
            <w:rPr>
              <w:rStyle w:val="Hyperlink"/>
            </w:rPr>
            <w:t>7.4.5</w:t>
          </w:r>
          <w:ins w:id="186" w:author="Ronald Kocks (R)" w:date="2025-08-18T11:47:00Z">
            <w:r w:rsidR="2B26B8BC">
              <w:tab/>
            </w:r>
          </w:ins>
          <w:r w:rsidRPr="1CAABC1D">
            <w:rPr>
              <w:rStyle w:val="Hyperlink"/>
            </w:rPr>
            <w:t>Opvoer wees</w:t>
          </w:r>
          <w:ins w:id="187" w:author="Ronald Kocks (R)" w:date="2025-08-18T11:47:00Z">
            <w:r w:rsidR="2B26B8BC">
              <w:tab/>
            </w:r>
          </w:ins>
          <w:r w:rsidR="2B26B8BC">
            <w:fldChar w:fldCharType="begin"/>
          </w:r>
          <w:r w:rsidR="2B26B8BC">
            <w:instrText>PAGEREF _Toc905640181 \h</w:instrText>
          </w:r>
          <w:r w:rsidR="2B26B8BC">
            <w:fldChar w:fldCharType="separate"/>
          </w:r>
          <w:r w:rsidRPr="1CAABC1D">
            <w:rPr>
              <w:rStyle w:val="Hyperlink"/>
            </w:rPr>
            <w:t>39</w:t>
          </w:r>
          <w:r w:rsidR="2B26B8BC">
            <w:fldChar w:fldCharType="end"/>
          </w:r>
          <w:r>
            <w:fldChar w:fldCharType="end"/>
          </w:r>
        </w:p>
        <w:p w14:paraId="063F51EB" w14:textId="135EA7EA" w:rsidR="00212C18" w:rsidRDefault="1CAABC1D">
          <w:pPr>
            <w:pStyle w:val="TOC3"/>
            <w:tabs>
              <w:tab w:val="left" w:pos="1095"/>
              <w:tab w:val="right" w:leader="dot" w:pos="8595"/>
            </w:tabs>
            <w:rPr>
              <w:rStyle w:val="Hyperlink"/>
              <w:i w:val="0"/>
              <w:iCs w:val="0"/>
              <w:kern w:val="2"/>
              <w:lang w:eastAsia="nl-NL"/>
              <w14:ligatures w14:val="standardContextual"/>
            </w:rPr>
            <w:pPrChange w:id="188" w:author="Ronald Kocks (R)" w:date="2025-08-18T11:47:00Z">
              <w:pPr/>
            </w:pPrChange>
          </w:pPr>
          <w:r>
            <w:fldChar w:fldCharType="begin"/>
          </w:r>
          <w:r>
            <w:instrText>HYPERLINK \l "_Toc258491656" \h</w:instrText>
          </w:r>
          <w:r>
            <w:fldChar w:fldCharType="separate"/>
          </w:r>
          <w:r w:rsidRPr="1CAABC1D">
            <w:rPr>
              <w:rStyle w:val="Hyperlink"/>
            </w:rPr>
            <w:t>7.4.6</w:t>
          </w:r>
          <w:ins w:id="189" w:author="Ronald Kocks (R)" w:date="2025-08-18T11:47:00Z">
            <w:r w:rsidR="2B26B8BC">
              <w:tab/>
            </w:r>
          </w:ins>
          <w:r w:rsidRPr="1CAABC1D">
            <w:rPr>
              <w:rStyle w:val="Hyperlink"/>
            </w:rPr>
            <w:t>Afkoop ingegane nabestaande</w:t>
          </w:r>
          <w:ins w:id="190" w:author="Ronald Kocks (R)" w:date="2025-08-18T11:47:00Z">
            <w:r w:rsidR="2B26B8BC">
              <w:tab/>
            </w:r>
          </w:ins>
          <w:r w:rsidR="2B26B8BC">
            <w:fldChar w:fldCharType="begin"/>
          </w:r>
          <w:r w:rsidR="2B26B8BC">
            <w:instrText>PAGEREF _Toc258491656 \h</w:instrText>
          </w:r>
          <w:r w:rsidR="2B26B8BC">
            <w:fldChar w:fldCharType="separate"/>
          </w:r>
          <w:r w:rsidRPr="1CAABC1D">
            <w:rPr>
              <w:rStyle w:val="Hyperlink"/>
            </w:rPr>
            <w:t>40</w:t>
          </w:r>
          <w:r w:rsidR="2B26B8BC">
            <w:fldChar w:fldCharType="end"/>
          </w:r>
          <w:r>
            <w:fldChar w:fldCharType="end"/>
          </w:r>
        </w:p>
        <w:p w14:paraId="46365AFE" w14:textId="68860CCE" w:rsidR="00212C18" w:rsidRDefault="1CAABC1D">
          <w:pPr>
            <w:pStyle w:val="TOC3"/>
            <w:tabs>
              <w:tab w:val="left" w:pos="1095"/>
              <w:tab w:val="right" w:leader="dot" w:pos="8595"/>
            </w:tabs>
            <w:rPr>
              <w:rStyle w:val="Hyperlink"/>
              <w:i w:val="0"/>
              <w:iCs w:val="0"/>
              <w:kern w:val="2"/>
              <w:lang w:eastAsia="nl-NL"/>
              <w14:ligatures w14:val="standardContextual"/>
            </w:rPr>
            <w:pPrChange w:id="191" w:author="Ronald Kocks (R)" w:date="2025-08-18T11:47:00Z">
              <w:pPr/>
            </w:pPrChange>
          </w:pPr>
          <w:r>
            <w:fldChar w:fldCharType="begin"/>
          </w:r>
          <w:r>
            <w:instrText>HYPERLINK \l "_Toc1822233006" \h</w:instrText>
          </w:r>
          <w:r>
            <w:fldChar w:fldCharType="separate"/>
          </w:r>
          <w:r w:rsidRPr="1CAABC1D">
            <w:rPr>
              <w:rStyle w:val="Hyperlink"/>
            </w:rPr>
            <w:t>7.4.7</w:t>
          </w:r>
          <w:ins w:id="192" w:author="Ronald Kocks (R)" w:date="2025-08-18T11:47:00Z">
            <w:r w:rsidR="2B26B8BC">
              <w:tab/>
            </w:r>
          </w:ins>
          <w:r w:rsidRPr="1CAABC1D">
            <w:rPr>
              <w:rStyle w:val="Hyperlink"/>
            </w:rPr>
            <w:t>Overlijden medeverzekerden</w:t>
          </w:r>
          <w:ins w:id="193" w:author="Ronald Kocks (R)" w:date="2025-08-18T11:47:00Z">
            <w:r w:rsidR="2B26B8BC">
              <w:tab/>
            </w:r>
          </w:ins>
          <w:r w:rsidR="2B26B8BC">
            <w:fldChar w:fldCharType="begin"/>
          </w:r>
          <w:r w:rsidR="2B26B8BC">
            <w:instrText>PAGEREF _Toc1822233006 \h</w:instrText>
          </w:r>
          <w:r w:rsidR="2B26B8BC">
            <w:fldChar w:fldCharType="separate"/>
          </w:r>
          <w:r w:rsidRPr="1CAABC1D">
            <w:rPr>
              <w:rStyle w:val="Hyperlink"/>
            </w:rPr>
            <w:t>40</w:t>
          </w:r>
          <w:r w:rsidR="2B26B8BC">
            <w:fldChar w:fldCharType="end"/>
          </w:r>
          <w:r>
            <w:fldChar w:fldCharType="end"/>
          </w:r>
        </w:p>
        <w:p w14:paraId="2E4DAC13" w14:textId="06539A7F" w:rsidR="00212C18" w:rsidRDefault="1CAABC1D">
          <w:pPr>
            <w:pStyle w:val="TOC1"/>
            <w:tabs>
              <w:tab w:val="left" w:pos="435"/>
              <w:tab w:val="right" w:leader="dot" w:pos="8595"/>
            </w:tabs>
            <w:rPr>
              <w:rStyle w:val="Hyperlink"/>
              <w:i/>
              <w:iCs/>
              <w:noProof/>
              <w:kern w:val="2"/>
              <w:lang w:eastAsia="nl-NL"/>
              <w14:ligatures w14:val="standardContextual"/>
            </w:rPr>
            <w:pPrChange w:id="194" w:author="Ronald Kocks (R)" w:date="2025-08-18T11:47:00Z">
              <w:pPr/>
            </w:pPrChange>
          </w:pPr>
          <w:r>
            <w:fldChar w:fldCharType="begin"/>
          </w:r>
          <w:r>
            <w:instrText>HYPERLINK \l "_Toc577689764" \h</w:instrText>
          </w:r>
          <w:r>
            <w:fldChar w:fldCharType="separate"/>
          </w:r>
          <w:r w:rsidRPr="1CAABC1D">
            <w:rPr>
              <w:rStyle w:val="Hyperlink"/>
            </w:rPr>
            <w:t>8.</w:t>
          </w:r>
          <w:ins w:id="195" w:author="Ronald Kocks (R)" w:date="2025-08-18T11:47:00Z">
            <w:r w:rsidR="2B26B8BC">
              <w:tab/>
            </w:r>
          </w:ins>
          <w:r w:rsidRPr="1CAABC1D">
            <w:rPr>
              <w:rStyle w:val="Hyperlink"/>
            </w:rPr>
            <w:t>Pensionering en flexibilisering</w:t>
          </w:r>
          <w:ins w:id="196" w:author="Ronald Kocks (R)" w:date="2025-08-18T11:47:00Z">
            <w:r w:rsidR="2B26B8BC">
              <w:tab/>
            </w:r>
          </w:ins>
          <w:r w:rsidR="2B26B8BC">
            <w:fldChar w:fldCharType="begin"/>
          </w:r>
          <w:r w:rsidR="2B26B8BC">
            <w:instrText>PAGEREF _Toc577689764 \h</w:instrText>
          </w:r>
          <w:r w:rsidR="2B26B8BC">
            <w:fldChar w:fldCharType="separate"/>
          </w:r>
          <w:r w:rsidRPr="1CAABC1D">
            <w:rPr>
              <w:rStyle w:val="Hyperlink"/>
            </w:rPr>
            <w:t>42</w:t>
          </w:r>
          <w:r w:rsidR="2B26B8BC">
            <w:fldChar w:fldCharType="end"/>
          </w:r>
          <w:r>
            <w:fldChar w:fldCharType="end"/>
          </w:r>
        </w:p>
        <w:p w14:paraId="74CF1AA8" w14:textId="0AB9E4A9" w:rsidR="00212C18" w:rsidRDefault="1CAABC1D">
          <w:pPr>
            <w:pStyle w:val="TOC2"/>
            <w:tabs>
              <w:tab w:val="left" w:pos="660"/>
              <w:tab w:val="right" w:leader="dot" w:pos="8595"/>
            </w:tabs>
            <w:rPr>
              <w:rStyle w:val="Hyperlink"/>
              <w:noProof/>
              <w:kern w:val="2"/>
              <w:lang w:eastAsia="nl-NL"/>
              <w14:ligatures w14:val="standardContextual"/>
            </w:rPr>
            <w:pPrChange w:id="197" w:author="Ronald Kocks (R)" w:date="2025-08-18T11:47:00Z">
              <w:pPr/>
            </w:pPrChange>
          </w:pPr>
          <w:r>
            <w:fldChar w:fldCharType="begin"/>
          </w:r>
          <w:r>
            <w:instrText>HYPERLINK \l "_Toc263986348" \h</w:instrText>
          </w:r>
          <w:r>
            <w:fldChar w:fldCharType="separate"/>
          </w:r>
          <w:r w:rsidRPr="1CAABC1D">
            <w:rPr>
              <w:rStyle w:val="Hyperlink"/>
            </w:rPr>
            <w:t>8.1</w:t>
          </w:r>
          <w:ins w:id="198" w:author="Ronald Kocks (R)" w:date="2025-08-18T11:47:00Z">
            <w:r w:rsidR="2B26B8BC">
              <w:tab/>
            </w:r>
          </w:ins>
          <w:r w:rsidRPr="1CAABC1D">
            <w:rPr>
              <w:rStyle w:val="Hyperlink"/>
            </w:rPr>
            <w:t>Samenhang met bedrijfsprocessen</w:t>
          </w:r>
          <w:ins w:id="199" w:author="Ronald Kocks (R)" w:date="2025-08-18T11:47:00Z">
            <w:r w:rsidR="2B26B8BC">
              <w:tab/>
            </w:r>
          </w:ins>
          <w:r w:rsidR="2B26B8BC">
            <w:fldChar w:fldCharType="begin"/>
          </w:r>
          <w:r w:rsidR="2B26B8BC">
            <w:instrText>PAGEREF _Toc263986348 \h</w:instrText>
          </w:r>
          <w:r w:rsidR="2B26B8BC">
            <w:fldChar w:fldCharType="separate"/>
          </w:r>
          <w:r w:rsidRPr="1CAABC1D">
            <w:rPr>
              <w:rStyle w:val="Hyperlink"/>
            </w:rPr>
            <w:t>42</w:t>
          </w:r>
          <w:r w:rsidR="2B26B8BC">
            <w:fldChar w:fldCharType="end"/>
          </w:r>
          <w:r>
            <w:fldChar w:fldCharType="end"/>
          </w:r>
        </w:p>
        <w:p w14:paraId="483EA35B" w14:textId="6ED9B7B2" w:rsidR="00212C18" w:rsidRDefault="1CAABC1D">
          <w:pPr>
            <w:pStyle w:val="TOC2"/>
            <w:tabs>
              <w:tab w:val="left" w:pos="660"/>
              <w:tab w:val="right" w:leader="dot" w:pos="8595"/>
            </w:tabs>
            <w:rPr>
              <w:rStyle w:val="Hyperlink"/>
              <w:noProof/>
              <w:kern w:val="2"/>
              <w:lang w:eastAsia="nl-NL"/>
              <w14:ligatures w14:val="standardContextual"/>
            </w:rPr>
            <w:pPrChange w:id="200" w:author="Ronald Kocks (R)" w:date="2025-08-18T11:47:00Z">
              <w:pPr/>
            </w:pPrChange>
          </w:pPr>
          <w:r>
            <w:fldChar w:fldCharType="begin"/>
          </w:r>
          <w:r>
            <w:instrText>HYPERLINK \l "_Toc769565323" \h</w:instrText>
          </w:r>
          <w:r>
            <w:fldChar w:fldCharType="separate"/>
          </w:r>
          <w:r w:rsidRPr="1CAABC1D">
            <w:rPr>
              <w:rStyle w:val="Hyperlink"/>
            </w:rPr>
            <w:t>8.2</w:t>
          </w:r>
          <w:ins w:id="201" w:author="Ronald Kocks (R)" w:date="2025-08-18T11:47:00Z">
            <w:r w:rsidR="2B26B8BC">
              <w:tab/>
            </w:r>
          </w:ins>
          <w:r w:rsidRPr="1CAABC1D">
            <w:rPr>
              <w:rStyle w:val="Hyperlink"/>
            </w:rPr>
            <w:t>Uitgangspunten</w:t>
          </w:r>
          <w:ins w:id="202" w:author="Ronald Kocks (R)" w:date="2025-08-18T11:47:00Z">
            <w:r w:rsidR="2B26B8BC">
              <w:tab/>
            </w:r>
          </w:ins>
          <w:r w:rsidR="2B26B8BC">
            <w:fldChar w:fldCharType="begin"/>
          </w:r>
          <w:r w:rsidR="2B26B8BC">
            <w:instrText>PAGEREF _Toc769565323 \h</w:instrText>
          </w:r>
          <w:r w:rsidR="2B26B8BC">
            <w:fldChar w:fldCharType="separate"/>
          </w:r>
          <w:r w:rsidRPr="1CAABC1D">
            <w:rPr>
              <w:rStyle w:val="Hyperlink"/>
            </w:rPr>
            <w:t>43</w:t>
          </w:r>
          <w:r w:rsidR="2B26B8BC">
            <w:fldChar w:fldCharType="end"/>
          </w:r>
          <w:r>
            <w:fldChar w:fldCharType="end"/>
          </w:r>
        </w:p>
        <w:p w14:paraId="260DAB82" w14:textId="76B3C307" w:rsidR="00212C18" w:rsidRDefault="1CAABC1D">
          <w:pPr>
            <w:pStyle w:val="TOC2"/>
            <w:tabs>
              <w:tab w:val="left" w:pos="660"/>
              <w:tab w:val="right" w:leader="dot" w:pos="8595"/>
            </w:tabs>
            <w:rPr>
              <w:rStyle w:val="Hyperlink"/>
              <w:noProof/>
              <w:kern w:val="2"/>
              <w:lang w:eastAsia="nl-NL"/>
              <w14:ligatures w14:val="standardContextual"/>
            </w:rPr>
            <w:pPrChange w:id="203" w:author="Ronald Kocks (R)" w:date="2025-08-18T11:47:00Z">
              <w:pPr/>
            </w:pPrChange>
          </w:pPr>
          <w:r>
            <w:fldChar w:fldCharType="begin"/>
          </w:r>
          <w:r>
            <w:instrText>HYPERLINK \l "_Toc876931736" \h</w:instrText>
          </w:r>
          <w:r>
            <w:fldChar w:fldCharType="separate"/>
          </w:r>
          <w:r w:rsidRPr="1CAABC1D">
            <w:rPr>
              <w:rStyle w:val="Hyperlink"/>
            </w:rPr>
            <w:t>8.3</w:t>
          </w:r>
          <w:ins w:id="204" w:author="Ronald Kocks (R)" w:date="2025-08-18T11:47:00Z">
            <w:r w:rsidR="2B26B8BC">
              <w:tab/>
            </w:r>
          </w:ins>
          <w:r w:rsidRPr="1CAABC1D">
            <w:rPr>
              <w:rStyle w:val="Hyperlink"/>
            </w:rPr>
            <w:t>Gebeurtenissen</w:t>
          </w:r>
          <w:ins w:id="205" w:author="Ronald Kocks (R)" w:date="2025-08-18T11:47:00Z">
            <w:r w:rsidR="2B26B8BC">
              <w:tab/>
            </w:r>
          </w:ins>
          <w:r w:rsidR="2B26B8BC">
            <w:fldChar w:fldCharType="begin"/>
          </w:r>
          <w:r w:rsidR="2B26B8BC">
            <w:instrText>PAGEREF _Toc876931736 \h</w:instrText>
          </w:r>
          <w:r w:rsidR="2B26B8BC">
            <w:fldChar w:fldCharType="separate"/>
          </w:r>
          <w:r w:rsidRPr="1CAABC1D">
            <w:rPr>
              <w:rStyle w:val="Hyperlink"/>
            </w:rPr>
            <w:t>46</w:t>
          </w:r>
          <w:r w:rsidR="2B26B8BC">
            <w:fldChar w:fldCharType="end"/>
          </w:r>
          <w:r>
            <w:fldChar w:fldCharType="end"/>
          </w:r>
        </w:p>
        <w:p w14:paraId="75795EB5" w14:textId="4793AF31" w:rsidR="00212C18" w:rsidRDefault="1CAABC1D">
          <w:pPr>
            <w:pStyle w:val="TOC3"/>
            <w:tabs>
              <w:tab w:val="left" w:pos="1095"/>
              <w:tab w:val="right" w:leader="dot" w:pos="8595"/>
            </w:tabs>
            <w:rPr>
              <w:rStyle w:val="Hyperlink"/>
              <w:noProof/>
              <w:kern w:val="2"/>
              <w:lang w:eastAsia="nl-NL"/>
              <w14:ligatures w14:val="standardContextual"/>
            </w:rPr>
            <w:pPrChange w:id="206" w:author="Ronald Kocks (R)" w:date="2025-08-18T11:47:00Z">
              <w:pPr/>
            </w:pPrChange>
          </w:pPr>
          <w:r>
            <w:fldChar w:fldCharType="begin"/>
          </w:r>
          <w:r>
            <w:instrText>HYPERLINK \l "_Toc2072350908" \h</w:instrText>
          </w:r>
          <w:r>
            <w:fldChar w:fldCharType="separate"/>
          </w:r>
          <w:r w:rsidRPr="1CAABC1D">
            <w:rPr>
              <w:rStyle w:val="Hyperlink"/>
            </w:rPr>
            <w:t>8.3.1</w:t>
          </w:r>
          <w:ins w:id="207" w:author="Ronald Kocks (R)" w:date="2025-08-18T11:47:00Z">
            <w:r w:rsidR="2B26B8BC">
              <w:tab/>
            </w:r>
          </w:ins>
          <w:r w:rsidRPr="1CAABC1D">
            <w:rPr>
              <w:rStyle w:val="Hyperlink"/>
            </w:rPr>
            <w:t>Keuzes pensionering</w:t>
          </w:r>
          <w:ins w:id="208" w:author="Ronald Kocks (R)" w:date="2025-08-18T11:47:00Z">
            <w:r w:rsidR="2B26B8BC">
              <w:tab/>
            </w:r>
          </w:ins>
          <w:r w:rsidR="2B26B8BC">
            <w:fldChar w:fldCharType="begin"/>
          </w:r>
          <w:r w:rsidR="2B26B8BC">
            <w:instrText>PAGEREF _Toc2072350908 \h</w:instrText>
          </w:r>
          <w:r w:rsidR="2B26B8BC">
            <w:fldChar w:fldCharType="separate"/>
          </w:r>
          <w:r w:rsidRPr="1CAABC1D">
            <w:rPr>
              <w:rStyle w:val="Hyperlink"/>
            </w:rPr>
            <w:t>46</w:t>
          </w:r>
          <w:r w:rsidR="2B26B8BC">
            <w:fldChar w:fldCharType="end"/>
          </w:r>
          <w:r>
            <w:fldChar w:fldCharType="end"/>
          </w:r>
        </w:p>
        <w:p w14:paraId="4C3346B5" w14:textId="572C64CF" w:rsidR="00212C18" w:rsidRDefault="1CAABC1D">
          <w:pPr>
            <w:pStyle w:val="TOC3"/>
            <w:tabs>
              <w:tab w:val="left" w:pos="1095"/>
              <w:tab w:val="right" w:leader="dot" w:pos="8595"/>
            </w:tabs>
            <w:rPr>
              <w:rStyle w:val="Hyperlink"/>
              <w:i w:val="0"/>
              <w:iCs w:val="0"/>
              <w:kern w:val="2"/>
              <w:lang w:eastAsia="nl-NL"/>
              <w14:ligatures w14:val="standardContextual"/>
            </w:rPr>
            <w:pPrChange w:id="209" w:author="Ronald Kocks (R)" w:date="2025-08-18T11:47:00Z">
              <w:pPr/>
            </w:pPrChange>
          </w:pPr>
          <w:r>
            <w:fldChar w:fldCharType="begin"/>
          </w:r>
          <w:r>
            <w:instrText>HYPERLINK \l "_Toc1835974671" \h</w:instrText>
          </w:r>
          <w:r>
            <w:fldChar w:fldCharType="separate"/>
          </w:r>
          <w:r w:rsidRPr="1CAABC1D">
            <w:rPr>
              <w:rStyle w:val="Hyperlink"/>
            </w:rPr>
            <w:t>8.3.2</w:t>
          </w:r>
          <w:ins w:id="210" w:author="Ronald Kocks (R)" w:date="2025-08-18T11:47:00Z">
            <w:r w:rsidR="2B26B8BC">
              <w:tab/>
            </w:r>
          </w:ins>
          <w:r w:rsidRPr="1CAABC1D">
            <w:rPr>
              <w:rStyle w:val="Hyperlink"/>
            </w:rPr>
            <w:t>Shoppen bij pensionering</w:t>
          </w:r>
          <w:ins w:id="211" w:author="Ronald Kocks (R)" w:date="2025-08-18T11:47:00Z">
            <w:r w:rsidR="2B26B8BC">
              <w:tab/>
            </w:r>
          </w:ins>
          <w:r w:rsidR="2B26B8BC">
            <w:fldChar w:fldCharType="begin"/>
          </w:r>
          <w:r w:rsidR="2B26B8BC">
            <w:instrText>PAGEREF _Toc1835974671 \h</w:instrText>
          </w:r>
          <w:r w:rsidR="2B26B8BC">
            <w:fldChar w:fldCharType="separate"/>
          </w:r>
          <w:r w:rsidRPr="1CAABC1D">
            <w:rPr>
              <w:rStyle w:val="Hyperlink"/>
            </w:rPr>
            <w:t>47</w:t>
          </w:r>
          <w:r w:rsidR="2B26B8BC">
            <w:fldChar w:fldCharType="end"/>
          </w:r>
          <w:r>
            <w:fldChar w:fldCharType="end"/>
          </w:r>
        </w:p>
        <w:p w14:paraId="662C5875" w14:textId="1E6885D6" w:rsidR="00212C18" w:rsidRDefault="1CAABC1D">
          <w:pPr>
            <w:pStyle w:val="TOC3"/>
            <w:tabs>
              <w:tab w:val="left" w:pos="1095"/>
              <w:tab w:val="right" w:leader="dot" w:pos="8595"/>
            </w:tabs>
            <w:rPr>
              <w:rStyle w:val="Hyperlink"/>
              <w:i w:val="0"/>
              <w:iCs w:val="0"/>
              <w:kern w:val="2"/>
              <w:lang w:eastAsia="nl-NL"/>
              <w14:ligatures w14:val="standardContextual"/>
            </w:rPr>
            <w:pPrChange w:id="212" w:author="Ronald Kocks (R)" w:date="2025-08-18T11:47:00Z">
              <w:pPr/>
            </w:pPrChange>
          </w:pPr>
          <w:r>
            <w:fldChar w:fldCharType="begin"/>
          </w:r>
          <w:r>
            <w:instrText>HYPERLINK \l "_Toc75519390" \h</w:instrText>
          </w:r>
          <w:r>
            <w:fldChar w:fldCharType="separate"/>
          </w:r>
          <w:r w:rsidRPr="1CAABC1D">
            <w:rPr>
              <w:rStyle w:val="Hyperlink"/>
            </w:rPr>
            <w:t>8.3.3</w:t>
          </w:r>
          <w:ins w:id="213" w:author="Ronald Kocks (R)" w:date="2025-08-18T11:47:00Z">
            <w:r w:rsidR="2B26B8BC">
              <w:tab/>
            </w:r>
          </w:ins>
          <w:r w:rsidRPr="1CAABC1D">
            <w:rPr>
              <w:rStyle w:val="Hyperlink"/>
            </w:rPr>
            <w:t>Deeltijdpensionering (nog uitwerken)</w:t>
          </w:r>
          <w:ins w:id="214" w:author="Ronald Kocks (R)" w:date="2025-08-18T11:47:00Z">
            <w:r w:rsidR="2B26B8BC">
              <w:tab/>
            </w:r>
          </w:ins>
          <w:r w:rsidR="2B26B8BC">
            <w:fldChar w:fldCharType="begin"/>
          </w:r>
          <w:r w:rsidR="2B26B8BC">
            <w:instrText>PAGEREF _Toc75519390 \h</w:instrText>
          </w:r>
          <w:r w:rsidR="2B26B8BC">
            <w:fldChar w:fldCharType="separate"/>
          </w:r>
          <w:r w:rsidRPr="1CAABC1D">
            <w:rPr>
              <w:rStyle w:val="Hyperlink"/>
            </w:rPr>
            <w:t>47</w:t>
          </w:r>
          <w:r w:rsidR="2B26B8BC">
            <w:fldChar w:fldCharType="end"/>
          </w:r>
          <w:r>
            <w:fldChar w:fldCharType="end"/>
          </w:r>
        </w:p>
        <w:p w14:paraId="4E4A5E04" w14:textId="635DC7D4" w:rsidR="00212C18" w:rsidRDefault="1CAABC1D">
          <w:pPr>
            <w:pStyle w:val="TOC3"/>
            <w:tabs>
              <w:tab w:val="left" w:pos="1095"/>
              <w:tab w:val="right" w:leader="dot" w:pos="8595"/>
            </w:tabs>
            <w:rPr>
              <w:rStyle w:val="Hyperlink"/>
              <w:i w:val="0"/>
              <w:iCs w:val="0"/>
              <w:kern w:val="2"/>
              <w:lang w:eastAsia="nl-NL"/>
              <w14:ligatures w14:val="standardContextual"/>
            </w:rPr>
            <w:pPrChange w:id="215" w:author="Ronald Kocks (R)" w:date="2025-08-18T11:47:00Z">
              <w:pPr/>
            </w:pPrChange>
          </w:pPr>
          <w:r>
            <w:fldChar w:fldCharType="begin"/>
          </w:r>
          <w:r>
            <w:instrText>HYPERLINK \l "_Toc686137306" \h</w:instrText>
          </w:r>
          <w:r>
            <w:fldChar w:fldCharType="separate"/>
          </w:r>
          <w:r w:rsidRPr="1CAABC1D">
            <w:rPr>
              <w:rStyle w:val="Hyperlink"/>
            </w:rPr>
            <w:t>8.3.4</w:t>
          </w:r>
          <w:ins w:id="216" w:author="Ronald Kocks (R)" w:date="2025-08-18T11:47:00Z">
            <w:r w:rsidR="2B26B8BC">
              <w:tab/>
            </w:r>
          </w:ins>
          <w:r w:rsidRPr="1CAABC1D">
            <w:rPr>
              <w:rStyle w:val="Hyperlink"/>
            </w:rPr>
            <w:t>Uitstel</w:t>
          </w:r>
          <w:ins w:id="217" w:author="Ronald Kocks (R)" w:date="2025-08-18T11:47:00Z">
            <w:r w:rsidR="2B26B8BC">
              <w:tab/>
            </w:r>
          </w:ins>
          <w:r w:rsidR="2B26B8BC">
            <w:fldChar w:fldCharType="begin"/>
          </w:r>
          <w:r w:rsidR="2B26B8BC">
            <w:instrText>PAGEREF _Toc686137306 \h</w:instrText>
          </w:r>
          <w:r w:rsidR="2B26B8BC">
            <w:fldChar w:fldCharType="separate"/>
          </w:r>
          <w:r w:rsidRPr="1CAABC1D">
            <w:rPr>
              <w:rStyle w:val="Hyperlink"/>
            </w:rPr>
            <w:t>48</w:t>
          </w:r>
          <w:r w:rsidR="2B26B8BC">
            <w:fldChar w:fldCharType="end"/>
          </w:r>
          <w:r>
            <w:fldChar w:fldCharType="end"/>
          </w:r>
        </w:p>
        <w:p w14:paraId="16058D4E" w14:textId="78ED8A9F" w:rsidR="00212C18" w:rsidRDefault="1CAABC1D">
          <w:pPr>
            <w:pStyle w:val="TOC3"/>
            <w:tabs>
              <w:tab w:val="left" w:pos="1095"/>
              <w:tab w:val="right" w:leader="dot" w:pos="8595"/>
            </w:tabs>
            <w:rPr>
              <w:rStyle w:val="Hyperlink"/>
              <w:i w:val="0"/>
              <w:iCs w:val="0"/>
              <w:kern w:val="2"/>
              <w:lang w:eastAsia="nl-NL"/>
              <w14:ligatures w14:val="standardContextual"/>
            </w:rPr>
            <w:pPrChange w:id="218" w:author="Ronald Kocks (R)" w:date="2025-08-18T11:47:00Z">
              <w:pPr/>
            </w:pPrChange>
          </w:pPr>
          <w:r>
            <w:fldChar w:fldCharType="begin"/>
          </w:r>
          <w:r>
            <w:instrText>HYPERLINK \l "_Toc428635433" \h</w:instrText>
          </w:r>
          <w:r>
            <w:fldChar w:fldCharType="separate"/>
          </w:r>
          <w:r w:rsidRPr="1CAABC1D">
            <w:rPr>
              <w:rStyle w:val="Hyperlink"/>
            </w:rPr>
            <w:t>8.3.5</w:t>
          </w:r>
          <w:ins w:id="219" w:author="Ronald Kocks (R)" w:date="2025-08-18T11:47:00Z">
            <w:r w:rsidR="2B26B8BC">
              <w:tab/>
            </w:r>
          </w:ins>
          <w:r w:rsidRPr="1CAABC1D">
            <w:rPr>
              <w:rStyle w:val="Hyperlink"/>
            </w:rPr>
            <w:t>Pensionering</w:t>
          </w:r>
          <w:ins w:id="220" w:author="Ronald Kocks (R)" w:date="2025-08-18T11:47:00Z">
            <w:r w:rsidR="2B26B8BC">
              <w:tab/>
            </w:r>
          </w:ins>
          <w:r w:rsidR="2B26B8BC">
            <w:fldChar w:fldCharType="begin"/>
          </w:r>
          <w:r w:rsidR="2B26B8BC">
            <w:instrText>PAGEREF _Toc428635433 \h</w:instrText>
          </w:r>
          <w:r w:rsidR="2B26B8BC">
            <w:fldChar w:fldCharType="separate"/>
          </w:r>
          <w:r w:rsidRPr="1CAABC1D">
            <w:rPr>
              <w:rStyle w:val="Hyperlink"/>
            </w:rPr>
            <w:t>49</w:t>
          </w:r>
          <w:r w:rsidR="2B26B8BC">
            <w:fldChar w:fldCharType="end"/>
          </w:r>
          <w:r>
            <w:fldChar w:fldCharType="end"/>
          </w:r>
        </w:p>
        <w:p w14:paraId="6E0AB89C" w14:textId="6905D9FD" w:rsidR="00212C18" w:rsidRDefault="1CAABC1D">
          <w:pPr>
            <w:pStyle w:val="TOC3"/>
            <w:tabs>
              <w:tab w:val="left" w:pos="1095"/>
              <w:tab w:val="right" w:leader="dot" w:pos="8595"/>
            </w:tabs>
            <w:rPr>
              <w:rStyle w:val="Hyperlink"/>
              <w:i w:val="0"/>
              <w:iCs w:val="0"/>
              <w:kern w:val="2"/>
              <w:lang w:eastAsia="nl-NL"/>
              <w14:ligatures w14:val="standardContextual"/>
            </w:rPr>
            <w:pPrChange w:id="221" w:author="Ronald Kocks (R)" w:date="2025-08-18T11:47:00Z">
              <w:pPr/>
            </w:pPrChange>
          </w:pPr>
          <w:r>
            <w:fldChar w:fldCharType="begin"/>
          </w:r>
          <w:r>
            <w:instrText>HYPERLINK \l "_Toc882647939" \h</w:instrText>
          </w:r>
          <w:r>
            <w:fldChar w:fldCharType="separate"/>
          </w:r>
          <w:r w:rsidRPr="1CAABC1D">
            <w:rPr>
              <w:rStyle w:val="Hyperlink"/>
            </w:rPr>
            <w:t>8.3.6</w:t>
          </w:r>
          <w:ins w:id="222" w:author="Ronald Kocks (R)" w:date="2025-08-18T11:47:00Z">
            <w:r w:rsidR="2B26B8BC">
              <w:tab/>
            </w:r>
          </w:ins>
          <w:r w:rsidRPr="1CAABC1D">
            <w:rPr>
              <w:rStyle w:val="Hyperlink"/>
            </w:rPr>
            <w:t>Verval micropensioen</w:t>
          </w:r>
          <w:ins w:id="223" w:author="Ronald Kocks (R)" w:date="2025-08-18T11:47:00Z">
            <w:r w:rsidR="2B26B8BC">
              <w:tab/>
            </w:r>
          </w:ins>
          <w:r w:rsidR="2B26B8BC">
            <w:fldChar w:fldCharType="begin"/>
          </w:r>
          <w:r w:rsidR="2B26B8BC">
            <w:instrText>PAGEREF _Toc882647939 \h</w:instrText>
          </w:r>
          <w:r w:rsidR="2B26B8BC">
            <w:fldChar w:fldCharType="separate"/>
          </w:r>
          <w:r w:rsidRPr="1CAABC1D">
            <w:rPr>
              <w:rStyle w:val="Hyperlink"/>
            </w:rPr>
            <w:t>51</w:t>
          </w:r>
          <w:r w:rsidR="2B26B8BC">
            <w:fldChar w:fldCharType="end"/>
          </w:r>
          <w:r>
            <w:fldChar w:fldCharType="end"/>
          </w:r>
        </w:p>
        <w:p w14:paraId="2C591942" w14:textId="20C26B28" w:rsidR="00212C18" w:rsidRDefault="1CAABC1D">
          <w:pPr>
            <w:pStyle w:val="TOC3"/>
            <w:tabs>
              <w:tab w:val="left" w:pos="1095"/>
              <w:tab w:val="right" w:leader="dot" w:pos="8595"/>
            </w:tabs>
            <w:rPr>
              <w:rStyle w:val="Hyperlink"/>
              <w:i w:val="0"/>
              <w:iCs w:val="0"/>
              <w:kern w:val="2"/>
              <w:lang w:eastAsia="nl-NL"/>
              <w14:ligatures w14:val="standardContextual"/>
            </w:rPr>
            <w:pPrChange w:id="224" w:author="Ronald Kocks (R)" w:date="2025-08-18T11:47:00Z">
              <w:pPr/>
            </w:pPrChange>
          </w:pPr>
          <w:r>
            <w:fldChar w:fldCharType="begin"/>
          </w:r>
          <w:r>
            <w:instrText>HYPERLINK \l "_Toc655695998" \h</w:instrText>
          </w:r>
          <w:r>
            <w:fldChar w:fldCharType="separate"/>
          </w:r>
          <w:r w:rsidRPr="1CAABC1D">
            <w:rPr>
              <w:rStyle w:val="Hyperlink"/>
            </w:rPr>
            <w:t>8.3.7</w:t>
          </w:r>
          <w:ins w:id="225" w:author="Ronald Kocks (R)" w:date="2025-08-18T11:47:00Z">
            <w:r w:rsidR="2B26B8BC">
              <w:tab/>
            </w:r>
          </w:ins>
          <w:r w:rsidRPr="1CAABC1D">
            <w:rPr>
              <w:rStyle w:val="Hyperlink"/>
            </w:rPr>
            <w:t>Afkoop</w:t>
          </w:r>
          <w:ins w:id="226" w:author="Ronald Kocks (R)" w:date="2025-08-18T11:47:00Z">
            <w:r w:rsidR="2B26B8BC">
              <w:tab/>
            </w:r>
          </w:ins>
          <w:r w:rsidR="2B26B8BC">
            <w:fldChar w:fldCharType="begin"/>
          </w:r>
          <w:r w:rsidR="2B26B8BC">
            <w:instrText>PAGEREF _Toc655695998 \h</w:instrText>
          </w:r>
          <w:r w:rsidR="2B26B8BC">
            <w:fldChar w:fldCharType="separate"/>
          </w:r>
          <w:r w:rsidRPr="1CAABC1D">
            <w:rPr>
              <w:rStyle w:val="Hyperlink"/>
            </w:rPr>
            <w:t>51</w:t>
          </w:r>
          <w:r w:rsidR="2B26B8BC">
            <w:fldChar w:fldCharType="end"/>
          </w:r>
          <w:r>
            <w:fldChar w:fldCharType="end"/>
          </w:r>
        </w:p>
        <w:p w14:paraId="712AB1B2" w14:textId="35AF7AB4" w:rsidR="00212C18" w:rsidRDefault="1CAABC1D">
          <w:pPr>
            <w:pStyle w:val="TOC3"/>
            <w:tabs>
              <w:tab w:val="left" w:pos="1095"/>
              <w:tab w:val="right" w:leader="dot" w:pos="8595"/>
            </w:tabs>
            <w:rPr>
              <w:rStyle w:val="Hyperlink"/>
              <w:i w:val="0"/>
              <w:iCs w:val="0"/>
              <w:kern w:val="2"/>
              <w:lang w:eastAsia="nl-NL"/>
              <w14:ligatures w14:val="standardContextual"/>
            </w:rPr>
            <w:pPrChange w:id="227" w:author="Ronald Kocks (R)" w:date="2025-08-18T11:47:00Z">
              <w:pPr/>
            </w:pPrChange>
          </w:pPr>
          <w:r>
            <w:fldChar w:fldCharType="begin"/>
          </w:r>
          <w:r>
            <w:instrText>HYPERLINK \l "_Toc1581611864" \h</w:instrText>
          </w:r>
          <w:r>
            <w:fldChar w:fldCharType="separate"/>
          </w:r>
          <w:r w:rsidRPr="1CAABC1D">
            <w:rPr>
              <w:rStyle w:val="Hyperlink"/>
            </w:rPr>
            <w:t>8.3.8</w:t>
          </w:r>
          <w:ins w:id="228" w:author="Ronald Kocks (R)" w:date="2025-08-18T11:47:00Z">
            <w:r w:rsidR="2B26B8BC">
              <w:tab/>
            </w:r>
          </w:ins>
          <w:r w:rsidRPr="1CAABC1D">
            <w:rPr>
              <w:rStyle w:val="Hyperlink"/>
            </w:rPr>
            <w:t>Uitruil LPP naar LOP</w:t>
          </w:r>
          <w:ins w:id="229" w:author="Ronald Kocks (R)" w:date="2025-08-18T11:47:00Z">
            <w:r w:rsidR="2B26B8BC">
              <w:tab/>
            </w:r>
          </w:ins>
          <w:r w:rsidR="2B26B8BC">
            <w:fldChar w:fldCharType="begin"/>
          </w:r>
          <w:r w:rsidR="2B26B8BC">
            <w:instrText>PAGEREF _Toc1581611864 \h</w:instrText>
          </w:r>
          <w:r w:rsidR="2B26B8BC">
            <w:fldChar w:fldCharType="separate"/>
          </w:r>
          <w:r w:rsidRPr="1CAABC1D">
            <w:rPr>
              <w:rStyle w:val="Hyperlink"/>
            </w:rPr>
            <w:t>52</w:t>
          </w:r>
          <w:r w:rsidR="2B26B8BC">
            <w:fldChar w:fldCharType="end"/>
          </w:r>
          <w:r>
            <w:fldChar w:fldCharType="end"/>
          </w:r>
        </w:p>
        <w:p w14:paraId="0DEFE6C3" w14:textId="26CCB9EF" w:rsidR="00212C18" w:rsidRDefault="1CAABC1D">
          <w:pPr>
            <w:pStyle w:val="TOC3"/>
            <w:tabs>
              <w:tab w:val="left" w:pos="1095"/>
              <w:tab w:val="right" w:leader="dot" w:pos="8595"/>
            </w:tabs>
            <w:rPr>
              <w:rStyle w:val="Hyperlink"/>
              <w:i w:val="0"/>
              <w:iCs w:val="0"/>
              <w:kern w:val="2"/>
              <w:lang w:eastAsia="nl-NL"/>
              <w14:ligatures w14:val="standardContextual"/>
            </w:rPr>
            <w:pPrChange w:id="230" w:author="Ronald Kocks (R)" w:date="2025-08-18T11:47:00Z">
              <w:pPr/>
            </w:pPrChange>
          </w:pPr>
          <w:r>
            <w:fldChar w:fldCharType="begin"/>
          </w:r>
          <w:r>
            <w:instrText>HYPERLINK \l "_Toc2050340562" \h</w:instrText>
          </w:r>
          <w:r>
            <w:fldChar w:fldCharType="separate"/>
          </w:r>
          <w:r w:rsidRPr="1CAABC1D">
            <w:rPr>
              <w:rStyle w:val="Hyperlink"/>
            </w:rPr>
            <w:t>8.3.9</w:t>
          </w:r>
          <w:ins w:id="231" w:author="Ronald Kocks (R)" w:date="2025-08-18T11:47:00Z">
            <w:r w:rsidR="2B26B8BC">
              <w:tab/>
            </w:r>
          </w:ins>
          <w:r w:rsidRPr="1CAABC1D">
            <w:rPr>
              <w:rStyle w:val="Hyperlink"/>
            </w:rPr>
            <w:t>Uitruil LOP naar LPP</w:t>
          </w:r>
          <w:ins w:id="232" w:author="Ronald Kocks (R)" w:date="2025-08-18T11:47:00Z">
            <w:r w:rsidR="2B26B8BC">
              <w:tab/>
            </w:r>
          </w:ins>
          <w:r w:rsidR="2B26B8BC">
            <w:fldChar w:fldCharType="begin"/>
          </w:r>
          <w:r w:rsidR="2B26B8BC">
            <w:instrText>PAGEREF _Toc2050340562 \h</w:instrText>
          </w:r>
          <w:r w:rsidR="2B26B8BC">
            <w:fldChar w:fldCharType="separate"/>
          </w:r>
          <w:r w:rsidRPr="1CAABC1D">
            <w:rPr>
              <w:rStyle w:val="Hyperlink"/>
            </w:rPr>
            <w:t>53</w:t>
          </w:r>
          <w:r w:rsidR="2B26B8BC">
            <w:fldChar w:fldCharType="end"/>
          </w:r>
          <w:r>
            <w:fldChar w:fldCharType="end"/>
          </w:r>
        </w:p>
        <w:p w14:paraId="47748C4C" w14:textId="7860CEE5" w:rsidR="00212C18" w:rsidRDefault="1CAABC1D">
          <w:pPr>
            <w:pStyle w:val="TOC3"/>
            <w:tabs>
              <w:tab w:val="left" w:pos="1320"/>
              <w:tab w:val="right" w:leader="dot" w:pos="8595"/>
            </w:tabs>
            <w:rPr>
              <w:rStyle w:val="Hyperlink"/>
              <w:i w:val="0"/>
              <w:iCs w:val="0"/>
              <w:kern w:val="2"/>
              <w:lang w:eastAsia="nl-NL"/>
              <w14:ligatures w14:val="standardContextual"/>
            </w:rPr>
            <w:pPrChange w:id="233" w:author="Ronald Kocks (R)" w:date="2025-08-18T11:47:00Z">
              <w:pPr/>
            </w:pPrChange>
          </w:pPr>
          <w:r>
            <w:fldChar w:fldCharType="begin"/>
          </w:r>
          <w:r>
            <w:instrText>HYPERLINK \l "_Toc962108771" \h</w:instrText>
          </w:r>
          <w:r>
            <w:fldChar w:fldCharType="separate"/>
          </w:r>
          <w:r w:rsidRPr="1CAABC1D">
            <w:rPr>
              <w:rStyle w:val="Hyperlink"/>
            </w:rPr>
            <w:t>8.3.10</w:t>
          </w:r>
          <w:ins w:id="234" w:author="Ronald Kocks (R)" w:date="2025-08-18T11:47:00Z">
            <w:r w:rsidR="2B26B8BC">
              <w:tab/>
            </w:r>
          </w:ins>
          <w:r w:rsidRPr="1CAABC1D">
            <w:rPr>
              <w:rStyle w:val="Hyperlink"/>
            </w:rPr>
            <w:t>Bedrag ineens (nog nvt / buiten scope)</w:t>
          </w:r>
          <w:ins w:id="235" w:author="Ronald Kocks (R)" w:date="2025-08-18T11:47:00Z">
            <w:r w:rsidR="2B26B8BC">
              <w:tab/>
            </w:r>
          </w:ins>
          <w:r w:rsidR="2B26B8BC">
            <w:fldChar w:fldCharType="begin"/>
          </w:r>
          <w:r w:rsidR="2B26B8BC">
            <w:instrText>PAGEREF _Toc962108771 \h</w:instrText>
          </w:r>
          <w:r w:rsidR="2B26B8BC">
            <w:fldChar w:fldCharType="separate"/>
          </w:r>
          <w:r w:rsidRPr="1CAABC1D">
            <w:rPr>
              <w:rStyle w:val="Hyperlink"/>
            </w:rPr>
            <w:t>54</w:t>
          </w:r>
          <w:r w:rsidR="2B26B8BC">
            <w:fldChar w:fldCharType="end"/>
          </w:r>
          <w:r>
            <w:fldChar w:fldCharType="end"/>
          </w:r>
        </w:p>
        <w:p w14:paraId="5D37280F" w14:textId="0939C9C0" w:rsidR="00212C18" w:rsidRDefault="1CAABC1D">
          <w:pPr>
            <w:pStyle w:val="TOC3"/>
            <w:tabs>
              <w:tab w:val="left" w:pos="1320"/>
              <w:tab w:val="right" w:leader="dot" w:pos="8595"/>
            </w:tabs>
            <w:rPr>
              <w:rStyle w:val="Hyperlink"/>
              <w:i w:val="0"/>
              <w:iCs w:val="0"/>
              <w:kern w:val="2"/>
              <w:lang w:eastAsia="nl-NL"/>
              <w14:ligatures w14:val="standardContextual"/>
            </w:rPr>
            <w:pPrChange w:id="236" w:author="Ronald Kocks (R)" w:date="2025-08-18T11:47:00Z">
              <w:pPr/>
            </w:pPrChange>
          </w:pPr>
          <w:r>
            <w:fldChar w:fldCharType="begin"/>
          </w:r>
          <w:r>
            <w:instrText>HYPERLINK \l "_Toc257399526" \h</w:instrText>
          </w:r>
          <w:r>
            <w:fldChar w:fldCharType="separate"/>
          </w:r>
          <w:r w:rsidRPr="1CAABC1D">
            <w:rPr>
              <w:rStyle w:val="Hyperlink"/>
            </w:rPr>
            <w:t>8.3.11</w:t>
          </w:r>
          <w:ins w:id="237" w:author="Ronald Kocks (R)" w:date="2025-08-18T11:47:00Z">
            <w:r w:rsidR="2B26B8BC">
              <w:tab/>
            </w:r>
          </w:ins>
          <w:r w:rsidRPr="1CAABC1D">
            <w:rPr>
              <w:rStyle w:val="Hyperlink"/>
            </w:rPr>
            <w:t>Uitruil LOP naar TOPAOW (onder constructie)</w:t>
          </w:r>
          <w:ins w:id="238" w:author="Ronald Kocks (R)" w:date="2025-08-18T11:47:00Z">
            <w:r w:rsidR="2B26B8BC">
              <w:tab/>
            </w:r>
          </w:ins>
          <w:r w:rsidR="2B26B8BC">
            <w:fldChar w:fldCharType="begin"/>
          </w:r>
          <w:r w:rsidR="2B26B8BC">
            <w:instrText>PAGEREF _Toc257399526 \h</w:instrText>
          </w:r>
          <w:r w:rsidR="2B26B8BC">
            <w:fldChar w:fldCharType="separate"/>
          </w:r>
          <w:r w:rsidRPr="1CAABC1D">
            <w:rPr>
              <w:rStyle w:val="Hyperlink"/>
            </w:rPr>
            <w:t>55</w:t>
          </w:r>
          <w:r w:rsidR="2B26B8BC">
            <w:fldChar w:fldCharType="end"/>
          </w:r>
          <w:r>
            <w:fldChar w:fldCharType="end"/>
          </w:r>
        </w:p>
        <w:p w14:paraId="2808A93C" w14:textId="4371ED0A" w:rsidR="00212C18" w:rsidRDefault="1CAABC1D">
          <w:pPr>
            <w:pStyle w:val="TOC3"/>
            <w:tabs>
              <w:tab w:val="left" w:pos="1320"/>
              <w:tab w:val="right" w:leader="dot" w:pos="8595"/>
            </w:tabs>
            <w:rPr>
              <w:rStyle w:val="Hyperlink"/>
              <w:i w:val="0"/>
              <w:iCs w:val="0"/>
              <w:kern w:val="2"/>
              <w:lang w:eastAsia="nl-NL"/>
              <w14:ligatures w14:val="standardContextual"/>
            </w:rPr>
            <w:pPrChange w:id="239" w:author="Ronald Kocks (R)" w:date="2025-08-18T11:47:00Z">
              <w:pPr/>
            </w:pPrChange>
          </w:pPr>
          <w:r>
            <w:fldChar w:fldCharType="begin"/>
          </w:r>
          <w:r>
            <w:instrText>HYPERLINK \l "_Toc528389868" \h</w:instrText>
          </w:r>
          <w:r>
            <w:fldChar w:fldCharType="separate"/>
          </w:r>
          <w:r w:rsidRPr="1CAABC1D">
            <w:rPr>
              <w:rStyle w:val="Hyperlink"/>
            </w:rPr>
            <w:t>8.3.12</w:t>
          </w:r>
          <w:ins w:id="240" w:author="Ronald Kocks (R)" w:date="2025-08-18T11:47:00Z">
            <w:r w:rsidR="2B26B8BC">
              <w:tab/>
            </w:r>
          </w:ins>
          <w:r w:rsidRPr="1CAABC1D">
            <w:rPr>
              <w:rStyle w:val="Hyperlink"/>
            </w:rPr>
            <w:t>Voorspelbare gebeurtenis: Expiratie TOPAOW</w:t>
          </w:r>
          <w:ins w:id="241" w:author="Ronald Kocks (R)" w:date="2025-08-18T11:47:00Z">
            <w:r w:rsidR="2B26B8BC">
              <w:tab/>
            </w:r>
          </w:ins>
          <w:r w:rsidR="2B26B8BC">
            <w:fldChar w:fldCharType="begin"/>
          </w:r>
          <w:r w:rsidR="2B26B8BC">
            <w:instrText>PAGEREF _Toc528389868 \h</w:instrText>
          </w:r>
          <w:r w:rsidR="2B26B8BC">
            <w:fldChar w:fldCharType="separate"/>
          </w:r>
          <w:r w:rsidRPr="1CAABC1D">
            <w:rPr>
              <w:rStyle w:val="Hyperlink"/>
            </w:rPr>
            <w:t>56</w:t>
          </w:r>
          <w:r w:rsidR="2B26B8BC">
            <w:fldChar w:fldCharType="end"/>
          </w:r>
          <w:r>
            <w:fldChar w:fldCharType="end"/>
          </w:r>
        </w:p>
        <w:p w14:paraId="6F5117D8" w14:textId="359547CD" w:rsidR="00212C18" w:rsidRDefault="1CAABC1D">
          <w:pPr>
            <w:pStyle w:val="TOC3"/>
            <w:tabs>
              <w:tab w:val="left" w:pos="1320"/>
              <w:tab w:val="right" w:leader="dot" w:pos="8595"/>
            </w:tabs>
            <w:rPr>
              <w:rStyle w:val="Hyperlink"/>
              <w:i w:val="0"/>
              <w:iCs w:val="0"/>
              <w:kern w:val="2"/>
              <w:lang w:eastAsia="nl-NL"/>
              <w14:ligatures w14:val="standardContextual"/>
            </w:rPr>
            <w:pPrChange w:id="242" w:author="Ronald Kocks (R)" w:date="2025-08-18T11:47:00Z">
              <w:pPr/>
            </w:pPrChange>
          </w:pPr>
          <w:r>
            <w:fldChar w:fldCharType="begin"/>
          </w:r>
          <w:r>
            <w:instrText>HYPERLINK \l "_Toc410817281" \h</w:instrText>
          </w:r>
          <w:r>
            <w:fldChar w:fldCharType="separate"/>
          </w:r>
          <w:r w:rsidRPr="1CAABC1D">
            <w:rPr>
              <w:rStyle w:val="Hyperlink"/>
            </w:rPr>
            <w:t>8.3.13</w:t>
          </w:r>
          <w:ins w:id="243" w:author="Ronald Kocks (R)" w:date="2025-08-18T11:47:00Z">
            <w:r w:rsidR="2B26B8BC">
              <w:tab/>
            </w:r>
          </w:ins>
          <w:r w:rsidRPr="1CAABC1D">
            <w:rPr>
              <w:rStyle w:val="Hyperlink"/>
            </w:rPr>
            <w:t>Type uitkering variabel pensioen</w:t>
          </w:r>
          <w:ins w:id="244" w:author="Ronald Kocks (R)" w:date="2025-08-18T11:47:00Z">
            <w:r w:rsidR="2B26B8BC">
              <w:tab/>
            </w:r>
          </w:ins>
          <w:r w:rsidR="2B26B8BC">
            <w:fldChar w:fldCharType="begin"/>
          </w:r>
          <w:r w:rsidR="2B26B8BC">
            <w:instrText>PAGEREF _Toc410817281 \h</w:instrText>
          </w:r>
          <w:r w:rsidR="2B26B8BC">
            <w:fldChar w:fldCharType="separate"/>
          </w:r>
          <w:r w:rsidRPr="1CAABC1D">
            <w:rPr>
              <w:rStyle w:val="Hyperlink"/>
            </w:rPr>
            <w:t>56</w:t>
          </w:r>
          <w:r w:rsidR="2B26B8BC">
            <w:fldChar w:fldCharType="end"/>
          </w:r>
          <w:r>
            <w:fldChar w:fldCharType="end"/>
          </w:r>
        </w:p>
        <w:p w14:paraId="150CAA63" w14:textId="1B3996B1" w:rsidR="00212C18" w:rsidRDefault="1CAABC1D">
          <w:pPr>
            <w:pStyle w:val="TOC3"/>
            <w:tabs>
              <w:tab w:val="left" w:pos="1320"/>
              <w:tab w:val="right" w:leader="dot" w:pos="8595"/>
            </w:tabs>
            <w:rPr>
              <w:rStyle w:val="Hyperlink"/>
              <w:i w:val="0"/>
              <w:iCs w:val="0"/>
              <w:kern w:val="2"/>
              <w:lang w:eastAsia="nl-NL"/>
              <w14:ligatures w14:val="standardContextual"/>
            </w:rPr>
            <w:pPrChange w:id="245" w:author="Ronald Kocks (R)" w:date="2025-08-18T11:47:00Z">
              <w:pPr/>
            </w:pPrChange>
          </w:pPr>
          <w:r>
            <w:fldChar w:fldCharType="begin"/>
          </w:r>
          <w:r>
            <w:instrText>HYPERLINK \l "_Toc1089297575" \h</w:instrText>
          </w:r>
          <w:r>
            <w:fldChar w:fldCharType="separate"/>
          </w:r>
          <w:r w:rsidRPr="1CAABC1D">
            <w:rPr>
              <w:rStyle w:val="Hyperlink"/>
            </w:rPr>
            <w:t>8.3.14</w:t>
          </w:r>
          <w:ins w:id="246" w:author="Ronald Kocks (R)" w:date="2025-08-18T11:47:00Z">
            <w:r w:rsidR="2B26B8BC">
              <w:tab/>
            </w:r>
          </w:ins>
          <w:r w:rsidRPr="1CAABC1D">
            <w:rPr>
              <w:rStyle w:val="Hyperlink"/>
            </w:rPr>
            <w:t>Voorspelbare gebeurtenis: Vervallen LPPTR e/o WZP</w:t>
          </w:r>
          <w:ins w:id="247" w:author="Ronald Kocks (R)" w:date="2025-08-18T11:47:00Z">
            <w:r w:rsidR="2B26B8BC">
              <w:tab/>
            </w:r>
          </w:ins>
          <w:r w:rsidR="2B26B8BC">
            <w:fldChar w:fldCharType="begin"/>
          </w:r>
          <w:r w:rsidR="2B26B8BC">
            <w:instrText>PAGEREF _Toc1089297575 \h</w:instrText>
          </w:r>
          <w:r w:rsidR="2B26B8BC">
            <w:fldChar w:fldCharType="separate"/>
          </w:r>
          <w:r w:rsidRPr="1CAABC1D">
            <w:rPr>
              <w:rStyle w:val="Hyperlink"/>
            </w:rPr>
            <w:t>57</w:t>
          </w:r>
          <w:r w:rsidR="2B26B8BC">
            <w:fldChar w:fldCharType="end"/>
          </w:r>
          <w:r>
            <w:fldChar w:fldCharType="end"/>
          </w:r>
        </w:p>
        <w:p w14:paraId="21F1679E" w14:textId="14CBB5FE" w:rsidR="00212C18" w:rsidRDefault="1CAABC1D">
          <w:pPr>
            <w:pStyle w:val="TOC1"/>
            <w:tabs>
              <w:tab w:val="left" w:pos="435"/>
              <w:tab w:val="right" w:leader="dot" w:pos="8595"/>
            </w:tabs>
            <w:rPr>
              <w:rStyle w:val="Hyperlink"/>
              <w:i/>
              <w:iCs/>
              <w:noProof/>
              <w:kern w:val="2"/>
              <w:lang w:eastAsia="nl-NL"/>
              <w14:ligatures w14:val="standardContextual"/>
            </w:rPr>
            <w:pPrChange w:id="248" w:author="Ronald Kocks (R)" w:date="2025-08-18T11:47:00Z">
              <w:pPr/>
            </w:pPrChange>
          </w:pPr>
          <w:r>
            <w:fldChar w:fldCharType="begin"/>
          </w:r>
          <w:r>
            <w:instrText>HYPERLINK \l "_Toc571395827" \h</w:instrText>
          </w:r>
          <w:r>
            <w:fldChar w:fldCharType="separate"/>
          </w:r>
          <w:r w:rsidRPr="1CAABC1D">
            <w:rPr>
              <w:rStyle w:val="Hyperlink"/>
            </w:rPr>
            <w:t>9.</w:t>
          </w:r>
          <w:ins w:id="249" w:author="Ronald Kocks (R)" w:date="2025-08-18T11:47:00Z">
            <w:r w:rsidR="2B26B8BC">
              <w:tab/>
            </w:r>
          </w:ins>
          <w:r w:rsidRPr="1CAABC1D">
            <w:rPr>
              <w:rStyle w:val="Hyperlink"/>
            </w:rPr>
            <w:t>Verval micropensioen (premievrije deelnemers)</w:t>
          </w:r>
          <w:ins w:id="250" w:author="Ronald Kocks (R)" w:date="2025-08-18T11:47:00Z">
            <w:r w:rsidR="2B26B8BC">
              <w:tab/>
            </w:r>
          </w:ins>
          <w:r w:rsidR="2B26B8BC">
            <w:fldChar w:fldCharType="begin"/>
          </w:r>
          <w:r w:rsidR="2B26B8BC">
            <w:instrText>PAGEREF _Toc571395827 \h</w:instrText>
          </w:r>
          <w:r w:rsidR="2B26B8BC">
            <w:fldChar w:fldCharType="separate"/>
          </w:r>
          <w:r w:rsidRPr="1CAABC1D">
            <w:rPr>
              <w:rStyle w:val="Hyperlink"/>
            </w:rPr>
            <w:t>58</w:t>
          </w:r>
          <w:r w:rsidR="2B26B8BC">
            <w:fldChar w:fldCharType="end"/>
          </w:r>
          <w:r>
            <w:fldChar w:fldCharType="end"/>
          </w:r>
        </w:p>
        <w:p w14:paraId="4520CF19" w14:textId="660111D6" w:rsidR="00212C18" w:rsidRDefault="1CAABC1D">
          <w:pPr>
            <w:pStyle w:val="TOC2"/>
            <w:tabs>
              <w:tab w:val="left" w:pos="660"/>
              <w:tab w:val="right" w:leader="dot" w:pos="8595"/>
            </w:tabs>
            <w:rPr>
              <w:rStyle w:val="Hyperlink"/>
              <w:noProof/>
              <w:kern w:val="2"/>
              <w:lang w:eastAsia="nl-NL"/>
              <w14:ligatures w14:val="standardContextual"/>
            </w:rPr>
            <w:pPrChange w:id="251" w:author="Ronald Kocks (R)" w:date="2025-08-18T11:47:00Z">
              <w:pPr/>
            </w:pPrChange>
          </w:pPr>
          <w:r>
            <w:fldChar w:fldCharType="begin"/>
          </w:r>
          <w:r>
            <w:instrText>HYPERLINK \l "_Toc1657529027" \h</w:instrText>
          </w:r>
          <w:r>
            <w:fldChar w:fldCharType="separate"/>
          </w:r>
          <w:r w:rsidRPr="1CAABC1D">
            <w:rPr>
              <w:rStyle w:val="Hyperlink"/>
            </w:rPr>
            <w:t>9.1</w:t>
          </w:r>
          <w:ins w:id="252" w:author="Ronald Kocks (R)" w:date="2025-08-18T11:47:00Z">
            <w:r w:rsidR="2B26B8BC">
              <w:tab/>
            </w:r>
          </w:ins>
          <w:r w:rsidRPr="1CAABC1D">
            <w:rPr>
              <w:rStyle w:val="Hyperlink"/>
            </w:rPr>
            <w:t>Samenhang met bedrijfsprocessen</w:t>
          </w:r>
          <w:ins w:id="253" w:author="Ronald Kocks (R)" w:date="2025-08-18T11:47:00Z">
            <w:r w:rsidR="2B26B8BC">
              <w:tab/>
            </w:r>
          </w:ins>
          <w:r w:rsidR="2B26B8BC">
            <w:fldChar w:fldCharType="begin"/>
          </w:r>
          <w:r w:rsidR="2B26B8BC">
            <w:instrText>PAGEREF _Toc1657529027 \h</w:instrText>
          </w:r>
          <w:r w:rsidR="2B26B8BC">
            <w:fldChar w:fldCharType="separate"/>
          </w:r>
          <w:r w:rsidRPr="1CAABC1D">
            <w:rPr>
              <w:rStyle w:val="Hyperlink"/>
            </w:rPr>
            <w:t>58</w:t>
          </w:r>
          <w:r w:rsidR="2B26B8BC">
            <w:fldChar w:fldCharType="end"/>
          </w:r>
          <w:r>
            <w:fldChar w:fldCharType="end"/>
          </w:r>
        </w:p>
        <w:p w14:paraId="16B5BC7D" w14:textId="32DCE481" w:rsidR="00212C18" w:rsidRDefault="1CAABC1D">
          <w:pPr>
            <w:pStyle w:val="TOC2"/>
            <w:tabs>
              <w:tab w:val="left" w:pos="660"/>
              <w:tab w:val="right" w:leader="dot" w:pos="8595"/>
            </w:tabs>
            <w:rPr>
              <w:rStyle w:val="Hyperlink"/>
              <w:noProof/>
              <w:kern w:val="2"/>
              <w:lang w:eastAsia="nl-NL"/>
              <w14:ligatures w14:val="standardContextual"/>
            </w:rPr>
            <w:pPrChange w:id="254" w:author="Ronald Kocks (R)" w:date="2025-08-18T11:47:00Z">
              <w:pPr/>
            </w:pPrChange>
          </w:pPr>
          <w:r>
            <w:fldChar w:fldCharType="begin"/>
          </w:r>
          <w:r>
            <w:instrText>HYPERLINK \l "_Toc1572169639" \h</w:instrText>
          </w:r>
          <w:r>
            <w:fldChar w:fldCharType="separate"/>
          </w:r>
          <w:r w:rsidRPr="1CAABC1D">
            <w:rPr>
              <w:rStyle w:val="Hyperlink"/>
            </w:rPr>
            <w:t>9.2</w:t>
          </w:r>
          <w:ins w:id="255" w:author="Ronald Kocks (R)" w:date="2025-08-18T11:47:00Z">
            <w:r w:rsidR="2B26B8BC">
              <w:tab/>
            </w:r>
          </w:ins>
          <w:r w:rsidRPr="1CAABC1D">
            <w:rPr>
              <w:rStyle w:val="Hyperlink"/>
            </w:rPr>
            <w:t>Uitgangspunten</w:t>
          </w:r>
          <w:ins w:id="256" w:author="Ronald Kocks (R)" w:date="2025-08-18T11:47:00Z">
            <w:r w:rsidR="2B26B8BC">
              <w:tab/>
            </w:r>
          </w:ins>
          <w:r w:rsidR="2B26B8BC">
            <w:fldChar w:fldCharType="begin"/>
          </w:r>
          <w:r w:rsidR="2B26B8BC">
            <w:instrText>PAGEREF _Toc1572169639 \h</w:instrText>
          </w:r>
          <w:r w:rsidR="2B26B8BC">
            <w:fldChar w:fldCharType="separate"/>
          </w:r>
          <w:r w:rsidRPr="1CAABC1D">
            <w:rPr>
              <w:rStyle w:val="Hyperlink"/>
            </w:rPr>
            <w:t>58</w:t>
          </w:r>
          <w:r w:rsidR="2B26B8BC">
            <w:fldChar w:fldCharType="end"/>
          </w:r>
          <w:r>
            <w:fldChar w:fldCharType="end"/>
          </w:r>
        </w:p>
        <w:p w14:paraId="550CC90C" w14:textId="213EF7DE" w:rsidR="00212C18" w:rsidRDefault="1CAABC1D">
          <w:pPr>
            <w:pStyle w:val="TOC2"/>
            <w:tabs>
              <w:tab w:val="left" w:pos="660"/>
              <w:tab w:val="right" w:leader="dot" w:pos="8595"/>
            </w:tabs>
            <w:rPr>
              <w:rStyle w:val="Hyperlink"/>
              <w:noProof/>
              <w:kern w:val="2"/>
              <w:lang w:eastAsia="nl-NL"/>
              <w14:ligatures w14:val="standardContextual"/>
            </w:rPr>
            <w:pPrChange w:id="257" w:author="Ronald Kocks (R)" w:date="2025-08-18T11:47:00Z">
              <w:pPr/>
            </w:pPrChange>
          </w:pPr>
          <w:r>
            <w:fldChar w:fldCharType="begin"/>
          </w:r>
          <w:r>
            <w:instrText>HYPERLINK \l "_Toc867347494" \h</w:instrText>
          </w:r>
          <w:r>
            <w:fldChar w:fldCharType="separate"/>
          </w:r>
          <w:r w:rsidRPr="1CAABC1D">
            <w:rPr>
              <w:rStyle w:val="Hyperlink"/>
            </w:rPr>
            <w:t>9.3</w:t>
          </w:r>
          <w:ins w:id="258" w:author="Ronald Kocks (R)" w:date="2025-08-18T11:47:00Z">
            <w:r w:rsidR="2B26B8BC">
              <w:tab/>
            </w:r>
          </w:ins>
          <w:r w:rsidRPr="1CAABC1D">
            <w:rPr>
              <w:rStyle w:val="Hyperlink"/>
            </w:rPr>
            <w:t>Gebeurtenissen</w:t>
          </w:r>
          <w:ins w:id="259" w:author="Ronald Kocks (R)" w:date="2025-08-18T11:47:00Z">
            <w:r w:rsidR="2B26B8BC">
              <w:tab/>
            </w:r>
          </w:ins>
          <w:r w:rsidR="2B26B8BC">
            <w:fldChar w:fldCharType="begin"/>
          </w:r>
          <w:r w:rsidR="2B26B8BC">
            <w:instrText>PAGEREF _Toc867347494 \h</w:instrText>
          </w:r>
          <w:r w:rsidR="2B26B8BC">
            <w:fldChar w:fldCharType="separate"/>
          </w:r>
          <w:r w:rsidRPr="1CAABC1D">
            <w:rPr>
              <w:rStyle w:val="Hyperlink"/>
            </w:rPr>
            <w:t>58</w:t>
          </w:r>
          <w:r w:rsidR="2B26B8BC">
            <w:fldChar w:fldCharType="end"/>
          </w:r>
          <w:r>
            <w:fldChar w:fldCharType="end"/>
          </w:r>
        </w:p>
        <w:p w14:paraId="6689AFB1" w14:textId="2B13F78F" w:rsidR="00212C18" w:rsidRDefault="1CAABC1D">
          <w:pPr>
            <w:pStyle w:val="TOC3"/>
            <w:tabs>
              <w:tab w:val="left" w:pos="1095"/>
              <w:tab w:val="right" w:leader="dot" w:pos="8595"/>
            </w:tabs>
            <w:rPr>
              <w:rStyle w:val="Hyperlink"/>
              <w:noProof/>
              <w:kern w:val="2"/>
              <w:lang w:eastAsia="nl-NL"/>
              <w14:ligatures w14:val="standardContextual"/>
            </w:rPr>
            <w:pPrChange w:id="260" w:author="Ronald Kocks (R)" w:date="2025-08-18T11:47:00Z">
              <w:pPr/>
            </w:pPrChange>
          </w:pPr>
          <w:r>
            <w:fldChar w:fldCharType="begin"/>
          </w:r>
          <w:r>
            <w:instrText>HYPERLINK \l "_Toc968257320" \h</w:instrText>
          </w:r>
          <w:r>
            <w:fldChar w:fldCharType="separate"/>
          </w:r>
          <w:r w:rsidRPr="1CAABC1D">
            <w:rPr>
              <w:rStyle w:val="Hyperlink"/>
            </w:rPr>
            <w:t>9.3.1</w:t>
          </w:r>
          <w:ins w:id="261" w:author="Ronald Kocks (R)" w:date="2025-08-18T11:47:00Z">
            <w:r w:rsidR="2B26B8BC">
              <w:tab/>
            </w:r>
          </w:ins>
          <w:r w:rsidRPr="1CAABC1D">
            <w:rPr>
              <w:rStyle w:val="Hyperlink"/>
            </w:rPr>
            <w:t>Verval micropensioen</w:t>
          </w:r>
          <w:ins w:id="262" w:author="Ronald Kocks (R)" w:date="2025-08-18T11:47:00Z">
            <w:r w:rsidR="2B26B8BC">
              <w:tab/>
            </w:r>
          </w:ins>
          <w:r w:rsidR="2B26B8BC">
            <w:fldChar w:fldCharType="begin"/>
          </w:r>
          <w:r w:rsidR="2B26B8BC">
            <w:instrText>PAGEREF _Toc968257320 \h</w:instrText>
          </w:r>
          <w:r w:rsidR="2B26B8BC">
            <w:fldChar w:fldCharType="separate"/>
          </w:r>
          <w:r w:rsidRPr="1CAABC1D">
            <w:rPr>
              <w:rStyle w:val="Hyperlink"/>
            </w:rPr>
            <w:t>58</w:t>
          </w:r>
          <w:r w:rsidR="2B26B8BC">
            <w:fldChar w:fldCharType="end"/>
          </w:r>
          <w:r>
            <w:fldChar w:fldCharType="end"/>
          </w:r>
        </w:p>
        <w:p w14:paraId="4B260D70" w14:textId="5C50E297" w:rsidR="00212C18" w:rsidRDefault="1CAABC1D">
          <w:pPr>
            <w:pStyle w:val="TOC1"/>
            <w:tabs>
              <w:tab w:val="left" w:pos="435"/>
              <w:tab w:val="right" w:leader="dot" w:pos="8595"/>
            </w:tabs>
            <w:rPr>
              <w:rStyle w:val="Hyperlink"/>
              <w:i/>
              <w:iCs/>
              <w:noProof/>
              <w:kern w:val="2"/>
              <w:lang w:eastAsia="nl-NL"/>
              <w14:ligatures w14:val="standardContextual"/>
            </w:rPr>
            <w:pPrChange w:id="263" w:author="Ronald Kocks (R)" w:date="2025-08-18T11:47:00Z">
              <w:pPr/>
            </w:pPrChange>
          </w:pPr>
          <w:r>
            <w:fldChar w:fldCharType="begin"/>
          </w:r>
          <w:r>
            <w:instrText>HYPERLINK \l "_Toc2139476867" \h</w:instrText>
          </w:r>
          <w:r>
            <w:fldChar w:fldCharType="separate"/>
          </w:r>
          <w:r w:rsidRPr="1CAABC1D">
            <w:rPr>
              <w:rStyle w:val="Hyperlink"/>
            </w:rPr>
            <w:t>10.</w:t>
          </w:r>
          <w:ins w:id="264" w:author="Ronald Kocks (R)" w:date="2025-08-18T11:47:00Z">
            <w:r w:rsidR="2B26B8BC">
              <w:tab/>
            </w:r>
          </w:ins>
          <w:r w:rsidRPr="1CAABC1D">
            <w:rPr>
              <w:rStyle w:val="Hyperlink"/>
            </w:rPr>
            <w:t>Arbeidsongeschiktheid</w:t>
          </w:r>
          <w:ins w:id="265" w:author="Ronald Kocks (R)" w:date="2025-08-18T11:47:00Z">
            <w:r w:rsidR="2B26B8BC">
              <w:tab/>
            </w:r>
          </w:ins>
          <w:r w:rsidR="2B26B8BC">
            <w:fldChar w:fldCharType="begin"/>
          </w:r>
          <w:r w:rsidR="2B26B8BC">
            <w:instrText>PAGEREF _Toc2139476867 \h</w:instrText>
          </w:r>
          <w:r w:rsidR="2B26B8BC">
            <w:fldChar w:fldCharType="separate"/>
          </w:r>
          <w:r w:rsidRPr="1CAABC1D">
            <w:rPr>
              <w:rStyle w:val="Hyperlink"/>
            </w:rPr>
            <w:t>60</w:t>
          </w:r>
          <w:r w:rsidR="2B26B8BC">
            <w:fldChar w:fldCharType="end"/>
          </w:r>
          <w:r>
            <w:fldChar w:fldCharType="end"/>
          </w:r>
        </w:p>
        <w:p w14:paraId="0DDE705C" w14:textId="105DCEAD" w:rsidR="00212C18" w:rsidRDefault="1CAABC1D">
          <w:pPr>
            <w:pStyle w:val="TOC2"/>
            <w:tabs>
              <w:tab w:val="left" w:pos="660"/>
              <w:tab w:val="right" w:leader="dot" w:pos="8595"/>
            </w:tabs>
            <w:rPr>
              <w:rStyle w:val="Hyperlink"/>
              <w:noProof/>
              <w:kern w:val="2"/>
              <w:lang w:eastAsia="nl-NL"/>
              <w14:ligatures w14:val="standardContextual"/>
            </w:rPr>
            <w:pPrChange w:id="266" w:author="Ronald Kocks (R)" w:date="2025-08-18T11:47:00Z">
              <w:pPr/>
            </w:pPrChange>
          </w:pPr>
          <w:r>
            <w:fldChar w:fldCharType="begin"/>
          </w:r>
          <w:r>
            <w:instrText>HYPERLINK \l "_Toc2111560388" \h</w:instrText>
          </w:r>
          <w:r>
            <w:fldChar w:fldCharType="separate"/>
          </w:r>
          <w:r w:rsidRPr="1CAABC1D">
            <w:rPr>
              <w:rStyle w:val="Hyperlink"/>
            </w:rPr>
            <w:t>10.1</w:t>
          </w:r>
          <w:ins w:id="267" w:author="Ronald Kocks (R)" w:date="2025-08-18T11:47:00Z">
            <w:r w:rsidR="2B26B8BC">
              <w:tab/>
            </w:r>
          </w:ins>
          <w:r w:rsidRPr="1CAABC1D">
            <w:rPr>
              <w:rStyle w:val="Hyperlink"/>
            </w:rPr>
            <w:t>Samenhang met bedrijfsprocessen</w:t>
          </w:r>
          <w:ins w:id="268" w:author="Ronald Kocks (R)" w:date="2025-08-18T11:47:00Z">
            <w:r w:rsidR="2B26B8BC">
              <w:tab/>
            </w:r>
          </w:ins>
          <w:r w:rsidR="2B26B8BC">
            <w:fldChar w:fldCharType="begin"/>
          </w:r>
          <w:r w:rsidR="2B26B8BC">
            <w:instrText>PAGEREF _Toc2111560388 \h</w:instrText>
          </w:r>
          <w:r w:rsidR="2B26B8BC">
            <w:fldChar w:fldCharType="separate"/>
          </w:r>
          <w:r w:rsidRPr="1CAABC1D">
            <w:rPr>
              <w:rStyle w:val="Hyperlink"/>
            </w:rPr>
            <w:t>60</w:t>
          </w:r>
          <w:r w:rsidR="2B26B8BC">
            <w:fldChar w:fldCharType="end"/>
          </w:r>
          <w:r>
            <w:fldChar w:fldCharType="end"/>
          </w:r>
        </w:p>
        <w:p w14:paraId="298937C4" w14:textId="77AB1F68" w:rsidR="00212C18" w:rsidRDefault="1CAABC1D">
          <w:pPr>
            <w:pStyle w:val="TOC3"/>
            <w:tabs>
              <w:tab w:val="left" w:pos="1320"/>
              <w:tab w:val="right" w:leader="dot" w:pos="8595"/>
            </w:tabs>
            <w:rPr>
              <w:rStyle w:val="Hyperlink"/>
              <w:noProof/>
              <w:kern w:val="2"/>
              <w:lang w:eastAsia="nl-NL"/>
              <w14:ligatures w14:val="standardContextual"/>
            </w:rPr>
            <w:pPrChange w:id="269" w:author="Ronald Kocks (R)" w:date="2025-08-18T11:47:00Z">
              <w:pPr/>
            </w:pPrChange>
          </w:pPr>
          <w:r>
            <w:fldChar w:fldCharType="begin"/>
          </w:r>
          <w:r>
            <w:instrText>HYPERLINK \l "_Toc1629992871" \h</w:instrText>
          </w:r>
          <w:r>
            <w:fldChar w:fldCharType="separate"/>
          </w:r>
          <w:r w:rsidRPr="1CAABC1D">
            <w:rPr>
              <w:rStyle w:val="Hyperlink"/>
            </w:rPr>
            <w:t>10.1.1</w:t>
          </w:r>
          <w:ins w:id="270" w:author="Ronald Kocks (R)" w:date="2025-08-18T11:47:00Z">
            <w:r w:rsidR="2B26B8BC">
              <w:tab/>
            </w:r>
          </w:ins>
          <w:r w:rsidRPr="1CAABC1D">
            <w:rPr>
              <w:rStyle w:val="Hyperlink"/>
            </w:rPr>
            <w:t>SUAG</w:t>
          </w:r>
          <w:ins w:id="271" w:author="Ronald Kocks (R)" w:date="2025-08-18T11:47:00Z">
            <w:r w:rsidR="2B26B8BC">
              <w:tab/>
            </w:r>
          </w:ins>
          <w:r w:rsidR="2B26B8BC">
            <w:fldChar w:fldCharType="begin"/>
          </w:r>
          <w:r w:rsidR="2B26B8BC">
            <w:instrText>PAGEREF _Toc1629992871 \h</w:instrText>
          </w:r>
          <w:r w:rsidR="2B26B8BC">
            <w:fldChar w:fldCharType="separate"/>
          </w:r>
          <w:r w:rsidRPr="1CAABC1D">
            <w:rPr>
              <w:rStyle w:val="Hyperlink"/>
            </w:rPr>
            <w:t>60</w:t>
          </w:r>
          <w:r w:rsidR="2B26B8BC">
            <w:fldChar w:fldCharType="end"/>
          </w:r>
          <w:r>
            <w:fldChar w:fldCharType="end"/>
          </w:r>
        </w:p>
        <w:p w14:paraId="102D127A" w14:textId="37DF16E6" w:rsidR="00212C18" w:rsidRDefault="1CAABC1D">
          <w:pPr>
            <w:pStyle w:val="TOC3"/>
            <w:tabs>
              <w:tab w:val="left" w:pos="1320"/>
              <w:tab w:val="right" w:leader="dot" w:pos="8595"/>
            </w:tabs>
            <w:rPr>
              <w:rStyle w:val="Hyperlink"/>
              <w:i w:val="0"/>
              <w:iCs w:val="0"/>
              <w:kern w:val="2"/>
              <w:lang w:eastAsia="nl-NL"/>
              <w14:ligatures w14:val="standardContextual"/>
            </w:rPr>
            <w:pPrChange w:id="272" w:author="Ronald Kocks (R)" w:date="2025-08-18T11:47:00Z">
              <w:pPr/>
            </w:pPrChange>
          </w:pPr>
          <w:r>
            <w:fldChar w:fldCharType="begin"/>
          </w:r>
          <w:r>
            <w:instrText>HYPERLINK \l "_Toc2090052091" \h</w:instrText>
          </w:r>
          <w:r>
            <w:fldChar w:fldCharType="separate"/>
          </w:r>
          <w:r w:rsidRPr="1CAABC1D">
            <w:rPr>
              <w:rStyle w:val="Hyperlink"/>
            </w:rPr>
            <w:t>10.1.2</w:t>
          </w:r>
          <w:ins w:id="273" w:author="Ronald Kocks (R)" w:date="2025-08-18T11:47:00Z">
            <w:r w:rsidR="2B26B8BC">
              <w:tab/>
            </w:r>
          </w:ins>
          <w:r w:rsidRPr="1CAABC1D">
            <w:rPr>
              <w:rStyle w:val="Hyperlink"/>
            </w:rPr>
            <w:t>Specifiek BerPF: beroepsarbeidsongeschiktheid (niet via SUAG)</w:t>
          </w:r>
          <w:ins w:id="274" w:author="Ronald Kocks (R)" w:date="2025-08-18T11:47:00Z">
            <w:r w:rsidR="2B26B8BC">
              <w:tab/>
            </w:r>
          </w:ins>
          <w:r w:rsidR="2B26B8BC">
            <w:fldChar w:fldCharType="begin"/>
          </w:r>
          <w:r w:rsidR="2B26B8BC">
            <w:instrText>PAGEREF _Toc2090052091 \h</w:instrText>
          </w:r>
          <w:r w:rsidR="2B26B8BC">
            <w:fldChar w:fldCharType="separate"/>
          </w:r>
          <w:r w:rsidRPr="1CAABC1D">
            <w:rPr>
              <w:rStyle w:val="Hyperlink"/>
            </w:rPr>
            <w:t>61</w:t>
          </w:r>
          <w:r w:rsidR="2B26B8BC">
            <w:fldChar w:fldCharType="end"/>
          </w:r>
          <w:r>
            <w:fldChar w:fldCharType="end"/>
          </w:r>
        </w:p>
        <w:p w14:paraId="2C2A959C" w14:textId="428D6555" w:rsidR="00212C18" w:rsidRDefault="1CAABC1D">
          <w:pPr>
            <w:pStyle w:val="TOC2"/>
            <w:tabs>
              <w:tab w:val="left" w:pos="660"/>
              <w:tab w:val="right" w:leader="dot" w:pos="8595"/>
            </w:tabs>
            <w:rPr>
              <w:rStyle w:val="Hyperlink"/>
              <w:i/>
              <w:iCs/>
              <w:noProof/>
              <w:kern w:val="2"/>
              <w:lang w:eastAsia="nl-NL"/>
              <w14:ligatures w14:val="standardContextual"/>
            </w:rPr>
            <w:pPrChange w:id="275" w:author="Ronald Kocks (R)" w:date="2025-08-18T11:47:00Z">
              <w:pPr/>
            </w:pPrChange>
          </w:pPr>
          <w:r>
            <w:fldChar w:fldCharType="begin"/>
          </w:r>
          <w:r>
            <w:instrText>HYPERLINK \l "_Toc10031053" \h</w:instrText>
          </w:r>
          <w:r>
            <w:fldChar w:fldCharType="separate"/>
          </w:r>
          <w:r w:rsidRPr="1CAABC1D">
            <w:rPr>
              <w:rStyle w:val="Hyperlink"/>
            </w:rPr>
            <w:t>10.2</w:t>
          </w:r>
          <w:ins w:id="276" w:author="Ronald Kocks (R)" w:date="2025-08-18T11:47:00Z">
            <w:r w:rsidR="2B26B8BC">
              <w:tab/>
            </w:r>
          </w:ins>
          <w:r w:rsidRPr="1CAABC1D">
            <w:rPr>
              <w:rStyle w:val="Hyperlink"/>
            </w:rPr>
            <w:t>Uitgangspunten</w:t>
          </w:r>
          <w:ins w:id="277" w:author="Ronald Kocks (R)" w:date="2025-08-18T11:47:00Z">
            <w:r w:rsidR="2B26B8BC">
              <w:tab/>
            </w:r>
          </w:ins>
          <w:r w:rsidR="2B26B8BC">
            <w:fldChar w:fldCharType="begin"/>
          </w:r>
          <w:r w:rsidR="2B26B8BC">
            <w:instrText>PAGEREF _Toc10031053 \h</w:instrText>
          </w:r>
          <w:r w:rsidR="2B26B8BC">
            <w:fldChar w:fldCharType="separate"/>
          </w:r>
          <w:r w:rsidRPr="1CAABC1D">
            <w:rPr>
              <w:rStyle w:val="Hyperlink"/>
            </w:rPr>
            <w:t>61</w:t>
          </w:r>
          <w:r w:rsidR="2B26B8BC">
            <w:fldChar w:fldCharType="end"/>
          </w:r>
          <w:r>
            <w:fldChar w:fldCharType="end"/>
          </w:r>
        </w:p>
        <w:p w14:paraId="78BA397E" w14:textId="30593B6E" w:rsidR="00212C18" w:rsidRDefault="1CAABC1D">
          <w:pPr>
            <w:pStyle w:val="TOC2"/>
            <w:tabs>
              <w:tab w:val="left" w:pos="660"/>
              <w:tab w:val="right" w:leader="dot" w:pos="8595"/>
            </w:tabs>
            <w:rPr>
              <w:rStyle w:val="Hyperlink"/>
              <w:noProof/>
              <w:kern w:val="2"/>
              <w:lang w:eastAsia="nl-NL"/>
              <w14:ligatures w14:val="standardContextual"/>
            </w:rPr>
            <w:pPrChange w:id="278" w:author="Ronald Kocks (R)" w:date="2025-08-18T11:47:00Z">
              <w:pPr/>
            </w:pPrChange>
          </w:pPr>
          <w:r>
            <w:fldChar w:fldCharType="begin"/>
          </w:r>
          <w:r>
            <w:instrText>HYPERLINK \l "_Toc428428636" \h</w:instrText>
          </w:r>
          <w:r>
            <w:fldChar w:fldCharType="separate"/>
          </w:r>
          <w:r w:rsidRPr="1CAABC1D">
            <w:rPr>
              <w:rStyle w:val="Hyperlink"/>
            </w:rPr>
            <w:t>10.3</w:t>
          </w:r>
          <w:ins w:id="279" w:author="Ronald Kocks (R)" w:date="2025-08-18T11:47:00Z">
            <w:r w:rsidR="2B26B8BC">
              <w:tab/>
            </w:r>
          </w:ins>
          <w:r w:rsidRPr="1CAABC1D">
            <w:rPr>
              <w:rStyle w:val="Hyperlink"/>
            </w:rPr>
            <w:t>Openstaand punten</w:t>
          </w:r>
          <w:ins w:id="280" w:author="Ronald Kocks (R)" w:date="2025-08-18T11:47:00Z">
            <w:r w:rsidR="2B26B8BC">
              <w:tab/>
            </w:r>
          </w:ins>
          <w:r w:rsidR="2B26B8BC">
            <w:fldChar w:fldCharType="begin"/>
          </w:r>
          <w:r w:rsidR="2B26B8BC">
            <w:instrText>PAGEREF _Toc428428636 \h</w:instrText>
          </w:r>
          <w:r w:rsidR="2B26B8BC">
            <w:fldChar w:fldCharType="separate"/>
          </w:r>
          <w:r w:rsidRPr="1CAABC1D">
            <w:rPr>
              <w:rStyle w:val="Hyperlink"/>
            </w:rPr>
            <w:t>62</w:t>
          </w:r>
          <w:r w:rsidR="2B26B8BC">
            <w:fldChar w:fldCharType="end"/>
          </w:r>
          <w:r>
            <w:fldChar w:fldCharType="end"/>
          </w:r>
        </w:p>
        <w:p w14:paraId="1B3C7CFA" w14:textId="5E696256" w:rsidR="00212C18" w:rsidRDefault="1CAABC1D">
          <w:pPr>
            <w:pStyle w:val="TOC3"/>
            <w:tabs>
              <w:tab w:val="left" w:pos="1320"/>
              <w:tab w:val="right" w:leader="dot" w:pos="8595"/>
            </w:tabs>
            <w:rPr>
              <w:rStyle w:val="Hyperlink"/>
              <w:noProof/>
              <w:kern w:val="2"/>
              <w:lang w:eastAsia="nl-NL"/>
              <w14:ligatures w14:val="standardContextual"/>
            </w:rPr>
            <w:pPrChange w:id="281" w:author="Ronald Kocks (R)" w:date="2025-08-18T11:47:00Z">
              <w:pPr/>
            </w:pPrChange>
          </w:pPr>
          <w:r>
            <w:fldChar w:fldCharType="begin"/>
          </w:r>
          <w:r>
            <w:instrText>HYPERLINK \l "_Toc262155757" \h</w:instrText>
          </w:r>
          <w:r>
            <w:fldChar w:fldCharType="separate"/>
          </w:r>
          <w:r w:rsidRPr="1CAABC1D">
            <w:rPr>
              <w:rStyle w:val="Hyperlink"/>
            </w:rPr>
            <w:t>10.3.1</w:t>
          </w:r>
          <w:ins w:id="282" w:author="Ronald Kocks (R)" w:date="2025-08-18T11:47:00Z">
            <w:r w:rsidR="2B26B8BC">
              <w:tab/>
            </w:r>
          </w:ins>
          <w:r w:rsidRPr="1CAABC1D">
            <w:rPr>
              <w:rStyle w:val="Hyperlink"/>
            </w:rPr>
            <w:t>Voorlopige toekenning: WIA voorschot</w:t>
          </w:r>
          <w:ins w:id="283" w:author="Ronald Kocks (R)" w:date="2025-08-18T11:47:00Z">
            <w:r w:rsidR="2B26B8BC">
              <w:tab/>
            </w:r>
          </w:ins>
          <w:r w:rsidR="2B26B8BC">
            <w:fldChar w:fldCharType="begin"/>
          </w:r>
          <w:r w:rsidR="2B26B8BC">
            <w:instrText>PAGEREF _Toc262155757 \h</w:instrText>
          </w:r>
          <w:r w:rsidR="2B26B8BC">
            <w:fldChar w:fldCharType="separate"/>
          </w:r>
          <w:r w:rsidRPr="1CAABC1D">
            <w:rPr>
              <w:rStyle w:val="Hyperlink"/>
            </w:rPr>
            <w:t>62</w:t>
          </w:r>
          <w:r w:rsidR="2B26B8BC">
            <w:fldChar w:fldCharType="end"/>
          </w:r>
          <w:r>
            <w:fldChar w:fldCharType="end"/>
          </w:r>
        </w:p>
        <w:p w14:paraId="7A93535D" w14:textId="1ADB841B" w:rsidR="00212C18" w:rsidRDefault="1CAABC1D">
          <w:pPr>
            <w:pStyle w:val="TOC2"/>
            <w:tabs>
              <w:tab w:val="left" w:pos="660"/>
              <w:tab w:val="right" w:leader="dot" w:pos="8595"/>
            </w:tabs>
            <w:rPr>
              <w:rStyle w:val="Hyperlink"/>
              <w:i/>
              <w:iCs/>
              <w:noProof/>
              <w:kern w:val="2"/>
              <w:lang w:eastAsia="nl-NL"/>
              <w14:ligatures w14:val="standardContextual"/>
            </w:rPr>
            <w:pPrChange w:id="284" w:author="Ronald Kocks (R)" w:date="2025-08-18T11:47:00Z">
              <w:pPr/>
            </w:pPrChange>
          </w:pPr>
          <w:r>
            <w:fldChar w:fldCharType="begin"/>
          </w:r>
          <w:r>
            <w:instrText>HYPERLINK \l "_Toc1917584655" \h</w:instrText>
          </w:r>
          <w:r>
            <w:fldChar w:fldCharType="separate"/>
          </w:r>
          <w:r w:rsidRPr="1CAABC1D">
            <w:rPr>
              <w:rStyle w:val="Hyperlink"/>
            </w:rPr>
            <w:t>10.4</w:t>
          </w:r>
          <w:ins w:id="285" w:author="Ronald Kocks (R)" w:date="2025-08-18T11:47:00Z">
            <w:r w:rsidR="2B26B8BC">
              <w:tab/>
            </w:r>
          </w:ins>
          <w:r w:rsidRPr="1CAABC1D">
            <w:rPr>
              <w:rStyle w:val="Hyperlink"/>
            </w:rPr>
            <w:t>Structuur en inrichting m.b.t. arbeidsongeschiktheid</w:t>
          </w:r>
          <w:ins w:id="286" w:author="Ronald Kocks (R)" w:date="2025-08-18T11:47:00Z">
            <w:r w:rsidR="2B26B8BC">
              <w:tab/>
            </w:r>
          </w:ins>
          <w:r w:rsidR="2B26B8BC">
            <w:fldChar w:fldCharType="begin"/>
          </w:r>
          <w:r w:rsidR="2B26B8BC">
            <w:instrText>PAGEREF _Toc1917584655 \h</w:instrText>
          </w:r>
          <w:r w:rsidR="2B26B8BC">
            <w:fldChar w:fldCharType="separate"/>
          </w:r>
          <w:r w:rsidRPr="1CAABC1D">
            <w:rPr>
              <w:rStyle w:val="Hyperlink"/>
            </w:rPr>
            <w:t>62</w:t>
          </w:r>
          <w:r w:rsidR="2B26B8BC">
            <w:fldChar w:fldCharType="end"/>
          </w:r>
          <w:r>
            <w:fldChar w:fldCharType="end"/>
          </w:r>
        </w:p>
        <w:p w14:paraId="00F2211B" w14:textId="2D1D3F8C" w:rsidR="00212C18" w:rsidRDefault="1CAABC1D">
          <w:pPr>
            <w:pStyle w:val="TOC3"/>
            <w:tabs>
              <w:tab w:val="left" w:pos="1320"/>
              <w:tab w:val="right" w:leader="dot" w:pos="8595"/>
            </w:tabs>
            <w:rPr>
              <w:rStyle w:val="Hyperlink"/>
              <w:noProof/>
              <w:kern w:val="2"/>
              <w:lang w:eastAsia="nl-NL"/>
              <w14:ligatures w14:val="standardContextual"/>
            </w:rPr>
            <w:pPrChange w:id="287" w:author="Ronald Kocks (R)" w:date="2025-08-18T11:47:00Z">
              <w:pPr/>
            </w:pPrChange>
          </w:pPr>
          <w:r>
            <w:fldChar w:fldCharType="begin"/>
          </w:r>
          <w:r>
            <w:instrText>HYPERLINK \l "_Toc967040398" \h</w:instrText>
          </w:r>
          <w:r>
            <w:fldChar w:fldCharType="separate"/>
          </w:r>
          <w:r w:rsidRPr="1CAABC1D">
            <w:rPr>
              <w:rStyle w:val="Hyperlink"/>
            </w:rPr>
            <w:t>10.4.1</w:t>
          </w:r>
          <w:ins w:id="288" w:author="Ronald Kocks (R)" w:date="2025-08-18T11:47:00Z">
            <w:r w:rsidR="2B26B8BC">
              <w:tab/>
            </w:r>
          </w:ins>
          <w:r w:rsidRPr="1CAABC1D">
            <w:rPr>
              <w:rStyle w:val="Hyperlink"/>
            </w:rPr>
            <w:t>Structuur m.b.t. premievrijstelling</w:t>
          </w:r>
          <w:ins w:id="289" w:author="Ronald Kocks (R)" w:date="2025-08-18T11:47:00Z">
            <w:r w:rsidR="2B26B8BC">
              <w:tab/>
            </w:r>
          </w:ins>
          <w:r w:rsidR="2B26B8BC">
            <w:fldChar w:fldCharType="begin"/>
          </w:r>
          <w:r w:rsidR="2B26B8BC">
            <w:instrText>PAGEREF _Toc967040398 \h</w:instrText>
          </w:r>
          <w:r w:rsidR="2B26B8BC">
            <w:fldChar w:fldCharType="separate"/>
          </w:r>
          <w:r w:rsidRPr="1CAABC1D">
            <w:rPr>
              <w:rStyle w:val="Hyperlink"/>
            </w:rPr>
            <w:t>62</w:t>
          </w:r>
          <w:r w:rsidR="2B26B8BC">
            <w:fldChar w:fldCharType="end"/>
          </w:r>
          <w:r>
            <w:fldChar w:fldCharType="end"/>
          </w:r>
        </w:p>
        <w:p w14:paraId="63ECC845" w14:textId="02133325" w:rsidR="00212C18" w:rsidRDefault="1CAABC1D">
          <w:pPr>
            <w:pStyle w:val="TOC3"/>
            <w:tabs>
              <w:tab w:val="left" w:pos="1320"/>
              <w:tab w:val="right" w:leader="dot" w:pos="8595"/>
            </w:tabs>
            <w:rPr>
              <w:rStyle w:val="Hyperlink"/>
              <w:i w:val="0"/>
              <w:iCs w:val="0"/>
              <w:kern w:val="2"/>
              <w:lang w:eastAsia="nl-NL"/>
              <w14:ligatures w14:val="standardContextual"/>
            </w:rPr>
            <w:pPrChange w:id="290" w:author="Ronald Kocks (R)" w:date="2025-08-18T11:47:00Z">
              <w:pPr/>
            </w:pPrChange>
          </w:pPr>
          <w:r>
            <w:fldChar w:fldCharType="begin"/>
          </w:r>
          <w:r>
            <w:instrText>HYPERLINK \l "_Toc1381882074" \h</w:instrText>
          </w:r>
          <w:r>
            <w:fldChar w:fldCharType="separate"/>
          </w:r>
          <w:r w:rsidRPr="1CAABC1D">
            <w:rPr>
              <w:rStyle w:val="Hyperlink"/>
            </w:rPr>
            <w:t>10.4.2</w:t>
          </w:r>
          <w:ins w:id="291" w:author="Ronald Kocks (R)" w:date="2025-08-18T11:47:00Z">
            <w:r w:rsidR="2B26B8BC">
              <w:tab/>
            </w:r>
          </w:ins>
          <w:r w:rsidRPr="1CAABC1D">
            <w:rPr>
              <w:rStyle w:val="Hyperlink"/>
            </w:rPr>
            <w:t>Klassentabel WAO</w:t>
          </w:r>
          <w:ins w:id="292" w:author="Ronald Kocks (R)" w:date="2025-08-18T11:47:00Z">
            <w:r w:rsidR="2B26B8BC">
              <w:tab/>
            </w:r>
          </w:ins>
          <w:r w:rsidR="2B26B8BC">
            <w:fldChar w:fldCharType="begin"/>
          </w:r>
          <w:r w:rsidR="2B26B8BC">
            <w:instrText>PAGEREF _Toc1381882074 \h</w:instrText>
          </w:r>
          <w:r w:rsidR="2B26B8BC">
            <w:fldChar w:fldCharType="separate"/>
          </w:r>
          <w:r w:rsidRPr="1CAABC1D">
            <w:rPr>
              <w:rStyle w:val="Hyperlink"/>
            </w:rPr>
            <w:t>64</w:t>
          </w:r>
          <w:r w:rsidR="2B26B8BC">
            <w:fldChar w:fldCharType="end"/>
          </w:r>
          <w:r>
            <w:fldChar w:fldCharType="end"/>
          </w:r>
        </w:p>
        <w:p w14:paraId="0DCBF981" w14:textId="1D8A234A" w:rsidR="00212C18" w:rsidRDefault="1CAABC1D">
          <w:pPr>
            <w:pStyle w:val="TOC3"/>
            <w:tabs>
              <w:tab w:val="left" w:pos="1320"/>
              <w:tab w:val="right" w:leader="dot" w:pos="8595"/>
            </w:tabs>
            <w:rPr>
              <w:rStyle w:val="Hyperlink"/>
              <w:i w:val="0"/>
              <w:iCs w:val="0"/>
              <w:kern w:val="2"/>
              <w:lang w:eastAsia="nl-NL"/>
              <w14:ligatures w14:val="standardContextual"/>
            </w:rPr>
            <w:pPrChange w:id="293" w:author="Ronald Kocks (R)" w:date="2025-08-18T11:47:00Z">
              <w:pPr/>
            </w:pPrChange>
          </w:pPr>
          <w:r>
            <w:fldChar w:fldCharType="begin"/>
          </w:r>
          <w:r>
            <w:instrText>HYPERLINK \l "_Toc1389126003" \h</w:instrText>
          </w:r>
          <w:r>
            <w:fldChar w:fldCharType="separate"/>
          </w:r>
          <w:r w:rsidRPr="1CAABC1D">
            <w:rPr>
              <w:rStyle w:val="Hyperlink"/>
            </w:rPr>
            <w:t>10.4.3</w:t>
          </w:r>
          <w:ins w:id="294" w:author="Ronald Kocks (R)" w:date="2025-08-18T11:47:00Z">
            <w:r w:rsidR="2B26B8BC">
              <w:tab/>
            </w:r>
          </w:ins>
          <w:r w:rsidRPr="1CAABC1D">
            <w:rPr>
              <w:rStyle w:val="Hyperlink"/>
            </w:rPr>
            <w:t>Klassentabel WIA</w:t>
          </w:r>
          <w:ins w:id="295" w:author="Ronald Kocks (R)" w:date="2025-08-18T11:47:00Z">
            <w:r w:rsidR="2B26B8BC">
              <w:tab/>
            </w:r>
          </w:ins>
          <w:r w:rsidR="2B26B8BC">
            <w:fldChar w:fldCharType="begin"/>
          </w:r>
          <w:r w:rsidR="2B26B8BC">
            <w:instrText>PAGEREF _Toc1389126003 \h</w:instrText>
          </w:r>
          <w:r w:rsidR="2B26B8BC">
            <w:fldChar w:fldCharType="separate"/>
          </w:r>
          <w:r w:rsidRPr="1CAABC1D">
            <w:rPr>
              <w:rStyle w:val="Hyperlink"/>
            </w:rPr>
            <w:t>64</w:t>
          </w:r>
          <w:r w:rsidR="2B26B8BC">
            <w:fldChar w:fldCharType="end"/>
          </w:r>
          <w:r>
            <w:fldChar w:fldCharType="end"/>
          </w:r>
        </w:p>
        <w:p w14:paraId="652F8129" w14:textId="6D91E102" w:rsidR="00212C18" w:rsidRDefault="1CAABC1D">
          <w:pPr>
            <w:pStyle w:val="TOC3"/>
            <w:tabs>
              <w:tab w:val="left" w:pos="1320"/>
              <w:tab w:val="right" w:leader="dot" w:pos="8595"/>
            </w:tabs>
            <w:rPr>
              <w:rStyle w:val="Hyperlink"/>
              <w:i w:val="0"/>
              <w:iCs w:val="0"/>
              <w:kern w:val="2"/>
              <w:lang w:eastAsia="nl-NL"/>
              <w14:ligatures w14:val="standardContextual"/>
            </w:rPr>
            <w:pPrChange w:id="296" w:author="Ronald Kocks (R)" w:date="2025-08-18T11:47:00Z">
              <w:pPr/>
            </w:pPrChange>
          </w:pPr>
          <w:r>
            <w:fldChar w:fldCharType="begin"/>
          </w:r>
          <w:r>
            <w:instrText>HYPERLINK \l "_Toc1609573471" \h</w:instrText>
          </w:r>
          <w:r>
            <w:fldChar w:fldCharType="separate"/>
          </w:r>
          <w:r w:rsidRPr="1CAABC1D">
            <w:rPr>
              <w:rStyle w:val="Hyperlink"/>
            </w:rPr>
            <w:t>10.4.4</w:t>
          </w:r>
          <w:ins w:id="297" w:author="Ronald Kocks (R)" w:date="2025-08-18T11:47:00Z">
            <w:r w:rsidR="2B26B8BC">
              <w:tab/>
            </w:r>
          </w:ins>
          <w:r w:rsidRPr="1CAABC1D">
            <w:rPr>
              <w:rStyle w:val="Hyperlink"/>
            </w:rPr>
            <w:t>Klassentabel met invoer ao-percentage</w:t>
          </w:r>
          <w:ins w:id="298" w:author="Ronald Kocks (R)" w:date="2025-08-18T11:47:00Z">
            <w:r w:rsidR="2B26B8BC">
              <w:tab/>
            </w:r>
          </w:ins>
          <w:r w:rsidR="2B26B8BC">
            <w:fldChar w:fldCharType="begin"/>
          </w:r>
          <w:r w:rsidR="2B26B8BC">
            <w:instrText>PAGEREF _Toc1609573471 \h</w:instrText>
          </w:r>
          <w:r w:rsidR="2B26B8BC">
            <w:fldChar w:fldCharType="separate"/>
          </w:r>
          <w:r w:rsidRPr="1CAABC1D">
            <w:rPr>
              <w:rStyle w:val="Hyperlink"/>
            </w:rPr>
            <w:t>64</w:t>
          </w:r>
          <w:r w:rsidR="2B26B8BC">
            <w:fldChar w:fldCharType="end"/>
          </w:r>
          <w:r>
            <w:fldChar w:fldCharType="end"/>
          </w:r>
        </w:p>
        <w:p w14:paraId="6A7ADDAE" w14:textId="2682C3A3" w:rsidR="00212C18" w:rsidRDefault="1CAABC1D">
          <w:pPr>
            <w:pStyle w:val="TOC3"/>
            <w:tabs>
              <w:tab w:val="left" w:pos="1320"/>
              <w:tab w:val="right" w:leader="dot" w:pos="8595"/>
            </w:tabs>
            <w:rPr>
              <w:rStyle w:val="Hyperlink"/>
              <w:i w:val="0"/>
              <w:iCs w:val="0"/>
              <w:kern w:val="2"/>
              <w:lang w:eastAsia="nl-NL"/>
              <w14:ligatures w14:val="standardContextual"/>
            </w:rPr>
            <w:pPrChange w:id="299" w:author="Ronald Kocks (R)" w:date="2025-08-18T11:47:00Z">
              <w:pPr/>
            </w:pPrChange>
          </w:pPr>
          <w:r>
            <w:fldChar w:fldCharType="begin"/>
          </w:r>
          <w:r>
            <w:instrText>HYPERLINK \l "_Toc1692784557" \h</w:instrText>
          </w:r>
          <w:r>
            <w:fldChar w:fldCharType="separate"/>
          </w:r>
          <w:r w:rsidRPr="1CAABC1D">
            <w:rPr>
              <w:rStyle w:val="Hyperlink"/>
            </w:rPr>
            <w:t>10.4.5</w:t>
          </w:r>
          <w:ins w:id="300" w:author="Ronald Kocks (R)" w:date="2025-08-18T11:47:00Z">
            <w:r w:rsidR="2B26B8BC">
              <w:tab/>
            </w:r>
          </w:ins>
          <w:r w:rsidRPr="1CAABC1D">
            <w:rPr>
              <w:rStyle w:val="Hyperlink"/>
            </w:rPr>
            <w:t>Reden wijziging Ao</w:t>
          </w:r>
          <w:ins w:id="301" w:author="Ronald Kocks (R)" w:date="2025-08-18T11:47:00Z">
            <w:r w:rsidR="2B26B8BC">
              <w:tab/>
            </w:r>
          </w:ins>
          <w:r w:rsidR="2B26B8BC">
            <w:fldChar w:fldCharType="begin"/>
          </w:r>
          <w:r w:rsidR="2B26B8BC">
            <w:instrText>PAGEREF _Toc1692784557 \h</w:instrText>
          </w:r>
          <w:r w:rsidR="2B26B8BC">
            <w:fldChar w:fldCharType="separate"/>
          </w:r>
          <w:r w:rsidRPr="1CAABC1D">
            <w:rPr>
              <w:rStyle w:val="Hyperlink"/>
            </w:rPr>
            <w:t>66</w:t>
          </w:r>
          <w:r w:rsidR="2B26B8BC">
            <w:fldChar w:fldCharType="end"/>
          </w:r>
          <w:r>
            <w:fldChar w:fldCharType="end"/>
          </w:r>
        </w:p>
        <w:p w14:paraId="0697499C" w14:textId="3B3F6860" w:rsidR="00212C18" w:rsidRDefault="1CAABC1D">
          <w:pPr>
            <w:pStyle w:val="TOC2"/>
            <w:tabs>
              <w:tab w:val="left" w:pos="660"/>
              <w:tab w:val="right" w:leader="dot" w:pos="8595"/>
            </w:tabs>
            <w:rPr>
              <w:rStyle w:val="Hyperlink"/>
              <w:i/>
              <w:iCs/>
              <w:noProof/>
              <w:kern w:val="2"/>
              <w:lang w:eastAsia="nl-NL"/>
              <w14:ligatures w14:val="standardContextual"/>
            </w:rPr>
            <w:pPrChange w:id="302" w:author="Ronald Kocks (R)" w:date="2025-08-18T11:47:00Z">
              <w:pPr/>
            </w:pPrChange>
          </w:pPr>
          <w:r>
            <w:fldChar w:fldCharType="begin"/>
          </w:r>
          <w:r>
            <w:instrText>HYPERLINK \l "_Toc1218452976" \h</w:instrText>
          </w:r>
          <w:r>
            <w:fldChar w:fldCharType="separate"/>
          </w:r>
          <w:r w:rsidRPr="1CAABC1D">
            <w:rPr>
              <w:rStyle w:val="Hyperlink"/>
            </w:rPr>
            <w:t>10.5</w:t>
          </w:r>
          <w:ins w:id="303" w:author="Ronald Kocks (R)" w:date="2025-08-18T11:47:00Z">
            <w:r w:rsidR="2B26B8BC">
              <w:tab/>
            </w:r>
          </w:ins>
          <w:r w:rsidRPr="1CAABC1D">
            <w:rPr>
              <w:rStyle w:val="Hyperlink"/>
            </w:rPr>
            <w:t>Gebeurtenissen</w:t>
          </w:r>
          <w:ins w:id="304" w:author="Ronald Kocks (R)" w:date="2025-08-18T11:47:00Z">
            <w:r w:rsidR="2B26B8BC">
              <w:tab/>
            </w:r>
          </w:ins>
          <w:r w:rsidR="2B26B8BC">
            <w:fldChar w:fldCharType="begin"/>
          </w:r>
          <w:r w:rsidR="2B26B8BC">
            <w:instrText>PAGEREF _Toc1218452976 \h</w:instrText>
          </w:r>
          <w:r w:rsidR="2B26B8BC">
            <w:fldChar w:fldCharType="separate"/>
          </w:r>
          <w:r w:rsidRPr="1CAABC1D">
            <w:rPr>
              <w:rStyle w:val="Hyperlink"/>
            </w:rPr>
            <w:t>67</w:t>
          </w:r>
          <w:r w:rsidR="2B26B8BC">
            <w:fldChar w:fldCharType="end"/>
          </w:r>
          <w:r>
            <w:fldChar w:fldCharType="end"/>
          </w:r>
        </w:p>
        <w:p w14:paraId="74EFA0A3" w14:textId="7F9BA389" w:rsidR="00212C18" w:rsidRDefault="1CAABC1D">
          <w:pPr>
            <w:pStyle w:val="TOC3"/>
            <w:tabs>
              <w:tab w:val="left" w:pos="1320"/>
              <w:tab w:val="right" w:leader="dot" w:pos="8595"/>
            </w:tabs>
            <w:rPr>
              <w:rStyle w:val="Hyperlink"/>
              <w:noProof/>
              <w:kern w:val="2"/>
              <w:lang w:eastAsia="nl-NL"/>
              <w14:ligatures w14:val="standardContextual"/>
            </w:rPr>
            <w:pPrChange w:id="305" w:author="Ronald Kocks (R)" w:date="2025-08-18T11:47:00Z">
              <w:pPr/>
            </w:pPrChange>
          </w:pPr>
          <w:r>
            <w:fldChar w:fldCharType="begin"/>
          </w:r>
          <w:r>
            <w:instrText>HYPERLINK \l "_Toc1391351713" \h</w:instrText>
          </w:r>
          <w:r>
            <w:fldChar w:fldCharType="separate"/>
          </w:r>
          <w:r w:rsidRPr="1CAABC1D">
            <w:rPr>
              <w:rStyle w:val="Hyperlink"/>
            </w:rPr>
            <w:t>10.5.1</w:t>
          </w:r>
          <w:ins w:id="306" w:author="Ronald Kocks (R)" w:date="2025-08-18T11:47:00Z">
            <w:r w:rsidR="2B26B8BC">
              <w:tab/>
            </w:r>
          </w:ins>
          <w:r w:rsidRPr="1CAABC1D">
            <w:rPr>
              <w:rStyle w:val="Hyperlink"/>
            </w:rPr>
            <w:t>Wijzig klasse arbeidsongeschiktheid toetreding</w:t>
          </w:r>
          <w:ins w:id="307" w:author="Ronald Kocks (R)" w:date="2025-08-18T11:47:00Z">
            <w:r w:rsidR="2B26B8BC">
              <w:tab/>
            </w:r>
          </w:ins>
          <w:r w:rsidR="2B26B8BC">
            <w:fldChar w:fldCharType="begin"/>
          </w:r>
          <w:r w:rsidR="2B26B8BC">
            <w:instrText>PAGEREF _Toc1391351713 \h</w:instrText>
          </w:r>
          <w:r w:rsidR="2B26B8BC">
            <w:fldChar w:fldCharType="separate"/>
          </w:r>
          <w:r w:rsidRPr="1CAABC1D">
            <w:rPr>
              <w:rStyle w:val="Hyperlink"/>
            </w:rPr>
            <w:t>67</w:t>
          </w:r>
          <w:r w:rsidR="2B26B8BC">
            <w:fldChar w:fldCharType="end"/>
          </w:r>
          <w:r>
            <w:fldChar w:fldCharType="end"/>
          </w:r>
        </w:p>
        <w:p w14:paraId="27F28B8C" w14:textId="2E6D9C12" w:rsidR="00212C18" w:rsidRDefault="1CAABC1D">
          <w:pPr>
            <w:pStyle w:val="TOC3"/>
            <w:tabs>
              <w:tab w:val="left" w:pos="1320"/>
              <w:tab w:val="right" w:leader="dot" w:pos="8595"/>
            </w:tabs>
            <w:rPr>
              <w:rStyle w:val="Hyperlink"/>
              <w:i w:val="0"/>
              <w:iCs w:val="0"/>
              <w:kern w:val="2"/>
              <w:lang w:eastAsia="nl-NL"/>
              <w14:ligatures w14:val="standardContextual"/>
            </w:rPr>
            <w:pPrChange w:id="308" w:author="Ronald Kocks (R)" w:date="2025-08-18T11:47:00Z">
              <w:pPr/>
            </w:pPrChange>
          </w:pPr>
          <w:r>
            <w:fldChar w:fldCharType="begin"/>
          </w:r>
          <w:r>
            <w:instrText>HYPERLINK \l "_Toc1312200588" \h</w:instrText>
          </w:r>
          <w:r>
            <w:fldChar w:fldCharType="separate"/>
          </w:r>
          <w:r w:rsidRPr="1CAABC1D">
            <w:rPr>
              <w:rStyle w:val="Hyperlink"/>
            </w:rPr>
            <w:t>10.5.2</w:t>
          </w:r>
          <w:ins w:id="309" w:author="Ronald Kocks (R)" w:date="2025-08-18T11:47:00Z">
            <w:r w:rsidR="2B26B8BC">
              <w:tab/>
            </w:r>
          </w:ins>
          <w:r w:rsidRPr="1CAABC1D">
            <w:rPr>
              <w:rStyle w:val="Hyperlink"/>
            </w:rPr>
            <w:t>Aanvang arbeidsongeschiktheid (deelnemer)</w:t>
          </w:r>
          <w:ins w:id="310" w:author="Ronald Kocks (R)" w:date="2025-08-18T11:47:00Z">
            <w:r w:rsidR="2B26B8BC">
              <w:tab/>
            </w:r>
          </w:ins>
          <w:r w:rsidR="2B26B8BC">
            <w:fldChar w:fldCharType="begin"/>
          </w:r>
          <w:r w:rsidR="2B26B8BC">
            <w:instrText>PAGEREF _Toc1312200588 \h</w:instrText>
          </w:r>
          <w:r w:rsidR="2B26B8BC">
            <w:fldChar w:fldCharType="separate"/>
          </w:r>
          <w:r w:rsidRPr="1CAABC1D">
            <w:rPr>
              <w:rStyle w:val="Hyperlink"/>
            </w:rPr>
            <w:t>68</w:t>
          </w:r>
          <w:r w:rsidR="2B26B8BC">
            <w:fldChar w:fldCharType="end"/>
          </w:r>
          <w:r>
            <w:fldChar w:fldCharType="end"/>
          </w:r>
        </w:p>
        <w:p w14:paraId="1EE036EE" w14:textId="1B0C8138" w:rsidR="00212C18" w:rsidRDefault="1CAABC1D">
          <w:pPr>
            <w:pStyle w:val="TOC3"/>
            <w:tabs>
              <w:tab w:val="left" w:pos="1320"/>
              <w:tab w:val="right" w:leader="dot" w:pos="8595"/>
            </w:tabs>
            <w:rPr>
              <w:rStyle w:val="Hyperlink"/>
              <w:i w:val="0"/>
              <w:iCs w:val="0"/>
              <w:kern w:val="2"/>
              <w:lang w:eastAsia="nl-NL"/>
              <w14:ligatures w14:val="standardContextual"/>
            </w:rPr>
            <w:pPrChange w:id="311" w:author="Ronald Kocks (R)" w:date="2025-08-18T11:47:00Z">
              <w:pPr/>
            </w:pPrChange>
          </w:pPr>
          <w:r>
            <w:fldChar w:fldCharType="begin"/>
          </w:r>
          <w:r>
            <w:instrText>HYPERLINK \l "_Toc683780479" \h</w:instrText>
          </w:r>
          <w:r>
            <w:fldChar w:fldCharType="separate"/>
          </w:r>
          <w:r w:rsidRPr="1CAABC1D">
            <w:rPr>
              <w:rStyle w:val="Hyperlink"/>
            </w:rPr>
            <w:t>10.5.3</w:t>
          </w:r>
          <w:ins w:id="312" w:author="Ronald Kocks (R)" w:date="2025-08-18T11:47:00Z">
            <w:r w:rsidR="2B26B8BC">
              <w:tab/>
            </w:r>
          </w:ins>
          <w:r w:rsidRPr="1CAABC1D">
            <w:rPr>
              <w:rStyle w:val="Hyperlink"/>
            </w:rPr>
            <w:t>Aanvang arbeidsongeschiktheid (dvb, specifiek BerPF)</w:t>
          </w:r>
          <w:ins w:id="313" w:author="Ronald Kocks (R)" w:date="2025-08-18T11:47:00Z">
            <w:r w:rsidR="2B26B8BC">
              <w:tab/>
            </w:r>
          </w:ins>
          <w:r w:rsidR="2B26B8BC">
            <w:fldChar w:fldCharType="begin"/>
          </w:r>
          <w:r w:rsidR="2B26B8BC">
            <w:instrText>PAGEREF _Toc683780479 \h</w:instrText>
          </w:r>
          <w:r w:rsidR="2B26B8BC">
            <w:fldChar w:fldCharType="separate"/>
          </w:r>
          <w:r w:rsidRPr="1CAABC1D">
            <w:rPr>
              <w:rStyle w:val="Hyperlink"/>
            </w:rPr>
            <w:t>69</w:t>
          </w:r>
          <w:r w:rsidR="2B26B8BC">
            <w:fldChar w:fldCharType="end"/>
          </w:r>
          <w:r>
            <w:fldChar w:fldCharType="end"/>
          </w:r>
        </w:p>
        <w:p w14:paraId="1AA7FD5D" w14:textId="36256047" w:rsidR="00212C18" w:rsidRDefault="1CAABC1D">
          <w:pPr>
            <w:pStyle w:val="TOC3"/>
            <w:tabs>
              <w:tab w:val="left" w:pos="1320"/>
              <w:tab w:val="right" w:leader="dot" w:pos="8595"/>
            </w:tabs>
            <w:rPr>
              <w:rStyle w:val="Hyperlink"/>
              <w:i w:val="0"/>
              <w:iCs w:val="0"/>
              <w:kern w:val="2"/>
              <w:lang w:eastAsia="nl-NL"/>
              <w14:ligatures w14:val="standardContextual"/>
            </w:rPr>
            <w:pPrChange w:id="314" w:author="Ronald Kocks (R)" w:date="2025-08-18T11:47:00Z">
              <w:pPr/>
            </w:pPrChange>
          </w:pPr>
          <w:r>
            <w:fldChar w:fldCharType="begin"/>
          </w:r>
          <w:r>
            <w:instrText>HYPERLINK \l "_Toc1352278383" \h</w:instrText>
          </w:r>
          <w:r>
            <w:fldChar w:fldCharType="separate"/>
          </w:r>
          <w:r w:rsidRPr="1CAABC1D">
            <w:rPr>
              <w:rStyle w:val="Hyperlink"/>
            </w:rPr>
            <w:t>10.5.4</w:t>
          </w:r>
          <w:ins w:id="315" w:author="Ronald Kocks (R)" w:date="2025-08-18T11:47:00Z">
            <w:r w:rsidR="2B26B8BC">
              <w:tab/>
            </w:r>
          </w:ins>
          <w:r w:rsidRPr="1CAABC1D">
            <w:rPr>
              <w:rStyle w:val="Hyperlink"/>
            </w:rPr>
            <w:t>Aanvang arbeidsongeschiktheid uitdienst (dln)</w:t>
          </w:r>
          <w:ins w:id="316" w:author="Ronald Kocks (R)" w:date="2025-08-18T11:47:00Z">
            <w:r w:rsidR="2B26B8BC">
              <w:tab/>
            </w:r>
          </w:ins>
          <w:r w:rsidR="2B26B8BC">
            <w:fldChar w:fldCharType="begin"/>
          </w:r>
          <w:r w:rsidR="2B26B8BC">
            <w:instrText>PAGEREF _Toc1352278383 \h</w:instrText>
          </w:r>
          <w:r w:rsidR="2B26B8BC">
            <w:fldChar w:fldCharType="separate"/>
          </w:r>
          <w:r w:rsidRPr="1CAABC1D">
            <w:rPr>
              <w:rStyle w:val="Hyperlink"/>
            </w:rPr>
            <w:t>71</w:t>
          </w:r>
          <w:r w:rsidR="2B26B8BC">
            <w:fldChar w:fldCharType="end"/>
          </w:r>
          <w:r>
            <w:fldChar w:fldCharType="end"/>
          </w:r>
        </w:p>
        <w:p w14:paraId="39AF9567" w14:textId="0E5A7CF7" w:rsidR="00212C18" w:rsidRDefault="1CAABC1D">
          <w:pPr>
            <w:pStyle w:val="TOC3"/>
            <w:tabs>
              <w:tab w:val="left" w:pos="1320"/>
              <w:tab w:val="right" w:leader="dot" w:pos="8595"/>
            </w:tabs>
            <w:rPr>
              <w:rStyle w:val="Hyperlink"/>
              <w:i w:val="0"/>
              <w:iCs w:val="0"/>
              <w:kern w:val="2"/>
              <w:lang w:eastAsia="nl-NL"/>
              <w14:ligatures w14:val="standardContextual"/>
            </w:rPr>
            <w:pPrChange w:id="317" w:author="Ronald Kocks (R)" w:date="2025-08-18T11:47:00Z">
              <w:pPr/>
            </w:pPrChange>
          </w:pPr>
          <w:r>
            <w:fldChar w:fldCharType="begin"/>
          </w:r>
          <w:r>
            <w:instrText>HYPERLINK \l "_Toc724215606" \h</w:instrText>
          </w:r>
          <w:r>
            <w:fldChar w:fldCharType="separate"/>
          </w:r>
          <w:r w:rsidRPr="1CAABC1D">
            <w:rPr>
              <w:rStyle w:val="Hyperlink"/>
            </w:rPr>
            <w:t>10.5.5</w:t>
          </w:r>
          <w:ins w:id="318" w:author="Ronald Kocks (R)" w:date="2025-08-18T11:47:00Z">
            <w:r w:rsidR="2B26B8BC">
              <w:tab/>
            </w:r>
          </w:ins>
          <w:r w:rsidRPr="1CAABC1D">
            <w:rPr>
              <w:rStyle w:val="Hyperlink"/>
            </w:rPr>
            <w:t>Aanvang arbeidsongeschiktheid uitdienst (dvb)</w:t>
          </w:r>
          <w:ins w:id="319" w:author="Ronald Kocks (R)" w:date="2025-08-18T11:47:00Z">
            <w:r w:rsidR="2B26B8BC">
              <w:tab/>
            </w:r>
          </w:ins>
          <w:r w:rsidR="2B26B8BC">
            <w:fldChar w:fldCharType="begin"/>
          </w:r>
          <w:r w:rsidR="2B26B8BC">
            <w:instrText>PAGEREF _Toc724215606 \h</w:instrText>
          </w:r>
          <w:r w:rsidR="2B26B8BC">
            <w:fldChar w:fldCharType="separate"/>
          </w:r>
          <w:r w:rsidRPr="1CAABC1D">
            <w:rPr>
              <w:rStyle w:val="Hyperlink"/>
            </w:rPr>
            <w:t>71</w:t>
          </w:r>
          <w:r w:rsidR="2B26B8BC">
            <w:fldChar w:fldCharType="end"/>
          </w:r>
          <w:r>
            <w:fldChar w:fldCharType="end"/>
          </w:r>
        </w:p>
        <w:p w14:paraId="2003683C" w14:textId="26A23358" w:rsidR="00212C18" w:rsidRDefault="1CAABC1D">
          <w:pPr>
            <w:pStyle w:val="TOC3"/>
            <w:tabs>
              <w:tab w:val="left" w:pos="1320"/>
              <w:tab w:val="right" w:leader="dot" w:pos="8595"/>
            </w:tabs>
            <w:rPr>
              <w:rStyle w:val="Hyperlink"/>
              <w:i w:val="0"/>
              <w:iCs w:val="0"/>
              <w:kern w:val="2"/>
              <w:lang w:eastAsia="nl-NL"/>
              <w14:ligatures w14:val="standardContextual"/>
            </w:rPr>
            <w:pPrChange w:id="320" w:author="Ronald Kocks (R)" w:date="2025-08-18T11:47:00Z">
              <w:pPr/>
            </w:pPrChange>
          </w:pPr>
          <w:r>
            <w:fldChar w:fldCharType="begin"/>
          </w:r>
          <w:r>
            <w:instrText>HYPERLINK \l "_Toc391131388" \h</w:instrText>
          </w:r>
          <w:r>
            <w:fldChar w:fldCharType="separate"/>
          </w:r>
          <w:r w:rsidRPr="1CAABC1D">
            <w:rPr>
              <w:rStyle w:val="Hyperlink"/>
            </w:rPr>
            <w:t>10.5.6</w:t>
          </w:r>
          <w:ins w:id="321" w:author="Ronald Kocks (R)" w:date="2025-08-18T11:47:00Z">
            <w:r w:rsidR="2B26B8BC">
              <w:tab/>
            </w:r>
          </w:ins>
          <w:r w:rsidRPr="1CAABC1D">
            <w:rPr>
              <w:rStyle w:val="Hyperlink"/>
            </w:rPr>
            <w:t>Correctie arbeidsongeschiktheid (dienstverband, specifiek BerPF)</w:t>
          </w:r>
          <w:ins w:id="322" w:author="Ronald Kocks (R)" w:date="2025-08-18T11:47:00Z">
            <w:r w:rsidR="2B26B8BC">
              <w:tab/>
            </w:r>
          </w:ins>
          <w:r w:rsidR="2B26B8BC">
            <w:fldChar w:fldCharType="begin"/>
          </w:r>
          <w:r w:rsidR="2B26B8BC">
            <w:instrText>PAGEREF _Toc391131388 \h</w:instrText>
          </w:r>
          <w:r w:rsidR="2B26B8BC">
            <w:fldChar w:fldCharType="separate"/>
          </w:r>
          <w:r w:rsidRPr="1CAABC1D">
            <w:rPr>
              <w:rStyle w:val="Hyperlink"/>
            </w:rPr>
            <w:t>71</w:t>
          </w:r>
          <w:r w:rsidR="2B26B8BC">
            <w:fldChar w:fldCharType="end"/>
          </w:r>
          <w:r>
            <w:fldChar w:fldCharType="end"/>
          </w:r>
        </w:p>
        <w:p w14:paraId="3DC29B24" w14:textId="54A15030" w:rsidR="00212C18" w:rsidRDefault="1CAABC1D">
          <w:pPr>
            <w:pStyle w:val="TOC3"/>
            <w:tabs>
              <w:tab w:val="left" w:pos="1320"/>
              <w:tab w:val="right" w:leader="dot" w:pos="8595"/>
            </w:tabs>
            <w:rPr>
              <w:rStyle w:val="Hyperlink"/>
              <w:i w:val="0"/>
              <w:iCs w:val="0"/>
              <w:kern w:val="2"/>
              <w:lang w:eastAsia="nl-NL"/>
              <w14:ligatures w14:val="standardContextual"/>
            </w:rPr>
            <w:pPrChange w:id="323" w:author="Ronald Kocks (R)" w:date="2025-08-18T11:47:00Z">
              <w:pPr/>
            </w:pPrChange>
          </w:pPr>
          <w:r>
            <w:fldChar w:fldCharType="begin"/>
          </w:r>
          <w:r>
            <w:instrText>HYPERLINK \l "_Toc1708215899" \h</w:instrText>
          </w:r>
          <w:r>
            <w:fldChar w:fldCharType="separate"/>
          </w:r>
          <w:r w:rsidRPr="1CAABC1D">
            <w:rPr>
              <w:rStyle w:val="Hyperlink"/>
            </w:rPr>
            <w:t>10.5.7</w:t>
          </w:r>
          <w:ins w:id="324" w:author="Ronald Kocks (R)" w:date="2025-08-18T11:47:00Z">
            <w:r w:rsidR="2B26B8BC">
              <w:tab/>
            </w:r>
          </w:ins>
          <w:r w:rsidRPr="1CAABC1D">
            <w:rPr>
              <w:rStyle w:val="Hyperlink"/>
            </w:rPr>
            <w:t>Einde arbeidsongeschiktheid</w:t>
          </w:r>
          <w:ins w:id="325" w:author="Ronald Kocks (R)" w:date="2025-08-18T11:47:00Z">
            <w:r w:rsidR="2B26B8BC">
              <w:tab/>
            </w:r>
          </w:ins>
          <w:r w:rsidR="2B26B8BC">
            <w:fldChar w:fldCharType="begin"/>
          </w:r>
          <w:r w:rsidR="2B26B8BC">
            <w:instrText>PAGEREF _Toc1708215899 \h</w:instrText>
          </w:r>
          <w:r w:rsidR="2B26B8BC">
            <w:fldChar w:fldCharType="separate"/>
          </w:r>
          <w:r w:rsidRPr="1CAABC1D">
            <w:rPr>
              <w:rStyle w:val="Hyperlink"/>
            </w:rPr>
            <w:t>72</w:t>
          </w:r>
          <w:r w:rsidR="2B26B8BC">
            <w:fldChar w:fldCharType="end"/>
          </w:r>
          <w:r>
            <w:fldChar w:fldCharType="end"/>
          </w:r>
        </w:p>
        <w:p w14:paraId="6DC689A5" w14:textId="5142ABEE" w:rsidR="00212C18" w:rsidRDefault="1CAABC1D">
          <w:pPr>
            <w:pStyle w:val="TOC3"/>
            <w:tabs>
              <w:tab w:val="left" w:pos="1320"/>
              <w:tab w:val="right" w:leader="dot" w:pos="8595"/>
            </w:tabs>
            <w:rPr>
              <w:rStyle w:val="Hyperlink"/>
              <w:i w:val="0"/>
              <w:iCs w:val="0"/>
              <w:kern w:val="2"/>
              <w:lang w:eastAsia="nl-NL"/>
              <w14:ligatures w14:val="standardContextual"/>
            </w:rPr>
            <w:pPrChange w:id="326" w:author="Ronald Kocks (R)" w:date="2025-08-18T11:47:00Z">
              <w:pPr/>
            </w:pPrChange>
          </w:pPr>
          <w:r>
            <w:fldChar w:fldCharType="begin"/>
          </w:r>
          <w:r>
            <w:instrText>HYPERLINK \l "_Toc959200566" \h</w:instrText>
          </w:r>
          <w:r>
            <w:fldChar w:fldCharType="separate"/>
          </w:r>
          <w:r w:rsidRPr="1CAABC1D">
            <w:rPr>
              <w:rStyle w:val="Hyperlink"/>
            </w:rPr>
            <w:t>10.5.8</w:t>
          </w:r>
          <w:ins w:id="327" w:author="Ronald Kocks (R)" w:date="2025-08-18T11:47:00Z">
            <w:r w:rsidR="2B26B8BC">
              <w:tab/>
            </w:r>
          </w:ins>
          <w:r w:rsidRPr="1CAABC1D">
            <w:rPr>
              <w:rStyle w:val="Hyperlink"/>
            </w:rPr>
            <w:t>Einde arbeidsongeschiktheid (dvb, specifiek berPF)</w:t>
          </w:r>
          <w:ins w:id="328" w:author="Ronald Kocks (R)" w:date="2025-08-18T11:47:00Z">
            <w:r w:rsidR="2B26B8BC">
              <w:tab/>
            </w:r>
          </w:ins>
          <w:r w:rsidR="2B26B8BC">
            <w:fldChar w:fldCharType="begin"/>
          </w:r>
          <w:r w:rsidR="2B26B8BC">
            <w:instrText>PAGEREF _Toc959200566 \h</w:instrText>
          </w:r>
          <w:r w:rsidR="2B26B8BC">
            <w:fldChar w:fldCharType="separate"/>
          </w:r>
          <w:r w:rsidRPr="1CAABC1D">
            <w:rPr>
              <w:rStyle w:val="Hyperlink"/>
            </w:rPr>
            <w:t>73</w:t>
          </w:r>
          <w:r w:rsidR="2B26B8BC">
            <w:fldChar w:fldCharType="end"/>
          </w:r>
          <w:r>
            <w:fldChar w:fldCharType="end"/>
          </w:r>
        </w:p>
        <w:p w14:paraId="749B6969" w14:textId="57D93D90" w:rsidR="00212C18" w:rsidRDefault="1CAABC1D">
          <w:pPr>
            <w:pStyle w:val="TOC3"/>
            <w:tabs>
              <w:tab w:val="left" w:pos="1320"/>
              <w:tab w:val="right" w:leader="dot" w:pos="8595"/>
            </w:tabs>
            <w:rPr>
              <w:rStyle w:val="Hyperlink"/>
              <w:i w:val="0"/>
              <w:iCs w:val="0"/>
              <w:kern w:val="2"/>
              <w:lang w:eastAsia="nl-NL"/>
              <w14:ligatures w14:val="standardContextual"/>
            </w:rPr>
            <w:pPrChange w:id="329" w:author="Ronald Kocks (R)" w:date="2025-08-18T11:47:00Z">
              <w:pPr/>
            </w:pPrChange>
          </w:pPr>
          <w:r>
            <w:fldChar w:fldCharType="begin"/>
          </w:r>
          <w:r>
            <w:instrText>HYPERLINK \l "_Toc1442422205" \h</w:instrText>
          </w:r>
          <w:r>
            <w:fldChar w:fldCharType="separate"/>
          </w:r>
          <w:r w:rsidRPr="1CAABC1D">
            <w:rPr>
              <w:rStyle w:val="Hyperlink"/>
            </w:rPr>
            <w:t>10.5.9</w:t>
          </w:r>
          <w:ins w:id="330" w:author="Ronald Kocks (R)" w:date="2025-08-18T11:47:00Z">
            <w:r w:rsidR="2B26B8BC">
              <w:tab/>
            </w:r>
          </w:ins>
          <w:r w:rsidRPr="1CAABC1D">
            <w:rPr>
              <w:rStyle w:val="Hyperlink"/>
            </w:rPr>
            <w:t>Einde opbouw arbeidsongeschiktheid</w:t>
          </w:r>
          <w:ins w:id="331" w:author="Ronald Kocks (R)" w:date="2025-08-18T11:47:00Z">
            <w:r w:rsidR="2B26B8BC">
              <w:tab/>
            </w:r>
          </w:ins>
          <w:r w:rsidR="2B26B8BC">
            <w:fldChar w:fldCharType="begin"/>
          </w:r>
          <w:r w:rsidR="2B26B8BC">
            <w:instrText>PAGEREF _Toc1442422205 \h</w:instrText>
          </w:r>
          <w:r w:rsidR="2B26B8BC">
            <w:fldChar w:fldCharType="separate"/>
          </w:r>
          <w:r w:rsidRPr="1CAABC1D">
            <w:rPr>
              <w:rStyle w:val="Hyperlink"/>
            </w:rPr>
            <w:t>74</w:t>
          </w:r>
          <w:r w:rsidR="2B26B8BC">
            <w:fldChar w:fldCharType="end"/>
          </w:r>
          <w:r>
            <w:fldChar w:fldCharType="end"/>
          </w:r>
        </w:p>
        <w:p w14:paraId="0927E5B2" w14:textId="3C746BC9" w:rsidR="00212C18" w:rsidRDefault="1CAABC1D">
          <w:pPr>
            <w:pStyle w:val="TOC3"/>
            <w:tabs>
              <w:tab w:val="left" w:pos="1320"/>
              <w:tab w:val="right" w:leader="dot" w:pos="8595"/>
            </w:tabs>
            <w:rPr>
              <w:rStyle w:val="Hyperlink"/>
              <w:i w:val="0"/>
              <w:iCs w:val="0"/>
              <w:kern w:val="2"/>
              <w:lang w:eastAsia="nl-NL"/>
              <w14:ligatures w14:val="standardContextual"/>
            </w:rPr>
            <w:pPrChange w:id="332" w:author="Ronald Kocks (R)" w:date="2025-08-18T11:47:00Z">
              <w:pPr/>
            </w:pPrChange>
          </w:pPr>
          <w:r>
            <w:fldChar w:fldCharType="begin"/>
          </w:r>
          <w:r>
            <w:instrText>HYPERLINK \l "_Toc1556070089" \h</w:instrText>
          </w:r>
          <w:r>
            <w:fldChar w:fldCharType="separate"/>
          </w:r>
          <w:r w:rsidRPr="1CAABC1D">
            <w:rPr>
              <w:rStyle w:val="Hyperlink"/>
            </w:rPr>
            <w:t>10.5.10</w:t>
          </w:r>
          <w:ins w:id="333" w:author="Ronald Kocks (R)" w:date="2025-08-18T11:47:00Z">
            <w:r w:rsidR="2B26B8BC">
              <w:tab/>
            </w:r>
          </w:ins>
          <w:r w:rsidRPr="1CAABC1D">
            <w:rPr>
              <w:rStyle w:val="Hyperlink"/>
            </w:rPr>
            <w:t>Wijzig arbeidsongeschiktheid met klasse (actie: afstemming Roy/Kees/Mark)</w:t>
          </w:r>
          <w:ins w:id="334" w:author="Ronald Kocks (R)" w:date="2025-08-18T11:47:00Z">
            <w:r w:rsidR="2B26B8BC">
              <w:tab/>
            </w:r>
          </w:ins>
          <w:r w:rsidR="2B26B8BC">
            <w:fldChar w:fldCharType="begin"/>
          </w:r>
          <w:r w:rsidR="2B26B8BC">
            <w:instrText>PAGEREF _Toc1556070089 \h</w:instrText>
          </w:r>
          <w:r w:rsidR="2B26B8BC">
            <w:fldChar w:fldCharType="separate"/>
          </w:r>
          <w:r w:rsidRPr="1CAABC1D">
            <w:rPr>
              <w:rStyle w:val="Hyperlink"/>
            </w:rPr>
            <w:t>74</w:t>
          </w:r>
          <w:r w:rsidR="2B26B8BC">
            <w:fldChar w:fldCharType="end"/>
          </w:r>
          <w:r>
            <w:fldChar w:fldCharType="end"/>
          </w:r>
        </w:p>
        <w:p w14:paraId="5AA39D94" w14:textId="17EC3ED9" w:rsidR="00212C18" w:rsidRDefault="1CAABC1D">
          <w:pPr>
            <w:pStyle w:val="TOC3"/>
            <w:tabs>
              <w:tab w:val="left" w:pos="1320"/>
              <w:tab w:val="right" w:leader="dot" w:pos="8595"/>
            </w:tabs>
            <w:rPr>
              <w:rStyle w:val="Hyperlink"/>
              <w:i w:val="0"/>
              <w:iCs w:val="0"/>
              <w:kern w:val="2"/>
              <w:lang w:eastAsia="nl-NL"/>
              <w14:ligatures w14:val="standardContextual"/>
            </w:rPr>
            <w:pPrChange w:id="335" w:author="Ronald Kocks (R)" w:date="2025-08-18T11:47:00Z">
              <w:pPr/>
            </w:pPrChange>
          </w:pPr>
          <w:r>
            <w:fldChar w:fldCharType="begin"/>
          </w:r>
          <w:r>
            <w:instrText>HYPERLINK \l "_Toc597213967" \h</w:instrText>
          </w:r>
          <w:r>
            <w:fldChar w:fldCharType="separate"/>
          </w:r>
          <w:r w:rsidRPr="1CAABC1D">
            <w:rPr>
              <w:rStyle w:val="Hyperlink"/>
            </w:rPr>
            <w:t>10.5.11</w:t>
          </w:r>
          <w:ins w:id="336" w:author="Ronald Kocks (R)" w:date="2025-08-18T11:47:00Z">
            <w:r w:rsidR="2B26B8BC">
              <w:tab/>
            </w:r>
          </w:ins>
          <w:r w:rsidRPr="1CAABC1D">
            <w:rPr>
              <w:rStyle w:val="Hyperlink"/>
            </w:rPr>
            <w:t>Wijzig arbeidsongeschiktheid met klasse (dvb, specifiek BerPF)</w:t>
          </w:r>
          <w:ins w:id="337" w:author="Ronald Kocks (R)" w:date="2025-08-18T11:47:00Z">
            <w:r w:rsidR="2B26B8BC">
              <w:tab/>
            </w:r>
          </w:ins>
          <w:r w:rsidR="2B26B8BC">
            <w:fldChar w:fldCharType="begin"/>
          </w:r>
          <w:r w:rsidR="2B26B8BC">
            <w:instrText>PAGEREF _Toc597213967 \h</w:instrText>
          </w:r>
          <w:r w:rsidR="2B26B8BC">
            <w:fldChar w:fldCharType="separate"/>
          </w:r>
          <w:r w:rsidRPr="1CAABC1D">
            <w:rPr>
              <w:rStyle w:val="Hyperlink"/>
            </w:rPr>
            <w:t>76</w:t>
          </w:r>
          <w:r w:rsidR="2B26B8BC">
            <w:fldChar w:fldCharType="end"/>
          </w:r>
          <w:r>
            <w:fldChar w:fldCharType="end"/>
          </w:r>
        </w:p>
        <w:p w14:paraId="51E10E48" w14:textId="2349ABBC" w:rsidR="00212C18" w:rsidRDefault="1CAABC1D">
          <w:pPr>
            <w:pStyle w:val="TOC3"/>
            <w:tabs>
              <w:tab w:val="left" w:pos="1320"/>
              <w:tab w:val="right" w:leader="dot" w:pos="8595"/>
            </w:tabs>
            <w:rPr>
              <w:rStyle w:val="Hyperlink"/>
              <w:i w:val="0"/>
              <w:iCs w:val="0"/>
              <w:kern w:val="2"/>
              <w:lang w:eastAsia="nl-NL"/>
              <w14:ligatures w14:val="standardContextual"/>
            </w:rPr>
            <w:pPrChange w:id="338" w:author="Ronald Kocks (R)" w:date="2025-08-18T11:47:00Z">
              <w:pPr/>
            </w:pPrChange>
          </w:pPr>
          <w:r>
            <w:fldChar w:fldCharType="begin"/>
          </w:r>
          <w:r>
            <w:instrText>HYPERLINK \l "_Toc566566870" \h</w:instrText>
          </w:r>
          <w:r>
            <w:fldChar w:fldCharType="separate"/>
          </w:r>
          <w:r w:rsidRPr="1CAABC1D">
            <w:rPr>
              <w:rStyle w:val="Hyperlink"/>
            </w:rPr>
            <w:t>10.5.12</w:t>
          </w:r>
          <w:ins w:id="339" w:author="Ronald Kocks (R)" w:date="2025-08-18T11:47:00Z">
            <w:r w:rsidR="2B26B8BC">
              <w:tab/>
            </w:r>
          </w:ins>
          <w:r w:rsidRPr="1CAABC1D">
            <w:rPr>
              <w:rStyle w:val="Hyperlink"/>
            </w:rPr>
            <w:t>Wijzig arbeidsongeschiktheid zonder klasse (actie: nalopen/aanpassen voor WTP)</w:t>
          </w:r>
          <w:ins w:id="340" w:author="Ronald Kocks (R)" w:date="2025-08-18T11:47:00Z">
            <w:r w:rsidR="2B26B8BC">
              <w:tab/>
            </w:r>
          </w:ins>
          <w:r w:rsidR="2B26B8BC">
            <w:fldChar w:fldCharType="begin"/>
          </w:r>
          <w:r w:rsidR="2B26B8BC">
            <w:instrText>PAGEREF _Toc566566870 \h</w:instrText>
          </w:r>
          <w:r w:rsidR="2B26B8BC">
            <w:fldChar w:fldCharType="separate"/>
          </w:r>
          <w:r w:rsidRPr="1CAABC1D">
            <w:rPr>
              <w:rStyle w:val="Hyperlink"/>
            </w:rPr>
            <w:t>76</w:t>
          </w:r>
          <w:r w:rsidR="2B26B8BC">
            <w:fldChar w:fldCharType="end"/>
          </w:r>
          <w:r>
            <w:fldChar w:fldCharType="end"/>
          </w:r>
        </w:p>
        <w:p w14:paraId="41EDBFFD" w14:textId="0EBE4449" w:rsidR="00212C18" w:rsidRDefault="1CAABC1D">
          <w:pPr>
            <w:pStyle w:val="TOC3"/>
            <w:tabs>
              <w:tab w:val="left" w:pos="1320"/>
              <w:tab w:val="right" w:leader="dot" w:pos="8595"/>
            </w:tabs>
            <w:rPr>
              <w:rStyle w:val="Hyperlink"/>
              <w:i w:val="0"/>
              <w:iCs w:val="0"/>
              <w:kern w:val="2"/>
              <w:lang w:eastAsia="nl-NL"/>
              <w14:ligatures w14:val="standardContextual"/>
            </w:rPr>
            <w:pPrChange w:id="341" w:author="Ronald Kocks (R)" w:date="2025-08-18T11:47:00Z">
              <w:pPr/>
            </w:pPrChange>
          </w:pPr>
          <w:r>
            <w:fldChar w:fldCharType="begin"/>
          </w:r>
          <w:r>
            <w:instrText>HYPERLINK \l "_Toc788793081" \h</w:instrText>
          </w:r>
          <w:r>
            <w:fldChar w:fldCharType="separate"/>
          </w:r>
          <w:r w:rsidRPr="1CAABC1D">
            <w:rPr>
              <w:rStyle w:val="Hyperlink"/>
            </w:rPr>
            <w:t>10.5.13</w:t>
          </w:r>
          <w:ins w:id="342" w:author="Ronald Kocks (R)" w:date="2025-08-18T11:47:00Z">
            <w:r w:rsidR="2B26B8BC">
              <w:tab/>
            </w:r>
          </w:ins>
          <w:r w:rsidRPr="1CAABC1D">
            <w:rPr>
              <w:rStyle w:val="Hyperlink"/>
            </w:rPr>
            <w:t>Wijzig arbeidsongeschiktheid zonder klasse (dvb, specifiek BerPF)</w:t>
          </w:r>
          <w:ins w:id="343" w:author="Ronald Kocks (R)" w:date="2025-08-18T11:47:00Z">
            <w:r w:rsidR="2B26B8BC">
              <w:tab/>
            </w:r>
          </w:ins>
          <w:r w:rsidR="2B26B8BC">
            <w:fldChar w:fldCharType="begin"/>
          </w:r>
          <w:r w:rsidR="2B26B8BC">
            <w:instrText>PAGEREF _Toc788793081 \h</w:instrText>
          </w:r>
          <w:r w:rsidR="2B26B8BC">
            <w:fldChar w:fldCharType="separate"/>
          </w:r>
          <w:r w:rsidRPr="1CAABC1D">
            <w:rPr>
              <w:rStyle w:val="Hyperlink"/>
            </w:rPr>
            <w:t>77</w:t>
          </w:r>
          <w:r w:rsidR="2B26B8BC">
            <w:fldChar w:fldCharType="end"/>
          </w:r>
          <w:r>
            <w:fldChar w:fldCharType="end"/>
          </w:r>
        </w:p>
        <w:p w14:paraId="58EB32F6" w14:textId="4D9AAC19" w:rsidR="00212C18" w:rsidRDefault="1CAABC1D">
          <w:pPr>
            <w:pStyle w:val="TOC3"/>
            <w:tabs>
              <w:tab w:val="left" w:pos="1320"/>
              <w:tab w:val="right" w:leader="dot" w:pos="8595"/>
            </w:tabs>
            <w:rPr>
              <w:rStyle w:val="Hyperlink"/>
              <w:i w:val="0"/>
              <w:iCs w:val="0"/>
              <w:kern w:val="2"/>
              <w:lang w:eastAsia="nl-NL"/>
              <w14:ligatures w14:val="standardContextual"/>
            </w:rPr>
            <w:pPrChange w:id="344" w:author="Ronald Kocks (R)" w:date="2025-08-18T11:47:00Z">
              <w:pPr/>
            </w:pPrChange>
          </w:pPr>
          <w:r>
            <w:fldChar w:fldCharType="begin"/>
          </w:r>
          <w:r>
            <w:instrText>HYPERLINK \l "_Toc1992339730" \h</w:instrText>
          </w:r>
          <w:r>
            <w:fldChar w:fldCharType="separate"/>
          </w:r>
          <w:r w:rsidRPr="1CAABC1D">
            <w:rPr>
              <w:rStyle w:val="Hyperlink"/>
            </w:rPr>
            <w:t>10.5.14</w:t>
          </w:r>
          <w:ins w:id="345" w:author="Ronald Kocks (R)" w:date="2025-08-18T11:47:00Z">
            <w:r w:rsidR="2B26B8BC">
              <w:tab/>
            </w:r>
          </w:ins>
          <w:r w:rsidRPr="1CAABC1D">
            <w:rPr>
              <w:rStyle w:val="Hyperlink"/>
            </w:rPr>
            <w:t>Intrekking arbeidsongeschiktheid</w:t>
          </w:r>
          <w:ins w:id="346" w:author="Ronald Kocks (R)" w:date="2025-08-18T11:47:00Z">
            <w:r w:rsidR="2B26B8BC">
              <w:tab/>
            </w:r>
          </w:ins>
          <w:r w:rsidR="2B26B8BC">
            <w:fldChar w:fldCharType="begin"/>
          </w:r>
          <w:r w:rsidR="2B26B8BC">
            <w:instrText>PAGEREF _Toc1992339730 \h</w:instrText>
          </w:r>
          <w:r w:rsidR="2B26B8BC">
            <w:fldChar w:fldCharType="separate"/>
          </w:r>
          <w:r w:rsidRPr="1CAABC1D">
            <w:rPr>
              <w:rStyle w:val="Hyperlink"/>
            </w:rPr>
            <w:t>77</w:t>
          </w:r>
          <w:r w:rsidR="2B26B8BC">
            <w:fldChar w:fldCharType="end"/>
          </w:r>
          <w:r>
            <w:fldChar w:fldCharType="end"/>
          </w:r>
        </w:p>
        <w:p w14:paraId="520EF057" w14:textId="03E91FC6" w:rsidR="00212C18" w:rsidRDefault="1CAABC1D">
          <w:pPr>
            <w:pStyle w:val="TOC3"/>
            <w:tabs>
              <w:tab w:val="left" w:pos="1320"/>
              <w:tab w:val="right" w:leader="dot" w:pos="8595"/>
            </w:tabs>
            <w:rPr>
              <w:rStyle w:val="Hyperlink"/>
              <w:i w:val="0"/>
              <w:iCs w:val="0"/>
              <w:kern w:val="2"/>
              <w:lang w:eastAsia="nl-NL"/>
              <w14:ligatures w14:val="standardContextual"/>
            </w:rPr>
            <w:pPrChange w:id="347" w:author="Ronald Kocks (R)" w:date="2025-08-18T11:47:00Z">
              <w:pPr/>
            </w:pPrChange>
          </w:pPr>
          <w:r>
            <w:fldChar w:fldCharType="begin"/>
          </w:r>
          <w:r>
            <w:instrText>HYPERLINK \l "_Toc1722462544" \h</w:instrText>
          </w:r>
          <w:r>
            <w:fldChar w:fldCharType="separate"/>
          </w:r>
          <w:r w:rsidRPr="1CAABC1D">
            <w:rPr>
              <w:rStyle w:val="Hyperlink"/>
            </w:rPr>
            <w:t>10.5.15</w:t>
          </w:r>
          <w:ins w:id="348" w:author="Ronald Kocks (R)" w:date="2025-08-18T11:47:00Z">
            <w:r w:rsidR="2B26B8BC">
              <w:tab/>
            </w:r>
          </w:ins>
          <w:r w:rsidRPr="1CAABC1D">
            <w:rPr>
              <w:rStyle w:val="Hyperlink"/>
            </w:rPr>
            <w:t>Indexatie PGI arbeidsongeschiktheid</w:t>
          </w:r>
          <w:ins w:id="349" w:author="Ronald Kocks (R)" w:date="2025-08-18T11:47:00Z">
            <w:r w:rsidR="2B26B8BC">
              <w:tab/>
            </w:r>
          </w:ins>
          <w:r w:rsidR="2B26B8BC">
            <w:fldChar w:fldCharType="begin"/>
          </w:r>
          <w:r w:rsidR="2B26B8BC">
            <w:instrText>PAGEREF _Toc1722462544 \h</w:instrText>
          </w:r>
          <w:r w:rsidR="2B26B8BC">
            <w:fldChar w:fldCharType="separate"/>
          </w:r>
          <w:r w:rsidRPr="1CAABC1D">
            <w:rPr>
              <w:rStyle w:val="Hyperlink"/>
            </w:rPr>
            <w:t>77</w:t>
          </w:r>
          <w:r w:rsidR="2B26B8BC">
            <w:fldChar w:fldCharType="end"/>
          </w:r>
          <w:r>
            <w:fldChar w:fldCharType="end"/>
          </w:r>
        </w:p>
        <w:p w14:paraId="222725CE" w14:textId="50320C3B" w:rsidR="00212C18" w:rsidRDefault="1CAABC1D">
          <w:pPr>
            <w:pStyle w:val="TOC1"/>
            <w:tabs>
              <w:tab w:val="left" w:pos="435"/>
              <w:tab w:val="right" w:leader="dot" w:pos="8595"/>
            </w:tabs>
            <w:rPr>
              <w:rStyle w:val="Hyperlink"/>
              <w:i/>
              <w:iCs/>
              <w:noProof/>
              <w:kern w:val="2"/>
              <w:lang w:eastAsia="nl-NL"/>
              <w14:ligatures w14:val="standardContextual"/>
            </w:rPr>
            <w:pPrChange w:id="350" w:author="Ronald Kocks (R)" w:date="2025-08-18T11:47:00Z">
              <w:pPr/>
            </w:pPrChange>
          </w:pPr>
          <w:r>
            <w:fldChar w:fldCharType="begin"/>
          </w:r>
          <w:r>
            <w:instrText>HYPERLINK \l "_Toc2096565656" \h</w:instrText>
          </w:r>
          <w:r>
            <w:fldChar w:fldCharType="separate"/>
          </w:r>
          <w:r w:rsidRPr="1CAABC1D">
            <w:rPr>
              <w:rStyle w:val="Hyperlink"/>
            </w:rPr>
            <w:t>11.</w:t>
          </w:r>
          <w:ins w:id="351" w:author="Ronald Kocks (R)" w:date="2025-08-18T11:47:00Z">
            <w:r w:rsidR="2B26B8BC">
              <w:tab/>
            </w:r>
          </w:ins>
          <w:r w:rsidRPr="1CAABC1D">
            <w:rPr>
              <w:rStyle w:val="Hyperlink"/>
            </w:rPr>
            <w:t>Waardeoverdracht</w:t>
          </w:r>
          <w:ins w:id="352" w:author="Ronald Kocks (R)" w:date="2025-08-18T11:47:00Z">
            <w:r w:rsidR="2B26B8BC">
              <w:tab/>
            </w:r>
          </w:ins>
          <w:r w:rsidR="2B26B8BC">
            <w:fldChar w:fldCharType="begin"/>
          </w:r>
          <w:r w:rsidR="2B26B8BC">
            <w:instrText>PAGEREF _Toc2096565656 \h</w:instrText>
          </w:r>
          <w:r w:rsidR="2B26B8BC">
            <w:fldChar w:fldCharType="separate"/>
          </w:r>
          <w:r w:rsidRPr="1CAABC1D">
            <w:rPr>
              <w:rStyle w:val="Hyperlink"/>
            </w:rPr>
            <w:t>78</w:t>
          </w:r>
          <w:r w:rsidR="2B26B8BC">
            <w:fldChar w:fldCharType="end"/>
          </w:r>
          <w:r>
            <w:fldChar w:fldCharType="end"/>
          </w:r>
        </w:p>
        <w:p w14:paraId="52E20E66" w14:textId="24D9907F" w:rsidR="00212C18" w:rsidRDefault="1CAABC1D">
          <w:pPr>
            <w:pStyle w:val="TOC2"/>
            <w:tabs>
              <w:tab w:val="left" w:pos="660"/>
              <w:tab w:val="right" w:leader="dot" w:pos="8595"/>
            </w:tabs>
            <w:rPr>
              <w:rStyle w:val="Hyperlink"/>
              <w:noProof/>
              <w:kern w:val="2"/>
              <w:lang w:eastAsia="nl-NL"/>
              <w14:ligatures w14:val="standardContextual"/>
            </w:rPr>
            <w:pPrChange w:id="353" w:author="Ronald Kocks (R)" w:date="2025-08-18T11:47:00Z">
              <w:pPr/>
            </w:pPrChange>
          </w:pPr>
          <w:r>
            <w:fldChar w:fldCharType="begin"/>
          </w:r>
          <w:r>
            <w:instrText>HYPERLINK \l "_Toc422531788" \h</w:instrText>
          </w:r>
          <w:r>
            <w:fldChar w:fldCharType="separate"/>
          </w:r>
          <w:r w:rsidRPr="1CAABC1D">
            <w:rPr>
              <w:rStyle w:val="Hyperlink"/>
            </w:rPr>
            <w:t>11.1</w:t>
          </w:r>
          <w:ins w:id="354" w:author="Ronald Kocks (R)" w:date="2025-08-18T11:47:00Z">
            <w:r w:rsidR="2B26B8BC">
              <w:tab/>
            </w:r>
          </w:ins>
          <w:r w:rsidRPr="1CAABC1D">
            <w:rPr>
              <w:rStyle w:val="Hyperlink"/>
            </w:rPr>
            <w:t>Samenhang met bedrijfsproces</w:t>
          </w:r>
          <w:ins w:id="355" w:author="Ronald Kocks (R)" w:date="2025-08-18T11:47:00Z">
            <w:r w:rsidR="2B26B8BC">
              <w:tab/>
            </w:r>
          </w:ins>
          <w:r w:rsidR="2B26B8BC">
            <w:fldChar w:fldCharType="begin"/>
          </w:r>
          <w:r w:rsidR="2B26B8BC">
            <w:instrText>PAGEREF _Toc422531788 \h</w:instrText>
          </w:r>
          <w:r w:rsidR="2B26B8BC">
            <w:fldChar w:fldCharType="separate"/>
          </w:r>
          <w:r w:rsidRPr="1CAABC1D">
            <w:rPr>
              <w:rStyle w:val="Hyperlink"/>
            </w:rPr>
            <w:t>78</w:t>
          </w:r>
          <w:r w:rsidR="2B26B8BC">
            <w:fldChar w:fldCharType="end"/>
          </w:r>
          <w:r>
            <w:fldChar w:fldCharType="end"/>
          </w:r>
        </w:p>
        <w:p w14:paraId="454F5298" w14:textId="5424E702" w:rsidR="00212C18" w:rsidRDefault="1CAABC1D">
          <w:pPr>
            <w:pStyle w:val="TOC2"/>
            <w:tabs>
              <w:tab w:val="left" w:pos="660"/>
              <w:tab w:val="right" w:leader="dot" w:pos="8595"/>
            </w:tabs>
            <w:rPr>
              <w:rStyle w:val="Hyperlink"/>
              <w:noProof/>
              <w:kern w:val="2"/>
              <w:lang w:eastAsia="nl-NL"/>
              <w14:ligatures w14:val="standardContextual"/>
            </w:rPr>
            <w:pPrChange w:id="356" w:author="Ronald Kocks (R)" w:date="2025-08-18T11:47:00Z">
              <w:pPr/>
            </w:pPrChange>
          </w:pPr>
          <w:r>
            <w:fldChar w:fldCharType="begin"/>
          </w:r>
          <w:r>
            <w:instrText>HYPERLINK \l "_Toc470779751" \h</w:instrText>
          </w:r>
          <w:r>
            <w:fldChar w:fldCharType="separate"/>
          </w:r>
          <w:r w:rsidRPr="1CAABC1D">
            <w:rPr>
              <w:rStyle w:val="Hyperlink"/>
            </w:rPr>
            <w:t>11.2</w:t>
          </w:r>
          <w:ins w:id="357" w:author="Ronald Kocks (R)" w:date="2025-08-18T11:47:00Z">
            <w:r w:rsidR="2B26B8BC">
              <w:tab/>
            </w:r>
          </w:ins>
          <w:r w:rsidRPr="1CAABC1D">
            <w:rPr>
              <w:rStyle w:val="Hyperlink"/>
            </w:rPr>
            <w:t>Uitgangspunten</w:t>
          </w:r>
          <w:ins w:id="358" w:author="Ronald Kocks (R)" w:date="2025-08-18T11:47:00Z">
            <w:r w:rsidR="2B26B8BC">
              <w:tab/>
            </w:r>
          </w:ins>
          <w:r w:rsidR="2B26B8BC">
            <w:fldChar w:fldCharType="begin"/>
          </w:r>
          <w:r w:rsidR="2B26B8BC">
            <w:instrText>PAGEREF _Toc470779751 \h</w:instrText>
          </w:r>
          <w:r w:rsidR="2B26B8BC">
            <w:fldChar w:fldCharType="separate"/>
          </w:r>
          <w:r w:rsidRPr="1CAABC1D">
            <w:rPr>
              <w:rStyle w:val="Hyperlink"/>
            </w:rPr>
            <w:t>78</w:t>
          </w:r>
          <w:r w:rsidR="2B26B8BC">
            <w:fldChar w:fldCharType="end"/>
          </w:r>
          <w:r>
            <w:fldChar w:fldCharType="end"/>
          </w:r>
        </w:p>
        <w:p w14:paraId="0F206E82" w14:textId="2E3C6B36" w:rsidR="00212C18" w:rsidRDefault="1CAABC1D">
          <w:pPr>
            <w:pStyle w:val="TOC2"/>
            <w:tabs>
              <w:tab w:val="left" w:pos="660"/>
              <w:tab w:val="right" w:leader="dot" w:pos="8595"/>
            </w:tabs>
            <w:rPr>
              <w:rStyle w:val="Hyperlink"/>
              <w:noProof/>
              <w:kern w:val="2"/>
              <w:lang w:eastAsia="nl-NL"/>
              <w14:ligatures w14:val="standardContextual"/>
            </w:rPr>
            <w:pPrChange w:id="359" w:author="Ronald Kocks (R)" w:date="2025-08-18T11:47:00Z">
              <w:pPr/>
            </w:pPrChange>
          </w:pPr>
          <w:r>
            <w:fldChar w:fldCharType="begin"/>
          </w:r>
          <w:r>
            <w:instrText>HYPERLINK \l "_Toc222307220" \h</w:instrText>
          </w:r>
          <w:r>
            <w:fldChar w:fldCharType="separate"/>
          </w:r>
          <w:r w:rsidRPr="1CAABC1D">
            <w:rPr>
              <w:rStyle w:val="Hyperlink"/>
            </w:rPr>
            <w:t>11.3</w:t>
          </w:r>
          <w:ins w:id="360" w:author="Ronald Kocks (R)" w:date="2025-08-18T11:47:00Z">
            <w:r w:rsidR="2B26B8BC">
              <w:tab/>
            </w:r>
          </w:ins>
          <w:r w:rsidRPr="1CAABC1D">
            <w:rPr>
              <w:rStyle w:val="Hyperlink"/>
            </w:rPr>
            <w:t>Gebeurtenissen</w:t>
          </w:r>
          <w:ins w:id="361" w:author="Ronald Kocks (R)" w:date="2025-08-18T11:47:00Z">
            <w:r w:rsidR="2B26B8BC">
              <w:tab/>
            </w:r>
          </w:ins>
          <w:r w:rsidR="2B26B8BC">
            <w:fldChar w:fldCharType="begin"/>
          </w:r>
          <w:r w:rsidR="2B26B8BC">
            <w:instrText>PAGEREF _Toc222307220 \h</w:instrText>
          </w:r>
          <w:r w:rsidR="2B26B8BC">
            <w:fldChar w:fldCharType="separate"/>
          </w:r>
          <w:r w:rsidRPr="1CAABC1D">
            <w:rPr>
              <w:rStyle w:val="Hyperlink"/>
            </w:rPr>
            <w:t>79</w:t>
          </w:r>
          <w:r w:rsidR="2B26B8BC">
            <w:fldChar w:fldCharType="end"/>
          </w:r>
          <w:r>
            <w:fldChar w:fldCharType="end"/>
          </w:r>
        </w:p>
        <w:p w14:paraId="6A3C2A2B" w14:textId="5EBB0692" w:rsidR="00212C18" w:rsidRDefault="1CAABC1D">
          <w:pPr>
            <w:pStyle w:val="TOC3"/>
            <w:tabs>
              <w:tab w:val="left" w:pos="1320"/>
              <w:tab w:val="right" w:leader="dot" w:pos="8595"/>
            </w:tabs>
            <w:rPr>
              <w:rStyle w:val="Hyperlink"/>
              <w:noProof/>
              <w:kern w:val="2"/>
              <w:lang w:eastAsia="nl-NL"/>
              <w14:ligatures w14:val="standardContextual"/>
            </w:rPr>
            <w:pPrChange w:id="362" w:author="Ronald Kocks (R)" w:date="2025-08-18T11:47:00Z">
              <w:pPr/>
            </w:pPrChange>
          </w:pPr>
          <w:r>
            <w:fldChar w:fldCharType="begin"/>
          </w:r>
          <w:r>
            <w:instrText>HYPERLINK \l "_Toc636764343" \h</w:instrText>
          </w:r>
          <w:r>
            <w:fldChar w:fldCharType="separate"/>
          </w:r>
          <w:r w:rsidRPr="1CAABC1D">
            <w:rPr>
              <w:rStyle w:val="Hyperlink"/>
            </w:rPr>
            <w:t>11.3.1</w:t>
          </w:r>
          <w:ins w:id="363" w:author="Ronald Kocks (R)" w:date="2025-08-18T11:47:00Z">
            <w:r w:rsidR="2B26B8BC">
              <w:tab/>
            </w:r>
          </w:ins>
          <w:r w:rsidRPr="1CAABC1D">
            <w:rPr>
              <w:rStyle w:val="Hyperlink"/>
            </w:rPr>
            <w:t>Inkomende waardeoverdracht</w:t>
          </w:r>
          <w:ins w:id="364" w:author="Ronald Kocks (R)" w:date="2025-08-18T11:47:00Z">
            <w:r w:rsidR="2B26B8BC">
              <w:tab/>
            </w:r>
          </w:ins>
          <w:r w:rsidR="2B26B8BC">
            <w:fldChar w:fldCharType="begin"/>
          </w:r>
          <w:r w:rsidR="2B26B8BC">
            <w:instrText>PAGEREF _Toc636764343 \h</w:instrText>
          </w:r>
          <w:r w:rsidR="2B26B8BC">
            <w:fldChar w:fldCharType="separate"/>
          </w:r>
          <w:r w:rsidRPr="1CAABC1D">
            <w:rPr>
              <w:rStyle w:val="Hyperlink"/>
            </w:rPr>
            <w:t>79</w:t>
          </w:r>
          <w:r w:rsidR="2B26B8BC">
            <w:fldChar w:fldCharType="end"/>
          </w:r>
          <w:r>
            <w:fldChar w:fldCharType="end"/>
          </w:r>
        </w:p>
        <w:p w14:paraId="212AB5A0" w14:textId="1F949A25" w:rsidR="00212C18" w:rsidRDefault="1CAABC1D">
          <w:pPr>
            <w:pStyle w:val="TOC3"/>
            <w:tabs>
              <w:tab w:val="left" w:pos="1320"/>
              <w:tab w:val="right" w:leader="dot" w:pos="8595"/>
            </w:tabs>
            <w:rPr>
              <w:rStyle w:val="Hyperlink"/>
              <w:i w:val="0"/>
              <w:iCs w:val="0"/>
              <w:kern w:val="2"/>
              <w:lang w:eastAsia="nl-NL"/>
              <w14:ligatures w14:val="standardContextual"/>
            </w:rPr>
            <w:pPrChange w:id="365" w:author="Ronald Kocks (R)" w:date="2025-08-18T11:47:00Z">
              <w:pPr/>
            </w:pPrChange>
          </w:pPr>
          <w:r>
            <w:fldChar w:fldCharType="begin"/>
          </w:r>
          <w:r>
            <w:instrText>HYPERLINK \l "_Toc329532611" \h</w:instrText>
          </w:r>
          <w:r>
            <w:fldChar w:fldCharType="separate"/>
          </w:r>
          <w:r w:rsidRPr="1CAABC1D">
            <w:rPr>
              <w:rStyle w:val="Hyperlink"/>
            </w:rPr>
            <w:t>11.3.2</w:t>
          </w:r>
          <w:ins w:id="366" w:author="Ronald Kocks (R)" w:date="2025-08-18T11:47:00Z">
            <w:r w:rsidR="2B26B8BC">
              <w:tab/>
            </w:r>
          </w:ins>
          <w:r w:rsidRPr="1CAABC1D">
            <w:rPr>
              <w:rStyle w:val="Hyperlink"/>
            </w:rPr>
            <w:t>Storting waardeoverdracht</w:t>
          </w:r>
          <w:ins w:id="367" w:author="Ronald Kocks (R)" w:date="2025-08-18T11:47:00Z">
            <w:r w:rsidR="2B26B8BC">
              <w:tab/>
            </w:r>
          </w:ins>
          <w:r w:rsidR="2B26B8BC">
            <w:fldChar w:fldCharType="begin"/>
          </w:r>
          <w:r w:rsidR="2B26B8BC">
            <w:instrText>PAGEREF _Toc329532611 \h</w:instrText>
          </w:r>
          <w:r w:rsidR="2B26B8BC">
            <w:fldChar w:fldCharType="separate"/>
          </w:r>
          <w:r w:rsidRPr="1CAABC1D">
            <w:rPr>
              <w:rStyle w:val="Hyperlink"/>
            </w:rPr>
            <w:t>80</w:t>
          </w:r>
          <w:r w:rsidR="2B26B8BC">
            <w:fldChar w:fldCharType="end"/>
          </w:r>
          <w:r>
            <w:fldChar w:fldCharType="end"/>
          </w:r>
        </w:p>
        <w:p w14:paraId="7E867438" w14:textId="28392033" w:rsidR="00212C18" w:rsidRDefault="1CAABC1D">
          <w:pPr>
            <w:pStyle w:val="TOC3"/>
            <w:tabs>
              <w:tab w:val="left" w:pos="1320"/>
              <w:tab w:val="right" w:leader="dot" w:pos="8595"/>
            </w:tabs>
            <w:rPr>
              <w:rStyle w:val="Hyperlink"/>
              <w:i w:val="0"/>
              <w:iCs w:val="0"/>
              <w:kern w:val="2"/>
              <w:lang w:eastAsia="nl-NL"/>
              <w14:ligatures w14:val="standardContextual"/>
            </w:rPr>
            <w:pPrChange w:id="368" w:author="Ronald Kocks (R)" w:date="2025-08-18T11:47:00Z">
              <w:pPr/>
            </w:pPrChange>
          </w:pPr>
          <w:r>
            <w:fldChar w:fldCharType="begin"/>
          </w:r>
          <w:r>
            <w:instrText>HYPERLINK \l "_Toc334385707" \h</w:instrText>
          </w:r>
          <w:r>
            <w:fldChar w:fldCharType="separate"/>
          </w:r>
          <w:r w:rsidRPr="1CAABC1D">
            <w:rPr>
              <w:rStyle w:val="Hyperlink"/>
            </w:rPr>
            <w:t>11.3.3</w:t>
          </w:r>
          <w:ins w:id="369" w:author="Ronald Kocks (R)" w:date="2025-08-18T11:47:00Z">
            <w:r w:rsidR="2B26B8BC">
              <w:tab/>
            </w:r>
          </w:ins>
          <w:r w:rsidRPr="1CAABC1D">
            <w:rPr>
              <w:rStyle w:val="Hyperlink"/>
            </w:rPr>
            <w:t>Inkomende waardeoverdracht klein pensioen</w:t>
          </w:r>
          <w:ins w:id="370" w:author="Ronald Kocks (R)" w:date="2025-08-18T11:47:00Z">
            <w:r w:rsidR="2B26B8BC">
              <w:tab/>
            </w:r>
          </w:ins>
          <w:r w:rsidR="2B26B8BC">
            <w:fldChar w:fldCharType="begin"/>
          </w:r>
          <w:r w:rsidR="2B26B8BC">
            <w:instrText>PAGEREF _Toc334385707 \h</w:instrText>
          </w:r>
          <w:r w:rsidR="2B26B8BC">
            <w:fldChar w:fldCharType="separate"/>
          </w:r>
          <w:r w:rsidRPr="1CAABC1D">
            <w:rPr>
              <w:rStyle w:val="Hyperlink"/>
            </w:rPr>
            <w:t>81</w:t>
          </w:r>
          <w:r w:rsidR="2B26B8BC">
            <w:fldChar w:fldCharType="end"/>
          </w:r>
          <w:r>
            <w:fldChar w:fldCharType="end"/>
          </w:r>
        </w:p>
        <w:p w14:paraId="072571EC" w14:textId="460DB8D5" w:rsidR="00212C18" w:rsidRDefault="1CAABC1D">
          <w:pPr>
            <w:pStyle w:val="TOC3"/>
            <w:tabs>
              <w:tab w:val="left" w:pos="1320"/>
              <w:tab w:val="right" w:leader="dot" w:pos="8595"/>
            </w:tabs>
            <w:rPr>
              <w:rStyle w:val="Hyperlink"/>
              <w:i w:val="0"/>
              <w:iCs w:val="0"/>
              <w:kern w:val="2"/>
              <w:lang w:eastAsia="nl-NL"/>
              <w14:ligatures w14:val="standardContextual"/>
            </w:rPr>
            <w:pPrChange w:id="371" w:author="Ronald Kocks (R)" w:date="2025-08-18T11:47:00Z">
              <w:pPr/>
            </w:pPrChange>
          </w:pPr>
          <w:r>
            <w:fldChar w:fldCharType="begin"/>
          </w:r>
          <w:r>
            <w:instrText>HYPERLINK \l "_Toc1184835512" \h</w:instrText>
          </w:r>
          <w:r>
            <w:fldChar w:fldCharType="separate"/>
          </w:r>
          <w:r w:rsidRPr="1CAABC1D">
            <w:rPr>
              <w:rStyle w:val="Hyperlink"/>
            </w:rPr>
            <w:t>11.3.4</w:t>
          </w:r>
          <w:ins w:id="372" w:author="Ronald Kocks (R)" w:date="2025-08-18T11:47:00Z">
            <w:r w:rsidR="2B26B8BC">
              <w:tab/>
            </w:r>
          </w:ins>
          <w:r w:rsidRPr="1CAABC1D">
            <w:rPr>
              <w:rStyle w:val="Hyperlink"/>
            </w:rPr>
            <w:t>Uitgaande waardeoverdracht verkoop</w:t>
          </w:r>
          <w:ins w:id="373" w:author="Ronald Kocks (R)" w:date="2025-08-18T11:47:00Z">
            <w:r w:rsidR="2B26B8BC">
              <w:tab/>
            </w:r>
          </w:ins>
          <w:r w:rsidR="2B26B8BC">
            <w:fldChar w:fldCharType="begin"/>
          </w:r>
          <w:r w:rsidR="2B26B8BC">
            <w:instrText>PAGEREF _Toc1184835512 \h</w:instrText>
          </w:r>
          <w:r w:rsidR="2B26B8BC">
            <w:fldChar w:fldCharType="separate"/>
          </w:r>
          <w:r w:rsidRPr="1CAABC1D">
            <w:rPr>
              <w:rStyle w:val="Hyperlink"/>
            </w:rPr>
            <w:t>81</w:t>
          </w:r>
          <w:r w:rsidR="2B26B8BC">
            <w:fldChar w:fldCharType="end"/>
          </w:r>
          <w:r>
            <w:fldChar w:fldCharType="end"/>
          </w:r>
        </w:p>
        <w:p w14:paraId="42901BAA" w14:textId="474AC9D3" w:rsidR="00212C18" w:rsidRDefault="1CAABC1D">
          <w:pPr>
            <w:pStyle w:val="TOC3"/>
            <w:tabs>
              <w:tab w:val="left" w:pos="1320"/>
              <w:tab w:val="right" w:leader="dot" w:pos="8595"/>
            </w:tabs>
            <w:rPr>
              <w:rStyle w:val="Hyperlink"/>
              <w:i w:val="0"/>
              <w:iCs w:val="0"/>
              <w:kern w:val="2"/>
              <w:lang w:eastAsia="nl-NL"/>
              <w14:ligatures w14:val="standardContextual"/>
            </w:rPr>
            <w:pPrChange w:id="374" w:author="Ronald Kocks (R)" w:date="2025-08-18T11:47:00Z">
              <w:pPr/>
            </w:pPrChange>
          </w:pPr>
          <w:r>
            <w:fldChar w:fldCharType="begin"/>
          </w:r>
          <w:r>
            <w:instrText>HYPERLINK \l "_Toc1313942632" \h</w:instrText>
          </w:r>
          <w:r>
            <w:fldChar w:fldCharType="separate"/>
          </w:r>
          <w:r w:rsidRPr="1CAABC1D">
            <w:rPr>
              <w:rStyle w:val="Hyperlink"/>
            </w:rPr>
            <w:t>11.3.5</w:t>
          </w:r>
          <w:ins w:id="375" w:author="Ronald Kocks (R)" w:date="2025-08-18T11:47:00Z">
            <w:r w:rsidR="2B26B8BC">
              <w:tab/>
            </w:r>
          </w:ins>
          <w:r w:rsidRPr="1CAABC1D">
            <w:rPr>
              <w:rStyle w:val="Hyperlink"/>
            </w:rPr>
            <w:t>Beleggingsrekening: Beëindigen Uwo</w:t>
          </w:r>
          <w:ins w:id="376" w:author="Ronald Kocks (R)" w:date="2025-08-18T11:47:00Z">
            <w:r w:rsidR="2B26B8BC">
              <w:tab/>
            </w:r>
          </w:ins>
          <w:r w:rsidR="2B26B8BC">
            <w:fldChar w:fldCharType="begin"/>
          </w:r>
          <w:r w:rsidR="2B26B8BC">
            <w:instrText>PAGEREF _Toc1313942632 \h</w:instrText>
          </w:r>
          <w:r w:rsidR="2B26B8BC">
            <w:fldChar w:fldCharType="separate"/>
          </w:r>
          <w:r w:rsidRPr="1CAABC1D">
            <w:rPr>
              <w:rStyle w:val="Hyperlink"/>
            </w:rPr>
            <w:t>81</w:t>
          </w:r>
          <w:r w:rsidR="2B26B8BC">
            <w:fldChar w:fldCharType="end"/>
          </w:r>
          <w:r>
            <w:fldChar w:fldCharType="end"/>
          </w:r>
        </w:p>
        <w:p w14:paraId="2D8213B0" w14:textId="35EFCDFE" w:rsidR="00212C18" w:rsidRDefault="1CAABC1D">
          <w:pPr>
            <w:pStyle w:val="TOC3"/>
            <w:tabs>
              <w:tab w:val="left" w:pos="1320"/>
              <w:tab w:val="right" w:leader="dot" w:pos="8595"/>
            </w:tabs>
            <w:rPr>
              <w:rStyle w:val="Hyperlink"/>
              <w:i w:val="0"/>
              <w:iCs w:val="0"/>
              <w:kern w:val="2"/>
              <w:lang w:eastAsia="nl-NL"/>
              <w14:ligatures w14:val="standardContextual"/>
            </w:rPr>
            <w:pPrChange w:id="377" w:author="Ronald Kocks (R)" w:date="2025-08-18T11:47:00Z">
              <w:pPr/>
            </w:pPrChange>
          </w:pPr>
          <w:r>
            <w:fldChar w:fldCharType="begin"/>
          </w:r>
          <w:r>
            <w:instrText>HYPERLINK \l "_Toc1473365857" \h</w:instrText>
          </w:r>
          <w:r>
            <w:fldChar w:fldCharType="separate"/>
          </w:r>
          <w:r w:rsidRPr="1CAABC1D">
            <w:rPr>
              <w:rStyle w:val="Hyperlink"/>
            </w:rPr>
            <w:t>11.3.6</w:t>
          </w:r>
          <w:ins w:id="378" w:author="Ronald Kocks (R)" w:date="2025-08-18T11:47:00Z">
            <w:r w:rsidR="2B26B8BC">
              <w:tab/>
            </w:r>
          </w:ins>
          <w:r w:rsidRPr="1CAABC1D">
            <w:rPr>
              <w:rStyle w:val="Hyperlink"/>
            </w:rPr>
            <w:t>Uitgaande waardeoverdracht</w:t>
          </w:r>
          <w:ins w:id="379" w:author="Ronald Kocks (R)" w:date="2025-08-18T11:47:00Z">
            <w:r w:rsidR="2B26B8BC">
              <w:tab/>
            </w:r>
          </w:ins>
          <w:r w:rsidR="2B26B8BC">
            <w:fldChar w:fldCharType="begin"/>
          </w:r>
          <w:r w:rsidR="2B26B8BC">
            <w:instrText>PAGEREF _Toc1473365857 \h</w:instrText>
          </w:r>
          <w:r w:rsidR="2B26B8BC">
            <w:fldChar w:fldCharType="separate"/>
          </w:r>
          <w:r w:rsidRPr="1CAABC1D">
            <w:rPr>
              <w:rStyle w:val="Hyperlink"/>
            </w:rPr>
            <w:t>82</w:t>
          </w:r>
          <w:r w:rsidR="2B26B8BC">
            <w:fldChar w:fldCharType="end"/>
          </w:r>
          <w:r>
            <w:fldChar w:fldCharType="end"/>
          </w:r>
        </w:p>
        <w:p w14:paraId="723A12FD" w14:textId="34A3F329" w:rsidR="00212C18" w:rsidRDefault="1CAABC1D">
          <w:pPr>
            <w:pStyle w:val="TOC3"/>
            <w:tabs>
              <w:tab w:val="left" w:pos="1320"/>
              <w:tab w:val="right" w:leader="dot" w:pos="8595"/>
            </w:tabs>
            <w:rPr>
              <w:rStyle w:val="Hyperlink"/>
              <w:i w:val="0"/>
              <w:iCs w:val="0"/>
              <w:kern w:val="2"/>
              <w:lang w:eastAsia="nl-NL"/>
              <w14:ligatures w14:val="standardContextual"/>
            </w:rPr>
            <w:pPrChange w:id="380" w:author="Ronald Kocks (R)" w:date="2025-08-18T11:47:00Z">
              <w:pPr/>
            </w:pPrChange>
          </w:pPr>
          <w:r>
            <w:fldChar w:fldCharType="begin"/>
          </w:r>
          <w:r>
            <w:instrText>HYPERLINK \l "_Toc1721876195" \h</w:instrText>
          </w:r>
          <w:r>
            <w:fldChar w:fldCharType="separate"/>
          </w:r>
          <w:r w:rsidRPr="1CAABC1D">
            <w:rPr>
              <w:rStyle w:val="Hyperlink"/>
            </w:rPr>
            <w:t>11.3.7</w:t>
          </w:r>
          <w:ins w:id="381" w:author="Ronald Kocks (R)" w:date="2025-08-18T11:47:00Z">
            <w:r w:rsidR="2B26B8BC">
              <w:tab/>
            </w:r>
          </w:ins>
          <w:r w:rsidRPr="1CAABC1D">
            <w:rPr>
              <w:rStyle w:val="Hyperlink"/>
            </w:rPr>
            <w:t>Uitgaande waardeoverdracht klein pensioen</w:t>
          </w:r>
          <w:ins w:id="382" w:author="Ronald Kocks (R)" w:date="2025-08-18T11:47:00Z">
            <w:r w:rsidR="2B26B8BC">
              <w:tab/>
            </w:r>
          </w:ins>
          <w:r w:rsidR="2B26B8BC">
            <w:fldChar w:fldCharType="begin"/>
          </w:r>
          <w:r w:rsidR="2B26B8BC">
            <w:instrText>PAGEREF _Toc1721876195 \h</w:instrText>
          </w:r>
          <w:r w:rsidR="2B26B8BC">
            <w:fldChar w:fldCharType="separate"/>
          </w:r>
          <w:r w:rsidRPr="1CAABC1D">
            <w:rPr>
              <w:rStyle w:val="Hyperlink"/>
            </w:rPr>
            <w:t>82</w:t>
          </w:r>
          <w:r w:rsidR="2B26B8BC">
            <w:fldChar w:fldCharType="end"/>
          </w:r>
          <w:r>
            <w:fldChar w:fldCharType="end"/>
          </w:r>
        </w:p>
        <w:p w14:paraId="38F75BC3" w14:textId="13CA6FB9" w:rsidR="00212C18" w:rsidRDefault="1CAABC1D">
          <w:pPr>
            <w:pStyle w:val="TOC1"/>
            <w:tabs>
              <w:tab w:val="left" w:pos="435"/>
              <w:tab w:val="right" w:leader="dot" w:pos="8595"/>
            </w:tabs>
            <w:rPr>
              <w:rStyle w:val="Hyperlink"/>
              <w:i/>
              <w:iCs/>
              <w:noProof/>
              <w:kern w:val="2"/>
              <w:lang w:eastAsia="nl-NL"/>
              <w14:ligatures w14:val="standardContextual"/>
            </w:rPr>
            <w:pPrChange w:id="383" w:author="Ronald Kocks (R)" w:date="2025-08-18T11:47:00Z">
              <w:pPr/>
            </w:pPrChange>
          </w:pPr>
          <w:r>
            <w:fldChar w:fldCharType="begin"/>
          </w:r>
          <w:r>
            <w:instrText>HYPERLINK \l "_Toc1270177244" \h</w:instrText>
          </w:r>
          <w:r>
            <w:fldChar w:fldCharType="separate"/>
          </w:r>
          <w:r w:rsidRPr="1CAABC1D">
            <w:rPr>
              <w:rStyle w:val="Hyperlink"/>
            </w:rPr>
            <w:t>12.</w:t>
          </w:r>
          <w:ins w:id="384" w:author="Ronald Kocks (R)" w:date="2025-08-18T11:47:00Z">
            <w:r w:rsidR="2B26B8BC">
              <w:tab/>
            </w:r>
          </w:ins>
          <w:r w:rsidRPr="1CAABC1D">
            <w:rPr>
              <w:rStyle w:val="Hyperlink"/>
            </w:rPr>
            <w:t>Vrijwillige voortzetting</w:t>
          </w:r>
          <w:ins w:id="385" w:author="Ronald Kocks (R)" w:date="2025-08-18T11:47:00Z">
            <w:r w:rsidR="2B26B8BC">
              <w:tab/>
            </w:r>
          </w:ins>
          <w:r w:rsidR="2B26B8BC">
            <w:fldChar w:fldCharType="begin"/>
          </w:r>
          <w:r w:rsidR="2B26B8BC">
            <w:instrText>PAGEREF _Toc1270177244 \h</w:instrText>
          </w:r>
          <w:r w:rsidR="2B26B8BC">
            <w:fldChar w:fldCharType="separate"/>
          </w:r>
          <w:r w:rsidRPr="1CAABC1D">
            <w:rPr>
              <w:rStyle w:val="Hyperlink"/>
            </w:rPr>
            <w:t>83</w:t>
          </w:r>
          <w:r w:rsidR="2B26B8BC">
            <w:fldChar w:fldCharType="end"/>
          </w:r>
          <w:r>
            <w:fldChar w:fldCharType="end"/>
          </w:r>
        </w:p>
        <w:p w14:paraId="04881864" w14:textId="3866F9A5" w:rsidR="00212C18" w:rsidRDefault="1CAABC1D">
          <w:pPr>
            <w:pStyle w:val="TOC2"/>
            <w:tabs>
              <w:tab w:val="left" w:pos="660"/>
              <w:tab w:val="right" w:leader="dot" w:pos="8595"/>
            </w:tabs>
            <w:rPr>
              <w:rStyle w:val="Hyperlink"/>
              <w:noProof/>
              <w:kern w:val="2"/>
              <w:lang w:eastAsia="nl-NL"/>
              <w14:ligatures w14:val="standardContextual"/>
            </w:rPr>
            <w:pPrChange w:id="386" w:author="Ronald Kocks (R)" w:date="2025-08-18T11:47:00Z">
              <w:pPr/>
            </w:pPrChange>
          </w:pPr>
          <w:r>
            <w:fldChar w:fldCharType="begin"/>
          </w:r>
          <w:r>
            <w:instrText>HYPERLINK \l "_Toc1213857390" \h</w:instrText>
          </w:r>
          <w:r>
            <w:fldChar w:fldCharType="separate"/>
          </w:r>
          <w:r w:rsidRPr="1CAABC1D">
            <w:rPr>
              <w:rStyle w:val="Hyperlink"/>
            </w:rPr>
            <w:t>12.1</w:t>
          </w:r>
          <w:ins w:id="387" w:author="Ronald Kocks (R)" w:date="2025-08-18T11:47:00Z">
            <w:r w:rsidR="2B26B8BC">
              <w:tab/>
            </w:r>
          </w:ins>
          <w:r w:rsidRPr="1CAABC1D">
            <w:rPr>
              <w:rStyle w:val="Hyperlink"/>
            </w:rPr>
            <w:t>Samenhang met bedrijfsproces</w:t>
          </w:r>
          <w:ins w:id="388" w:author="Ronald Kocks (R)" w:date="2025-08-18T11:47:00Z">
            <w:r w:rsidR="2B26B8BC">
              <w:tab/>
            </w:r>
          </w:ins>
          <w:r w:rsidR="2B26B8BC">
            <w:fldChar w:fldCharType="begin"/>
          </w:r>
          <w:r w:rsidR="2B26B8BC">
            <w:instrText>PAGEREF _Toc1213857390 \h</w:instrText>
          </w:r>
          <w:r w:rsidR="2B26B8BC">
            <w:fldChar w:fldCharType="separate"/>
          </w:r>
          <w:r w:rsidRPr="1CAABC1D">
            <w:rPr>
              <w:rStyle w:val="Hyperlink"/>
            </w:rPr>
            <w:t>83</w:t>
          </w:r>
          <w:r w:rsidR="2B26B8BC">
            <w:fldChar w:fldCharType="end"/>
          </w:r>
          <w:r>
            <w:fldChar w:fldCharType="end"/>
          </w:r>
        </w:p>
        <w:p w14:paraId="741C71EB" w14:textId="440D0401" w:rsidR="00212C18" w:rsidRDefault="1CAABC1D">
          <w:pPr>
            <w:pStyle w:val="TOC2"/>
            <w:tabs>
              <w:tab w:val="left" w:pos="660"/>
              <w:tab w:val="right" w:leader="dot" w:pos="8595"/>
            </w:tabs>
            <w:rPr>
              <w:rStyle w:val="Hyperlink"/>
              <w:noProof/>
              <w:kern w:val="2"/>
              <w:lang w:eastAsia="nl-NL"/>
              <w14:ligatures w14:val="standardContextual"/>
            </w:rPr>
            <w:pPrChange w:id="389" w:author="Ronald Kocks (R)" w:date="2025-08-18T11:47:00Z">
              <w:pPr/>
            </w:pPrChange>
          </w:pPr>
          <w:r>
            <w:fldChar w:fldCharType="begin"/>
          </w:r>
          <w:r>
            <w:instrText>HYPERLINK \l "_Toc11931927" \h</w:instrText>
          </w:r>
          <w:r>
            <w:fldChar w:fldCharType="separate"/>
          </w:r>
          <w:r w:rsidRPr="1CAABC1D">
            <w:rPr>
              <w:rStyle w:val="Hyperlink"/>
            </w:rPr>
            <w:t>12.2</w:t>
          </w:r>
          <w:ins w:id="390" w:author="Ronald Kocks (R)" w:date="2025-08-18T11:47:00Z">
            <w:r w:rsidR="2B26B8BC">
              <w:tab/>
            </w:r>
          </w:ins>
          <w:r w:rsidRPr="1CAABC1D">
            <w:rPr>
              <w:rStyle w:val="Hyperlink"/>
            </w:rPr>
            <w:t>Uitgangspunten</w:t>
          </w:r>
          <w:ins w:id="391" w:author="Ronald Kocks (R)" w:date="2025-08-18T11:47:00Z">
            <w:r w:rsidR="2B26B8BC">
              <w:tab/>
            </w:r>
          </w:ins>
          <w:r w:rsidR="2B26B8BC">
            <w:fldChar w:fldCharType="begin"/>
          </w:r>
          <w:r w:rsidR="2B26B8BC">
            <w:instrText>PAGEREF _Toc11931927 \h</w:instrText>
          </w:r>
          <w:r w:rsidR="2B26B8BC">
            <w:fldChar w:fldCharType="separate"/>
          </w:r>
          <w:r w:rsidRPr="1CAABC1D">
            <w:rPr>
              <w:rStyle w:val="Hyperlink"/>
            </w:rPr>
            <w:t>83</w:t>
          </w:r>
          <w:r w:rsidR="2B26B8BC">
            <w:fldChar w:fldCharType="end"/>
          </w:r>
          <w:r>
            <w:fldChar w:fldCharType="end"/>
          </w:r>
        </w:p>
        <w:p w14:paraId="024B2A0E" w14:textId="11E770F5" w:rsidR="00212C18" w:rsidRDefault="1CAABC1D">
          <w:pPr>
            <w:pStyle w:val="TOC2"/>
            <w:tabs>
              <w:tab w:val="left" w:pos="660"/>
              <w:tab w:val="right" w:leader="dot" w:pos="8595"/>
            </w:tabs>
            <w:rPr>
              <w:rStyle w:val="Hyperlink"/>
              <w:noProof/>
              <w:kern w:val="2"/>
              <w:lang w:eastAsia="nl-NL"/>
              <w14:ligatures w14:val="standardContextual"/>
            </w:rPr>
            <w:pPrChange w:id="392" w:author="Ronald Kocks (R)" w:date="2025-08-18T11:47:00Z">
              <w:pPr/>
            </w:pPrChange>
          </w:pPr>
          <w:r>
            <w:fldChar w:fldCharType="begin"/>
          </w:r>
          <w:r>
            <w:instrText>HYPERLINK \l "_Toc565896842" \h</w:instrText>
          </w:r>
          <w:r>
            <w:fldChar w:fldCharType="separate"/>
          </w:r>
          <w:r w:rsidRPr="1CAABC1D">
            <w:rPr>
              <w:rStyle w:val="Hyperlink"/>
            </w:rPr>
            <w:t>12.3</w:t>
          </w:r>
          <w:ins w:id="393" w:author="Ronald Kocks (R)" w:date="2025-08-18T11:47:00Z">
            <w:r w:rsidR="2B26B8BC">
              <w:tab/>
            </w:r>
          </w:ins>
          <w:r w:rsidRPr="1CAABC1D">
            <w:rPr>
              <w:rStyle w:val="Hyperlink"/>
            </w:rPr>
            <w:t>Gebeurtenissen</w:t>
          </w:r>
          <w:ins w:id="394" w:author="Ronald Kocks (R)" w:date="2025-08-18T11:47:00Z">
            <w:r w:rsidR="2B26B8BC">
              <w:tab/>
            </w:r>
          </w:ins>
          <w:r w:rsidR="2B26B8BC">
            <w:fldChar w:fldCharType="begin"/>
          </w:r>
          <w:r w:rsidR="2B26B8BC">
            <w:instrText>PAGEREF _Toc565896842 \h</w:instrText>
          </w:r>
          <w:r w:rsidR="2B26B8BC">
            <w:fldChar w:fldCharType="separate"/>
          </w:r>
          <w:r w:rsidRPr="1CAABC1D">
            <w:rPr>
              <w:rStyle w:val="Hyperlink"/>
            </w:rPr>
            <w:t>85</w:t>
          </w:r>
          <w:r w:rsidR="2B26B8BC">
            <w:fldChar w:fldCharType="end"/>
          </w:r>
          <w:r>
            <w:fldChar w:fldCharType="end"/>
          </w:r>
        </w:p>
        <w:p w14:paraId="1898FAEF" w14:textId="194C091A" w:rsidR="00212C18" w:rsidRDefault="1CAABC1D">
          <w:pPr>
            <w:pStyle w:val="TOC3"/>
            <w:tabs>
              <w:tab w:val="left" w:pos="1320"/>
              <w:tab w:val="right" w:leader="dot" w:pos="8595"/>
            </w:tabs>
            <w:rPr>
              <w:rStyle w:val="Hyperlink"/>
              <w:noProof/>
              <w:kern w:val="2"/>
              <w:lang w:eastAsia="nl-NL"/>
              <w14:ligatures w14:val="standardContextual"/>
            </w:rPr>
            <w:pPrChange w:id="395" w:author="Ronald Kocks (R)" w:date="2025-08-18T11:47:00Z">
              <w:pPr/>
            </w:pPrChange>
          </w:pPr>
          <w:r>
            <w:fldChar w:fldCharType="begin"/>
          </w:r>
          <w:r>
            <w:instrText>HYPERLINK \l "_Toc1824511277" \h</w:instrText>
          </w:r>
          <w:r>
            <w:fldChar w:fldCharType="separate"/>
          </w:r>
          <w:r w:rsidRPr="1CAABC1D">
            <w:rPr>
              <w:rStyle w:val="Hyperlink"/>
            </w:rPr>
            <w:t>12.3.1</w:t>
          </w:r>
          <w:ins w:id="396" w:author="Ronald Kocks (R)" w:date="2025-08-18T11:47:00Z">
            <w:r w:rsidR="2B26B8BC">
              <w:tab/>
            </w:r>
          </w:ins>
          <w:r w:rsidRPr="1CAABC1D">
            <w:rPr>
              <w:rStyle w:val="Hyperlink"/>
            </w:rPr>
            <w:t>Keuze vrijwillige voortzetting</w:t>
          </w:r>
          <w:ins w:id="397" w:author="Ronald Kocks (R)" w:date="2025-08-18T11:47:00Z">
            <w:r w:rsidR="2B26B8BC">
              <w:tab/>
            </w:r>
          </w:ins>
          <w:r w:rsidR="2B26B8BC">
            <w:fldChar w:fldCharType="begin"/>
          </w:r>
          <w:r w:rsidR="2B26B8BC">
            <w:instrText>PAGEREF _Toc1824511277 \h</w:instrText>
          </w:r>
          <w:r w:rsidR="2B26B8BC">
            <w:fldChar w:fldCharType="separate"/>
          </w:r>
          <w:r w:rsidRPr="1CAABC1D">
            <w:rPr>
              <w:rStyle w:val="Hyperlink"/>
            </w:rPr>
            <w:t>85</w:t>
          </w:r>
          <w:r w:rsidR="2B26B8BC">
            <w:fldChar w:fldCharType="end"/>
          </w:r>
          <w:r>
            <w:fldChar w:fldCharType="end"/>
          </w:r>
        </w:p>
        <w:p w14:paraId="3FDF5DDF" w14:textId="575D45E4" w:rsidR="00212C18" w:rsidRDefault="1CAABC1D">
          <w:pPr>
            <w:pStyle w:val="TOC3"/>
            <w:tabs>
              <w:tab w:val="left" w:pos="1320"/>
              <w:tab w:val="right" w:leader="dot" w:pos="8595"/>
            </w:tabs>
            <w:rPr>
              <w:rStyle w:val="Hyperlink"/>
              <w:i w:val="0"/>
              <w:iCs w:val="0"/>
              <w:kern w:val="2"/>
              <w:lang w:eastAsia="nl-NL"/>
              <w14:ligatures w14:val="standardContextual"/>
            </w:rPr>
            <w:pPrChange w:id="398" w:author="Ronald Kocks (R)" w:date="2025-08-18T11:47:00Z">
              <w:pPr/>
            </w:pPrChange>
          </w:pPr>
          <w:r>
            <w:fldChar w:fldCharType="begin"/>
          </w:r>
          <w:r>
            <w:instrText>HYPERLINK \l "_Toc1384432526" \h</w:instrText>
          </w:r>
          <w:r>
            <w:fldChar w:fldCharType="separate"/>
          </w:r>
          <w:r w:rsidRPr="1CAABC1D">
            <w:rPr>
              <w:rStyle w:val="Hyperlink"/>
            </w:rPr>
            <w:t>12.3.2</w:t>
          </w:r>
          <w:ins w:id="399" w:author="Ronald Kocks (R)" w:date="2025-08-18T11:47:00Z">
            <w:r w:rsidR="2B26B8BC">
              <w:tab/>
            </w:r>
          </w:ins>
          <w:r w:rsidRPr="1CAABC1D">
            <w:rPr>
              <w:rStyle w:val="Hyperlink"/>
            </w:rPr>
            <w:t>Kosten vrijwillige voortzetting (rek)</w:t>
          </w:r>
          <w:ins w:id="400" w:author="Ronald Kocks (R)" w:date="2025-08-18T11:47:00Z">
            <w:r w:rsidR="2B26B8BC">
              <w:tab/>
            </w:r>
          </w:ins>
          <w:r w:rsidR="2B26B8BC">
            <w:fldChar w:fldCharType="begin"/>
          </w:r>
          <w:r w:rsidR="2B26B8BC">
            <w:instrText>PAGEREF _Toc1384432526 \h</w:instrText>
          </w:r>
          <w:r w:rsidR="2B26B8BC">
            <w:fldChar w:fldCharType="separate"/>
          </w:r>
          <w:r w:rsidRPr="1CAABC1D">
            <w:rPr>
              <w:rStyle w:val="Hyperlink"/>
            </w:rPr>
            <w:t>86</w:t>
          </w:r>
          <w:r w:rsidR="2B26B8BC">
            <w:fldChar w:fldCharType="end"/>
          </w:r>
          <w:r>
            <w:fldChar w:fldCharType="end"/>
          </w:r>
        </w:p>
        <w:p w14:paraId="77210395" w14:textId="67259621" w:rsidR="00212C18" w:rsidRDefault="1CAABC1D">
          <w:pPr>
            <w:pStyle w:val="TOC3"/>
            <w:tabs>
              <w:tab w:val="left" w:pos="1320"/>
              <w:tab w:val="right" w:leader="dot" w:pos="8595"/>
            </w:tabs>
            <w:rPr>
              <w:rStyle w:val="Hyperlink"/>
              <w:i w:val="0"/>
              <w:iCs w:val="0"/>
              <w:kern w:val="2"/>
              <w:lang w:eastAsia="nl-NL"/>
              <w14:ligatures w14:val="standardContextual"/>
            </w:rPr>
            <w:pPrChange w:id="401" w:author="Ronald Kocks (R)" w:date="2025-08-18T11:47:00Z">
              <w:pPr/>
            </w:pPrChange>
          </w:pPr>
          <w:r>
            <w:fldChar w:fldCharType="begin"/>
          </w:r>
          <w:r>
            <w:instrText>HYPERLINK \l "_Toc1365663804" \h</w:instrText>
          </w:r>
          <w:r>
            <w:fldChar w:fldCharType="separate"/>
          </w:r>
          <w:r w:rsidRPr="1CAABC1D">
            <w:rPr>
              <w:rStyle w:val="Hyperlink"/>
            </w:rPr>
            <w:t>12.3.3</w:t>
          </w:r>
          <w:ins w:id="402" w:author="Ronald Kocks (R)" w:date="2025-08-18T11:47:00Z">
            <w:r w:rsidR="2B26B8BC">
              <w:tab/>
            </w:r>
          </w:ins>
          <w:r w:rsidRPr="1CAABC1D">
            <w:rPr>
              <w:rStyle w:val="Hyperlink"/>
            </w:rPr>
            <w:t>Einde vrijwillige voortzetting (voorspelbaar)</w:t>
          </w:r>
          <w:ins w:id="403" w:author="Ronald Kocks (R)" w:date="2025-08-18T11:47:00Z">
            <w:r w:rsidR="2B26B8BC">
              <w:tab/>
            </w:r>
          </w:ins>
          <w:r w:rsidR="2B26B8BC">
            <w:fldChar w:fldCharType="begin"/>
          </w:r>
          <w:r w:rsidR="2B26B8BC">
            <w:instrText>PAGEREF _Toc1365663804 \h</w:instrText>
          </w:r>
          <w:r w:rsidR="2B26B8BC">
            <w:fldChar w:fldCharType="separate"/>
          </w:r>
          <w:r w:rsidRPr="1CAABC1D">
            <w:rPr>
              <w:rStyle w:val="Hyperlink"/>
            </w:rPr>
            <w:t>86</w:t>
          </w:r>
          <w:r w:rsidR="2B26B8BC">
            <w:fldChar w:fldCharType="end"/>
          </w:r>
          <w:r>
            <w:fldChar w:fldCharType="end"/>
          </w:r>
        </w:p>
        <w:p w14:paraId="48936796" w14:textId="07683649" w:rsidR="00212C18" w:rsidRDefault="1CAABC1D">
          <w:pPr>
            <w:pStyle w:val="TOC3"/>
            <w:tabs>
              <w:tab w:val="left" w:pos="1320"/>
              <w:tab w:val="right" w:leader="dot" w:pos="8595"/>
            </w:tabs>
            <w:rPr>
              <w:rStyle w:val="Hyperlink"/>
              <w:i w:val="0"/>
              <w:iCs w:val="0"/>
              <w:kern w:val="2"/>
              <w:lang w:eastAsia="nl-NL"/>
              <w14:ligatures w14:val="standardContextual"/>
            </w:rPr>
            <w:pPrChange w:id="404" w:author="Ronald Kocks (R)" w:date="2025-08-18T11:47:00Z">
              <w:pPr/>
            </w:pPrChange>
          </w:pPr>
          <w:r>
            <w:fldChar w:fldCharType="begin"/>
          </w:r>
          <w:r>
            <w:instrText>HYPERLINK \l "_Toc1803211902" \h</w:instrText>
          </w:r>
          <w:r>
            <w:fldChar w:fldCharType="separate"/>
          </w:r>
          <w:r w:rsidRPr="1CAABC1D">
            <w:rPr>
              <w:rStyle w:val="Hyperlink"/>
            </w:rPr>
            <w:t>12.3.4</w:t>
          </w:r>
          <w:ins w:id="405" w:author="Ronald Kocks (R)" w:date="2025-08-18T11:47:00Z">
            <w:r w:rsidR="2B26B8BC">
              <w:tab/>
            </w:r>
          </w:ins>
          <w:r w:rsidRPr="1CAABC1D">
            <w:rPr>
              <w:rStyle w:val="Hyperlink"/>
            </w:rPr>
            <w:t>Aanvang vrijwillige voortzetting gehele regeling (dvb, specifiek BerPF)</w:t>
          </w:r>
          <w:ins w:id="406" w:author="Ronald Kocks (R)" w:date="2025-08-18T11:47:00Z">
            <w:r w:rsidR="2B26B8BC">
              <w:tab/>
            </w:r>
          </w:ins>
          <w:r w:rsidR="2B26B8BC">
            <w:fldChar w:fldCharType="begin"/>
          </w:r>
          <w:r w:rsidR="2B26B8BC">
            <w:instrText>PAGEREF _Toc1803211902 \h</w:instrText>
          </w:r>
          <w:r w:rsidR="2B26B8BC">
            <w:fldChar w:fldCharType="separate"/>
          </w:r>
          <w:r w:rsidRPr="1CAABC1D">
            <w:rPr>
              <w:rStyle w:val="Hyperlink"/>
            </w:rPr>
            <w:t>87</w:t>
          </w:r>
          <w:r w:rsidR="2B26B8BC">
            <w:fldChar w:fldCharType="end"/>
          </w:r>
          <w:r>
            <w:fldChar w:fldCharType="end"/>
          </w:r>
        </w:p>
        <w:p w14:paraId="59F9B417" w14:textId="1CAF27D6" w:rsidR="00212C18" w:rsidRDefault="1CAABC1D">
          <w:pPr>
            <w:pStyle w:val="TOC1"/>
            <w:tabs>
              <w:tab w:val="left" w:pos="435"/>
              <w:tab w:val="right" w:leader="dot" w:pos="8595"/>
            </w:tabs>
            <w:rPr>
              <w:rStyle w:val="Hyperlink"/>
              <w:i/>
              <w:iCs/>
              <w:kern w:val="2"/>
              <w:lang w:eastAsia="nl-NL"/>
              <w14:ligatures w14:val="standardContextual"/>
            </w:rPr>
            <w:pPrChange w:id="407" w:author="Ronald Kocks (R)" w:date="2025-08-18T11:47:00Z">
              <w:pPr/>
            </w:pPrChange>
          </w:pPr>
          <w:r>
            <w:fldChar w:fldCharType="begin"/>
          </w:r>
          <w:r>
            <w:instrText>HYPERLINK \l "_Toc1321379251" \h</w:instrText>
          </w:r>
          <w:r>
            <w:fldChar w:fldCharType="separate"/>
          </w:r>
          <w:r w:rsidRPr="1CAABC1D">
            <w:rPr>
              <w:rStyle w:val="Hyperlink"/>
            </w:rPr>
            <w:t>13.</w:t>
          </w:r>
          <w:ins w:id="408" w:author="Ronald Kocks (R)" w:date="2025-08-18T11:47:00Z">
            <w:r w:rsidR="2B26B8BC">
              <w:tab/>
            </w:r>
          </w:ins>
          <w:r w:rsidRPr="1CAABC1D">
            <w:rPr>
              <w:rStyle w:val="Hyperlink"/>
            </w:rPr>
            <w:t>Invaren en overgangsrecht</w:t>
          </w:r>
          <w:ins w:id="409" w:author="Ronald Kocks (R)" w:date="2025-08-18T11:47:00Z">
            <w:r w:rsidR="2B26B8BC">
              <w:tab/>
            </w:r>
          </w:ins>
          <w:r w:rsidR="2B26B8BC">
            <w:fldChar w:fldCharType="begin"/>
          </w:r>
          <w:r w:rsidR="2B26B8BC">
            <w:instrText>PAGEREF _Toc1321379251 \h</w:instrText>
          </w:r>
          <w:r w:rsidR="2B26B8BC">
            <w:fldChar w:fldCharType="separate"/>
          </w:r>
          <w:r w:rsidRPr="1CAABC1D">
            <w:rPr>
              <w:rStyle w:val="Hyperlink"/>
            </w:rPr>
            <w:t>88</w:t>
          </w:r>
          <w:r w:rsidR="2B26B8BC">
            <w:fldChar w:fldCharType="end"/>
          </w:r>
          <w:r>
            <w:fldChar w:fldCharType="end"/>
          </w:r>
        </w:p>
        <w:p w14:paraId="5B7EC4F3" w14:textId="6FC3BF7A" w:rsidR="00212C18" w:rsidRDefault="1CAABC1D">
          <w:pPr>
            <w:pStyle w:val="TOC2"/>
            <w:tabs>
              <w:tab w:val="left" w:pos="660"/>
              <w:tab w:val="right" w:leader="dot" w:pos="8595"/>
            </w:tabs>
            <w:rPr>
              <w:rStyle w:val="Hyperlink"/>
              <w:noProof/>
              <w:kern w:val="2"/>
              <w:lang w:eastAsia="nl-NL"/>
              <w14:ligatures w14:val="standardContextual"/>
            </w:rPr>
            <w:pPrChange w:id="410" w:author="Ronald Kocks (R)" w:date="2025-08-18T11:47:00Z">
              <w:pPr/>
            </w:pPrChange>
          </w:pPr>
          <w:r>
            <w:fldChar w:fldCharType="begin"/>
          </w:r>
          <w:r>
            <w:instrText>HYPERLINK \l "_Toc1216082017" \h</w:instrText>
          </w:r>
          <w:r>
            <w:fldChar w:fldCharType="separate"/>
          </w:r>
          <w:r w:rsidRPr="1CAABC1D">
            <w:rPr>
              <w:rStyle w:val="Hyperlink"/>
            </w:rPr>
            <w:t>-1.1</w:t>
          </w:r>
          <w:ins w:id="411" w:author="Ronald Kocks (R)" w:date="2025-08-18T11:47:00Z">
            <w:r w:rsidR="2B26B8BC">
              <w:tab/>
            </w:r>
          </w:ins>
          <w:r w:rsidRPr="1CAABC1D">
            <w:rPr>
              <w:rStyle w:val="Hyperlink"/>
            </w:rPr>
            <w:t>Interface met ACE</w:t>
          </w:r>
          <w:ins w:id="412" w:author="Ronald Kocks (R)" w:date="2025-08-18T11:47:00Z">
            <w:r w:rsidR="2B26B8BC">
              <w:tab/>
            </w:r>
          </w:ins>
          <w:r w:rsidR="2B26B8BC">
            <w:fldChar w:fldCharType="begin"/>
          </w:r>
          <w:r w:rsidR="2B26B8BC">
            <w:instrText>PAGEREF _Toc1216082017 \h</w:instrText>
          </w:r>
          <w:r w:rsidR="2B26B8BC">
            <w:fldChar w:fldCharType="separate"/>
          </w:r>
          <w:r w:rsidRPr="1CAABC1D">
            <w:rPr>
              <w:rStyle w:val="Hyperlink"/>
            </w:rPr>
            <w:t>88</w:t>
          </w:r>
          <w:r w:rsidR="2B26B8BC">
            <w:fldChar w:fldCharType="end"/>
          </w:r>
          <w:r>
            <w:fldChar w:fldCharType="end"/>
          </w:r>
        </w:p>
        <w:p w14:paraId="29567C04" w14:textId="162912CA" w:rsidR="00212C18" w:rsidRDefault="1CAABC1D">
          <w:pPr>
            <w:pStyle w:val="TOC2"/>
            <w:tabs>
              <w:tab w:val="left" w:pos="660"/>
              <w:tab w:val="right" w:leader="dot" w:pos="8595"/>
            </w:tabs>
            <w:rPr>
              <w:rStyle w:val="Hyperlink"/>
              <w:noProof/>
              <w:kern w:val="2"/>
              <w:lang w:eastAsia="nl-NL"/>
              <w14:ligatures w14:val="standardContextual"/>
            </w:rPr>
            <w:pPrChange w:id="413" w:author="Ronald Kocks (R)" w:date="2025-08-18T11:47:00Z">
              <w:pPr/>
            </w:pPrChange>
          </w:pPr>
          <w:r>
            <w:fldChar w:fldCharType="begin"/>
          </w:r>
          <w:r>
            <w:instrText>HYPERLINK \l "_Toc1897565024" \h</w:instrText>
          </w:r>
          <w:r>
            <w:fldChar w:fldCharType="separate"/>
          </w:r>
          <w:r w:rsidRPr="1CAABC1D">
            <w:rPr>
              <w:rStyle w:val="Hyperlink"/>
            </w:rPr>
            <w:t>-1.2</w:t>
          </w:r>
          <w:ins w:id="414" w:author="Ronald Kocks (R)" w:date="2025-08-18T11:47:00Z">
            <w:r w:rsidR="2B26B8BC">
              <w:tab/>
            </w:r>
          </w:ins>
          <w:r w:rsidRPr="1CAABC1D">
            <w:rPr>
              <w:rStyle w:val="Hyperlink"/>
            </w:rPr>
            <w:t>Invaren</w:t>
          </w:r>
          <w:ins w:id="415" w:author="Ronald Kocks (R)" w:date="2025-08-18T11:47:00Z">
            <w:r w:rsidR="2B26B8BC">
              <w:tab/>
            </w:r>
          </w:ins>
          <w:r w:rsidR="2B26B8BC">
            <w:fldChar w:fldCharType="begin"/>
          </w:r>
          <w:r w:rsidR="2B26B8BC">
            <w:instrText>PAGEREF _Toc1897565024 \h</w:instrText>
          </w:r>
          <w:r w:rsidR="2B26B8BC">
            <w:fldChar w:fldCharType="separate"/>
          </w:r>
          <w:r w:rsidRPr="1CAABC1D">
            <w:rPr>
              <w:rStyle w:val="Hyperlink"/>
            </w:rPr>
            <w:t>88</w:t>
          </w:r>
          <w:r w:rsidR="2B26B8BC">
            <w:fldChar w:fldCharType="end"/>
          </w:r>
          <w:r>
            <w:fldChar w:fldCharType="end"/>
          </w:r>
        </w:p>
        <w:p w14:paraId="75E061D8" w14:textId="6B2E9D14" w:rsidR="00212C18" w:rsidRDefault="1CAABC1D">
          <w:pPr>
            <w:pStyle w:val="TOC3"/>
            <w:tabs>
              <w:tab w:val="left" w:pos="1320"/>
              <w:tab w:val="right" w:leader="dot" w:pos="8595"/>
            </w:tabs>
            <w:rPr>
              <w:rStyle w:val="Hyperlink"/>
              <w:noProof/>
              <w:kern w:val="2"/>
              <w:lang w:eastAsia="nl-NL"/>
              <w14:ligatures w14:val="standardContextual"/>
            </w:rPr>
            <w:pPrChange w:id="416" w:author="Ronald Kocks (R)" w:date="2025-08-18T11:47:00Z">
              <w:pPr/>
            </w:pPrChange>
          </w:pPr>
          <w:r>
            <w:fldChar w:fldCharType="begin"/>
          </w:r>
          <w:r>
            <w:instrText>HYPERLINK \l "_Toc1537995802" \h</w:instrText>
          </w:r>
          <w:r>
            <w:fldChar w:fldCharType="separate"/>
          </w:r>
          <w:r w:rsidRPr="1CAABC1D">
            <w:rPr>
              <w:rStyle w:val="Hyperlink"/>
            </w:rPr>
            <w:t>-1.2.1</w:t>
          </w:r>
          <w:ins w:id="417" w:author="Ronald Kocks (R)" w:date="2025-08-18T11:47:00Z">
            <w:r w:rsidR="2B26B8BC">
              <w:tab/>
            </w:r>
          </w:ins>
          <w:r w:rsidRPr="1CAABC1D">
            <w:rPr>
              <w:rStyle w:val="Hyperlink"/>
            </w:rPr>
            <w:t>Aparte spreidingsduur bij invaren</w:t>
          </w:r>
          <w:ins w:id="418" w:author="Ronald Kocks (R)" w:date="2025-08-18T11:47:00Z">
            <w:r w:rsidR="2B26B8BC">
              <w:tab/>
            </w:r>
          </w:ins>
          <w:r w:rsidR="2B26B8BC">
            <w:fldChar w:fldCharType="begin"/>
          </w:r>
          <w:r w:rsidR="2B26B8BC">
            <w:instrText>PAGEREF _Toc1537995802 \h</w:instrText>
          </w:r>
          <w:r w:rsidR="2B26B8BC">
            <w:fldChar w:fldCharType="separate"/>
          </w:r>
          <w:r w:rsidRPr="1CAABC1D">
            <w:rPr>
              <w:rStyle w:val="Hyperlink"/>
            </w:rPr>
            <w:t>89</w:t>
          </w:r>
          <w:r w:rsidR="2B26B8BC">
            <w:fldChar w:fldCharType="end"/>
          </w:r>
          <w:r>
            <w:fldChar w:fldCharType="end"/>
          </w:r>
        </w:p>
        <w:p w14:paraId="3C1684BE" w14:textId="25D34D3C" w:rsidR="00212C18" w:rsidRDefault="1CAABC1D">
          <w:pPr>
            <w:pStyle w:val="TOC3"/>
            <w:tabs>
              <w:tab w:val="left" w:pos="1320"/>
              <w:tab w:val="right" w:leader="dot" w:pos="8595"/>
            </w:tabs>
            <w:rPr>
              <w:rStyle w:val="Hyperlink"/>
              <w:i w:val="0"/>
              <w:iCs w:val="0"/>
              <w:kern w:val="2"/>
              <w:lang w:eastAsia="nl-NL"/>
              <w14:ligatures w14:val="standardContextual"/>
            </w:rPr>
            <w:pPrChange w:id="419" w:author="Ronald Kocks (R)" w:date="2025-08-18T11:47:00Z">
              <w:pPr/>
            </w:pPrChange>
          </w:pPr>
          <w:r>
            <w:fldChar w:fldCharType="begin"/>
          </w:r>
          <w:r>
            <w:instrText>HYPERLINK \l "_Toc1732989795" \h</w:instrText>
          </w:r>
          <w:r>
            <w:fldChar w:fldCharType="separate"/>
          </w:r>
          <w:r w:rsidRPr="1CAABC1D">
            <w:rPr>
              <w:rStyle w:val="Hyperlink"/>
            </w:rPr>
            <w:t>-1.2.2</w:t>
          </w:r>
          <w:ins w:id="420" w:author="Ronald Kocks (R)" w:date="2025-08-18T11:47:00Z">
            <w:r w:rsidR="2B26B8BC">
              <w:tab/>
            </w:r>
          </w:ins>
          <w:r w:rsidRPr="1CAABC1D">
            <w:rPr>
              <w:rStyle w:val="Hyperlink"/>
            </w:rPr>
            <w:t>Apart tarief bij invaren</w:t>
          </w:r>
          <w:ins w:id="421" w:author="Ronald Kocks (R)" w:date="2025-08-18T11:47:00Z">
            <w:r w:rsidR="2B26B8BC">
              <w:tab/>
            </w:r>
          </w:ins>
          <w:r w:rsidR="2B26B8BC">
            <w:fldChar w:fldCharType="begin"/>
          </w:r>
          <w:r w:rsidR="2B26B8BC">
            <w:instrText>PAGEREF _Toc1732989795 \h</w:instrText>
          </w:r>
          <w:r w:rsidR="2B26B8BC">
            <w:fldChar w:fldCharType="separate"/>
          </w:r>
          <w:r w:rsidRPr="1CAABC1D">
            <w:rPr>
              <w:rStyle w:val="Hyperlink"/>
            </w:rPr>
            <w:t>89</w:t>
          </w:r>
          <w:r w:rsidR="2B26B8BC">
            <w:fldChar w:fldCharType="end"/>
          </w:r>
          <w:r>
            <w:fldChar w:fldCharType="end"/>
          </w:r>
        </w:p>
        <w:p w14:paraId="46EF4ECE" w14:textId="173B43F7" w:rsidR="00212C18" w:rsidRDefault="1CAABC1D">
          <w:pPr>
            <w:pStyle w:val="TOC2"/>
            <w:tabs>
              <w:tab w:val="left" w:pos="660"/>
              <w:tab w:val="right" w:leader="dot" w:pos="8595"/>
            </w:tabs>
            <w:rPr>
              <w:rStyle w:val="Hyperlink"/>
              <w:i/>
              <w:iCs/>
              <w:kern w:val="2"/>
              <w:lang w:eastAsia="nl-NL"/>
              <w14:ligatures w14:val="standardContextual"/>
            </w:rPr>
            <w:pPrChange w:id="422" w:author="Ronald Kocks (R)" w:date="2025-08-18T11:47:00Z">
              <w:pPr/>
            </w:pPrChange>
          </w:pPr>
          <w:r>
            <w:fldChar w:fldCharType="begin"/>
          </w:r>
          <w:r>
            <w:instrText>HYPERLINK \l "_Toc1362536393" \h</w:instrText>
          </w:r>
          <w:r>
            <w:fldChar w:fldCharType="separate"/>
          </w:r>
          <w:r w:rsidRPr="1CAABC1D">
            <w:rPr>
              <w:rStyle w:val="Hyperlink"/>
            </w:rPr>
            <w:t>-1.3</w:t>
          </w:r>
          <w:ins w:id="423" w:author="Ronald Kocks (R)" w:date="2025-08-18T11:47:00Z">
            <w:r w:rsidR="2B26B8BC">
              <w:tab/>
            </w:r>
          </w:ins>
          <w:r w:rsidRPr="1CAABC1D">
            <w:rPr>
              <w:rStyle w:val="Hyperlink"/>
            </w:rPr>
            <w:t>Overgangsrechten</w:t>
          </w:r>
          <w:ins w:id="424" w:author="Ronald Kocks (R)" w:date="2025-08-18T11:47:00Z">
            <w:r w:rsidR="2B26B8BC">
              <w:tab/>
            </w:r>
          </w:ins>
          <w:r w:rsidR="2B26B8BC">
            <w:fldChar w:fldCharType="begin"/>
          </w:r>
          <w:r w:rsidR="2B26B8BC">
            <w:instrText>PAGEREF _Toc1362536393 \h</w:instrText>
          </w:r>
          <w:r w:rsidR="2B26B8BC">
            <w:fldChar w:fldCharType="separate"/>
          </w:r>
          <w:r w:rsidRPr="1CAABC1D">
            <w:rPr>
              <w:rStyle w:val="Hyperlink"/>
            </w:rPr>
            <w:t>90</w:t>
          </w:r>
          <w:r w:rsidR="2B26B8BC">
            <w:fldChar w:fldCharType="end"/>
          </w:r>
          <w:r>
            <w:fldChar w:fldCharType="end"/>
          </w:r>
        </w:p>
        <w:p w14:paraId="65AF103F" w14:textId="79AD7CE7" w:rsidR="00212C18" w:rsidRDefault="1CAABC1D">
          <w:pPr>
            <w:pStyle w:val="TOC3"/>
            <w:tabs>
              <w:tab w:val="left" w:pos="1320"/>
              <w:tab w:val="right" w:leader="dot" w:pos="8595"/>
            </w:tabs>
            <w:rPr>
              <w:rStyle w:val="Hyperlink"/>
              <w:noProof/>
              <w:kern w:val="2"/>
              <w:lang w:eastAsia="nl-NL"/>
              <w14:ligatures w14:val="standardContextual"/>
            </w:rPr>
            <w:pPrChange w:id="425" w:author="Ronald Kocks (R)" w:date="2025-08-18T11:47:00Z">
              <w:pPr/>
            </w:pPrChange>
          </w:pPr>
          <w:r>
            <w:fldChar w:fldCharType="begin"/>
          </w:r>
          <w:r>
            <w:instrText>HYPERLINK \l "_Toc1493468534" \h</w:instrText>
          </w:r>
          <w:r>
            <w:fldChar w:fldCharType="separate"/>
          </w:r>
          <w:r w:rsidRPr="1CAABC1D">
            <w:rPr>
              <w:rStyle w:val="Hyperlink"/>
            </w:rPr>
            <w:t>-1.3.1</w:t>
          </w:r>
          <w:ins w:id="426" w:author="Ronald Kocks (R)" w:date="2025-08-18T11:47:00Z">
            <w:r w:rsidR="2B26B8BC">
              <w:tab/>
            </w:r>
          </w:ins>
          <w:r w:rsidRPr="1CAABC1D">
            <w:rPr>
              <w:rStyle w:val="Hyperlink"/>
            </w:rPr>
            <w:t>Overgangsrechten tot pensioendatum</w:t>
          </w:r>
          <w:ins w:id="427" w:author="Ronald Kocks (R)" w:date="2025-08-18T11:47:00Z">
            <w:r w:rsidR="2B26B8BC">
              <w:tab/>
            </w:r>
          </w:ins>
          <w:r w:rsidR="2B26B8BC">
            <w:fldChar w:fldCharType="begin"/>
          </w:r>
          <w:r w:rsidR="2B26B8BC">
            <w:instrText>PAGEREF _Toc1493468534 \h</w:instrText>
          </w:r>
          <w:r w:rsidR="2B26B8BC">
            <w:fldChar w:fldCharType="separate"/>
          </w:r>
          <w:r w:rsidRPr="1CAABC1D">
            <w:rPr>
              <w:rStyle w:val="Hyperlink"/>
            </w:rPr>
            <w:t>90</w:t>
          </w:r>
          <w:r w:rsidR="2B26B8BC">
            <w:fldChar w:fldCharType="end"/>
          </w:r>
          <w:r>
            <w:fldChar w:fldCharType="end"/>
          </w:r>
        </w:p>
        <w:p w14:paraId="080F31CF" w14:textId="28DA3F12" w:rsidR="00212C18" w:rsidRDefault="1CAABC1D">
          <w:pPr>
            <w:pStyle w:val="TOC3"/>
            <w:tabs>
              <w:tab w:val="left" w:pos="1320"/>
              <w:tab w:val="right" w:leader="dot" w:pos="8595"/>
            </w:tabs>
            <w:rPr>
              <w:rStyle w:val="Hyperlink"/>
              <w:i w:val="0"/>
              <w:iCs w:val="0"/>
              <w:kern w:val="2"/>
              <w:lang w:eastAsia="nl-NL"/>
              <w14:ligatures w14:val="standardContextual"/>
            </w:rPr>
            <w:pPrChange w:id="428" w:author="Ronald Kocks (R)" w:date="2025-08-18T11:47:00Z">
              <w:pPr/>
            </w:pPrChange>
          </w:pPr>
          <w:r>
            <w:fldChar w:fldCharType="begin"/>
          </w:r>
          <w:r>
            <w:instrText>HYPERLINK \l "_Toc283211210" \h</w:instrText>
          </w:r>
          <w:r>
            <w:fldChar w:fldCharType="separate"/>
          </w:r>
          <w:r w:rsidRPr="1CAABC1D">
            <w:rPr>
              <w:rStyle w:val="Hyperlink"/>
            </w:rPr>
            <w:t>-1.3.2</w:t>
          </w:r>
          <w:ins w:id="429" w:author="Ronald Kocks (R)" w:date="2025-08-18T11:47:00Z">
            <w:r w:rsidR="2B26B8BC">
              <w:tab/>
            </w:r>
          </w:ins>
          <w:r w:rsidRPr="1CAABC1D">
            <w:rPr>
              <w:rStyle w:val="Hyperlink"/>
            </w:rPr>
            <w:t>Overgangsrechten voor na pensioendatum</w:t>
          </w:r>
          <w:ins w:id="430" w:author="Ronald Kocks (R)" w:date="2025-08-18T11:47:00Z">
            <w:r w:rsidR="2B26B8BC">
              <w:tab/>
            </w:r>
          </w:ins>
          <w:r w:rsidR="2B26B8BC">
            <w:fldChar w:fldCharType="begin"/>
          </w:r>
          <w:r w:rsidR="2B26B8BC">
            <w:instrText>PAGEREF _Toc283211210 \h</w:instrText>
          </w:r>
          <w:r w:rsidR="2B26B8BC">
            <w:fldChar w:fldCharType="separate"/>
          </w:r>
          <w:r w:rsidRPr="1CAABC1D">
            <w:rPr>
              <w:rStyle w:val="Hyperlink"/>
            </w:rPr>
            <w:t>90</w:t>
          </w:r>
          <w:r w:rsidR="2B26B8BC">
            <w:fldChar w:fldCharType="end"/>
          </w:r>
          <w:r>
            <w:fldChar w:fldCharType="end"/>
          </w:r>
        </w:p>
        <w:p w14:paraId="49F67B69" w14:textId="2BA4936A" w:rsidR="00212C18" w:rsidRDefault="1CAABC1D">
          <w:pPr>
            <w:pStyle w:val="TOC2"/>
            <w:tabs>
              <w:tab w:val="left" w:pos="660"/>
              <w:tab w:val="right" w:leader="dot" w:pos="8595"/>
            </w:tabs>
            <w:rPr>
              <w:rStyle w:val="Hyperlink"/>
              <w:i/>
              <w:iCs/>
              <w:kern w:val="2"/>
              <w:lang w:eastAsia="nl-NL"/>
              <w14:ligatures w14:val="standardContextual"/>
            </w:rPr>
            <w:pPrChange w:id="431" w:author="Ronald Kocks (R)" w:date="2025-08-18T11:47:00Z">
              <w:pPr/>
            </w:pPrChange>
          </w:pPr>
          <w:r>
            <w:fldChar w:fldCharType="begin"/>
          </w:r>
          <w:r>
            <w:instrText>HYPERLINK \l "_Toc764927072" \h</w:instrText>
          </w:r>
          <w:r>
            <w:fldChar w:fldCharType="separate"/>
          </w:r>
          <w:r w:rsidRPr="1CAABC1D">
            <w:rPr>
              <w:rStyle w:val="Hyperlink"/>
            </w:rPr>
            <w:t>-1.4</w:t>
          </w:r>
          <w:ins w:id="432" w:author="Ronald Kocks (R)" w:date="2025-08-18T11:47:00Z">
            <w:r w:rsidR="2B26B8BC">
              <w:tab/>
            </w:r>
          </w:ins>
          <w:r w:rsidRPr="1CAABC1D">
            <w:rPr>
              <w:rStyle w:val="Hyperlink"/>
            </w:rPr>
            <w:t>Terugdraaien default keuze CVP na invaren</w:t>
          </w:r>
          <w:ins w:id="433" w:author="Ronald Kocks (R)" w:date="2025-08-18T11:47:00Z">
            <w:r w:rsidR="2B26B8BC">
              <w:tab/>
            </w:r>
          </w:ins>
          <w:r w:rsidR="2B26B8BC">
            <w:fldChar w:fldCharType="begin"/>
          </w:r>
          <w:r w:rsidR="2B26B8BC">
            <w:instrText>PAGEREF _Toc764927072 \h</w:instrText>
          </w:r>
          <w:r w:rsidR="2B26B8BC">
            <w:fldChar w:fldCharType="separate"/>
          </w:r>
          <w:r w:rsidRPr="1CAABC1D">
            <w:rPr>
              <w:rStyle w:val="Hyperlink"/>
            </w:rPr>
            <w:t>91</w:t>
          </w:r>
          <w:r w:rsidR="2B26B8BC">
            <w:fldChar w:fldCharType="end"/>
          </w:r>
          <w:r>
            <w:fldChar w:fldCharType="end"/>
          </w:r>
        </w:p>
        <w:p w14:paraId="0FE9413E" w14:textId="3ECC1F30" w:rsidR="00212C18" w:rsidRDefault="1CAABC1D">
          <w:pPr>
            <w:pStyle w:val="TOC3"/>
            <w:tabs>
              <w:tab w:val="left" w:pos="1320"/>
              <w:tab w:val="right" w:leader="dot" w:pos="8595"/>
            </w:tabs>
            <w:rPr>
              <w:rStyle w:val="Hyperlink"/>
              <w:noProof/>
              <w:kern w:val="2"/>
              <w:lang w:eastAsia="nl-NL"/>
              <w14:ligatures w14:val="standardContextual"/>
            </w:rPr>
            <w:pPrChange w:id="434" w:author="Ronald Kocks (R)" w:date="2025-08-18T11:47:00Z">
              <w:pPr/>
            </w:pPrChange>
          </w:pPr>
          <w:r>
            <w:fldChar w:fldCharType="begin"/>
          </w:r>
          <w:r>
            <w:instrText>HYPERLINK \l "_Toc1111678542" \h</w:instrText>
          </w:r>
          <w:r>
            <w:fldChar w:fldCharType="separate"/>
          </w:r>
          <w:r w:rsidRPr="1CAABC1D">
            <w:rPr>
              <w:rStyle w:val="Hyperlink"/>
            </w:rPr>
            <w:t>-1.4.1</w:t>
          </w:r>
          <w:ins w:id="435" w:author="Ronald Kocks (R)" w:date="2025-08-18T11:47:00Z">
            <w:r w:rsidR="2B26B8BC">
              <w:tab/>
            </w:r>
          </w:ins>
          <w:r w:rsidRPr="1CAABC1D">
            <w:rPr>
              <w:rStyle w:val="Hyperlink"/>
            </w:rPr>
            <w:t>Gebeurtenis gepensioneerden: UWO</w:t>
          </w:r>
          <w:ins w:id="436" w:author="Ronald Kocks (R)" w:date="2025-08-18T11:47:00Z">
            <w:r w:rsidR="2B26B8BC">
              <w:tab/>
            </w:r>
          </w:ins>
          <w:r w:rsidR="2B26B8BC">
            <w:fldChar w:fldCharType="begin"/>
          </w:r>
          <w:r w:rsidR="2B26B8BC">
            <w:instrText>PAGEREF _Toc1111678542 \h</w:instrText>
          </w:r>
          <w:r w:rsidR="2B26B8BC">
            <w:fldChar w:fldCharType="separate"/>
          </w:r>
          <w:r w:rsidRPr="1CAABC1D">
            <w:rPr>
              <w:rStyle w:val="Hyperlink"/>
            </w:rPr>
            <w:t>91</w:t>
          </w:r>
          <w:r w:rsidR="2B26B8BC">
            <w:fldChar w:fldCharType="end"/>
          </w:r>
          <w:r>
            <w:fldChar w:fldCharType="end"/>
          </w:r>
        </w:p>
        <w:p w14:paraId="02788FB0" w14:textId="71816E2E" w:rsidR="00212C18" w:rsidRDefault="1CAABC1D">
          <w:pPr>
            <w:pStyle w:val="TOC3"/>
            <w:tabs>
              <w:tab w:val="left" w:pos="1320"/>
              <w:tab w:val="right" w:leader="dot" w:pos="8595"/>
            </w:tabs>
            <w:rPr>
              <w:rStyle w:val="Hyperlink"/>
              <w:i w:val="0"/>
              <w:iCs w:val="0"/>
              <w:kern w:val="2"/>
              <w:lang w:eastAsia="nl-NL"/>
              <w14:ligatures w14:val="standardContextual"/>
            </w:rPr>
            <w:pPrChange w:id="437" w:author="Ronald Kocks (R)" w:date="2025-08-18T11:47:00Z">
              <w:pPr/>
            </w:pPrChange>
          </w:pPr>
          <w:r>
            <w:fldChar w:fldCharType="begin"/>
          </w:r>
          <w:r>
            <w:instrText>HYPERLINK \l "_Toc1954939938" \h</w:instrText>
          </w:r>
          <w:r>
            <w:fldChar w:fldCharType="separate"/>
          </w:r>
          <w:r w:rsidRPr="1CAABC1D">
            <w:rPr>
              <w:rStyle w:val="Hyperlink"/>
            </w:rPr>
            <w:t>-1.4.2</w:t>
          </w:r>
          <w:ins w:id="438" w:author="Ronald Kocks (R)" w:date="2025-08-18T11:47:00Z">
            <w:r w:rsidR="2B26B8BC">
              <w:tab/>
            </w:r>
          </w:ins>
          <w:r w:rsidRPr="1CAABC1D">
            <w:rPr>
              <w:rStyle w:val="Hyperlink"/>
            </w:rPr>
            <w:t>Werkinstructie actieven en slapers</w:t>
          </w:r>
          <w:ins w:id="439" w:author="Ronald Kocks (R)" w:date="2025-08-18T11:47:00Z">
            <w:r w:rsidR="2B26B8BC">
              <w:tab/>
            </w:r>
          </w:ins>
          <w:r w:rsidR="2B26B8BC">
            <w:fldChar w:fldCharType="begin"/>
          </w:r>
          <w:r w:rsidR="2B26B8BC">
            <w:instrText>PAGEREF _Toc1954939938 \h</w:instrText>
          </w:r>
          <w:r w:rsidR="2B26B8BC">
            <w:fldChar w:fldCharType="separate"/>
          </w:r>
          <w:r w:rsidRPr="1CAABC1D">
            <w:rPr>
              <w:rStyle w:val="Hyperlink"/>
            </w:rPr>
            <w:t>91</w:t>
          </w:r>
          <w:r w:rsidR="2B26B8BC">
            <w:fldChar w:fldCharType="end"/>
          </w:r>
          <w:r>
            <w:fldChar w:fldCharType="end"/>
          </w:r>
        </w:p>
        <w:p w14:paraId="662D1433" w14:textId="5BF85CA2" w:rsidR="00212C18" w:rsidRDefault="1CAABC1D">
          <w:pPr>
            <w:pStyle w:val="TOC2"/>
            <w:tabs>
              <w:tab w:val="left" w:pos="660"/>
              <w:tab w:val="right" w:leader="dot" w:pos="8595"/>
            </w:tabs>
            <w:rPr>
              <w:rStyle w:val="Hyperlink"/>
              <w:i/>
              <w:iCs/>
              <w:kern w:val="2"/>
              <w:lang w:eastAsia="nl-NL"/>
              <w14:ligatures w14:val="standardContextual"/>
            </w:rPr>
            <w:pPrChange w:id="440" w:author="Ronald Kocks (R)" w:date="2025-08-18T11:47:00Z">
              <w:pPr/>
            </w:pPrChange>
          </w:pPr>
          <w:r>
            <w:fldChar w:fldCharType="begin"/>
          </w:r>
          <w:r>
            <w:instrText>HYPERLINK \l "_Toc371393262" \h</w:instrText>
          </w:r>
          <w:r>
            <w:fldChar w:fldCharType="separate"/>
          </w:r>
          <w:r w:rsidRPr="1CAABC1D">
            <w:rPr>
              <w:rStyle w:val="Hyperlink"/>
            </w:rPr>
            <w:t>-1.5</w:t>
          </w:r>
          <w:ins w:id="441" w:author="Ronald Kocks (R)" w:date="2025-08-18T11:47:00Z">
            <w:r w:rsidR="2B26B8BC">
              <w:tab/>
            </w:r>
          </w:ins>
          <w:r w:rsidRPr="1CAABC1D">
            <w:rPr>
              <w:rStyle w:val="Hyperlink"/>
            </w:rPr>
            <w:t>Correcties vóór migratiedatum</w:t>
          </w:r>
          <w:ins w:id="442" w:author="Ronald Kocks (R)" w:date="2025-08-18T11:47:00Z">
            <w:r w:rsidR="2B26B8BC">
              <w:tab/>
            </w:r>
          </w:ins>
          <w:r w:rsidR="2B26B8BC">
            <w:fldChar w:fldCharType="begin"/>
          </w:r>
          <w:r w:rsidR="2B26B8BC">
            <w:instrText>PAGEREF _Toc371393262 \h</w:instrText>
          </w:r>
          <w:r w:rsidR="2B26B8BC">
            <w:fldChar w:fldCharType="separate"/>
          </w:r>
          <w:r w:rsidRPr="1CAABC1D">
            <w:rPr>
              <w:rStyle w:val="Hyperlink"/>
            </w:rPr>
            <w:t>91</w:t>
          </w:r>
          <w:r w:rsidR="2B26B8BC">
            <w:fldChar w:fldCharType="end"/>
          </w:r>
          <w:r>
            <w:fldChar w:fldCharType="end"/>
          </w:r>
        </w:p>
        <w:p w14:paraId="6A6CCA62" w14:textId="730AE8F8" w:rsidR="00212C18" w:rsidRDefault="1CAABC1D">
          <w:pPr>
            <w:pStyle w:val="TOC1"/>
            <w:tabs>
              <w:tab w:val="left" w:pos="435"/>
              <w:tab w:val="right" w:leader="dot" w:pos="8595"/>
            </w:tabs>
            <w:rPr>
              <w:rStyle w:val="Hyperlink"/>
              <w:noProof/>
              <w:kern w:val="2"/>
              <w:lang w:eastAsia="nl-NL"/>
              <w14:ligatures w14:val="standardContextual"/>
            </w:rPr>
            <w:pPrChange w:id="443" w:author="Ronald Kocks (R)" w:date="2025-08-18T11:47:00Z">
              <w:pPr/>
            </w:pPrChange>
          </w:pPr>
          <w:r>
            <w:fldChar w:fldCharType="begin"/>
          </w:r>
          <w:r>
            <w:instrText>HYPERLINK \l "_Toc1118125648" \h</w:instrText>
          </w:r>
          <w:r>
            <w:fldChar w:fldCharType="separate"/>
          </w:r>
          <w:r w:rsidRPr="1CAABC1D">
            <w:rPr>
              <w:rStyle w:val="Hyperlink"/>
            </w:rPr>
            <w:t>14.</w:t>
          </w:r>
          <w:ins w:id="444" w:author="Ronald Kocks (R)" w:date="2025-08-18T11:47:00Z">
            <w:r w:rsidR="2B26B8BC">
              <w:tab/>
            </w:r>
          </w:ins>
          <w:r w:rsidRPr="1CAABC1D">
            <w:rPr>
              <w:rStyle w:val="Hyperlink"/>
            </w:rPr>
            <w:t>Incasso en Nota</w:t>
          </w:r>
          <w:ins w:id="445" w:author="Ronald Kocks (R)" w:date="2025-08-18T11:47:00Z">
            <w:r w:rsidR="2B26B8BC">
              <w:tab/>
            </w:r>
          </w:ins>
          <w:r w:rsidR="2B26B8BC">
            <w:fldChar w:fldCharType="begin"/>
          </w:r>
          <w:r w:rsidR="2B26B8BC">
            <w:instrText>PAGEREF _Toc1118125648 \h</w:instrText>
          </w:r>
          <w:r w:rsidR="2B26B8BC">
            <w:fldChar w:fldCharType="separate"/>
          </w:r>
          <w:r w:rsidRPr="1CAABC1D">
            <w:rPr>
              <w:rStyle w:val="Hyperlink"/>
            </w:rPr>
            <w:t>92</w:t>
          </w:r>
          <w:r w:rsidR="2B26B8BC">
            <w:fldChar w:fldCharType="end"/>
          </w:r>
          <w:r>
            <w:fldChar w:fldCharType="end"/>
          </w:r>
        </w:p>
        <w:p w14:paraId="6A9D0AFC" w14:textId="1639CB9F" w:rsidR="00212C18" w:rsidRDefault="1CAABC1D">
          <w:pPr>
            <w:pStyle w:val="TOC1"/>
            <w:tabs>
              <w:tab w:val="left" w:pos="435"/>
              <w:tab w:val="right" w:leader="dot" w:pos="8595"/>
            </w:tabs>
            <w:rPr>
              <w:rStyle w:val="Hyperlink"/>
              <w:noProof/>
              <w:kern w:val="2"/>
              <w:lang w:eastAsia="nl-NL"/>
              <w14:ligatures w14:val="standardContextual"/>
            </w:rPr>
            <w:pPrChange w:id="446" w:author="Ronald Kocks (R)" w:date="2025-08-18T11:47:00Z">
              <w:pPr/>
            </w:pPrChange>
          </w:pPr>
          <w:r>
            <w:fldChar w:fldCharType="begin"/>
          </w:r>
          <w:r>
            <w:instrText>HYPERLINK \l "_Toc287562325" \h</w:instrText>
          </w:r>
          <w:r>
            <w:fldChar w:fldCharType="separate"/>
          </w:r>
          <w:r w:rsidRPr="1CAABC1D">
            <w:rPr>
              <w:rStyle w:val="Hyperlink"/>
            </w:rPr>
            <w:t>15.</w:t>
          </w:r>
          <w:ins w:id="447" w:author="Ronald Kocks (R)" w:date="2025-08-18T11:47:00Z">
            <w:r w:rsidR="2B26B8BC">
              <w:tab/>
            </w:r>
          </w:ins>
          <w:r w:rsidRPr="1CAABC1D">
            <w:rPr>
              <w:rStyle w:val="Hyperlink"/>
            </w:rPr>
            <w:t>Herverzekeren</w:t>
          </w:r>
          <w:ins w:id="448" w:author="Ronald Kocks (R)" w:date="2025-08-18T11:47:00Z">
            <w:r w:rsidR="2B26B8BC">
              <w:tab/>
            </w:r>
          </w:ins>
          <w:r w:rsidR="2B26B8BC">
            <w:fldChar w:fldCharType="begin"/>
          </w:r>
          <w:r w:rsidR="2B26B8BC">
            <w:instrText>PAGEREF _Toc287562325 \h</w:instrText>
          </w:r>
          <w:r w:rsidR="2B26B8BC">
            <w:fldChar w:fldCharType="separate"/>
          </w:r>
          <w:r w:rsidRPr="1CAABC1D">
            <w:rPr>
              <w:rStyle w:val="Hyperlink"/>
            </w:rPr>
            <w:t>93</w:t>
          </w:r>
          <w:r w:rsidR="2B26B8BC">
            <w:fldChar w:fldCharType="end"/>
          </w:r>
          <w:r>
            <w:fldChar w:fldCharType="end"/>
          </w:r>
        </w:p>
        <w:p w14:paraId="25BB4947" w14:textId="74268D36" w:rsidR="00212C18" w:rsidRDefault="1CAABC1D">
          <w:pPr>
            <w:pStyle w:val="TOC1"/>
            <w:tabs>
              <w:tab w:val="left" w:pos="435"/>
              <w:tab w:val="right" w:leader="dot" w:pos="8595"/>
            </w:tabs>
            <w:rPr>
              <w:rStyle w:val="Hyperlink"/>
              <w:noProof/>
              <w:kern w:val="2"/>
              <w:lang w:eastAsia="nl-NL"/>
              <w14:ligatures w14:val="standardContextual"/>
            </w:rPr>
            <w:pPrChange w:id="449" w:author="Ronald Kocks (R)" w:date="2025-08-18T11:47:00Z">
              <w:pPr/>
            </w:pPrChange>
          </w:pPr>
          <w:r>
            <w:fldChar w:fldCharType="begin"/>
          </w:r>
          <w:r>
            <w:instrText>HYPERLINK \l "_Toc901836682" \h</w:instrText>
          </w:r>
          <w:r>
            <w:fldChar w:fldCharType="separate"/>
          </w:r>
          <w:r w:rsidRPr="1CAABC1D">
            <w:rPr>
              <w:rStyle w:val="Hyperlink"/>
            </w:rPr>
            <w:t>16.</w:t>
          </w:r>
          <w:ins w:id="450" w:author="Ronald Kocks (R)" w:date="2025-08-18T11:47:00Z">
            <w:r w:rsidR="2B26B8BC">
              <w:tab/>
            </w:r>
          </w:ins>
          <w:r w:rsidRPr="1CAABC1D">
            <w:rPr>
              <w:rStyle w:val="Hyperlink"/>
            </w:rPr>
            <w:t>Claims die niet in het CVP vallen (rente basis)</w:t>
          </w:r>
          <w:ins w:id="451" w:author="Ronald Kocks (R)" w:date="2025-08-18T11:47:00Z">
            <w:r w:rsidR="2B26B8BC">
              <w:tab/>
            </w:r>
          </w:ins>
          <w:r w:rsidR="2B26B8BC">
            <w:fldChar w:fldCharType="begin"/>
          </w:r>
          <w:r w:rsidR="2B26B8BC">
            <w:instrText>PAGEREF _Toc901836682 \h</w:instrText>
          </w:r>
          <w:r w:rsidR="2B26B8BC">
            <w:fldChar w:fldCharType="separate"/>
          </w:r>
          <w:r w:rsidRPr="1CAABC1D">
            <w:rPr>
              <w:rStyle w:val="Hyperlink"/>
            </w:rPr>
            <w:t>94</w:t>
          </w:r>
          <w:r w:rsidR="2B26B8BC">
            <w:fldChar w:fldCharType="end"/>
          </w:r>
          <w:r>
            <w:fldChar w:fldCharType="end"/>
          </w:r>
        </w:p>
        <w:p w14:paraId="1CF6F991" w14:textId="2B1B8D2C" w:rsidR="00212C18" w:rsidRDefault="1CAABC1D">
          <w:pPr>
            <w:pStyle w:val="TOC1"/>
            <w:tabs>
              <w:tab w:val="left" w:pos="435"/>
              <w:tab w:val="right" w:leader="dot" w:pos="8595"/>
            </w:tabs>
            <w:rPr>
              <w:rStyle w:val="Hyperlink"/>
              <w:noProof/>
              <w:kern w:val="2"/>
              <w:lang w:eastAsia="nl-NL"/>
              <w14:ligatures w14:val="standardContextual"/>
            </w:rPr>
            <w:pPrChange w:id="452" w:author="Ronald Kocks (R)" w:date="2025-08-18T11:47:00Z">
              <w:pPr/>
            </w:pPrChange>
          </w:pPr>
          <w:r>
            <w:fldChar w:fldCharType="begin"/>
          </w:r>
          <w:r>
            <w:instrText>HYPERLINK \l "_Toc1167159807" \h</w:instrText>
          </w:r>
          <w:r>
            <w:fldChar w:fldCharType="separate"/>
          </w:r>
          <w:r w:rsidRPr="1CAABC1D">
            <w:rPr>
              <w:rStyle w:val="Hyperlink"/>
            </w:rPr>
            <w:t>17.</w:t>
          </w:r>
          <w:ins w:id="453" w:author="Ronald Kocks (R)" w:date="2025-08-18T11:47:00Z">
            <w:r w:rsidR="2B26B8BC">
              <w:tab/>
            </w:r>
          </w:ins>
          <w:r w:rsidRPr="1CAABC1D">
            <w:rPr>
              <w:rStyle w:val="Hyperlink"/>
            </w:rPr>
            <w:t>Beleggingsrekening</w:t>
          </w:r>
          <w:ins w:id="454" w:author="Ronald Kocks (R)" w:date="2025-08-18T11:47:00Z">
            <w:r w:rsidR="2B26B8BC">
              <w:tab/>
            </w:r>
          </w:ins>
          <w:r w:rsidR="2B26B8BC">
            <w:fldChar w:fldCharType="begin"/>
          </w:r>
          <w:r w:rsidR="2B26B8BC">
            <w:instrText>PAGEREF _Toc1167159807 \h</w:instrText>
          </w:r>
          <w:r w:rsidR="2B26B8BC">
            <w:fldChar w:fldCharType="separate"/>
          </w:r>
          <w:r w:rsidRPr="1CAABC1D">
            <w:rPr>
              <w:rStyle w:val="Hyperlink"/>
            </w:rPr>
            <w:t>95</w:t>
          </w:r>
          <w:r w:rsidR="2B26B8BC">
            <w:fldChar w:fldCharType="end"/>
          </w:r>
          <w:r>
            <w:fldChar w:fldCharType="end"/>
          </w:r>
        </w:p>
        <w:p w14:paraId="49D1022C" w14:textId="6E358479" w:rsidR="00212C18" w:rsidRDefault="1CAABC1D">
          <w:pPr>
            <w:pStyle w:val="TOC2"/>
            <w:tabs>
              <w:tab w:val="left" w:pos="660"/>
              <w:tab w:val="right" w:leader="dot" w:pos="8595"/>
            </w:tabs>
            <w:rPr>
              <w:rStyle w:val="Hyperlink"/>
              <w:noProof/>
              <w:kern w:val="2"/>
              <w:lang w:eastAsia="nl-NL"/>
              <w14:ligatures w14:val="standardContextual"/>
            </w:rPr>
            <w:pPrChange w:id="455" w:author="Ronald Kocks (R)" w:date="2025-08-18T11:47:00Z">
              <w:pPr/>
            </w:pPrChange>
          </w:pPr>
          <w:r>
            <w:fldChar w:fldCharType="begin"/>
          </w:r>
          <w:r>
            <w:instrText>HYPERLINK \l "_Toc471188017" \h</w:instrText>
          </w:r>
          <w:r>
            <w:fldChar w:fldCharType="separate"/>
          </w:r>
          <w:r w:rsidRPr="1CAABC1D">
            <w:rPr>
              <w:rStyle w:val="Hyperlink"/>
            </w:rPr>
            <w:t>17.1</w:t>
          </w:r>
          <w:ins w:id="456" w:author="Ronald Kocks (R)" w:date="2025-08-18T11:47:00Z">
            <w:r w:rsidR="2B26B8BC">
              <w:tab/>
            </w:r>
          </w:ins>
          <w:r w:rsidRPr="1CAABC1D">
            <w:rPr>
              <w:rStyle w:val="Hyperlink"/>
            </w:rPr>
            <w:t>Uitgangspunten</w:t>
          </w:r>
          <w:ins w:id="457" w:author="Ronald Kocks (R)" w:date="2025-08-18T11:47:00Z">
            <w:r w:rsidR="2B26B8BC">
              <w:tab/>
            </w:r>
          </w:ins>
          <w:r w:rsidR="2B26B8BC">
            <w:fldChar w:fldCharType="begin"/>
          </w:r>
          <w:r w:rsidR="2B26B8BC">
            <w:instrText>PAGEREF _Toc471188017 \h</w:instrText>
          </w:r>
          <w:r w:rsidR="2B26B8BC">
            <w:fldChar w:fldCharType="separate"/>
          </w:r>
          <w:r w:rsidRPr="1CAABC1D">
            <w:rPr>
              <w:rStyle w:val="Hyperlink"/>
            </w:rPr>
            <w:t>95</w:t>
          </w:r>
          <w:r w:rsidR="2B26B8BC">
            <w:fldChar w:fldCharType="end"/>
          </w:r>
          <w:r>
            <w:fldChar w:fldCharType="end"/>
          </w:r>
        </w:p>
        <w:p w14:paraId="724D2B4C" w14:textId="45308D2F" w:rsidR="00212C18" w:rsidRDefault="1CAABC1D">
          <w:pPr>
            <w:pStyle w:val="TOC2"/>
            <w:tabs>
              <w:tab w:val="left" w:pos="660"/>
              <w:tab w:val="right" w:leader="dot" w:pos="8595"/>
            </w:tabs>
            <w:rPr>
              <w:rStyle w:val="Hyperlink"/>
              <w:noProof/>
              <w:kern w:val="2"/>
              <w:lang w:eastAsia="nl-NL"/>
              <w14:ligatures w14:val="standardContextual"/>
            </w:rPr>
            <w:pPrChange w:id="458" w:author="Ronald Kocks (R)" w:date="2025-08-18T11:47:00Z">
              <w:pPr/>
            </w:pPrChange>
          </w:pPr>
          <w:r>
            <w:fldChar w:fldCharType="begin"/>
          </w:r>
          <w:r>
            <w:instrText>HYPERLINK \l "_Toc70733444" \h</w:instrText>
          </w:r>
          <w:r>
            <w:fldChar w:fldCharType="separate"/>
          </w:r>
          <w:r w:rsidRPr="1CAABC1D">
            <w:rPr>
              <w:rStyle w:val="Hyperlink"/>
            </w:rPr>
            <w:t>17.2</w:t>
          </w:r>
          <w:ins w:id="459" w:author="Ronald Kocks (R)" w:date="2025-08-18T11:47:00Z">
            <w:r w:rsidR="2B26B8BC">
              <w:tab/>
            </w:r>
          </w:ins>
          <w:r w:rsidRPr="1CAABC1D">
            <w:rPr>
              <w:rStyle w:val="Hyperlink"/>
            </w:rPr>
            <w:t>Beleggingsmix en lifecycles</w:t>
          </w:r>
          <w:ins w:id="460" w:author="Ronald Kocks (R)" w:date="2025-08-18T11:47:00Z">
            <w:r w:rsidR="2B26B8BC">
              <w:tab/>
            </w:r>
          </w:ins>
          <w:r w:rsidR="2B26B8BC">
            <w:fldChar w:fldCharType="begin"/>
          </w:r>
          <w:r w:rsidR="2B26B8BC">
            <w:instrText>PAGEREF _Toc70733444 \h</w:instrText>
          </w:r>
          <w:r w:rsidR="2B26B8BC">
            <w:fldChar w:fldCharType="separate"/>
          </w:r>
          <w:r w:rsidRPr="1CAABC1D">
            <w:rPr>
              <w:rStyle w:val="Hyperlink"/>
            </w:rPr>
            <w:t>95</w:t>
          </w:r>
          <w:r w:rsidR="2B26B8BC">
            <w:fldChar w:fldCharType="end"/>
          </w:r>
          <w:r>
            <w:fldChar w:fldCharType="end"/>
          </w:r>
        </w:p>
        <w:p w14:paraId="1582F03B" w14:textId="4F4080A3" w:rsidR="00212C18" w:rsidRDefault="1CAABC1D">
          <w:pPr>
            <w:pStyle w:val="TOC2"/>
            <w:tabs>
              <w:tab w:val="left" w:pos="660"/>
              <w:tab w:val="right" w:leader="dot" w:pos="8595"/>
            </w:tabs>
            <w:rPr>
              <w:rStyle w:val="Hyperlink"/>
              <w:noProof/>
              <w:kern w:val="2"/>
              <w:lang w:eastAsia="nl-NL"/>
              <w14:ligatures w14:val="standardContextual"/>
            </w:rPr>
            <w:pPrChange w:id="461" w:author="Ronald Kocks (R)" w:date="2025-08-18T11:47:00Z">
              <w:pPr/>
            </w:pPrChange>
          </w:pPr>
          <w:r>
            <w:fldChar w:fldCharType="begin"/>
          </w:r>
          <w:r>
            <w:instrText>HYPERLINK \l "_Toc1286225235" \h</w:instrText>
          </w:r>
          <w:r>
            <w:fldChar w:fldCharType="separate"/>
          </w:r>
          <w:r w:rsidRPr="1CAABC1D">
            <w:rPr>
              <w:rStyle w:val="Hyperlink"/>
            </w:rPr>
            <w:t>17.3</w:t>
          </w:r>
          <w:ins w:id="462" w:author="Ronald Kocks (R)" w:date="2025-08-18T11:47:00Z">
            <w:r w:rsidR="2B26B8BC">
              <w:tab/>
            </w:r>
          </w:ins>
          <w:r w:rsidRPr="1CAABC1D">
            <w:rPr>
              <w:rStyle w:val="Hyperlink"/>
            </w:rPr>
            <w:t>Gebeurtenissen</w:t>
          </w:r>
          <w:ins w:id="463" w:author="Ronald Kocks (R)" w:date="2025-08-18T11:47:00Z">
            <w:r w:rsidR="2B26B8BC">
              <w:tab/>
            </w:r>
          </w:ins>
          <w:r w:rsidR="2B26B8BC">
            <w:fldChar w:fldCharType="begin"/>
          </w:r>
          <w:r w:rsidR="2B26B8BC">
            <w:instrText>PAGEREF _Toc1286225235 \h</w:instrText>
          </w:r>
          <w:r w:rsidR="2B26B8BC">
            <w:fldChar w:fldCharType="separate"/>
          </w:r>
          <w:r w:rsidRPr="1CAABC1D">
            <w:rPr>
              <w:rStyle w:val="Hyperlink"/>
            </w:rPr>
            <w:t>96</w:t>
          </w:r>
          <w:r w:rsidR="2B26B8BC">
            <w:fldChar w:fldCharType="end"/>
          </w:r>
          <w:r>
            <w:fldChar w:fldCharType="end"/>
          </w:r>
        </w:p>
        <w:p w14:paraId="5B46D761" w14:textId="2D4ABAA5" w:rsidR="00212C18" w:rsidRDefault="1CAABC1D">
          <w:pPr>
            <w:pStyle w:val="TOC3"/>
            <w:tabs>
              <w:tab w:val="left" w:pos="1320"/>
              <w:tab w:val="right" w:leader="dot" w:pos="8595"/>
            </w:tabs>
            <w:rPr>
              <w:rStyle w:val="Hyperlink"/>
              <w:noProof/>
              <w:kern w:val="2"/>
              <w:lang w:eastAsia="nl-NL"/>
              <w14:ligatures w14:val="standardContextual"/>
            </w:rPr>
            <w:pPrChange w:id="464" w:author="Ronald Kocks (R)" w:date="2025-08-18T11:47:00Z">
              <w:pPr/>
            </w:pPrChange>
          </w:pPr>
          <w:r>
            <w:fldChar w:fldCharType="begin"/>
          </w:r>
          <w:r>
            <w:instrText>HYPERLINK \l "_Toc1380178979" \h</w:instrText>
          </w:r>
          <w:r>
            <w:fldChar w:fldCharType="separate"/>
          </w:r>
          <w:r w:rsidRPr="1CAABC1D">
            <w:rPr>
              <w:rStyle w:val="Hyperlink"/>
            </w:rPr>
            <w:t>17.3.1</w:t>
          </w:r>
          <w:ins w:id="465" w:author="Ronald Kocks (R)" w:date="2025-08-18T11:47:00Z">
            <w:r w:rsidR="2B26B8BC">
              <w:tab/>
            </w:r>
          </w:ins>
          <w:r w:rsidRPr="1CAABC1D">
            <w:rPr>
              <w:rStyle w:val="Hyperlink"/>
            </w:rPr>
            <w:t>Opvoer beleggingsrekening Bruto</w:t>
          </w:r>
          <w:ins w:id="466" w:author="Ronald Kocks (R)" w:date="2025-08-18T11:47:00Z">
            <w:r w:rsidR="2B26B8BC">
              <w:tab/>
            </w:r>
          </w:ins>
          <w:r w:rsidR="2B26B8BC">
            <w:fldChar w:fldCharType="begin"/>
          </w:r>
          <w:r w:rsidR="2B26B8BC">
            <w:instrText>PAGEREF _Toc1380178979 \h</w:instrText>
          </w:r>
          <w:r w:rsidR="2B26B8BC">
            <w:fldChar w:fldCharType="separate"/>
          </w:r>
          <w:r w:rsidRPr="1CAABC1D">
            <w:rPr>
              <w:rStyle w:val="Hyperlink"/>
            </w:rPr>
            <w:t>96</w:t>
          </w:r>
          <w:r w:rsidR="2B26B8BC">
            <w:fldChar w:fldCharType="end"/>
          </w:r>
          <w:r>
            <w:fldChar w:fldCharType="end"/>
          </w:r>
        </w:p>
        <w:p w14:paraId="47C19D2C" w14:textId="073BCE38" w:rsidR="00212C18" w:rsidRDefault="1CAABC1D">
          <w:pPr>
            <w:pStyle w:val="TOC3"/>
            <w:tabs>
              <w:tab w:val="left" w:pos="1320"/>
              <w:tab w:val="right" w:leader="dot" w:pos="8595"/>
            </w:tabs>
            <w:rPr>
              <w:rStyle w:val="Hyperlink"/>
              <w:i w:val="0"/>
              <w:iCs w:val="0"/>
              <w:kern w:val="2"/>
              <w:lang w:eastAsia="nl-NL"/>
              <w14:ligatures w14:val="standardContextual"/>
            </w:rPr>
            <w:pPrChange w:id="467" w:author="Ronald Kocks (R)" w:date="2025-08-18T11:47:00Z">
              <w:pPr/>
            </w:pPrChange>
          </w:pPr>
          <w:r>
            <w:fldChar w:fldCharType="begin"/>
          </w:r>
          <w:r>
            <w:instrText>HYPERLINK \l "_Toc1863371438" \h</w:instrText>
          </w:r>
          <w:r>
            <w:fldChar w:fldCharType="separate"/>
          </w:r>
          <w:r w:rsidRPr="1CAABC1D">
            <w:rPr>
              <w:rStyle w:val="Hyperlink"/>
            </w:rPr>
            <w:t>17.3.2</w:t>
          </w:r>
          <w:ins w:id="468" w:author="Ronald Kocks (R)" w:date="2025-08-18T11:47:00Z">
            <w:r w:rsidR="2B26B8BC">
              <w:tab/>
            </w:r>
          </w:ins>
          <w:r w:rsidRPr="1CAABC1D">
            <w:rPr>
              <w:rStyle w:val="Hyperlink"/>
            </w:rPr>
            <w:t>Instellingen belegger</w:t>
          </w:r>
          <w:ins w:id="469" w:author="Ronald Kocks (R)" w:date="2025-08-18T11:47:00Z">
            <w:r w:rsidR="2B26B8BC">
              <w:tab/>
            </w:r>
          </w:ins>
          <w:r w:rsidR="2B26B8BC">
            <w:fldChar w:fldCharType="begin"/>
          </w:r>
          <w:r w:rsidR="2B26B8BC">
            <w:instrText>PAGEREF _Toc1863371438 \h</w:instrText>
          </w:r>
          <w:r w:rsidR="2B26B8BC">
            <w:fldChar w:fldCharType="separate"/>
          </w:r>
          <w:r w:rsidRPr="1CAABC1D">
            <w:rPr>
              <w:rStyle w:val="Hyperlink"/>
            </w:rPr>
            <w:t>96</w:t>
          </w:r>
          <w:r w:rsidR="2B26B8BC">
            <w:fldChar w:fldCharType="end"/>
          </w:r>
          <w:r>
            <w:fldChar w:fldCharType="end"/>
          </w:r>
        </w:p>
        <w:p w14:paraId="69B78144" w14:textId="385C39C5" w:rsidR="00212C18" w:rsidRDefault="1CAABC1D">
          <w:pPr>
            <w:pStyle w:val="TOC3"/>
            <w:tabs>
              <w:tab w:val="left" w:pos="1320"/>
              <w:tab w:val="right" w:leader="dot" w:pos="8595"/>
            </w:tabs>
            <w:rPr>
              <w:rStyle w:val="Hyperlink"/>
              <w:i w:val="0"/>
              <w:iCs w:val="0"/>
              <w:kern w:val="2"/>
              <w:lang w:eastAsia="nl-NL"/>
              <w14:ligatures w14:val="standardContextual"/>
            </w:rPr>
            <w:pPrChange w:id="470" w:author="Ronald Kocks (R)" w:date="2025-08-18T11:47:00Z">
              <w:pPr/>
            </w:pPrChange>
          </w:pPr>
          <w:r>
            <w:fldChar w:fldCharType="begin"/>
          </w:r>
          <w:r>
            <w:instrText>HYPERLINK \l "_Toc1928485876" \h</w:instrText>
          </w:r>
          <w:r>
            <w:fldChar w:fldCharType="separate"/>
          </w:r>
          <w:r w:rsidRPr="1CAABC1D">
            <w:rPr>
              <w:rStyle w:val="Hyperlink"/>
            </w:rPr>
            <w:t>17.3.3</w:t>
          </w:r>
          <w:ins w:id="471" w:author="Ronald Kocks (R)" w:date="2025-08-18T11:47:00Z">
            <w:r w:rsidR="2B26B8BC">
              <w:tab/>
            </w:r>
          </w:ins>
          <w:r w:rsidRPr="1CAABC1D">
            <w:rPr>
              <w:rStyle w:val="Hyperlink"/>
            </w:rPr>
            <w:t>Storting premies</w:t>
          </w:r>
          <w:ins w:id="472" w:author="Ronald Kocks (R)" w:date="2025-08-18T11:47:00Z">
            <w:r w:rsidR="2B26B8BC">
              <w:tab/>
            </w:r>
          </w:ins>
          <w:r w:rsidR="2B26B8BC">
            <w:fldChar w:fldCharType="begin"/>
          </w:r>
          <w:r w:rsidR="2B26B8BC">
            <w:instrText>PAGEREF _Toc1928485876 \h</w:instrText>
          </w:r>
          <w:r w:rsidR="2B26B8BC">
            <w:fldChar w:fldCharType="separate"/>
          </w:r>
          <w:r w:rsidRPr="1CAABC1D">
            <w:rPr>
              <w:rStyle w:val="Hyperlink"/>
            </w:rPr>
            <w:t>97</w:t>
          </w:r>
          <w:r w:rsidR="2B26B8BC">
            <w:fldChar w:fldCharType="end"/>
          </w:r>
          <w:r>
            <w:fldChar w:fldCharType="end"/>
          </w:r>
        </w:p>
        <w:p w14:paraId="3FE6F734" w14:textId="01EC5530" w:rsidR="00212C18" w:rsidRDefault="1CAABC1D">
          <w:pPr>
            <w:pStyle w:val="TOC3"/>
            <w:tabs>
              <w:tab w:val="left" w:pos="1320"/>
              <w:tab w:val="right" w:leader="dot" w:pos="8595"/>
            </w:tabs>
            <w:rPr>
              <w:rStyle w:val="Hyperlink"/>
              <w:i w:val="0"/>
              <w:iCs w:val="0"/>
              <w:kern w:val="2"/>
              <w:lang w:eastAsia="nl-NL"/>
              <w14:ligatures w14:val="standardContextual"/>
            </w:rPr>
            <w:pPrChange w:id="473" w:author="Ronald Kocks (R)" w:date="2025-08-18T11:47:00Z">
              <w:pPr/>
            </w:pPrChange>
          </w:pPr>
          <w:r>
            <w:fldChar w:fldCharType="begin"/>
          </w:r>
          <w:r>
            <w:instrText>HYPERLINK \l "_Toc97683763" \h</w:instrText>
          </w:r>
          <w:r>
            <w:fldChar w:fldCharType="separate"/>
          </w:r>
          <w:r w:rsidRPr="1CAABC1D">
            <w:rPr>
              <w:rStyle w:val="Hyperlink"/>
            </w:rPr>
            <w:t>17.3.4</w:t>
          </w:r>
          <w:ins w:id="474" w:author="Ronald Kocks (R)" w:date="2025-08-18T11:47:00Z">
            <w:r w:rsidR="2B26B8BC">
              <w:tab/>
            </w:r>
          </w:ins>
          <w:r w:rsidRPr="1CAABC1D">
            <w:rPr>
              <w:rStyle w:val="Hyperlink"/>
            </w:rPr>
            <w:t>Storting vrijgestelde premies</w:t>
          </w:r>
          <w:ins w:id="475" w:author="Ronald Kocks (R)" w:date="2025-08-18T11:47:00Z">
            <w:r w:rsidR="2B26B8BC">
              <w:tab/>
            </w:r>
          </w:ins>
          <w:r w:rsidR="2B26B8BC">
            <w:fldChar w:fldCharType="begin"/>
          </w:r>
          <w:r w:rsidR="2B26B8BC">
            <w:instrText>PAGEREF _Toc97683763 \h</w:instrText>
          </w:r>
          <w:r w:rsidR="2B26B8BC">
            <w:fldChar w:fldCharType="separate"/>
          </w:r>
          <w:r w:rsidRPr="1CAABC1D">
            <w:rPr>
              <w:rStyle w:val="Hyperlink"/>
            </w:rPr>
            <w:t>98</w:t>
          </w:r>
          <w:r w:rsidR="2B26B8BC">
            <w:fldChar w:fldCharType="end"/>
          </w:r>
          <w:r>
            <w:fldChar w:fldCharType="end"/>
          </w:r>
        </w:p>
        <w:p w14:paraId="1AA65624" w14:textId="717D1745" w:rsidR="00212C18" w:rsidRDefault="1CAABC1D">
          <w:pPr>
            <w:pStyle w:val="TOC3"/>
            <w:tabs>
              <w:tab w:val="left" w:pos="1320"/>
              <w:tab w:val="right" w:leader="dot" w:pos="8595"/>
            </w:tabs>
            <w:rPr>
              <w:rStyle w:val="Hyperlink"/>
              <w:i w:val="0"/>
              <w:iCs w:val="0"/>
              <w:kern w:val="2"/>
              <w:lang w:eastAsia="nl-NL"/>
              <w14:ligatures w14:val="standardContextual"/>
            </w:rPr>
            <w:pPrChange w:id="476" w:author="Ronald Kocks (R)" w:date="2025-08-18T11:47:00Z">
              <w:pPr/>
            </w:pPrChange>
          </w:pPr>
          <w:r>
            <w:fldChar w:fldCharType="begin"/>
          </w:r>
          <w:r>
            <w:instrText>HYPERLINK \l "_Toc1322365916" \h</w:instrText>
          </w:r>
          <w:r>
            <w:fldChar w:fldCharType="separate"/>
          </w:r>
          <w:r w:rsidRPr="1CAABC1D">
            <w:rPr>
              <w:rStyle w:val="Hyperlink"/>
            </w:rPr>
            <w:t>17.3.5</w:t>
          </w:r>
          <w:ins w:id="477" w:author="Ronald Kocks (R)" w:date="2025-08-18T11:47:00Z">
            <w:r w:rsidR="2B26B8BC">
              <w:tab/>
            </w:r>
          </w:ins>
          <w:r w:rsidRPr="1CAABC1D">
            <w:rPr>
              <w:rStyle w:val="Hyperlink"/>
            </w:rPr>
            <w:t>Kosten unit gericht</w:t>
          </w:r>
          <w:ins w:id="478" w:author="Ronald Kocks (R)" w:date="2025-08-18T11:47:00Z">
            <w:r w:rsidR="2B26B8BC">
              <w:tab/>
            </w:r>
          </w:ins>
          <w:r w:rsidR="2B26B8BC">
            <w:fldChar w:fldCharType="begin"/>
          </w:r>
          <w:r w:rsidR="2B26B8BC">
            <w:instrText>PAGEREF _Toc1322365916 \h</w:instrText>
          </w:r>
          <w:r w:rsidR="2B26B8BC">
            <w:fldChar w:fldCharType="separate"/>
          </w:r>
          <w:r w:rsidRPr="1CAABC1D">
            <w:rPr>
              <w:rStyle w:val="Hyperlink"/>
            </w:rPr>
            <w:t>98</w:t>
          </w:r>
          <w:r w:rsidR="2B26B8BC">
            <w:fldChar w:fldCharType="end"/>
          </w:r>
          <w:r>
            <w:fldChar w:fldCharType="end"/>
          </w:r>
        </w:p>
        <w:p w14:paraId="7A436B28" w14:textId="6B749316" w:rsidR="00212C18" w:rsidRDefault="1CAABC1D">
          <w:pPr>
            <w:pStyle w:val="TOC3"/>
            <w:tabs>
              <w:tab w:val="left" w:pos="1320"/>
              <w:tab w:val="right" w:leader="dot" w:pos="8595"/>
            </w:tabs>
            <w:rPr>
              <w:rStyle w:val="Hyperlink"/>
              <w:i w:val="0"/>
              <w:iCs w:val="0"/>
              <w:kern w:val="2"/>
              <w:lang w:eastAsia="nl-NL"/>
              <w14:ligatures w14:val="standardContextual"/>
            </w:rPr>
            <w:pPrChange w:id="479" w:author="Ronald Kocks (R)" w:date="2025-08-18T11:47:00Z">
              <w:pPr/>
            </w:pPrChange>
          </w:pPr>
          <w:r>
            <w:fldChar w:fldCharType="begin"/>
          </w:r>
          <w:r>
            <w:instrText>HYPERLINK \l "_Toc1540252424" \h</w:instrText>
          </w:r>
          <w:r>
            <w:fldChar w:fldCharType="separate"/>
          </w:r>
          <w:r w:rsidRPr="1CAABC1D">
            <w:rPr>
              <w:rStyle w:val="Hyperlink"/>
            </w:rPr>
            <w:t>17.3.6</w:t>
          </w:r>
          <w:ins w:id="480" w:author="Ronald Kocks (R)" w:date="2025-08-18T11:47:00Z">
            <w:r w:rsidR="2B26B8BC">
              <w:tab/>
            </w:r>
          </w:ins>
          <w:r w:rsidRPr="1CAABC1D">
            <w:rPr>
              <w:rStyle w:val="Hyperlink"/>
            </w:rPr>
            <w:t>Rebalance (units)</w:t>
          </w:r>
          <w:ins w:id="481" w:author="Ronald Kocks (R)" w:date="2025-08-18T11:47:00Z">
            <w:r w:rsidR="2B26B8BC">
              <w:tab/>
            </w:r>
          </w:ins>
          <w:r w:rsidR="2B26B8BC">
            <w:fldChar w:fldCharType="begin"/>
          </w:r>
          <w:r w:rsidR="2B26B8BC">
            <w:instrText>PAGEREF _Toc1540252424 \h</w:instrText>
          </w:r>
          <w:r w:rsidR="2B26B8BC">
            <w:fldChar w:fldCharType="separate"/>
          </w:r>
          <w:r w:rsidRPr="1CAABC1D">
            <w:rPr>
              <w:rStyle w:val="Hyperlink"/>
            </w:rPr>
            <w:t>98</w:t>
          </w:r>
          <w:r w:rsidR="2B26B8BC">
            <w:fldChar w:fldCharType="end"/>
          </w:r>
          <w:r>
            <w:fldChar w:fldCharType="end"/>
          </w:r>
        </w:p>
        <w:p w14:paraId="0772D3B2" w14:textId="392A4EE5" w:rsidR="00212C18" w:rsidRDefault="1CAABC1D">
          <w:pPr>
            <w:pStyle w:val="TOC3"/>
            <w:tabs>
              <w:tab w:val="left" w:pos="1320"/>
              <w:tab w:val="right" w:leader="dot" w:pos="8595"/>
            </w:tabs>
            <w:rPr>
              <w:rStyle w:val="Hyperlink"/>
              <w:i w:val="0"/>
              <w:iCs w:val="0"/>
              <w:kern w:val="2"/>
              <w:lang w:eastAsia="nl-NL"/>
              <w14:ligatures w14:val="standardContextual"/>
            </w:rPr>
            <w:pPrChange w:id="482" w:author="Ronald Kocks (R)" w:date="2025-08-18T11:47:00Z">
              <w:pPr/>
            </w:pPrChange>
          </w:pPr>
          <w:r>
            <w:fldChar w:fldCharType="begin"/>
          </w:r>
          <w:r>
            <w:instrText>HYPERLINK \l "_Toc1444505392" \h</w:instrText>
          </w:r>
          <w:r>
            <w:fldChar w:fldCharType="separate"/>
          </w:r>
          <w:r w:rsidRPr="1CAABC1D">
            <w:rPr>
              <w:rStyle w:val="Hyperlink"/>
            </w:rPr>
            <w:t>17.3.7</w:t>
          </w:r>
          <w:ins w:id="483" w:author="Ronald Kocks (R)" w:date="2025-08-18T11:47:00Z">
            <w:r w:rsidR="2B26B8BC">
              <w:tab/>
            </w:r>
          </w:ins>
          <w:r w:rsidRPr="1CAABC1D">
            <w:rPr>
              <w:rStyle w:val="Hyperlink"/>
            </w:rPr>
            <w:t>Beëindigen</w:t>
          </w:r>
          <w:ins w:id="484" w:author="Ronald Kocks (R)" w:date="2025-08-18T11:47:00Z">
            <w:r w:rsidR="2B26B8BC">
              <w:tab/>
            </w:r>
          </w:ins>
          <w:r w:rsidR="2B26B8BC">
            <w:fldChar w:fldCharType="begin"/>
          </w:r>
          <w:r w:rsidR="2B26B8BC">
            <w:instrText>PAGEREF _Toc1444505392 \h</w:instrText>
          </w:r>
          <w:r w:rsidR="2B26B8BC">
            <w:fldChar w:fldCharType="separate"/>
          </w:r>
          <w:r w:rsidRPr="1CAABC1D">
            <w:rPr>
              <w:rStyle w:val="Hyperlink"/>
            </w:rPr>
            <w:t>99</w:t>
          </w:r>
          <w:r w:rsidR="2B26B8BC">
            <w:fldChar w:fldCharType="end"/>
          </w:r>
          <w:r>
            <w:fldChar w:fldCharType="end"/>
          </w:r>
        </w:p>
        <w:p w14:paraId="5B30185F" w14:textId="5D459736" w:rsidR="00212C18" w:rsidRDefault="1CAABC1D">
          <w:pPr>
            <w:pStyle w:val="TOC2"/>
            <w:tabs>
              <w:tab w:val="left" w:pos="660"/>
              <w:tab w:val="right" w:leader="dot" w:pos="8595"/>
            </w:tabs>
            <w:rPr>
              <w:rStyle w:val="Hyperlink"/>
              <w:i/>
              <w:iCs/>
              <w:noProof/>
              <w:kern w:val="2"/>
              <w:lang w:eastAsia="nl-NL"/>
              <w14:ligatures w14:val="standardContextual"/>
            </w:rPr>
            <w:pPrChange w:id="485" w:author="Ronald Kocks (R)" w:date="2025-08-18T11:47:00Z">
              <w:pPr/>
            </w:pPrChange>
          </w:pPr>
          <w:r>
            <w:fldChar w:fldCharType="begin"/>
          </w:r>
          <w:r>
            <w:instrText>HYPERLINK \l "_Toc407670410" \h</w:instrText>
          </w:r>
          <w:r>
            <w:fldChar w:fldCharType="separate"/>
          </w:r>
          <w:r w:rsidRPr="1CAABC1D">
            <w:rPr>
              <w:rStyle w:val="Hyperlink"/>
            </w:rPr>
            <w:t>17.4</w:t>
          </w:r>
          <w:ins w:id="486" w:author="Ronald Kocks (R)" w:date="2025-08-18T11:47:00Z">
            <w:r w:rsidR="2B26B8BC">
              <w:tab/>
            </w:r>
          </w:ins>
          <w:r w:rsidRPr="1CAABC1D">
            <w:rPr>
              <w:rStyle w:val="Hyperlink"/>
            </w:rPr>
            <w:t>Volgorde gebeurtenissen beleggingsrekening</w:t>
          </w:r>
          <w:ins w:id="487" w:author="Ronald Kocks (R)" w:date="2025-08-18T11:47:00Z">
            <w:r w:rsidR="2B26B8BC">
              <w:tab/>
            </w:r>
          </w:ins>
          <w:r w:rsidR="2B26B8BC">
            <w:fldChar w:fldCharType="begin"/>
          </w:r>
          <w:r w:rsidR="2B26B8BC">
            <w:instrText>PAGEREF _Toc407670410 \h</w:instrText>
          </w:r>
          <w:r w:rsidR="2B26B8BC">
            <w:fldChar w:fldCharType="separate"/>
          </w:r>
          <w:r w:rsidRPr="1CAABC1D">
            <w:rPr>
              <w:rStyle w:val="Hyperlink"/>
            </w:rPr>
            <w:t>99</w:t>
          </w:r>
          <w:r w:rsidR="2B26B8BC">
            <w:fldChar w:fldCharType="end"/>
          </w:r>
          <w:r>
            <w:fldChar w:fldCharType="end"/>
          </w:r>
        </w:p>
        <w:p w14:paraId="5F23E401" w14:textId="5041ACE7" w:rsidR="00212C18" w:rsidRDefault="1CAABC1D">
          <w:pPr>
            <w:pStyle w:val="TOC3"/>
            <w:tabs>
              <w:tab w:val="left" w:pos="1320"/>
              <w:tab w:val="right" w:leader="dot" w:pos="8595"/>
            </w:tabs>
            <w:rPr>
              <w:rStyle w:val="Hyperlink"/>
              <w:noProof/>
              <w:kern w:val="2"/>
              <w:lang w:eastAsia="nl-NL"/>
              <w14:ligatures w14:val="standardContextual"/>
            </w:rPr>
            <w:pPrChange w:id="488" w:author="Ronald Kocks (R)" w:date="2025-08-18T11:47:00Z">
              <w:pPr/>
            </w:pPrChange>
          </w:pPr>
          <w:r>
            <w:fldChar w:fldCharType="begin"/>
          </w:r>
          <w:r>
            <w:instrText>HYPERLINK \l "_Toc1518235694" \h</w:instrText>
          </w:r>
          <w:r>
            <w:fldChar w:fldCharType="separate"/>
          </w:r>
          <w:r w:rsidRPr="1CAABC1D">
            <w:rPr>
              <w:rStyle w:val="Hyperlink"/>
            </w:rPr>
            <w:t>17.4.1</w:t>
          </w:r>
          <w:ins w:id="489" w:author="Ronald Kocks (R)" w:date="2025-08-18T11:47:00Z">
            <w:r w:rsidR="2B26B8BC">
              <w:tab/>
            </w:r>
          </w:ins>
          <w:r w:rsidRPr="1CAABC1D">
            <w:rPr>
              <w:rStyle w:val="Hyperlink"/>
            </w:rPr>
            <w:t>Samenloop met andere gebeurtenissen</w:t>
          </w:r>
          <w:ins w:id="490" w:author="Ronald Kocks (R)" w:date="2025-08-18T11:47:00Z">
            <w:r w:rsidR="2B26B8BC">
              <w:tab/>
            </w:r>
          </w:ins>
          <w:r w:rsidR="2B26B8BC">
            <w:fldChar w:fldCharType="begin"/>
          </w:r>
          <w:r w:rsidR="2B26B8BC">
            <w:instrText>PAGEREF _Toc1518235694 \h</w:instrText>
          </w:r>
          <w:r w:rsidR="2B26B8BC">
            <w:fldChar w:fldCharType="separate"/>
          </w:r>
          <w:r w:rsidRPr="1CAABC1D">
            <w:rPr>
              <w:rStyle w:val="Hyperlink"/>
            </w:rPr>
            <w:t>99</w:t>
          </w:r>
          <w:r w:rsidR="2B26B8BC">
            <w:fldChar w:fldCharType="end"/>
          </w:r>
          <w:r>
            <w:fldChar w:fldCharType="end"/>
          </w:r>
        </w:p>
        <w:p w14:paraId="7EEEDEFD" w14:textId="17147AD2" w:rsidR="00212C18" w:rsidRDefault="1CAABC1D">
          <w:pPr>
            <w:pStyle w:val="TOC1"/>
            <w:tabs>
              <w:tab w:val="left" w:pos="435"/>
              <w:tab w:val="right" w:leader="dot" w:pos="8595"/>
            </w:tabs>
            <w:rPr>
              <w:rStyle w:val="Hyperlink"/>
              <w:i/>
              <w:iCs/>
              <w:noProof/>
              <w:kern w:val="2"/>
              <w:lang w:eastAsia="nl-NL"/>
              <w14:ligatures w14:val="standardContextual"/>
            </w:rPr>
            <w:pPrChange w:id="491" w:author="Ronald Kocks (R)" w:date="2025-08-18T11:47:00Z">
              <w:pPr/>
            </w:pPrChange>
          </w:pPr>
          <w:r>
            <w:fldChar w:fldCharType="begin"/>
          </w:r>
          <w:r>
            <w:instrText>HYPERLINK \l "_Toc326197513" \h</w:instrText>
          </w:r>
          <w:r>
            <w:fldChar w:fldCharType="separate"/>
          </w:r>
          <w:r w:rsidRPr="1CAABC1D">
            <w:rPr>
              <w:rStyle w:val="Hyperlink"/>
            </w:rPr>
            <w:t>18.</w:t>
          </w:r>
          <w:ins w:id="492" w:author="Ronald Kocks (R)" w:date="2025-08-18T11:47:00Z">
            <w:r w:rsidR="2B26B8BC">
              <w:tab/>
            </w:r>
          </w:ins>
          <w:r w:rsidRPr="1CAABC1D">
            <w:rPr>
              <w:rStyle w:val="Hyperlink"/>
            </w:rPr>
            <w:t>Beleggingsfondsen</w:t>
          </w:r>
          <w:ins w:id="493" w:author="Ronald Kocks (R)" w:date="2025-08-18T11:47:00Z">
            <w:r w:rsidR="2B26B8BC">
              <w:tab/>
            </w:r>
          </w:ins>
          <w:r w:rsidR="2B26B8BC">
            <w:fldChar w:fldCharType="begin"/>
          </w:r>
          <w:r w:rsidR="2B26B8BC">
            <w:instrText>PAGEREF _Toc326197513 \h</w:instrText>
          </w:r>
          <w:r w:rsidR="2B26B8BC">
            <w:fldChar w:fldCharType="separate"/>
          </w:r>
          <w:r w:rsidRPr="1CAABC1D">
            <w:rPr>
              <w:rStyle w:val="Hyperlink"/>
            </w:rPr>
            <w:t>100</w:t>
          </w:r>
          <w:r w:rsidR="2B26B8BC">
            <w:fldChar w:fldCharType="end"/>
          </w:r>
          <w:r>
            <w:fldChar w:fldCharType="end"/>
          </w:r>
        </w:p>
        <w:p w14:paraId="2CED8DF1" w14:textId="7B856598" w:rsidR="00212C18" w:rsidRDefault="1CAABC1D">
          <w:pPr>
            <w:pStyle w:val="TOC2"/>
            <w:tabs>
              <w:tab w:val="left" w:pos="660"/>
              <w:tab w:val="right" w:leader="dot" w:pos="8595"/>
            </w:tabs>
            <w:rPr>
              <w:rStyle w:val="Hyperlink"/>
              <w:noProof/>
              <w:kern w:val="2"/>
              <w:lang w:eastAsia="nl-NL"/>
              <w14:ligatures w14:val="standardContextual"/>
            </w:rPr>
            <w:pPrChange w:id="494" w:author="Ronald Kocks (R)" w:date="2025-08-18T11:47:00Z">
              <w:pPr/>
            </w:pPrChange>
          </w:pPr>
          <w:r>
            <w:fldChar w:fldCharType="begin"/>
          </w:r>
          <w:r>
            <w:instrText>HYPERLINK \l "_Toc1344863357" \h</w:instrText>
          </w:r>
          <w:r>
            <w:fldChar w:fldCharType="separate"/>
          </w:r>
          <w:r w:rsidRPr="1CAABC1D">
            <w:rPr>
              <w:rStyle w:val="Hyperlink"/>
            </w:rPr>
            <w:t>18.1</w:t>
          </w:r>
          <w:ins w:id="495" w:author="Ronald Kocks (R)" w:date="2025-08-18T11:47:00Z">
            <w:r w:rsidR="2B26B8BC">
              <w:tab/>
            </w:r>
          </w:ins>
          <w:r w:rsidRPr="1CAABC1D">
            <w:rPr>
              <w:rStyle w:val="Hyperlink"/>
            </w:rPr>
            <w:t>Beleggingsfondsen en lifecycles</w:t>
          </w:r>
          <w:ins w:id="496" w:author="Ronald Kocks (R)" w:date="2025-08-18T11:47:00Z">
            <w:r w:rsidR="2B26B8BC">
              <w:tab/>
            </w:r>
          </w:ins>
          <w:r w:rsidR="2B26B8BC">
            <w:fldChar w:fldCharType="begin"/>
          </w:r>
          <w:r w:rsidR="2B26B8BC">
            <w:instrText>PAGEREF _Toc1344863357 \h</w:instrText>
          </w:r>
          <w:r w:rsidR="2B26B8BC">
            <w:fldChar w:fldCharType="separate"/>
          </w:r>
          <w:r w:rsidRPr="1CAABC1D">
            <w:rPr>
              <w:rStyle w:val="Hyperlink"/>
            </w:rPr>
            <w:t>100</w:t>
          </w:r>
          <w:r w:rsidR="2B26B8BC">
            <w:fldChar w:fldCharType="end"/>
          </w:r>
          <w:r>
            <w:fldChar w:fldCharType="end"/>
          </w:r>
        </w:p>
        <w:p w14:paraId="306B1E1C" w14:textId="125F1CBC" w:rsidR="00212C18" w:rsidRDefault="1CAABC1D">
          <w:pPr>
            <w:pStyle w:val="TOC2"/>
            <w:tabs>
              <w:tab w:val="left" w:pos="660"/>
              <w:tab w:val="right" w:leader="dot" w:pos="8595"/>
            </w:tabs>
            <w:rPr>
              <w:rStyle w:val="Hyperlink"/>
              <w:noProof/>
              <w:kern w:val="2"/>
              <w:lang w:eastAsia="nl-NL"/>
              <w14:ligatures w14:val="standardContextual"/>
            </w:rPr>
            <w:pPrChange w:id="497" w:author="Ronald Kocks (R)" w:date="2025-08-18T11:47:00Z">
              <w:pPr/>
            </w:pPrChange>
          </w:pPr>
          <w:r>
            <w:fldChar w:fldCharType="begin"/>
          </w:r>
          <w:r>
            <w:instrText>HYPERLINK \l "_Toc1126528866" \h</w:instrText>
          </w:r>
          <w:r>
            <w:fldChar w:fldCharType="separate"/>
          </w:r>
          <w:r w:rsidRPr="1CAABC1D">
            <w:rPr>
              <w:rStyle w:val="Hyperlink"/>
            </w:rPr>
            <w:t>18.2</w:t>
          </w:r>
          <w:ins w:id="498" w:author="Ronald Kocks (R)" w:date="2025-08-18T11:47:00Z">
            <w:r w:rsidR="2B26B8BC">
              <w:tab/>
            </w:r>
          </w:ins>
          <w:r w:rsidRPr="1CAABC1D">
            <w:rPr>
              <w:rStyle w:val="Hyperlink"/>
            </w:rPr>
            <w:t>Handelskalender</w:t>
          </w:r>
          <w:ins w:id="499" w:author="Ronald Kocks (R)" w:date="2025-08-18T11:47:00Z">
            <w:r w:rsidR="2B26B8BC">
              <w:tab/>
            </w:r>
          </w:ins>
          <w:r w:rsidR="2B26B8BC">
            <w:fldChar w:fldCharType="begin"/>
          </w:r>
          <w:r w:rsidR="2B26B8BC">
            <w:instrText>PAGEREF _Toc1126528866 \h</w:instrText>
          </w:r>
          <w:r w:rsidR="2B26B8BC">
            <w:fldChar w:fldCharType="separate"/>
          </w:r>
          <w:r w:rsidRPr="1CAABC1D">
            <w:rPr>
              <w:rStyle w:val="Hyperlink"/>
            </w:rPr>
            <w:t>101</w:t>
          </w:r>
          <w:r w:rsidR="2B26B8BC">
            <w:fldChar w:fldCharType="end"/>
          </w:r>
          <w:r>
            <w:fldChar w:fldCharType="end"/>
          </w:r>
        </w:p>
        <w:p w14:paraId="3EC30B70" w14:textId="41EDDB6A" w:rsidR="00A906CC" w:rsidDel="00212C18" w:rsidRDefault="1CAABC1D">
          <w:pPr>
            <w:pStyle w:val="TOC2"/>
            <w:tabs>
              <w:tab w:val="left" w:pos="660"/>
              <w:tab w:val="right" w:leader="dot" w:pos="8595"/>
            </w:tabs>
            <w:rPr>
              <w:rStyle w:val="Hyperlink"/>
              <w:noProof/>
              <w:kern w:val="2"/>
              <w:lang w:eastAsia="nl-NL"/>
              <w14:ligatures w14:val="standardContextual"/>
            </w:rPr>
            <w:pPrChange w:id="500" w:author="Ronald Kocks (R)" w:date="2025-08-18T11:47:00Z">
              <w:pPr/>
            </w:pPrChange>
          </w:pPr>
          <w:r>
            <w:fldChar w:fldCharType="begin"/>
          </w:r>
          <w:r>
            <w:instrText>HYPERLINK \l "_Toc165554299" \h</w:instrText>
          </w:r>
          <w:r>
            <w:fldChar w:fldCharType="separate"/>
          </w:r>
          <w:r w:rsidRPr="1CAABC1D">
            <w:rPr>
              <w:rStyle w:val="Hyperlink"/>
            </w:rPr>
            <w:t>18.3</w:t>
          </w:r>
          <w:ins w:id="501" w:author="Ronald Kocks (R)" w:date="2025-08-18T11:47:00Z">
            <w:r w:rsidR="2B26B8BC">
              <w:tab/>
            </w:r>
          </w:ins>
          <w:r w:rsidRPr="1CAABC1D">
            <w:rPr>
              <w:rStyle w:val="Hyperlink"/>
            </w:rPr>
            <w:t>Allocatieproces</w:t>
          </w:r>
          <w:ins w:id="502" w:author="Ronald Kocks (R)" w:date="2025-08-18T11:47:00Z">
            <w:r w:rsidR="2B26B8BC">
              <w:tab/>
            </w:r>
          </w:ins>
          <w:r w:rsidR="2B26B8BC">
            <w:fldChar w:fldCharType="begin"/>
          </w:r>
          <w:r w:rsidR="2B26B8BC">
            <w:instrText>PAGEREF _Toc165554299 \h</w:instrText>
          </w:r>
          <w:r w:rsidR="2B26B8BC">
            <w:fldChar w:fldCharType="separate"/>
          </w:r>
          <w:r w:rsidRPr="1CAABC1D">
            <w:rPr>
              <w:rStyle w:val="Hyperlink"/>
            </w:rPr>
            <w:t>102</w:t>
          </w:r>
          <w:r w:rsidR="2B26B8BC">
            <w:fldChar w:fldCharType="end"/>
          </w:r>
          <w:r>
            <w:fldChar w:fldCharType="end"/>
          </w:r>
        </w:p>
        <w:p w14:paraId="5B9A9756" w14:textId="792CAC57" w:rsidR="00A906CC" w:rsidDel="00212C18" w:rsidRDefault="1CAABC1D">
          <w:pPr>
            <w:pStyle w:val="TOC1"/>
            <w:tabs>
              <w:tab w:val="left" w:pos="435"/>
              <w:tab w:val="right" w:leader="dot" w:pos="8595"/>
            </w:tabs>
            <w:rPr>
              <w:rStyle w:val="Hyperlink"/>
              <w:noProof/>
              <w:kern w:val="2"/>
              <w:lang w:eastAsia="nl-NL"/>
              <w14:ligatures w14:val="standardContextual"/>
            </w:rPr>
            <w:pPrChange w:id="503" w:author="Ronald Kocks (R)" w:date="2025-08-18T11:47:00Z">
              <w:pPr/>
            </w:pPrChange>
          </w:pPr>
          <w:r>
            <w:fldChar w:fldCharType="begin"/>
          </w:r>
          <w:r>
            <w:instrText>HYPERLINK \l "_Toc535904334" \h</w:instrText>
          </w:r>
          <w:r>
            <w:fldChar w:fldCharType="separate"/>
          </w:r>
          <w:r w:rsidRPr="1CAABC1D">
            <w:rPr>
              <w:rStyle w:val="Hyperlink"/>
            </w:rPr>
            <w:t>19.</w:t>
          </w:r>
          <w:ins w:id="504" w:author="Ronald Kocks (R)" w:date="2025-08-18T11:47:00Z">
            <w:r w:rsidR="2B26B8BC">
              <w:tab/>
            </w:r>
          </w:ins>
          <w:r w:rsidRPr="1CAABC1D">
            <w:rPr>
              <w:rStyle w:val="Hyperlink"/>
            </w:rPr>
            <w:t>FPR administratie i.c.m. reserves</w:t>
          </w:r>
          <w:ins w:id="505" w:author="Ronald Kocks (R)" w:date="2025-08-18T11:47:00Z">
            <w:r w:rsidR="2B26B8BC">
              <w:tab/>
            </w:r>
          </w:ins>
          <w:r w:rsidR="2B26B8BC">
            <w:fldChar w:fldCharType="begin"/>
          </w:r>
          <w:r w:rsidR="2B26B8BC">
            <w:instrText>PAGEREF _Toc535904334 \h</w:instrText>
          </w:r>
          <w:r w:rsidR="2B26B8BC">
            <w:fldChar w:fldCharType="separate"/>
          </w:r>
          <w:r w:rsidRPr="1CAABC1D">
            <w:rPr>
              <w:rStyle w:val="Hyperlink"/>
            </w:rPr>
            <w:t>103</w:t>
          </w:r>
          <w:r w:rsidR="2B26B8BC">
            <w:fldChar w:fldCharType="end"/>
          </w:r>
          <w:r>
            <w:fldChar w:fldCharType="end"/>
          </w:r>
        </w:p>
        <w:p w14:paraId="54AC9B4D" w14:textId="70788390" w:rsidR="00A906CC" w:rsidDel="00212C18" w:rsidRDefault="1CAABC1D">
          <w:pPr>
            <w:pStyle w:val="TOC2"/>
            <w:tabs>
              <w:tab w:val="left" w:pos="660"/>
              <w:tab w:val="right" w:leader="dot" w:pos="8595"/>
            </w:tabs>
            <w:rPr>
              <w:rStyle w:val="Hyperlink"/>
              <w:noProof/>
              <w:kern w:val="2"/>
              <w:lang w:eastAsia="nl-NL"/>
              <w14:ligatures w14:val="standardContextual"/>
            </w:rPr>
            <w:pPrChange w:id="506" w:author="Ronald Kocks (R)" w:date="2025-08-18T11:47:00Z">
              <w:pPr/>
            </w:pPrChange>
          </w:pPr>
          <w:r>
            <w:fldChar w:fldCharType="begin"/>
          </w:r>
          <w:r>
            <w:instrText>HYPERLINK \l "_Toc347913267" \h</w:instrText>
          </w:r>
          <w:r>
            <w:fldChar w:fldCharType="separate"/>
          </w:r>
          <w:r w:rsidRPr="1CAABC1D">
            <w:rPr>
              <w:rStyle w:val="Hyperlink"/>
            </w:rPr>
            <w:t>19.1</w:t>
          </w:r>
          <w:ins w:id="507" w:author="Ronald Kocks (R)" w:date="2025-08-18T11:47:00Z">
            <w:r w:rsidR="2B26B8BC">
              <w:tab/>
            </w:r>
          </w:ins>
          <w:r w:rsidRPr="1CAABC1D">
            <w:rPr>
              <w:rStyle w:val="Hyperlink"/>
            </w:rPr>
            <w:t>Generieke werking en uitgangspunten</w:t>
          </w:r>
          <w:ins w:id="508" w:author="Ronald Kocks (R)" w:date="2025-08-18T11:47:00Z">
            <w:r w:rsidR="2B26B8BC">
              <w:tab/>
            </w:r>
          </w:ins>
          <w:r w:rsidR="2B26B8BC">
            <w:fldChar w:fldCharType="begin"/>
          </w:r>
          <w:r w:rsidR="2B26B8BC">
            <w:instrText>PAGEREF _Toc347913267 \h</w:instrText>
          </w:r>
          <w:r w:rsidR="2B26B8BC">
            <w:fldChar w:fldCharType="separate"/>
          </w:r>
          <w:r w:rsidRPr="1CAABC1D">
            <w:rPr>
              <w:rStyle w:val="Hyperlink"/>
            </w:rPr>
            <w:t>103</w:t>
          </w:r>
          <w:r w:rsidR="2B26B8BC">
            <w:fldChar w:fldCharType="end"/>
          </w:r>
          <w:r>
            <w:fldChar w:fldCharType="end"/>
          </w:r>
        </w:p>
        <w:p w14:paraId="7CCEC9BD" w14:textId="0E38366F" w:rsidR="00A906CC" w:rsidDel="00212C18" w:rsidRDefault="1CAABC1D">
          <w:pPr>
            <w:pStyle w:val="TOC2"/>
            <w:tabs>
              <w:tab w:val="left" w:pos="660"/>
              <w:tab w:val="right" w:leader="dot" w:pos="8595"/>
            </w:tabs>
            <w:rPr>
              <w:rStyle w:val="Hyperlink"/>
              <w:noProof/>
              <w:kern w:val="2"/>
              <w:lang w:eastAsia="nl-NL"/>
              <w14:ligatures w14:val="standardContextual"/>
            </w:rPr>
            <w:pPrChange w:id="509" w:author="Ronald Kocks (R)" w:date="2025-08-18T11:47:00Z">
              <w:pPr/>
            </w:pPrChange>
          </w:pPr>
          <w:r>
            <w:fldChar w:fldCharType="begin"/>
          </w:r>
          <w:r>
            <w:instrText>HYPERLINK \l "_Toc1550618632" \h</w:instrText>
          </w:r>
          <w:r>
            <w:fldChar w:fldCharType="separate"/>
          </w:r>
          <w:r w:rsidRPr="1CAABC1D">
            <w:rPr>
              <w:rStyle w:val="Hyperlink"/>
            </w:rPr>
            <w:t>19.2</w:t>
          </w:r>
          <w:ins w:id="510" w:author="Ronald Kocks (R)" w:date="2025-08-18T11:47:00Z">
            <w:r w:rsidR="2B26B8BC">
              <w:tab/>
            </w:r>
          </w:ins>
          <w:r w:rsidRPr="1CAABC1D">
            <w:rPr>
              <w:rStyle w:val="Hyperlink"/>
            </w:rPr>
            <w:t>Toetreding tot het CVP</w:t>
          </w:r>
          <w:ins w:id="511" w:author="Ronald Kocks (R)" w:date="2025-08-18T11:47:00Z">
            <w:r w:rsidR="2B26B8BC">
              <w:tab/>
            </w:r>
          </w:ins>
          <w:r w:rsidR="2B26B8BC">
            <w:fldChar w:fldCharType="begin"/>
          </w:r>
          <w:r w:rsidR="2B26B8BC">
            <w:instrText>PAGEREF _Toc1550618632 \h</w:instrText>
          </w:r>
          <w:r w:rsidR="2B26B8BC">
            <w:fldChar w:fldCharType="separate"/>
          </w:r>
          <w:r w:rsidRPr="1CAABC1D">
            <w:rPr>
              <w:rStyle w:val="Hyperlink"/>
            </w:rPr>
            <w:t>105</w:t>
          </w:r>
          <w:r w:rsidR="2B26B8BC">
            <w:fldChar w:fldCharType="end"/>
          </w:r>
          <w:r>
            <w:fldChar w:fldCharType="end"/>
          </w:r>
        </w:p>
        <w:p w14:paraId="241E3FAA" w14:textId="7DEBAA15" w:rsidR="00A906CC" w:rsidDel="00212C18" w:rsidRDefault="1CAABC1D">
          <w:pPr>
            <w:pStyle w:val="TOC3"/>
            <w:tabs>
              <w:tab w:val="left" w:pos="1320"/>
              <w:tab w:val="right" w:leader="dot" w:pos="8595"/>
            </w:tabs>
            <w:rPr>
              <w:rStyle w:val="Hyperlink"/>
              <w:noProof/>
              <w:kern w:val="2"/>
              <w:lang w:eastAsia="nl-NL"/>
              <w14:ligatures w14:val="standardContextual"/>
            </w:rPr>
            <w:pPrChange w:id="512" w:author="Ronald Kocks (R)" w:date="2025-08-18T11:47:00Z">
              <w:pPr/>
            </w:pPrChange>
          </w:pPr>
          <w:r>
            <w:fldChar w:fldCharType="begin"/>
          </w:r>
          <w:r>
            <w:instrText>HYPERLINK \l "_Toc171091739" \h</w:instrText>
          </w:r>
          <w:r>
            <w:fldChar w:fldCharType="separate"/>
          </w:r>
          <w:r w:rsidRPr="1CAABC1D">
            <w:rPr>
              <w:rStyle w:val="Hyperlink"/>
            </w:rPr>
            <w:t>19.2.1</w:t>
          </w:r>
          <w:ins w:id="513" w:author="Ronald Kocks (R)" w:date="2025-08-18T11:47:00Z">
            <w:r w:rsidR="2B26B8BC">
              <w:tab/>
            </w:r>
          </w:ins>
          <w:r w:rsidRPr="1CAABC1D">
            <w:rPr>
              <w:rStyle w:val="Hyperlink"/>
            </w:rPr>
            <w:t>Keuze variabel pensioen</w:t>
          </w:r>
          <w:ins w:id="514" w:author="Ronald Kocks (R)" w:date="2025-08-18T11:47:00Z">
            <w:r w:rsidR="2B26B8BC">
              <w:tab/>
            </w:r>
          </w:ins>
          <w:r w:rsidR="2B26B8BC">
            <w:fldChar w:fldCharType="begin"/>
          </w:r>
          <w:r w:rsidR="2B26B8BC">
            <w:instrText>PAGEREF _Toc171091739 \h</w:instrText>
          </w:r>
          <w:r w:rsidR="2B26B8BC">
            <w:fldChar w:fldCharType="separate"/>
          </w:r>
          <w:r w:rsidRPr="1CAABC1D">
            <w:rPr>
              <w:rStyle w:val="Hyperlink"/>
            </w:rPr>
            <w:t>105</w:t>
          </w:r>
          <w:r w:rsidR="2B26B8BC">
            <w:fldChar w:fldCharType="end"/>
          </w:r>
          <w:r>
            <w:fldChar w:fldCharType="end"/>
          </w:r>
        </w:p>
        <w:p w14:paraId="377D14BB" w14:textId="644C9449" w:rsidR="00A906CC" w:rsidDel="00212C18" w:rsidRDefault="1CAABC1D">
          <w:pPr>
            <w:pStyle w:val="TOC2"/>
            <w:tabs>
              <w:tab w:val="left" w:pos="660"/>
              <w:tab w:val="right" w:leader="dot" w:pos="8595"/>
            </w:tabs>
            <w:rPr>
              <w:rStyle w:val="Hyperlink"/>
              <w:i/>
              <w:iCs/>
              <w:noProof/>
              <w:kern w:val="2"/>
              <w:lang w:eastAsia="nl-NL"/>
              <w14:ligatures w14:val="standardContextual"/>
            </w:rPr>
            <w:pPrChange w:id="515" w:author="Ronald Kocks (R)" w:date="2025-08-18T11:47:00Z">
              <w:pPr/>
            </w:pPrChange>
          </w:pPr>
          <w:r>
            <w:fldChar w:fldCharType="begin"/>
          </w:r>
          <w:r>
            <w:instrText>HYPERLINK \l "_Toc1479572757" \h</w:instrText>
          </w:r>
          <w:r>
            <w:fldChar w:fldCharType="separate"/>
          </w:r>
          <w:r w:rsidRPr="1CAABC1D">
            <w:rPr>
              <w:rStyle w:val="Hyperlink"/>
            </w:rPr>
            <w:t>19.3</w:t>
          </w:r>
          <w:ins w:id="516" w:author="Ronald Kocks (R)" w:date="2025-08-18T11:47:00Z">
            <w:r w:rsidR="2B26B8BC">
              <w:tab/>
            </w:r>
          </w:ins>
          <w:r w:rsidRPr="1CAABC1D">
            <w:rPr>
              <w:rStyle w:val="Hyperlink"/>
            </w:rPr>
            <w:t>Inkoop CVP aanspraken (1e keer 01-01-2026 voor grote groep)</w:t>
          </w:r>
          <w:ins w:id="517" w:author="Ronald Kocks (R)" w:date="2025-08-18T11:47:00Z">
            <w:r w:rsidR="2B26B8BC">
              <w:tab/>
            </w:r>
          </w:ins>
          <w:r w:rsidR="2B26B8BC">
            <w:fldChar w:fldCharType="begin"/>
          </w:r>
          <w:r w:rsidR="2B26B8BC">
            <w:instrText>PAGEREF _Toc1479572757 \h</w:instrText>
          </w:r>
          <w:r w:rsidR="2B26B8BC">
            <w:fldChar w:fldCharType="separate"/>
          </w:r>
          <w:r w:rsidRPr="1CAABC1D">
            <w:rPr>
              <w:rStyle w:val="Hyperlink"/>
            </w:rPr>
            <w:t>105</w:t>
          </w:r>
          <w:r w:rsidR="2B26B8BC">
            <w:fldChar w:fldCharType="end"/>
          </w:r>
          <w:r>
            <w:fldChar w:fldCharType="end"/>
          </w:r>
        </w:p>
        <w:p w14:paraId="549117B5" w14:textId="7937B564" w:rsidR="00A906CC" w:rsidDel="00212C18" w:rsidRDefault="1CAABC1D">
          <w:pPr>
            <w:pStyle w:val="TOC3"/>
            <w:tabs>
              <w:tab w:val="left" w:pos="1320"/>
              <w:tab w:val="right" w:leader="dot" w:pos="8595"/>
            </w:tabs>
            <w:rPr>
              <w:rStyle w:val="Hyperlink"/>
              <w:noProof/>
              <w:kern w:val="2"/>
              <w:lang w:eastAsia="nl-NL"/>
              <w14:ligatures w14:val="standardContextual"/>
            </w:rPr>
            <w:pPrChange w:id="518" w:author="Ronald Kocks (R)" w:date="2025-08-18T11:47:00Z">
              <w:pPr/>
            </w:pPrChange>
          </w:pPr>
          <w:r>
            <w:fldChar w:fldCharType="begin"/>
          </w:r>
          <w:r>
            <w:instrText>HYPERLINK \l "_Toc876564429" \h</w:instrText>
          </w:r>
          <w:r>
            <w:fldChar w:fldCharType="separate"/>
          </w:r>
          <w:r w:rsidRPr="1CAABC1D">
            <w:rPr>
              <w:rStyle w:val="Hyperlink"/>
            </w:rPr>
            <w:t>19.3.1</w:t>
          </w:r>
          <w:ins w:id="519" w:author="Ronald Kocks (R)" w:date="2025-08-18T11:47:00Z">
            <w:r w:rsidR="2B26B8BC">
              <w:tab/>
            </w:r>
          </w:ins>
          <w:r w:rsidRPr="1CAABC1D">
            <w:rPr>
              <w:rStyle w:val="Hyperlink"/>
            </w:rPr>
            <w:t>Gebeurtenis rekening: Verkoop variabel pensioen (unit gericht)</w:t>
          </w:r>
          <w:ins w:id="520" w:author="Ronald Kocks (R)" w:date="2025-08-18T11:47:00Z">
            <w:r w:rsidR="2B26B8BC">
              <w:tab/>
            </w:r>
          </w:ins>
          <w:r w:rsidR="2B26B8BC">
            <w:fldChar w:fldCharType="begin"/>
          </w:r>
          <w:r w:rsidR="2B26B8BC">
            <w:instrText>PAGEREF _Toc876564429 \h</w:instrText>
          </w:r>
          <w:r w:rsidR="2B26B8BC">
            <w:fldChar w:fldCharType="separate"/>
          </w:r>
          <w:r w:rsidRPr="1CAABC1D">
            <w:rPr>
              <w:rStyle w:val="Hyperlink"/>
            </w:rPr>
            <w:t>108</w:t>
          </w:r>
          <w:r w:rsidR="2B26B8BC">
            <w:fldChar w:fldCharType="end"/>
          </w:r>
          <w:r>
            <w:fldChar w:fldCharType="end"/>
          </w:r>
        </w:p>
        <w:p w14:paraId="5D47696C" w14:textId="2803301E" w:rsidR="00A906CC" w:rsidDel="00212C18" w:rsidRDefault="1CAABC1D">
          <w:pPr>
            <w:pStyle w:val="TOC3"/>
            <w:tabs>
              <w:tab w:val="left" w:pos="1320"/>
              <w:tab w:val="right" w:leader="dot" w:pos="8595"/>
            </w:tabs>
            <w:rPr>
              <w:rStyle w:val="Hyperlink"/>
              <w:i w:val="0"/>
              <w:iCs w:val="0"/>
              <w:kern w:val="2"/>
              <w:lang w:eastAsia="nl-NL"/>
              <w14:ligatures w14:val="standardContextual"/>
            </w:rPr>
            <w:pPrChange w:id="521" w:author="Ronald Kocks (R)" w:date="2025-08-18T11:47:00Z">
              <w:pPr/>
            </w:pPrChange>
          </w:pPr>
          <w:r>
            <w:fldChar w:fldCharType="begin"/>
          </w:r>
          <w:r>
            <w:instrText>HYPERLINK \l "_Toc202940259" \h</w:instrText>
          </w:r>
          <w:r>
            <w:fldChar w:fldCharType="separate"/>
          </w:r>
          <w:r w:rsidRPr="1CAABC1D">
            <w:rPr>
              <w:rStyle w:val="Hyperlink"/>
            </w:rPr>
            <w:t>19.3.2</w:t>
          </w:r>
          <w:ins w:id="522" w:author="Ronald Kocks (R)" w:date="2025-08-18T11:47:00Z">
            <w:r w:rsidR="2B26B8BC">
              <w:tab/>
            </w:r>
          </w:ins>
          <w:r w:rsidRPr="1CAABC1D">
            <w:rPr>
              <w:rStyle w:val="Hyperlink"/>
            </w:rPr>
            <w:t>Gebeurtenis Aankoop variabel pensioen</w:t>
          </w:r>
          <w:ins w:id="523" w:author="Ronald Kocks (R)" w:date="2025-08-18T11:47:00Z">
            <w:r w:rsidR="2B26B8BC">
              <w:tab/>
            </w:r>
          </w:ins>
          <w:r w:rsidR="2B26B8BC">
            <w:fldChar w:fldCharType="begin"/>
          </w:r>
          <w:r w:rsidR="2B26B8BC">
            <w:instrText>PAGEREF _Toc202940259 \h</w:instrText>
          </w:r>
          <w:r w:rsidR="2B26B8BC">
            <w:fldChar w:fldCharType="separate"/>
          </w:r>
          <w:r w:rsidRPr="1CAABC1D">
            <w:rPr>
              <w:rStyle w:val="Hyperlink"/>
            </w:rPr>
            <w:t>108</w:t>
          </w:r>
          <w:r w:rsidR="2B26B8BC">
            <w:fldChar w:fldCharType="end"/>
          </w:r>
          <w:r>
            <w:fldChar w:fldCharType="end"/>
          </w:r>
        </w:p>
        <w:p w14:paraId="17A438F1" w14:textId="6E9B94AF" w:rsidR="00A906CC" w:rsidDel="00212C18" w:rsidRDefault="1CAABC1D">
          <w:pPr>
            <w:pStyle w:val="TOC3"/>
            <w:tabs>
              <w:tab w:val="left" w:pos="1320"/>
              <w:tab w:val="right" w:leader="dot" w:pos="8595"/>
            </w:tabs>
            <w:rPr>
              <w:rStyle w:val="Hyperlink"/>
              <w:i w:val="0"/>
              <w:iCs w:val="0"/>
              <w:kern w:val="2"/>
              <w:lang w:eastAsia="nl-NL"/>
              <w14:ligatures w14:val="standardContextual"/>
            </w:rPr>
            <w:pPrChange w:id="524" w:author="Ronald Kocks (R)" w:date="2025-08-18T11:47:00Z">
              <w:pPr/>
            </w:pPrChange>
          </w:pPr>
          <w:r>
            <w:fldChar w:fldCharType="begin"/>
          </w:r>
          <w:r>
            <w:instrText>HYPERLINK \l "_Toc900476215" \h</w:instrText>
          </w:r>
          <w:r>
            <w:fldChar w:fldCharType="separate"/>
          </w:r>
          <w:r w:rsidRPr="1CAABC1D">
            <w:rPr>
              <w:rStyle w:val="Hyperlink"/>
            </w:rPr>
            <w:t>19.3.3</w:t>
          </w:r>
          <w:ins w:id="525" w:author="Ronald Kocks (R)" w:date="2025-08-18T11:47:00Z">
            <w:r w:rsidR="2B26B8BC">
              <w:tab/>
            </w:r>
          </w:ins>
          <w:r w:rsidRPr="1CAABC1D">
            <w:rPr>
              <w:rStyle w:val="Hyperlink"/>
            </w:rPr>
            <w:t>Gebeurtenis reserve: Fpr storting units</w:t>
          </w:r>
          <w:ins w:id="526" w:author="Ronald Kocks (R)" w:date="2025-08-18T11:47:00Z">
            <w:r w:rsidR="2B26B8BC">
              <w:tab/>
            </w:r>
          </w:ins>
          <w:r w:rsidR="2B26B8BC">
            <w:fldChar w:fldCharType="begin"/>
          </w:r>
          <w:r w:rsidR="2B26B8BC">
            <w:instrText>PAGEREF _Toc900476215 \h</w:instrText>
          </w:r>
          <w:r w:rsidR="2B26B8BC">
            <w:fldChar w:fldCharType="separate"/>
          </w:r>
          <w:r w:rsidRPr="1CAABC1D">
            <w:rPr>
              <w:rStyle w:val="Hyperlink"/>
            </w:rPr>
            <w:t>109</w:t>
          </w:r>
          <w:r w:rsidR="2B26B8BC">
            <w:fldChar w:fldCharType="end"/>
          </w:r>
          <w:r>
            <w:fldChar w:fldCharType="end"/>
          </w:r>
        </w:p>
        <w:p w14:paraId="12292DD3" w14:textId="6A7AED15" w:rsidR="00A906CC" w:rsidDel="00212C18" w:rsidRDefault="1CAABC1D">
          <w:pPr>
            <w:pStyle w:val="TOC3"/>
            <w:tabs>
              <w:tab w:val="left" w:pos="1320"/>
              <w:tab w:val="right" w:leader="dot" w:pos="8595"/>
            </w:tabs>
            <w:rPr>
              <w:rStyle w:val="Hyperlink"/>
              <w:i w:val="0"/>
              <w:iCs w:val="0"/>
              <w:kern w:val="2"/>
              <w:lang w:eastAsia="nl-NL"/>
              <w14:ligatures w14:val="standardContextual"/>
            </w:rPr>
            <w:pPrChange w:id="527" w:author="Ronald Kocks (R)" w:date="2025-08-18T11:47:00Z">
              <w:pPr/>
            </w:pPrChange>
          </w:pPr>
          <w:r>
            <w:fldChar w:fldCharType="begin"/>
          </w:r>
          <w:r>
            <w:instrText>HYPERLINK \l "_Toc1658825851" \h</w:instrText>
          </w:r>
          <w:r>
            <w:fldChar w:fldCharType="separate"/>
          </w:r>
          <w:r w:rsidRPr="1CAABC1D">
            <w:rPr>
              <w:rStyle w:val="Hyperlink"/>
            </w:rPr>
            <w:t>19.3.4</w:t>
          </w:r>
          <w:ins w:id="528" w:author="Ronald Kocks (R)" w:date="2025-08-18T11:47:00Z">
            <w:r w:rsidR="2B26B8BC">
              <w:tab/>
            </w:r>
          </w:ins>
          <w:r w:rsidRPr="1CAABC1D">
            <w:rPr>
              <w:rStyle w:val="Hyperlink"/>
            </w:rPr>
            <w:t>Gebeurtenis reserve: Cvp verkoop units</w:t>
          </w:r>
          <w:ins w:id="529" w:author="Ronald Kocks (R)" w:date="2025-08-18T11:47:00Z">
            <w:r w:rsidR="2B26B8BC">
              <w:tab/>
            </w:r>
          </w:ins>
          <w:r w:rsidR="2B26B8BC">
            <w:fldChar w:fldCharType="begin"/>
          </w:r>
          <w:r w:rsidR="2B26B8BC">
            <w:instrText>PAGEREF _Toc1658825851 \h</w:instrText>
          </w:r>
          <w:r w:rsidR="2B26B8BC">
            <w:fldChar w:fldCharType="separate"/>
          </w:r>
          <w:r w:rsidRPr="1CAABC1D">
            <w:rPr>
              <w:rStyle w:val="Hyperlink"/>
            </w:rPr>
            <w:t>109</w:t>
          </w:r>
          <w:r w:rsidR="2B26B8BC">
            <w:fldChar w:fldCharType="end"/>
          </w:r>
          <w:r>
            <w:fldChar w:fldCharType="end"/>
          </w:r>
        </w:p>
        <w:p w14:paraId="50CFBAF0" w14:textId="1B1E49F0" w:rsidR="00A906CC" w:rsidDel="00212C18" w:rsidRDefault="1CAABC1D">
          <w:pPr>
            <w:pStyle w:val="TOC3"/>
            <w:tabs>
              <w:tab w:val="left" w:pos="1320"/>
              <w:tab w:val="right" w:leader="dot" w:pos="8595"/>
            </w:tabs>
            <w:rPr>
              <w:rStyle w:val="Hyperlink"/>
              <w:i w:val="0"/>
              <w:iCs w:val="0"/>
              <w:kern w:val="2"/>
              <w:lang w:eastAsia="nl-NL"/>
              <w14:ligatures w14:val="standardContextual"/>
            </w:rPr>
            <w:pPrChange w:id="530" w:author="Ronald Kocks (R)" w:date="2025-08-18T11:47:00Z">
              <w:pPr/>
            </w:pPrChange>
          </w:pPr>
          <w:r>
            <w:fldChar w:fldCharType="begin"/>
          </w:r>
          <w:r>
            <w:instrText>HYPERLINK \l "_Toc18004548" \h</w:instrText>
          </w:r>
          <w:r>
            <w:fldChar w:fldCharType="separate"/>
          </w:r>
          <w:r w:rsidRPr="1CAABC1D">
            <w:rPr>
              <w:rStyle w:val="Hyperlink"/>
            </w:rPr>
            <w:t>19.3.5</w:t>
          </w:r>
          <w:ins w:id="531" w:author="Ronald Kocks (R)" w:date="2025-08-18T11:47:00Z">
            <w:r w:rsidR="2B26B8BC">
              <w:tab/>
            </w:r>
          </w:ins>
          <w:r w:rsidRPr="1CAABC1D">
            <w:rPr>
              <w:rStyle w:val="Hyperlink"/>
            </w:rPr>
            <w:t>Als geen switch naar CVP mandaat: Verkoop variabel pensioen (bedrag gericht)</w:t>
          </w:r>
          <w:ins w:id="532" w:author="Ronald Kocks (R)" w:date="2025-08-18T11:47:00Z">
            <w:r w:rsidR="2B26B8BC">
              <w:tab/>
            </w:r>
          </w:ins>
          <w:r w:rsidR="2B26B8BC">
            <w:fldChar w:fldCharType="begin"/>
          </w:r>
          <w:r w:rsidR="2B26B8BC">
            <w:instrText>PAGEREF _Toc18004548 \h</w:instrText>
          </w:r>
          <w:r w:rsidR="2B26B8BC">
            <w:fldChar w:fldCharType="separate"/>
          </w:r>
          <w:r w:rsidRPr="1CAABC1D">
            <w:rPr>
              <w:rStyle w:val="Hyperlink"/>
            </w:rPr>
            <w:t>110</w:t>
          </w:r>
          <w:r w:rsidR="2B26B8BC">
            <w:fldChar w:fldCharType="end"/>
          </w:r>
          <w:r>
            <w:fldChar w:fldCharType="end"/>
          </w:r>
        </w:p>
        <w:p w14:paraId="4C43675F" w14:textId="54B8AFBE" w:rsidR="00A906CC" w:rsidDel="00212C18" w:rsidRDefault="1CAABC1D">
          <w:pPr>
            <w:pStyle w:val="TOC2"/>
            <w:tabs>
              <w:tab w:val="left" w:pos="660"/>
              <w:tab w:val="right" w:leader="dot" w:pos="8595"/>
            </w:tabs>
            <w:rPr>
              <w:rStyle w:val="Hyperlink"/>
              <w:i/>
              <w:iCs/>
              <w:noProof/>
              <w:kern w:val="2"/>
              <w:lang w:eastAsia="nl-NL"/>
              <w14:ligatures w14:val="standardContextual"/>
            </w:rPr>
            <w:pPrChange w:id="533" w:author="Ronald Kocks (R)" w:date="2025-08-18T11:47:00Z">
              <w:pPr/>
            </w:pPrChange>
          </w:pPr>
          <w:r>
            <w:fldChar w:fldCharType="begin"/>
          </w:r>
          <w:r>
            <w:instrText>HYPERLINK \l "_Toc540634526" \h</w:instrText>
          </w:r>
          <w:r>
            <w:fldChar w:fldCharType="separate"/>
          </w:r>
          <w:r w:rsidRPr="1CAABC1D">
            <w:rPr>
              <w:rStyle w:val="Hyperlink"/>
            </w:rPr>
            <w:t>19.4</w:t>
          </w:r>
          <w:ins w:id="534" w:author="Ronald Kocks (R)" w:date="2025-08-18T11:47:00Z">
            <w:r w:rsidR="2B26B8BC">
              <w:tab/>
            </w:r>
          </w:ins>
          <w:r w:rsidRPr="1CAABC1D">
            <w:rPr>
              <w:rStyle w:val="Hyperlink"/>
            </w:rPr>
            <w:t>Onttrekken uitkering aan reserve</w:t>
          </w:r>
          <w:ins w:id="535" w:author="Ronald Kocks (R)" w:date="2025-08-18T11:47:00Z">
            <w:r w:rsidR="2B26B8BC">
              <w:tab/>
            </w:r>
          </w:ins>
          <w:r w:rsidR="2B26B8BC">
            <w:fldChar w:fldCharType="begin"/>
          </w:r>
          <w:r w:rsidR="2B26B8BC">
            <w:instrText>PAGEREF _Toc540634526 \h</w:instrText>
          </w:r>
          <w:r w:rsidR="2B26B8BC">
            <w:fldChar w:fldCharType="separate"/>
          </w:r>
          <w:r w:rsidRPr="1CAABC1D">
            <w:rPr>
              <w:rStyle w:val="Hyperlink"/>
            </w:rPr>
            <w:t>112</w:t>
          </w:r>
          <w:r w:rsidR="2B26B8BC">
            <w:fldChar w:fldCharType="end"/>
          </w:r>
          <w:r>
            <w:fldChar w:fldCharType="end"/>
          </w:r>
        </w:p>
        <w:p w14:paraId="50E18DB7" w14:textId="74466A64" w:rsidR="00A906CC" w:rsidDel="00212C18" w:rsidRDefault="1CAABC1D">
          <w:pPr>
            <w:pStyle w:val="TOC3"/>
            <w:tabs>
              <w:tab w:val="left" w:pos="1320"/>
              <w:tab w:val="right" w:leader="dot" w:pos="8595"/>
            </w:tabs>
            <w:rPr>
              <w:rStyle w:val="Hyperlink"/>
              <w:noProof/>
              <w:kern w:val="2"/>
              <w:lang w:eastAsia="nl-NL"/>
              <w14:ligatures w14:val="standardContextual"/>
            </w:rPr>
            <w:pPrChange w:id="536" w:author="Ronald Kocks (R)" w:date="2025-08-18T11:47:00Z">
              <w:pPr/>
            </w:pPrChange>
          </w:pPr>
          <w:r>
            <w:fldChar w:fldCharType="begin"/>
          </w:r>
          <w:r>
            <w:instrText>HYPERLINK \l "_Toc473065037" \h</w:instrText>
          </w:r>
          <w:r>
            <w:fldChar w:fldCharType="separate"/>
          </w:r>
          <w:r w:rsidRPr="1CAABC1D">
            <w:rPr>
              <w:rStyle w:val="Hyperlink"/>
            </w:rPr>
            <w:t>19.4.1</w:t>
          </w:r>
          <w:ins w:id="537" w:author="Ronald Kocks (R)" w:date="2025-08-18T11:47:00Z">
            <w:r w:rsidR="2B26B8BC">
              <w:tab/>
            </w:r>
          </w:ins>
          <w:r w:rsidRPr="1CAABC1D">
            <w:rPr>
              <w:rStyle w:val="Hyperlink"/>
            </w:rPr>
            <w:t>Gebeurtenis Reserve: Uitkering</w:t>
          </w:r>
          <w:ins w:id="538" w:author="Ronald Kocks (R)" w:date="2025-08-18T11:47:00Z">
            <w:r w:rsidR="2B26B8BC">
              <w:tab/>
            </w:r>
          </w:ins>
          <w:r w:rsidR="2B26B8BC">
            <w:fldChar w:fldCharType="begin"/>
          </w:r>
          <w:r w:rsidR="2B26B8BC">
            <w:instrText>PAGEREF _Toc473065037 \h</w:instrText>
          </w:r>
          <w:r w:rsidR="2B26B8BC">
            <w:fldChar w:fldCharType="separate"/>
          </w:r>
          <w:r w:rsidRPr="1CAABC1D">
            <w:rPr>
              <w:rStyle w:val="Hyperlink"/>
            </w:rPr>
            <w:t>112</w:t>
          </w:r>
          <w:r w:rsidR="2B26B8BC">
            <w:fldChar w:fldCharType="end"/>
          </w:r>
          <w:r>
            <w:fldChar w:fldCharType="end"/>
          </w:r>
        </w:p>
        <w:p w14:paraId="78067606" w14:textId="36C5EAD9" w:rsidR="00A906CC" w:rsidDel="00212C18" w:rsidRDefault="1CAABC1D">
          <w:pPr>
            <w:pStyle w:val="TOC2"/>
            <w:tabs>
              <w:tab w:val="left" w:pos="660"/>
              <w:tab w:val="right" w:leader="dot" w:pos="8595"/>
            </w:tabs>
            <w:rPr>
              <w:rStyle w:val="Hyperlink"/>
              <w:i/>
              <w:iCs/>
              <w:noProof/>
              <w:kern w:val="2"/>
              <w:lang w:eastAsia="nl-NL"/>
              <w14:ligatures w14:val="standardContextual"/>
            </w:rPr>
            <w:pPrChange w:id="539" w:author="Ronald Kocks (R)" w:date="2025-08-18T11:47:00Z">
              <w:pPr/>
            </w:pPrChange>
          </w:pPr>
          <w:r>
            <w:fldChar w:fldCharType="begin"/>
          </w:r>
          <w:r>
            <w:instrText>HYPERLINK \l "_Toc817744324" \h</w:instrText>
          </w:r>
          <w:r>
            <w:fldChar w:fldCharType="separate"/>
          </w:r>
          <w:r w:rsidRPr="1CAABC1D">
            <w:rPr>
              <w:rStyle w:val="Hyperlink"/>
            </w:rPr>
            <w:t>19.5</w:t>
          </w:r>
          <w:ins w:id="540" w:author="Ronald Kocks (R)" w:date="2025-08-18T11:47:00Z">
            <w:r w:rsidR="2B26B8BC">
              <w:tab/>
            </w:r>
          </w:ins>
          <w:r w:rsidRPr="1CAABC1D">
            <w:rPr>
              <w:rStyle w:val="Hyperlink"/>
            </w:rPr>
            <w:t>Allocatie bij Reserve</w:t>
          </w:r>
          <w:ins w:id="541" w:author="Ronald Kocks (R)" w:date="2025-08-18T11:47:00Z">
            <w:r w:rsidR="2B26B8BC">
              <w:tab/>
            </w:r>
          </w:ins>
          <w:r w:rsidR="2B26B8BC">
            <w:fldChar w:fldCharType="begin"/>
          </w:r>
          <w:r w:rsidR="2B26B8BC">
            <w:instrText>PAGEREF _Toc817744324 \h</w:instrText>
          </w:r>
          <w:r w:rsidR="2B26B8BC">
            <w:fldChar w:fldCharType="separate"/>
          </w:r>
          <w:r w:rsidRPr="1CAABC1D">
            <w:rPr>
              <w:rStyle w:val="Hyperlink"/>
            </w:rPr>
            <w:t>112</w:t>
          </w:r>
          <w:r w:rsidR="2B26B8BC">
            <w:fldChar w:fldCharType="end"/>
          </w:r>
          <w:r>
            <w:fldChar w:fldCharType="end"/>
          </w:r>
        </w:p>
        <w:p w14:paraId="2AEACE80" w14:textId="1C3473EF" w:rsidR="00A906CC" w:rsidDel="00212C18" w:rsidRDefault="1CAABC1D">
          <w:pPr>
            <w:pStyle w:val="TOC3"/>
            <w:tabs>
              <w:tab w:val="left" w:pos="1320"/>
              <w:tab w:val="right" w:leader="dot" w:pos="8595"/>
            </w:tabs>
            <w:rPr>
              <w:rStyle w:val="Hyperlink"/>
              <w:noProof/>
              <w:kern w:val="2"/>
              <w:lang w:eastAsia="nl-NL"/>
              <w14:ligatures w14:val="standardContextual"/>
            </w:rPr>
            <w:pPrChange w:id="542" w:author="Ronald Kocks (R)" w:date="2025-08-18T11:47:00Z">
              <w:pPr/>
            </w:pPrChange>
          </w:pPr>
          <w:r>
            <w:fldChar w:fldCharType="begin"/>
          </w:r>
          <w:r>
            <w:instrText>HYPERLINK \l "_Toc1893360862" \h</w:instrText>
          </w:r>
          <w:r>
            <w:fldChar w:fldCharType="separate"/>
          </w:r>
          <w:r w:rsidRPr="1CAABC1D">
            <w:rPr>
              <w:rStyle w:val="Hyperlink"/>
            </w:rPr>
            <w:t>19.5.1</w:t>
          </w:r>
          <w:ins w:id="543" w:author="Ronald Kocks (R)" w:date="2025-08-18T11:47:00Z">
            <w:r w:rsidR="2B26B8BC">
              <w:tab/>
            </w:r>
          </w:ins>
          <w:r w:rsidRPr="1CAABC1D">
            <w:rPr>
              <w:rStyle w:val="Hyperlink"/>
            </w:rPr>
            <w:t>Gebeurtenis Reserve: allocatie</w:t>
          </w:r>
          <w:ins w:id="544" w:author="Ronald Kocks (R)" w:date="2025-08-18T11:47:00Z">
            <w:r w:rsidR="2B26B8BC">
              <w:tab/>
            </w:r>
          </w:ins>
          <w:r w:rsidR="2B26B8BC">
            <w:fldChar w:fldCharType="begin"/>
          </w:r>
          <w:r w:rsidR="2B26B8BC">
            <w:instrText>PAGEREF _Toc1893360862 \h</w:instrText>
          </w:r>
          <w:r w:rsidR="2B26B8BC">
            <w:fldChar w:fldCharType="separate"/>
          </w:r>
          <w:r w:rsidRPr="1CAABC1D">
            <w:rPr>
              <w:rStyle w:val="Hyperlink"/>
            </w:rPr>
            <w:t>113</w:t>
          </w:r>
          <w:r w:rsidR="2B26B8BC">
            <w:fldChar w:fldCharType="end"/>
          </w:r>
          <w:r>
            <w:fldChar w:fldCharType="end"/>
          </w:r>
        </w:p>
        <w:p w14:paraId="0D00C3F8" w14:textId="56FA4F91" w:rsidR="00A906CC" w:rsidDel="00212C18" w:rsidRDefault="1CAABC1D">
          <w:pPr>
            <w:pStyle w:val="TOC2"/>
            <w:tabs>
              <w:tab w:val="left" w:pos="660"/>
              <w:tab w:val="right" w:leader="dot" w:pos="8595"/>
            </w:tabs>
            <w:rPr>
              <w:rStyle w:val="Hyperlink"/>
              <w:i/>
              <w:iCs/>
              <w:noProof/>
              <w:kern w:val="2"/>
              <w:lang w:eastAsia="nl-NL"/>
              <w14:ligatures w14:val="standardContextual"/>
            </w:rPr>
            <w:pPrChange w:id="545" w:author="Ronald Kocks (R)" w:date="2025-08-18T11:47:00Z">
              <w:pPr/>
            </w:pPrChange>
          </w:pPr>
          <w:r>
            <w:fldChar w:fldCharType="begin"/>
          </w:r>
          <w:r>
            <w:instrText>HYPERLINK \l "_Toc1842955241" \h</w:instrText>
          </w:r>
          <w:r>
            <w:fldChar w:fldCharType="separate"/>
          </w:r>
          <w:r w:rsidRPr="1CAABC1D">
            <w:rPr>
              <w:rStyle w:val="Hyperlink"/>
            </w:rPr>
            <w:t>19.6</w:t>
          </w:r>
          <w:ins w:id="546" w:author="Ronald Kocks (R)" w:date="2025-08-18T11:47:00Z">
            <w:r w:rsidR="2B26B8BC">
              <w:tab/>
            </w:r>
          </w:ins>
          <w:r w:rsidRPr="1CAABC1D">
            <w:rPr>
              <w:rStyle w:val="Hyperlink"/>
            </w:rPr>
            <w:t>Bepalen financieringsfactor (maandelijks)</w:t>
          </w:r>
          <w:ins w:id="547" w:author="Ronald Kocks (R)" w:date="2025-08-18T11:47:00Z">
            <w:r w:rsidR="2B26B8BC">
              <w:tab/>
            </w:r>
          </w:ins>
          <w:r w:rsidR="2B26B8BC">
            <w:fldChar w:fldCharType="begin"/>
          </w:r>
          <w:r w:rsidR="2B26B8BC">
            <w:instrText>PAGEREF _Toc1842955241 \h</w:instrText>
          </w:r>
          <w:r w:rsidR="2B26B8BC">
            <w:fldChar w:fldCharType="separate"/>
          </w:r>
          <w:r w:rsidRPr="1CAABC1D">
            <w:rPr>
              <w:rStyle w:val="Hyperlink"/>
            </w:rPr>
            <w:t>113</w:t>
          </w:r>
          <w:r w:rsidR="2B26B8BC">
            <w:fldChar w:fldCharType="end"/>
          </w:r>
          <w:r>
            <w:fldChar w:fldCharType="end"/>
          </w:r>
        </w:p>
        <w:p w14:paraId="716AAECC" w14:textId="3FF9C590" w:rsidR="00A906CC" w:rsidDel="00212C18" w:rsidRDefault="1CAABC1D">
          <w:pPr>
            <w:pStyle w:val="TOC3"/>
            <w:tabs>
              <w:tab w:val="left" w:pos="1320"/>
              <w:tab w:val="right" w:leader="dot" w:pos="8595"/>
            </w:tabs>
            <w:rPr>
              <w:rStyle w:val="Hyperlink"/>
              <w:noProof/>
              <w:kern w:val="2"/>
              <w:lang w:eastAsia="nl-NL"/>
              <w14:ligatures w14:val="standardContextual"/>
            </w:rPr>
            <w:pPrChange w:id="548" w:author="Ronald Kocks (R)" w:date="2025-08-18T11:47:00Z">
              <w:pPr/>
            </w:pPrChange>
          </w:pPr>
          <w:r>
            <w:fldChar w:fldCharType="begin"/>
          </w:r>
          <w:r>
            <w:instrText>HYPERLINK \l "_Toc1461341089" \h</w:instrText>
          </w:r>
          <w:r>
            <w:fldChar w:fldCharType="separate"/>
          </w:r>
          <w:r w:rsidRPr="1CAABC1D">
            <w:rPr>
              <w:rStyle w:val="Hyperlink"/>
            </w:rPr>
            <w:t>19.6.1</w:t>
          </w:r>
          <w:ins w:id="549" w:author="Ronald Kocks (R)" w:date="2025-08-18T11:47:00Z">
            <w:r w:rsidR="2B26B8BC">
              <w:tab/>
            </w:r>
          </w:ins>
          <w:r w:rsidRPr="1CAABC1D">
            <w:rPr>
              <w:rStyle w:val="Hyperlink"/>
            </w:rPr>
            <w:t>Gebeurtenis Reserve: Financieringsgraad</w:t>
          </w:r>
          <w:ins w:id="550" w:author="Ronald Kocks (R)" w:date="2025-08-18T11:47:00Z">
            <w:r w:rsidR="2B26B8BC">
              <w:tab/>
            </w:r>
          </w:ins>
          <w:r w:rsidR="2B26B8BC">
            <w:fldChar w:fldCharType="begin"/>
          </w:r>
          <w:r w:rsidR="2B26B8BC">
            <w:instrText>PAGEREF _Toc1461341089 \h</w:instrText>
          </w:r>
          <w:r w:rsidR="2B26B8BC">
            <w:fldChar w:fldCharType="separate"/>
          </w:r>
          <w:r w:rsidRPr="1CAABC1D">
            <w:rPr>
              <w:rStyle w:val="Hyperlink"/>
            </w:rPr>
            <w:t>114</w:t>
          </w:r>
          <w:r w:rsidR="2B26B8BC">
            <w:fldChar w:fldCharType="end"/>
          </w:r>
          <w:r>
            <w:fldChar w:fldCharType="end"/>
          </w:r>
        </w:p>
        <w:p w14:paraId="24C0C0AC" w14:textId="0A994C37" w:rsidR="00A906CC" w:rsidDel="00212C18" w:rsidRDefault="1CAABC1D">
          <w:pPr>
            <w:pStyle w:val="TOC2"/>
            <w:tabs>
              <w:tab w:val="left" w:pos="660"/>
              <w:tab w:val="right" w:leader="dot" w:pos="8595"/>
            </w:tabs>
            <w:rPr>
              <w:rStyle w:val="Hyperlink"/>
              <w:i/>
              <w:iCs/>
              <w:noProof/>
              <w:kern w:val="2"/>
              <w:lang w:eastAsia="nl-NL"/>
              <w14:ligatures w14:val="standardContextual"/>
            </w:rPr>
            <w:pPrChange w:id="551" w:author="Ronald Kocks (R)" w:date="2025-08-18T11:47:00Z">
              <w:pPr/>
            </w:pPrChange>
          </w:pPr>
          <w:r>
            <w:fldChar w:fldCharType="begin"/>
          </w:r>
          <w:r>
            <w:instrText>HYPERLINK \l "_Toc1919734304" \h</w:instrText>
          </w:r>
          <w:r>
            <w:fldChar w:fldCharType="separate"/>
          </w:r>
          <w:r w:rsidRPr="1CAABC1D">
            <w:rPr>
              <w:rStyle w:val="Hyperlink"/>
            </w:rPr>
            <w:t>19.7</w:t>
          </w:r>
          <w:ins w:id="552" w:author="Ronald Kocks (R)" w:date="2025-08-18T11:47:00Z">
            <w:r w:rsidR="2B26B8BC">
              <w:tab/>
            </w:r>
          </w:ins>
          <w:r w:rsidRPr="1CAABC1D">
            <w:rPr>
              <w:rStyle w:val="Hyperlink"/>
            </w:rPr>
            <w:t>Bepalen nieuwe dakpan</w:t>
          </w:r>
          <w:ins w:id="553" w:author="Ronald Kocks (R)" w:date="2025-08-18T11:47:00Z">
            <w:r w:rsidR="2B26B8BC">
              <w:tab/>
            </w:r>
          </w:ins>
          <w:r w:rsidR="2B26B8BC">
            <w:fldChar w:fldCharType="begin"/>
          </w:r>
          <w:r w:rsidR="2B26B8BC">
            <w:instrText>PAGEREF _Toc1919734304 \h</w:instrText>
          </w:r>
          <w:r w:rsidR="2B26B8BC">
            <w:fldChar w:fldCharType="separate"/>
          </w:r>
          <w:r w:rsidRPr="1CAABC1D">
            <w:rPr>
              <w:rStyle w:val="Hyperlink"/>
            </w:rPr>
            <w:t>114</w:t>
          </w:r>
          <w:r w:rsidR="2B26B8BC">
            <w:fldChar w:fldCharType="end"/>
          </w:r>
          <w:r>
            <w:fldChar w:fldCharType="end"/>
          </w:r>
        </w:p>
        <w:p w14:paraId="11AC4401" w14:textId="75273E49" w:rsidR="00A906CC" w:rsidDel="00212C18" w:rsidRDefault="1CAABC1D">
          <w:pPr>
            <w:pStyle w:val="TOC3"/>
            <w:tabs>
              <w:tab w:val="left" w:pos="1320"/>
              <w:tab w:val="right" w:leader="dot" w:pos="8595"/>
            </w:tabs>
            <w:rPr>
              <w:rStyle w:val="Hyperlink"/>
              <w:noProof/>
              <w:kern w:val="2"/>
              <w:lang w:eastAsia="nl-NL"/>
              <w14:ligatures w14:val="standardContextual"/>
            </w:rPr>
            <w:pPrChange w:id="554" w:author="Ronald Kocks (R)" w:date="2025-08-18T11:47:00Z">
              <w:pPr/>
            </w:pPrChange>
          </w:pPr>
          <w:r>
            <w:fldChar w:fldCharType="begin"/>
          </w:r>
          <w:r>
            <w:instrText>HYPERLINK \l "_Toc944023741" \h</w:instrText>
          </w:r>
          <w:r>
            <w:fldChar w:fldCharType="separate"/>
          </w:r>
          <w:r w:rsidRPr="1CAABC1D">
            <w:rPr>
              <w:rStyle w:val="Hyperlink"/>
            </w:rPr>
            <w:t>19.7.1</w:t>
          </w:r>
          <w:ins w:id="555" w:author="Ronald Kocks (R)" w:date="2025-08-18T11:47:00Z">
            <w:r w:rsidR="2B26B8BC">
              <w:tab/>
            </w:r>
          </w:ins>
          <w:r w:rsidRPr="1CAABC1D">
            <w:rPr>
              <w:rStyle w:val="Hyperlink"/>
            </w:rPr>
            <w:t>Gebeurtenis Reserve: Cvp Rendement</w:t>
          </w:r>
          <w:ins w:id="556" w:author="Ronald Kocks (R)" w:date="2025-08-18T11:47:00Z">
            <w:r w:rsidR="2B26B8BC">
              <w:tab/>
            </w:r>
          </w:ins>
          <w:r w:rsidR="2B26B8BC">
            <w:fldChar w:fldCharType="begin"/>
          </w:r>
          <w:r w:rsidR="2B26B8BC">
            <w:instrText>PAGEREF _Toc944023741 \h</w:instrText>
          </w:r>
          <w:r w:rsidR="2B26B8BC">
            <w:fldChar w:fldCharType="separate"/>
          </w:r>
          <w:r w:rsidRPr="1CAABC1D">
            <w:rPr>
              <w:rStyle w:val="Hyperlink"/>
            </w:rPr>
            <w:t>115</w:t>
          </w:r>
          <w:r w:rsidR="2B26B8BC">
            <w:fldChar w:fldCharType="end"/>
          </w:r>
          <w:r>
            <w:fldChar w:fldCharType="end"/>
          </w:r>
        </w:p>
        <w:p w14:paraId="18B992B6" w14:textId="1F280A28" w:rsidR="00A906CC" w:rsidDel="00212C18" w:rsidRDefault="1CAABC1D">
          <w:pPr>
            <w:pStyle w:val="TOC3"/>
            <w:tabs>
              <w:tab w:val="left" w:pos="1320"/>
              <w:tab w:val="right" w:leader="dot" w:pos="8595"/>
            </w:tabs>
            <w:rPr>
              <w:rStyle w:val="Hyperlink"/>
              <w:i w:val="0"/>
              <w:iCs w:val="0"/>
              <w:kern w:val="2"/>
              <w:lang w:eastAsia="nl-NL"/>
              <w14:ligatures w14:val="standardContextual"/>
            </w:rPr>
            <w:pPrChange w:id="557" w:author="Ronald Kocks (R)" w:date="2025-08-18T11:47:00Z">
              <w:pPr/>
            </w:pPrChange>
          </w:pPr>
          <w:r>
            <w:fldChar w:fldCharType="begin"/>
          </w:r>
          <w:r>
            <w:instrText>HYPERLINK \l "_Toc591375361" \h</w:instrText>
          </w:r>
          <w:r>
            <w:fldChar w:fldCharType="separate"/>
          </w:r>
          <w:r w:rsidRPr="1CAABC1D">
            <w:rPr>
              <w:rStyle w:val="Hyperlink"/>
            </w:rPr>
            <w:t>19.7.2</w:t>
          </w:r>
          <w:ins w:id="558" w:author="Ronald Kocks (R)" w:date="2025-08-18T11:47:00Z">
            <w:r w:rsidR="2B26B8BC">
              <w:tab/>
            </w:r>
          </w:ins>
          <w:r w:rsidRPr="1CAABC1D">
            <w:rPr>
              <w:rStyle w:val="Hyperlink"/>
            </w:rPr>
            <w:t>Gebeurtenis deelnemer Rendement variabel pensioen</w:t>
          </w:r>
          <w:ins w:id="559" w:author="Ronald Kocks (R)" w:date="2025-08-18T11:47:00Z">
            <w:r w:rsidR="2B26B8BC">
              <w:tab/>
            </w:r>
          </w:ins>
          <w:r w:rsidR="2B26B8BC">
            <w:fldChar w:fldCharType="begin"/>
          </w:r>
          <w:r w:rsidR="2B26B8BC">
            <w:instrText>PAGEREF _Toc591375361 \h</w:instrText>
          </w:r>
          <w:r w:rsidR="2B26B8BC">
            <w:fldChar w:fldCharType="separate"/>
          </w:r>
          <w:r w:rsidRPr="1CAABC1D">
            <w:rPr>
              <w:rStyle w:val="Hyperlink"/>
            </w:rPr>
            <w:t>116</w:t>
          </w:r>
          <w:r w:rsidR="2B26B8BC">
            <w:fldChar w:fldCharType="end"/>
          </w:r>
          <w:r>
            <w:fldChar w:fldCharType="end"/>
          </w:r>
        </w:p>
        <w:p w14:paraId="223E1A60" w14:textId="67E9E72B" w:rsidR="00A906CC" w:rsidDel="00212C18" w:rsidRDefault="1CAABC1D">
          <w:pPr>
            <w:pStyle w:val="TOC2"/>
            <w:tabs>
              <w:tab w:val="left" w:pos="660"/>
              <w:tab w:val="right" w:leader="dot" w:pos="8595"/>
            </w:tabs>
            <w:rPr>
              <w:rStyle w:val="Hyperlink"/>
              <w:i/>
              <w:iCs/>
              <w:noProof/>
              <w:kern w:val="2"/>
              <w:lang w:eastAsia="nl-NL"/>
              <w14:ligatures w14:val="standardContextual"/>
            </w:rPr>
            <w:pPrChange w:id="560" w:author="Ronald Kocks (R)" w:date="2025-08-18T11:47:00Z">
              <w:pPr/>
            </w:pPrChange>
          </w:pPr>
          <w:r>
            <w:fldChar w:fldCharType="begin"/>
          </w:r>
          <w:r>
            <w:instrText>HYPERLINK \l "_Toc877653931" \h</w:instrText>
          </w:r>
          <w:r>
            <w:fldChar w:fldCharType="separate"/>
          </w:r>
          <w:r w:rsidRPr="1CAABC1D">
            <w:rPr>
              <w:rStyle w:val="Hyperlink"/>
            </w:rPr>
            <w:t>19.8</w:t>
          </w:r>
          <w:ins w:id="561" w:author="Ronald Kocks (R)" w:date="2025-08-18T11:47:00Z">
            <w:r w:rsidR="2B26B8BC">
              <w:tab/>
            </w:r>
          </w:ins>
          <w:r w:rsidRPr="1CAABC1D">
            <w:rPr>
              <w:rStyle w:val="Hyperlink"/>
            </w:rPr>
            <w:t>Toekennen nieuwe dakpan</w:t>
          </w:r>
          <w:ins w:id="562" w:author="Ronald Kocks (R)" w:date="2025-08-18T11:47:00Z">
            <w:r w:rsidR="2B26B8BC">
              <w:tab/>
            </w:r>
          </w:ins>
          <w:r w:rsidR="2B26B8BC">
            <w:fldChar w:fldCharType="begin"/>
          </w:r>
          <w:r w:rsidR="2B26B8BC">
            <w:instrText>PAGEREF _Toc877653931 \h</w:instrText>
          </w:r>
          <w:r w:rsidR="2B26B8BC">
            <w:fldChar w:fldCharType="separate"/>
          </w:r>
          <w:r w:rsidRPr="1CAABC1D">
            <w:rPr>
              <w:rStyle w:val="Hyperlink"/>
            </w:rPr>
            <w:t>116</w:t>
          </w:r>
          <w:r w:rsidR="2B26B8BC">
            <w:fldChar w:fldCharType="end"/>
          </w:r>
          <w:r>
            <w:fldChar w:fldCharType="end"/>
          </w:r>
        </w:p>
        <w:p w14:paraId="43868893" w14:textId="11BF6D85" w:rsidR="00A906CC" w:rsidDel="00212C18" w:rsidRDefault="1CAABC1D">
          <w:pPr>
            <w:pStyle w:val="TOC3"/>
            <w:tabs>
              <w:tab w:val="left" w:pos="1320"/>
              <w:tab w:val="right" w:leader="dot" w:pos="8595"/>
            </w:tabs>
            <w:rPr>
              <w:rStyle w:val="Hyperlink"/>
              <w:noProof/>
              <w:kern w:val="2"/>
              <w:lang w:eastAsia="nl-NL"/>
              <w14:ligatures w14:val="standardContextual"/>
            </w:rPr>
            <w:pPrChange w:id="563" w:author="Ronald Kocks (R)" w:date="2025-08-18T11:47:00Z">
              <w:pPr/>
            </w:pPrChange>
          </w:pPr>
          <w:r>
            <w:fldChar w:fldCharType="begin"/>
          </w:r>
          <w:r>
            <w:instrText>HYPERLINK \l "_Toc969970386" \h</w:instrText>
          </w:r>
          <w:r>
            <w:fldChar w:fldCharType="separate"/>
          </w:r>
          <w:r w:rsidRPr="1CAABC1D">
            <w:rPr>
              <w:rStyle w:val="Hyperlink"/>
            </w:rPr>
            <w:t>19.8.1</w:t>
          </w:r>
          <w:ins w:id="564" w:author="Ronald Kocks (R)" w:date="2025-08-18T11:47:00Z">
            <w:r w:rsidR="2B26B8BC">
              <w:tab/>
            </w:r>
          </w:ins>
          <w:r w:rsidRPr="1CAABC1D">
            <w:rPr>
              <w:rStyle w:val="Hyperlink"/>
            </w:rPr>
            <w:t>Gebeurtenis Spreiding variabel pensioen</w:t>
          </w:r>
          <w:ins w:id="565" w:author="Ronald Kocks (R)" w:date="2025-08-18T11:47:00Z">
            <w:r w:rsidR="2B26B8BC">
              <w:tab/>
            </w:r>
          </w:ins>
          <w:r w:rsidR="2B26B8BC">
            <w:fldChar w:fldCharType="begin"/>
          </w:r>
          <w:r w:rsidR="2B26B8BC">
            <w:instrText>PAGEREF _Toc969970386 \h</w:instrText>
          </w:r>
          <w:r w:rsidR="2B26B8BC">
            <w:fldChar w:fldCharType="separate"/>
          </w:r>
          <w:r w:rsidRPr="1CAABC1D">
            <w:rPr>
              <w:rStyle w:val="Hyperlink"/>
            </w:rPr>
            <w:t>116</w:t>
          </w:r>
          <w:r w:rsidR="2B26B8BC">
            <w:fldChar w:fldCharType="end"/>
          </w:r>
          <w:r>
            <w:fldChar w:fldCharType="end"/>
          </w:r>
        </w:p>
        <w:p w14:paraId="1B3255FB" w14:textId="6F812967" w:rsidR="00A906CC" w:rsidDel="00212C18" w:rsidRDefault="1CAABC1D">
          <w:pPr>
            <w:pStyle w:val="TOC2"/>
            <w:tabs>
              <w:tab w:val="left" w:pos="660"/>
              <w:tab w:val="right" w:leader="dot" w:pos="8595"/>
            </w:tabs>
            <w:rPr>
              <w:rStyle w:val="Hyperlink"/>
              <w:i/>
              <w:iCs/>
              <w:noProof/>
              <w:kern w:val="2"/>
              <w:lang w:eastAsia="nl-NL"/>
              <w14:ligatures w14:val="standardContextual"/>
            </w:rPr>
            <w:pPrChange w:id="566" w:author="Ronald Kocks (R)" w:date="2025-08-18T11:47:00Z">
              <w:pPr/>
            </w:pPrChange>
          </w:pPr>
          <w:r>
            <w:fldChar w:fldCharType="begin"/>
          </w:r>
          <w:r>
            <w:instrText>HYPERLINK \l "_Toc2003287798" \h</w:instrText>
          </w:r>
          <w:r>
            <w:fldChar w:fldCharType="separate"/>
          </w:r>
          <w:r w:rsidRPr="1CAABC1D">
            <w:rPr>
              <w:rStyle w:val="Hyperlink"/>
            </w:rPr>
            <w:t>19.9</w:t>
          </w:r>
          <w:ins w:id="567" w:author="Ronald Kocks (R)" w:date="2025-08-18T11:47:00Z">
            <w:r w:rsidR="2B26B8BC">
              <w:tab/>
            </w:r>
          </w:ins>
          <w:r w:rsidRPr="1CAABC1D">
            <w:rPr>
              <w:rStyle w:val="Hyperlink"/>
            </w:rPr>
            <w:t>Kostenonttrekking CVP reserve (analysefase)</w:t>
          </w:r>
          <w:ins w:id="568" w:author="Ronald Kocks (R)" w:date="2025-08-18T11:47:00Z">
            <w:r w:rsidR="2B26B8BC">
              <w:tab/>
            </w:r>
          </w:ins>
          <w:r w:rsidR="2B26B8BC">
            <w:fldChar w:fldCharType="begin"/>
          </w:r>
          <w:r w:rsidR="2B26B8BC">
            <w:instrText>PAGEREF _Toc2003287798 \h</w:instrText>
          </w:r>
          <w:r w:rsidR="2B26B8BC">
            <w:fldChar w:fldCharType="separate"/>
          </w:r>
          <w:r w:rsidRPr="1CAABC1D">
            <w:rPr>
              <w:rStyle w:val="Hyperlink"/>
            </w:rPr>
            <w:t>117</w:t>
          </w:r>
          <w:r w:rsidR="2B26B8BC">
            <w:fldChar w:fldCharType="end"/>
          </w:r>
          <w:r>
            <w:fldChar w:fldCharType="end"/>
          </w:r>
        </w:p>
        <w:p w14:paraId="75194B35" w14:textId="750E0E76" w:rsidR="00A906CC" w:rsidDel="00212C18" w:rsidRDefault="1CAABC1D">
          <w:pPr>
            <w:pStyle w:val="TOC2"/>
            <w:tabs>
              <w:tab w:val="left" w:pos="870"/>
              <w:tab w:val="right" w:leader="dot" w:pos="8595"/>
            </w:tabs>
            <w:rPr>
              <w:rStyle w:val="Hyperlink"/>
              <w:noProof/>
              <w:kern w:val="2"/>
              <w:lang w:eastAsia="nl-NL"/>
              <w14:ligatures w14:val="standardContextual"/>
            </w:rPr>
            <w:pPrChange w:id="569" w:author="Ronald Kocks (R)" w:date="2025-08-18T11:47:00Z">
              <w:pPr/>
            </w:pPrChange>
          </w:pPr>
          <w:r>
            <w:fldChar w:fldCharType="begin"/>
          </w:r>
          <w:r>
            <w:instrText>HYPERLINK \l "_Toc39522784" \h</w:instrText>
          </w:r>
          <w:r>
            <w:fldChar w:fldCharType="separate"/>
          </w:r>
          <w:r w:rsidRPr="1CAABC1D">
            <w:rPr>
              <w:rStyle w:val="Hyperlink"/>
            </w:rPr>
            <w:t>19.10</w:t>
          </w:r>
          <w:ins w:id="570" w:author="Ronald Kocks (R)" w:date="2025-08-18T11:47:00Z">
            <w:r w:rsidR="2B26B8BC">
              <w:tab/>
            </w:r>
          </w:ins>
          <w:r w:rsidRPr="1CAABC1D">
            <w:rPr>
              <w:rStyle w:val="Hyperlink"/>
            </w:rPr>
            <w:t>Rebalance reserve</w:t>
          </w:r>
          <w:ins w:id="571" w:author="Ronald Kocks (R)" w:date="2025-08-18T11:47:00Z">
            <w:r w:rsidR="2B26B8BC">
              <w:tab/>
            </w:r>
          </w:ins>
          <w:r w:rsidR="2B26B8BC">
            <w:fldChar w:fldCharType="begin"/>
          </w:r>
          <w:r w:rsidR="2B26B8BC">
            <w:instrText>PAGEREF _Toc39522784 \h</w:instrText>
          </w:r>
          <w:r w:rsidR="2B26B8BC">
            <w:fldChar w:fldCharType="separate"/>
          </w:r>
          <w:r w:rsidRPr="1CAABC1D">
            <w:rPr>
              <w:rStyle w:val="Hyperlink"/>
            </w:rPr>
            <w:t>117</w:t>
          </w:r>
          <w:r w:rsidR="2B26B8BC">
            <w:fldChar w:fldCharType="end"/>
          </w:r>
          <w:r>
            <w:fldChar w:fldCharType="end"/>
          </w:r>
        </w:p>
        <w:p w14:paraId="666725F7" w14:textId="6C7610A2" w:rsidR="00A906CC" w:rsidDel="00212C18" w:rsidRDefault="1CAABC1D">
          <w:pPr>
            <w:pStyle w:val="TOC3"/>
            <w:tabs>
              <w:tab w:val="left" w:pos="1320"/>
              <w:tab w:val="right" w:leader="dot" w:pos="8595"/>
            </w:tabs>
            <w:rPr>
              <w:rStyle w:val="Hyperlink"/>
              <w:noProof/>
              <w:kern w:val="2"/>
              <w:lang w:eastAsia="nl-NL"/>
              <w14:ligatures w14:val="standardContextual"/>
            </w:rPr>
            <w:pPrChange w:id="572" w:author="Ronald Kocks (R)" w:date="2025-08-18T11:47:00Z">
              <w:pPr/>
            </w:pPrChange>
          </w:pPr>
          <w:r>
            <w:fldChar w:fldCharType="begin"/>
          </w:r>
          <w:r>
            <w:instrText>HYPERLINK \l "_Toc1808227942" \h</w:instrText>
          </w:r>
          <w:r>
            <w:fldChar w:fldCharType="separate"/>
          </w:r>
          <w:r w:rsidRPr="1CAABC1D">
            <w:rPr>
              <w:rStyle w:val="Hyperlink"/>
            </w:rPr>
            <w:t>19.10.1</w:t>
          </w:r>
          <w:ins w:id="573" w:author="Ronald Kocks (R)" w:date="2025-08-18T11:47:00Z">
            <w:r w:rsidR="2B26B8BC">
              <w:tab/>
            </w:r>
          </w:ins>
          <w:r w:rsidRPr="1CAABC1D">
            <w:rPr>
              <w:rStyle w:val="Hyperlink"/>
            </w:rPr>
            <w:t>Gebeurtenis Reserve: Rebalance</w:t>
          </w:r>
          <w:ins w:id="574" w:author="Ronald Kocks (R)" w:date="2025-08-18T11:47:00Z">
            <w:r w:rsidR="2B26B8BC">
              <w:tab/>
            </w:r>
          </w:ins>
          <w:r w:rsidR="2B26B8BC">
            <w:fldChar w:fldCharType="begin"/>
          </w:r>
          <w:r w:rsidR="2B26B8BC">
            <w:instrText>PAGEREF _Toc1808227942 \h</w:instrText>
          </w:r>
          <w:r w:rsidR="2B26B8BC">
            <w:fldChar w:fldCharType="separate"/>
          </w:r>
          <w:r w:rsidRPr="1CAABC1D">
            <w:rPr>
              <w:rStyle w:val="Hyperlink"/>
            </w:rPr>
            <w:t>117</w:t>
          </w:r>
          <w:r w:rsidR="2B26B8BC">
            <w:fldChar w:fldCharType="end"/>
          </w:r>
          <w:r>
            <w:fldChar w:fldCharType="end"/>
          </w:r>
        </w:p>
        <w:p w14:paraId="1E285C5C" w14:textId="049111A6" w:rsidR="00A906CC" w:rsidDel="00212C18" w:rsidRDefault="1CAABC1D">
          <w:pPr>
            <w:pStyle w:val="TOC2"/>
            <w:tabs>
              <w:tab w:val="left" w:pos="870"/>
              <w:tab w:val="right" w:leader="dot" w:pos="8595"/>
            </w:tabs>
            <w:rPr>
              <w:rStyle w:val="Hyperlink"/>
              <w:i/>
              <w:iCs/>
              <w:noProof/>
              <w:kern w:val="2"/>
              <w:lang w:eastAsia="nl-NL"/>
              <w14:ligatures w14:val="standardContextual"/>
            </w:rPr>
            <w:pPrChange w:id="575" w:author="Ronald Kocks (R)" w:date="2025-08-18T11:47:00Z">
              <w:pPr/>
            </w:pPrChange>
          </w:pPr>
          <w:r>
            <w:fldChar w:fldCharType="begin"/>
          </w:r>
          <w:r>
            <w:instrText>HYPERLINK \l "_Toc526180879" \h</w:instrText>
          </w:r>
          <w:r>
            <w:fldChar w:fldCharType="separate"/>
          </w:r>
          <w:r w:rsidRPr="1CAABC1D">
            <w:rPr>
              <w:rStyle w:val="Hyperlink"/>
            </w:rPr>
            <w:t>19.11</w:t>
          </w:r>
          <w:ins w:id="576" w:author="Ronald Kocks (R)" w:date="2025-08-18T11:47:00Z">
            <w:r w:rsidR="2B26B8BC">
              <w:tab/>
            </w:r>
          </w:ins>
          <w:r w:rsidRPr="1CAABC1D">
            <w:rPr>
              <w:rStyle w:val="Hyperlink"/>
            </w:rPr>
            <w:t>Storting reserve</w:t>
          </w:r>
          <w:ins w:id="577" w:author="Ronald Kocks (R)" w:date="2025-08-18T11:47:00Z">
            <w:r w:rsidR="2B26B8BC">
              <w:tab/>
            </w:r>
          </w:ins>
          <w:r w:rsidR="2B26B8BC">
            <w:fldChar w:fldCharType="begin"/>
          </w:r>
          <w:r w:rsidR="2B26B8BC">
            <w:instrText>PAGEREF _Toc526180879 \h</w:instrText>
          </w:r>
          <w:r w:rsidR="2B26B8BC">
            <w:fldChar w:fldCharType="separate"/>
          </w:r>
          <w:r w:rsidRPr="1CAABC1D">
            <w:rPr>
              <w:rStyle w:val="Hyperlink"/>
            </w:rPr>
            <w:t>117</w:t>
          </w:r>
          <w:r w:rsidR="2B26B8BC">
            <w:fldChar w:fldCharType="end"/>
          </w:r>
          <w:r>
            <w:fldChar w:fldCharType="end"/>
          </w:r>
        </w:p>
        <w:p w14:paraId="0D6BF0EB" w14:textId="601638BE" w:rsidR="00A906CC" w:rsidDel="00212C18" w:rsidRDefault="1CAABC1D">
          <w:pPr>
            <w:pStyle w:val="TOC2"/>
            <w:tabs>
              <w:tab w:val="left" w:pos="870"/>
              <w:tab w:val="right" w:leader="dot" w:pos="8595"/>
            </w:tabs>
            <w:rPr>
              <w:rStyle w:val="Hyperlink"/>
              <w:noProof/>
              <w:kern w:val="2"/>
              <w:lang w:eastAsia="nl-NL"/>
              <w14:ligatures w14:val="standardContextual"/>
            </w:rPr>
            <w:pPrChange w:id="578" w:author="Ronald Kocks (R)" w:date="2025-08-18T11:47:00Z">
              <w:pPr/>
            </w:pPrChange>
          </w:pPr>
          <w:r>
            <w:fldChar w:fldCharType="begin"/>
          </w:r>
          <w:r>
            <w:instrText>HYPERLINK \l "_Toc459741177" \h</w:instrText>
          </w:r>
          <w:r>
            <w:fldChar w:fldCharType="separate"/>
          </w:r>
          <w:r w:rsidRPr="1CAABC1D">
            <w:rPr>
              <w:rStyle w:val="Hyperlink"/>
            </w:rPr>
            <w:t>19.12</w:t>
          </w:r>
          <w:ins w:id="579" w:author="Ronald Kocks (R)" w:date="2025-08-18T11:47:00Z">
            <w:r w:rsidR="2B26B8BC">
              <w:tab/>
            </w:r>
          </w:ins>
          <w:r w:rsidRPr="1CAABC1D">
            <w:rPr>
              <w:rStyle w:val="Hyperlink"/>
            </w:rPr>
            <w:t>Timing van de verschillende onderdelen</w:t>
          </w:r>
          <w:ins w:id="580" w:author="Ronald Kocks (R)" w:date="2025-08-18T11:47:00Z">
            <w:r w:rsidR="2B26B8BC">
              <w:tab/>
            </w:r>
          </w:ins>
          <w:r w:rsidR="2B26B8BC">
            <w:fldChar w:fldCharType="begin"/>
          </w:r>
          <w:r w:rsidR="2B26B8BC">
            <w:instrText>PAGEREF _Toc459741177 \h</w:instrText>
          </w:r>
          <w:r w:rsidR="2B26B8BC">
            <w:fldChar w:fldCharType="separate"/>
          </w:r>
          <w:r w:rsidRPr="1CAABC1D">
            <w:rPr>
              <w:rStyle w:val="Hyperlink"/>
            </w:rPr>
            <w:t>118</w:t>
          </w:r>
          <w:r w:rsidR="2B26B8BC">
            <w:fldChar w:fldCharType="end"/>
          </w:r>
          <w:r>
            <w:fldChar w:fldCharType="end"/>
          </w:r>
        </w:p>
        <w:p w14:paraId="01062365" w14:textId="2FD22852" w:rsidR="00A906CC" w:rsidDel="00212C18" w:rsidRDefault="1CAABC1D">
          <w:pPr>
            <w:pStyle w:val="TOC2"/>
            <w:tabs>
              <w:tab w:val="left" w:pos="870"/>
              <w:tab w:val="right" w:leader="dot" w:pos="8595"/>
            </w:tabs>
            <w:rPr>
              <w:rStyle w:val="Hyperlink"/>
              <w:noProof/>
              <w:kern w:val="2"/>
              <w:lang w:eastAsia="nl-NL"/>
              <w14:ligatures w14:val="standardContextual"/>
            </w:rPr>
            <w:pPrChange w:id="581" w:author="Ronald Kocks (R)" w:date="2025-08-18T11:47:00Z">
              <w:pPr/>
            </w:pPrChange>
          </w:pPr>
          <w:r>
            <w:fldChar w:fldCharType="begin"/>
          </w:r>
          <w:r>
            <w:instrText>HYPERLINK \l "_Toc1687302665" \h</w:instrText>
          </w:r>
          <w:r>
            <w:fldChar w:fldCharType="separate"/>
          </w:r>
          <w:r w:rsidRPr="1CAABC1D">
            <w:rPr>
              <w:rStyle w:val="Hyperlink"/>
            </w:rPr>
            <w:t>19.13</w:t>
          </w:r>
          <w:ins w:id="582" w:author="Ronald Kocks (R)" w:date="2025-08-18T11:47:00Z">
            <w:r w:rsidR="2B26B8BC">
              <w:tab/>
            </w:r>
          </w:ins>
          <w:r w:rsidRPr="1CAABC1D">
            <w:rPr>
              <w:rStyle w:val="Hyperlink"/>
            </w:rPr>
            <w:t>Andere reserves</w:t>
          </w:r>
          <w:ins w:id="583" w:author="Ronald Kocks (R)" w:date="2025-08-18T11:47:00Z">
            <w:r w:rsidR="2B26B8BC">
              <w:tab/>
            </w:r>
          </w:ins>
          <w:r w:rsidR="2B26B8BC">
            <w:fldChar w:fldCharType="begin"/>
          </w:r>
          <w:r w:rsidR="2B26B8BC">
            <w:instrText>PAGEREF _Toc1687302665 \h</w:instrText>
          </w:r>
          <w:r w:rsidR="2B26B8BC">
            <w:fldChar w:fldCharType="separate"/>
          </w:r>
          <w:r w:rsidRPr="1CAABC1D">
            <w:rPr>
              <w:rStyle w:val="Hyperlink"/>
            </w:rPr>
            <w:t>119</w:t>
          </w:r>
          <w:r w:rsidR="2B26B8BC">
            <w:fldChar w:fldCharType="end"/>
          </w:r>
          <w:r>
            <w:fldChar w:fldCharType="end"/>
          </w:r>
        </w:p>
        <w:p w14:paraId="638879C2" w14:textId="705F68D5" w:rsidR="00A906CC" w:rsidDel="00212C18" w:rsidRDefault="1CAABC1D">
          <w:pPr>
            <w:pStyle w:val="TOC2"/>
            <w:tabs>
              <w:tab w:val="left" w:pos="870"/>
              <w:tab w:val="right" w:leader="dot" w:pos="8595"/>
            </w:tabs>
            <w:rPr>
              <w:rStyle w:val="Hyperlink"/>
              <w:noProof/>
              <w:kern w:val="2"/>
              <w:lang w:eastAsia="nl-NL"/>
              <w14:ligatures w14:val="standardContextual"/>
            </w:rPr>
            <w:pPrChange w:id="584" w:author="Matthijs Jan Willemstein" w:date="2025-06-20T06:00:00Z">
              <w:pPr/>
            </w:pPrChange>
          </w:pPr>
          <w:r>
            <w:fldChar w:fldCharType="begin"/>
          </w:r>
          <w:r>
            <w:instrText>HYPERLINK \l "_Toc1060857207" \h</w:instrText>
          </w:r>
          <w:r>
            <w:fldChar w:fldCharType="separate"/>
          </w:r>
          <w:r w:rsidRPr="1CAABC1D">
            <w:rPr>
              <w:rStyle w:val="Hyperlink"/>
            </w:rPr>
            <w:t>19.14</w:t>
          </w:r>
          <w:ins w:id="585" w:author="Ronald Kocks (R)" w:date="2025-08-18T11:47:00Z">
            <w:r w:rsidR="2B26B8BC">
              <w:tab/>
            </w:r>
          </w:ins>
          <w:r w:rsidRPr="1CAABC1D">
            <w:rPr>
              <w:rStyle w:val="Hyperlink"/>
            </w:rPr>
            <w:t>Reis van de Euro</w:t>
          </w:r>
          <w:ins w:id="586" w:author="Ronald Kocks (R)" w:date="2025-08-18T11:47:00Z">
            <w:r w:rsidR="2B26B8BC">
              <w:tab/>
            </w:r>
          </w:ins>
          <w:r w:rsidR="2B26B8BC">
            <w:fldChar w:fldCharType="begin"/>
          </w:r>
          <w:r w:rsidR="2B26B8BC">
            <w:instrText>PAGEREF _Toc1060857207 \h</w:instrText>
          </w:r>
          <w:r w:rsidR="2B26B8BC">
            <w:fldChar w:fldCharType="separate"/>
          </w:r>
          <w:r w:rsidRPr="1CAABC1D">
            <w:rPr>
              <w:rStyle w:val="Hyperlink"/>
            </w:rPr>
            <w:t>119</w:t>
          </w:r>
          <w:r w:rsidR="2B26B8BC">
            <w:fldChar w:fldCharType="end"/>
          </w:r>
          <w:r>
            <w:fldChar w:fldCharType="end"/>
          </w:r>
          <w:r w:rsidR="2B26B8BC">
            <w:fldChar w:fldCharType="end"/>
          </w:r>
        </w:p>
      </w:sdtContent>
    </w:sdt>
    <w:p w14:paraId="29CDE07A" w14:textId="21E48C0C" w:rsidR="00C00A14" w:rsidRDefault="00C00A14" w:rsidP="00AD541C">
      <w:pPr>
        <w:spacing w:line="240" w:lineRule="auto"/>
      </w:pPr>
    </w:p>
    <w:p w14:paraId="5A29666F" w14:textId="77777777" w:rsidR="00C80A34" w:rsidRDefault="00C80A34" w:rsidP="00AD541C">
      <w:pPr>
        <w:pStyle w:val="Heading1"/>
        <w:spacing w:line="240" w:lineRule="auto"/>
      </w:pPr>
      <w:r>
        <w:br w:type="page"/>
      </w:r>
    </w:p>
    <w:p w14:paraId="50FD6E26" w14:textId="09062632" w:rsidR="001638F6" w:rsidRDefault="009A7FE4" w:rsidP="2B26B8BC">
      <w:pPr>
        <w:pStyle w:val="Heading1"/>
        <w:spacing w:line="240" w:lineRule="auto"/>
        <w:rPr>
          <w:ins w:id="587" w:author="Flory Koole" w:date="2025-01-14T11:29:00Z" w16du:dateUtc="2025-01-14T10:29:00Z"/>
        </w:rPr>
      </w:pPr>
      <w:bookmarkStart w:id="588" w:name="_Toc187312136"/>
      <w:bookmarkStart w:id="589" w:name="_Toc1691034788"/>
      <w:bookmarkStart w:id="590" w:name="_Toc1103578585"/>
      <w:r>
        <w:t>Openstaand</w:t>
      </w:r>
      <w:bookmarkEnd w:id="588"/>
      <w:bookmarkEnd w:id="589"/>
      <w:bookmarkEnd w:id="590"/>
    </w:p>
    <w:p w14:paraId="175E87AC" w14:textId="4B42C750" w:rsidR="00C649C3" w:rsidRDefault="00FC1AC6" w:rsidP="00C649C3">
      <w:pPr>
        <w:rPr>
          <w:ins w:id="591" w:author="Flory Koole" w:date="2025-01-14T17:46:00Z" w16du:dateUtc="2025-01-14T16:46:00Z"/>
        </w:rPr>
      </w:pPr>
      <w:ins w:id="592" w:author="Flory Koole" w:date="2025-01-14T17:46:00Z" w16du:dateUtc="2025-01-14T16:46:00Z">
        <w:r>
          <w:t>Hier zijn puntsgewijs de openstaande punten:</w:t>
        </w:r>
      </w:ins>
    </w:p>
    <w:p w14:paraId="12A711F5" w14:textId="60D4CE7B" w:rsidR="00FC1AC6" w:rsidRDefault="00FC1AC6" w:rsidP="00FC1AC6">
      <w:pPr>
        <w:pStyle w:val="ListParagraph"/>
        <w:numPr>
          <w:ilvl w:val="0"/>
          <w:numId w:val="44"/>
        </w:numPr>
        <w:rPr>
          <w:ins w:id="593" w:author="Flory Koole" w:date="2025-01-14T17:46:00Z" w16du:dateUtc="2025-01-14T16:46:00Z"/>
        </w:rPr>
      </w:pPr>
      <w:ins w:id="594" w:author="Flory Koole" w:date="2025-01-14T17:46:00Z" w16du:dateUtc="2025-01-14T16:46:00Z">
        <w:r>
          <w:t>Conve</w:t>
        </w:r>
        <w:r w:rsidR="008A32D4">
          <w:t>rsie ex-partner</w:t>
        </w:r>
      </w:ins>
    </w:p>
    <w:p w14:paraId="13068289" w14:textId="49ABEB48" w:rsidR="008A32D4" w:rsidRDefault="00555929" w:rsidP="008A32D4">
      <w:pPr>
        <w:pStyle w:val="ListParagraph"/>
        <w:numPr>
          <w:ilvl w:val="1"/>
          <w:numId w:val="44"/>
        </w:numPr>
        <w:rPr>
          <w:ins w:id="595" w:author="Flory Koole" w:date="2025-01-14T17:48:00Z" w16du:dateUtc="2025-01-14T16:48:00Z"/>
        </w:rPr>
      </w:pPr>
      <w:ins w:id="596" w:author="Flory Koole" w:date="2025-01-14T17:47:00Z" w16du:dateUtc="2025-01-14T16:47:00Z">
        <w:r>
          <w:t>De</w:t>
        </w:r>
      </w:ins>
      <w:ins w:id="597" w:author="Flory Koole" w:date="2025-01-14T17:47:00Z">
        <w:r w:rsidR="008A32D4" w:rsidRPr="008A32D4">
          <w:t xml:space="preserve"> factor bij omrekenen voor FPR </w:t>
        </w:r>
      </w:ins>
      <w:ins w:id="598" w:author="Flory Koole" w:date="2025-01-14T17:48:00Z" w16du:dateUtc="2025-01-14T16:48:00Z">
        <w:r w:rsidR="003A4FD2">
          <w:t>is niet</w:t>
        </w:r>
      </w:ins>
      <w:ins w:id="599" w:author="Flory Koole" w:date="2025-01-14T17:47:00Z">
        <w:r w:rsidR="008A32D4" w:rsidRPr="008A32D4">
          <w:t xml:space="preserve"> </w:t>
        </w:r>
      </w:ins>
      <w:ins w:id="600" w:author="Flory Koole" w:date="2025-01-14T17:47:00Z" w16du:dateUtc="2025-01-14T16:47:00Z">
        <w:r>
          <w:t>seks</w:t>
        </w:r>
        <w:r w:rsidR="003A4FD2">
          <w:t>eneutra</w:t>
        </w:r>
      </w:ins>
      <w:ins w:id="601" w:author="Flory Koole" w:date="2025-01-14T17:48:00Z" w16du:dateUtc="2025-01-14T16:48:00Z">
        <w:r w:rsidR="003A4FD2">
          <w:t>a</w:t>
        </w:r>
      </w:ins>
      <w:ins w:id="602" w:author="Flory Koole" w:date="2025-01-14T17:47:00Z" w16du:dateUtc="2025-01-14T16:47:00Z">
        <w:r w:rsidR="003A4FD2">
          <w:t>l</w:t>
        </w:r>
      </w:ins>
      <w:ins w:id="603" w:author="Flory Koole" w:date="2025-01-14T17:48:00Z" w16du:dateUtc="2025-01-14T16:48:00Z">
        <w:r w:rsidR="003A4FD2">
          <w:t>,</w:t>
        </w:r>
      </w:ins>
      <w:ins w:id="604" w:author="Flory Koole" w:date="2025-01-14T17:47:00Z">
        <w:r w:rsidR="008A32D4" w:rsidRPr="008A32D4">
          <w:t xml:space="preserve"> zou dat niet moeten</w:t>
        </w:r>
      </w:ins>
      <w:ins w:id="605" w:author="Flory Koole" w:date="2025-01-14T17:48:00Z" w16du:dateUtc="2025-01-14T16:48:00Z">
        <w:r w:rsidR="003A4FD2">
          <w:t>?</w:t>
        </w:r>
      </w:ins>
    </w:p>
    <w:p w14:paraId="73F0D24B" w14:textId="6FF78E32" w:rsidR="003A4FD2" w:rsidRDefault="00EE5AF6" w:rsidP="008A32D4">
      <w:pPr>
        <w:pStyle w:val="ListParagraph"/>
        <w:numPr>
          <w:ilvl w:val="1"/>
          <w:numId w:val="44"/>
        </w:numPr>
        <w:rPr>
          <w:ins w:id="606" w:author="Flory Koole" w:date="2025-01-14T17:49:00Z" w16du:dateUtc="2025-01-14T16:49:00Z"/>
        </w:rPr>
      </w:pPr>
      <w:ins w:id="607" w:author="Flory Koole" w:date="2025-01-14T17:48:00Z" w16du:dateUtc="2025-01-14T16:48:00Z">
        <w:r>
          <w:t xml:space="preserve">Koppeling naar de hoofdverzekerde </w:t>
        </w:r>
        <w:r w:rsidR="00211205">
          <w:t>werkt nog niet (goed</w:t>
        </w:r>
      </w:ins>
      <w:ins w:id="608" w:author="Flory Koole" w:date="2025-01-14T17:49:00Z" w16du:dateUtc="2025-01-14T16:49:00Z">
        <w:r w:rsidR="00211205">
          <w:t>) voor FPR</w:t>
        </w:r>
      </w:ins>
      <w:ins w:id="609" w:author="Flory Koole" w:date="2025-01-14T17:48:00Z" w16du:dateUtc="2025-01-14T16:48:00Z">
        <w:r>
          <w:t xml:space="preserve">? Hier zijn </w:t>
        </w:r>
      </w:ins>
      <w:ins w:id="610" w:author="Flory Koole" w:date="2025-01-14T17:49:00Z" w16du:dateUtc="2025-01-14T16:49:00Z">
        <w:r w:rsidR="00211205">
          <w:t xml:space="preserve">ook </w:t>
        </w:r>
      </w:ins>
      <w:ins w:id="611" w:author="Flory Koole" w:date="2025-01-14T17:48:00Z" w16du:dateUtc="2025-01-14T16:48:00Z">
        <w:r>
          <w:t>geen specificaties voor</w:t>
        </w:r>
      </w:ins>
    </w:p>
    <w:p w14:paraId="0FA34CFA" w14:textId="77777777" w:rsidR="00827A66" w:rsidRDefault="00827A66" w:rsidP="00827A66">
      <w:pPr>
        <w:rPr>
          <w:ins w:id="612" w:author="Flory Koole" w:date="2025-01-14T17:49:00Z" w16du:dateUtc="2025-01-14T16:49:00Z"/>
        </w:rPr>
      </w:pPr>
    </w:p>
    <w:p w14:paraId="3297AC4E" w14:textId="77777777" w:rsidR="00827A66" w:rsidRPr="00C649C3" w:rsidRDefault="00827A66">
      <w:pPr>
        <w:rPr>
          <w:ins w:id="613" w:author="Flory Koole" w:date="2025-01-14T10:57:00Z" w16du:dateUtc="2025-01-14T09:57:00Z"/>
        </w:rPr>
        <w:pPrChange w:id="614" w:author="Flory Koole" w:date="2025-01-14T17:49:00Z" w16du:dateUtc="2025-01-14T16:49:00Z">
          <w:pPr>
            <w:pStyle w:val="Heading1"/>
            <w:numPr>
              <w:numId w:val="5"/>
            </w:numPr>
            <w:spacing w:line="240" w:lineRule="auto"/>
          </w:pPr>
        </w:pPrChange>
      </w:pPr>
    </w:p>
    <w:p w14:paraId="60F6A45F" w14:textId="076AD22D" w:rsidR="00BF0872" w:rsidRDefault="00BF0872">
      <w:pPr>
        <w:pStyle w:val="Heading1"/>
        <w:rPr>
          <w:ins w:id="615" w:author="Flory Koole" w:date="2025-01-14T10:57:00Z" w16du:dateUtc="2025-01-14T09:57:00Z"/>
        </w:rPr>
        <w:pPrChange w:id="616" w:author="Flory Koole" w:date="2025-01-14T10:57:00Z" w16du:dateUtc="2025-01-14T09:57:00Z">
          <w:pPr/>
        </w:pPrChange>
      </w:pPr>
      <w:bookmarkStart w:id="617" w:name="_Toc1776059635"/>
      <w:bookmarkStart w:id="618" w:name="_Toc1548525621"/>
      <w:ins w:id="619" w:author="Flory Koole" w:date="2025-01-14T10:57:00Z">
        <w:r>
          <w:t>Versiebeheer</w:t>
        </w:r>
      </w:ins>
      <w:bookmarkEnd w:id="617"/>
      <w:bookmarkEnd w:id="618"/>
    </w:p>
    <w:p w14:paraId="5C0F78F5" w14:textId="3F0ED114" w:rsidR="00BF0872" w:rsidRDefault="00FA0B7A" w:rsidP="007B2CC8">
      <w:pPr>
        <w:rPr>
          <w:ins w:id="620" w:author="Flory Koole" w:date="2025-01-14T11:30:00Z" w16du:dateUtc="2025-01-14T10:30:00Z"/>
        </w:rPr>
      </w:pPr>
      <w:ins w:id="621" w:author="Flory Koole" w:date="2025-01-14T11:30:00Z" w16du:dateUtc="2025-01-14T10:30:00Z">
        <w:r>
          <w:t xml:space="preserve">In onderstaande tabel worden puntsgewijs </w:t>
        </w:r>
        <w:r w:rsidR="00624C24">
          <w:t>wijzigingen op dit document bijgehouden.</w:t>
        </w:r>
      </w:ins>
    </w:p>
    <w:p w14:paraId="4B41DEB4" w14:textId="77777777" w:rsidR="00FA0B7A" w:rsidRDefault="00FA0B7A" w:rsidP="00FA0B7A">
      <w:pPr>
        <w:rPr>
          <w:ins w:id="622" w:author="Flory Koole" w:date="2025-01-14T11:30:00Z" w16du:dateUtc="2025-01-14T10:30:00Z"/>
        </w:rPr>
      </w:pPr>
    </w:p>
    <w:tbl>
      <w:tblPr>
        <w:tblStyle w:val="TableGrid"/>
        <w:tblW w:w="9067" w:type="dxa"/>
        <w:tblLook w:val="04A0" w:firstRow="1" w:lastRow="0" w:firstColumn="1" w:lastColumn="0" w:noHBand="0" w:noVBand="1"/>
      </w:tblPr>
      <w:tblGrid>
        <w:gridCol w:w="1353"/>
        <w:gridCol w:w="1560"/>
        <w:gridCol w:w="1274"/>
        <w:gridCol w:w="4880"/>
      </w:tblGrid>
      <w:tr w:rsidR="00FA0B7A" w14:paraId="2B6462D6" w14:textId="77777777" w:rsidTr="00083555">
        <w:trPr>
          <w:ins w:id="623" w:author="Flory Koole" w:date="2025-01-14T11:30:00Z"/>
        </w:trPr>
        <w:tc>
          <w:tcPr>
            <w:tcW w:w="1353" w:type="dxa"/>
          </w:tcPr>
          <w:p w14:paraId="390982F9" w14:textId="77777777" w:rsidR="00FA0B7A" w:rsidRDefault="00FA0B7A" w:rsidP="00083555">
            <w:pPr>
              <w:rPr>
                <w:ins w:id="624" w:author="Flory Koole" w:date="2025-01-14T11:30:00Z" w16du:dateUtc="2025-01-14T10:30:00Z"/>
              </w:rPr>
            </w:pPr>
            <w:ins w:id="625" w:author="Flory Koole" w:date="2025-01-14T11:30:00Z" w16du:dateUtc="2025-01-14T10:30:00Z">
              <w:r>
                <w:t>Datum</w:t>
              </w:r>
            </w:ins>
          </w:p>
        </w:tc>
        <w:tc>
          <w:tcPr>
            <w:tcW w:w="1560" w:type="dxa"/>
          </w:tcPr>
          <w:p w14:paraId="3CF24D4B" w14:textId="77777777" w:rsidR="00FA0B7A" w:rsidRDefault="00FA0B7A" w:rsidP="00083555">
            <w:pPr>
              <w:rPr>
                <w:ins w:id="626" w:author="Flory Koole" w:date="2025-01-14T11:30:00Z" w16du:dateUtc="2025-01-14T10:30:00Z"/>
              </w:rPr>
            </w:pPr>
            <w:ins w:id="627" w:author="Flory Koole" w:date="2025-01-14T11:30:00Z" w16du:dateUtc="2025-01-14T10:30:00Z">
              <w:r>
                <w:t>Wie</w:t>
              </w:r>
            </w:ins>
          </w:p>
        </w:tc>
        <w:tc>
          <w:tcPr>
            <w:tcW w:w="1274" w:type="dxa"/>
          </w:tcPr>
          <w:p w14:paraId="368C10FC" w14:textId="77777777" w:rsidR="00FA0B7A" w:rsidRDefault="00FA0B7A" w:rsidP="00083555">
            <w:pPr>
              <w:rPr>
                <w:ins w:id="628" w:author="Flory Koole" w:date="2025-01-14T11:30:00Z" w16du:dateUtc="2025-01-14T10:30:00Z"/>
              </w:rPr>
            </w:pPr>
            <w:ins w:id="629" w:author="Flory Koole" w:date="2025-01-14T11:30:00Z" w16du:dateUtc="2025-01-14T10:30:00Z">
              <w:r>
                <w:t>Onderdeel</w:t>
              </w:r>
            </w:ins>
          </w:p>
        </w:tc>
        <w:tc>
          <w:tcPr>
            <w:tcW w:w="4880" w:type="dxa"/>
          </w:tcPr>
          <w:p w14:paraId="36746C1D" w14:textId="77777777" w:rsidR="00FA0B7A" w:rsidRDefault="00FA0B7A" w:rsidP="00083555">
            <w:pPr>
              <w:rPr>
                <w:ins w:id="630" w:author="Flory Koole" w:date="2025-01-14T11:30:00Z" w16du:dateUtc="2025-01-14T10:30:00Z"/>
              </w:rPr>
            </w:pPr>
            <w:ins w:id="631" w:author="Flory Koole" w:date="2025-01-14T11:30:00Z" w16du:dateUtc="2025-01-14T10:30:00Z">
              <w:r>
                <w:t>Toelichting</w:t>
              </w:r>
            </w:ins>
          </w:p>
        </w:tc>
      </w:tr>
      <w:tr w:rsidR="00FA0B7A" w14:paraId="22262408" w14:textId="77777777" w:rsidTr="00083555">
        <w:trPr>
          <w:ins w:id="632" w:author="Flory Koole" w:date="2025-01-14T11:30:00Z"/>
        </w:trPr>
        <w:tc>
          <w:tcPr>
            <w:tcW w:w="1353" w:type="dxa"/>
          </w:tcPr>
          <w:p w14:paraId="45307E77" w14:textId="77777777" w:rsidR="00FA0B7A" w:rsidRDefault="00FA0B7A" w:rsidP="00083555">
            <w:pPr>
              <w:rPr>
                <w:ins w:id="633" w:author="Flory Koole" w:date="2025-01-14T11:30:00Z" w16du:dateUtc="2025-01-14T10:30:00Z"/>
              </w:rPr>
            </w:pPr>
            <w:ins w:id="634" w:author="Flory Koole" w:date="2025-01-14T11:30:00Z" w16du:dateUtc="2025-01-14T10:30:00Z">
              <w:r>
                <w:t>09-01-2025</w:t>
              </w:r>
            </w:ins>
          </w:p>
        </w:tc>
        <w:tc>
          <w:tcPr>
            <w:tcW w:w="1560" w:type="dxa"/>
          </w:tcPr>
          <w:p w14:paraId="70706316" w14:textId="77777777" w:rsidR="00FA0B7A" w:rsidRDefault="00FA0B7A" w:rsidP="00083555">
            <w:pPr>
              <w:rPr>
                <w:ins w:id="635" w:author="Flory Koole" w:date="2025-01-14T11:30:00Z" w16du:dateUtc="2025-01-14T10:30:00Z"/>
              </w:rPr>
            </w:pPr>
            <w:ins w:id="636" w:author="Flory Koole" w:date="2025-01-14T11:30:00Z" w16du:dateUtc="2025-01-14T10:30:00Z">
              <w:r>
                <w:t>Niels Beeftink</w:t>
              </w:r>
            </w:ins>
          </w:p>
        </w:tc>
        <w:tc>
          <w:tcPr>
            <w:tcW w:w="1274" w:type="dxa"/>
          </w:tcPr>
          <w:p w14:paraId="22962440" w14:textId="77777777" w:rsidR="00FA0B7A" w:rsidRDefault="00FA0B7A" w:rsidP="00083555">
            <w:pPr>
              <w:rPr>
                <w:ins w:id="637" w:author="Flory Koole" w:date="2025-01-14T11:30:00Z" w16du:dateUtc="2025-01-14T10:30:00Z"/>
              </w:rPr>
            </w:pPr>
            <w:ins w:id="638" w:author="Flory Koole" w:date="2025-01-14T11:30:00Z" w16du:dateUtc="2025-01-14T10:30:00Z">
              <w:r>
                <w:t>nvt</w:t>
              </w:r>
            </w:ins>
          </w:p>
        </w:tc>
        <w:tc>
          <w:tcPr>
            <w:tcW w:w="4880" w:type="dxa"/>
          </w:tcPr>
          <w:p w14:paraId="74F97C65" w14:textId="77777777" w:rsidR="00FA0B7A" w:rsidRDefault="00FA0B7A" w:rsidP="00083555">
            <w:pPr>
              <w:rPr>
                <w:ins w:id="639" w:author="Flory Koole" w:date="2025-01-14T11:30:00Z" w16du:dateUtc="2025-01-14T10:30:00Z"/>
              </w:rPr>
            </w:pPr>
            <w:ins w:id="640" w:author="Flory Koole" w:date="2025-01-14T11:30:00Z" w16du:dateUtc="2025-01-14T10:30:00Z">
              <w:r>
                <w:t>Nieuwe versie FPR vanuit analyse SPF/SPD</w:t>
              </w:r>
            </w:ins>
          </w:p>
        </w:tc>
      </w:tr>
      <w:tr w:rsidR="00FA0B7A" w14:paraId="15215451" w14:textId="77777777" w:rsidTr="00083555">
        <w:trPr>
          <w:ins w:id="641" w:author="Flory Koole" w:date="2025-01-14T11:30:00Z"/>
        </w:trPr>
        <w:tc>
          <w:tcPr>
            <w:tcW w:w="1353" w:type="dxa"/>
          </w:tcPr>
          <w:p w14:paraId="2C410BC4" w14:textId="77777777" w:rsidR="00FA0B7A" w:rsidRDefault="00FA0B7A" w:rsidP="00083555">
            <w:pPr>
              <w:rPr>
                <w:ins w:id="642" w:author="Flory Koole" w:date="2025-01-14T11:30:00Z" w16du:dateUtc="2025-01-14T10:30:00Z"/>
              </w:rPr>
            </w:pPr>
            <w:ins w:id="643" w:author="Flory Koole" w:date="2025-01-14T11:30:00Z" w16du:dateUtc="2025-01-14T10:30:00Z">
              <w:r>
                <w:t>14-01-2025</w:t>
              </w:r>
            </w:ins>
          </w:p>
        </w:tc>
        <w:tc>
          <w:tcPr>
            <w:tcW w:w="1560" w:type="dxa"/>
          </w:tcPr>
          <w:p w14:paraId="566D3545" w14:textId="77777777" w:rsidR="00FA0B7A" w:rsidRDefault="00FA0B7A" w:rsidP="00083555">
            <w:pPr>
              <w:rPr>
                <w:ins w:id="644" w:author="Flory Koole" w:date="2025-01-14T11:30:00Z" w16du:dateUtc="2025-01-14T10:30:00Z"/>
              </w:rPr>
            </w:pPr>
            <w:ins w:id="645" w:author="Flory Koole" w:date="2025-01-14T11:30:00Z" w16du:dateUtc="2025-01-14T10:30:00Z">
              <w:r>
                <w:t>Flory Koole</w:t>
              </w:r>
            </w:ins>
          </w:p>
        </w:tc>
        <w:tc>
          <w:tcPr>
            <w:tcW w:w="1274" w:type="dxa"/>
          </w:tcPr>
          <w:p w14:paraId="36A17474" w14:textId="77777777" w:rsidR="00FA0B7A" w:rsidRDefault="00FA0B7A" w:rsidP="00083555">
            <w:pPr>
              <w:rPr>
                <w:ins w:id="646" w:author="Flory Koole" w:date="2025-01-14T11:30:00Z" w16du:dateUtc="2025-01-14T10:30:00Z"/>
              </w:rPr>
            </w:pPr>
            <w:ins w:id="647" w:author="Flory Koole" w:date="2025-01-14T11:30:00Z" w16du:dateUtc="2025-01-14T10:30:00Z">
              <w:r>
                <w:t>5.6.2</w:t>
              </w:r>
            </w:ins>
          </w:p>
        </w:tc>
        <w:tc>
          <w:tcPr>
            <w:tcW w:w="4880" w:type="dxa"/>
          </w:tcPr>
          <w:p w14:paraId="6AFD5E8E" w14:textId="77777777" w:rsidR="00FA0B7A" w:rsidRDefault="00FA0B7A" w:rsidP="00083555">
            <w:pPr>
              <w:rPr>
                <w:ins w:id="648" w:author="Flory Koole" w:date="2025-01-14T11:30:00Z" w16du:dateUtc="2025-01-14T10:30:00Z"/>
              </w:rPr>
            </w:pPr>
            <w:ins w:id="649" w:author="Flory Koole" w:date="2025-01-14T11:30:00Z" w16du:dateUtc="2025-01-14T10:30:00Z">
              <w:r>
                <w:t>Aanvullingen m.b.t. premievrijstelling vanuit mails</w:t>
              </w:r>
            </w:ins>
          </w:p>
        </w:tc>
      </w:tr>
      <w:tr w:rsidR="00FA0B7A" w14:paraId="420AF7A8" w14:textId="77777777" w:rsidTr="00083555">
        <w:trPr>
          <w:ins w:id="650" w:author="Flory Koole" w:date="2025-01-14T11:30:00Z"/>
        </w:trPr>
        <w:tc>
          <w:tcPr>
            <w:tcW w:w="1353" w:type="dxa"/>
          </w:tcPr>
          <w:p w14:paraId="3AAC5C1A" w14:textId="7FAA8BCB" w:rsidR="00FA0B7A" w:rsidRDefault="00624C24" w:rsidP="00083555">
            <w:pPr>
              <w:rPr>
                <w:ins w:id="651" w:author="Flory Koole" w:date="2025-01-14T11:30:00Z" w16du:dateUtc="2025-01-14T10:30:00Z"/>
              </w:rPr>
            </w:pPr>
            <w:ins w:id="652" w:author="Flory Koole" w:date="2025-01-14T11:30:00Z" w16du:dateUtc="2025-01-14T10:30:00Z">
              <w:r>
                <w:t>14-01</w:t>
              </w:r>
            </w:ins>
            <w:ins w:id="653" w:author="Flory Koole" w:date="2025-01-14T11:31:00Z" w16du:dateUtc="2025-01-14T10:31:00Z">
              <w:r>
                <w:t>-2025</w:t>
              </w:r>
            </w:ins>
          </w:p>
        </w:tc>
        <w:tc>
          <w:tcPr>
            <w:tcW w:w="1560" w:type="dxa"/>
          </w:tcPr>
          <w:p w14:paraId="01561F86" w14:textId="027CCFEB" w:rsidR="00FA0B7A" w:rsidRDefault="00624C24" w:rsidP="00083555">
            <w:pPr>
              <w:rPr>
                <w:ins w:id="654" w:author="Flory Koole" w:date="2025-01-14T11:30:00Z" w16du:dateUtc="2025-01-14T10:30:00Z"/>
              </w:rPr>
            </w:pPr>
            <w:ins w:id="655" w:author="Flory Koole" w:date="2025-01-14T11:31:00Z" w16du:dateUtc="2025-01-14T10:31:00Z">
              <w:r>
                <w:t>F</w:t>
              </w:r>
              <w:r w:rsidR="00237A87">
                <w:t>lory Koole</w:t>
              </w:r>
            </w:ins>
          </w:p>
        </w:tc>
        <w:tc>
          <w:tcPr>
            <w:tcW w:w="1274" w:type="dxa"/>
          </w:tcPr>
          <w:p w14:paraId="15065682" w14:textId="77777777" w:rsidR="00C34CD8" w:rsidRDefault="006F2262" w:rsidP="00083555">
            <w:pPr>
              <w:rPr>
                <w:ins w:id="656" w:author="Flory Koole" w:date="2025-01-14T18:11:00Z" w16du:dateUtc="2025-01-14T17:11:00Z"/>
              </w:rPr>
            </w:pPr>
            <w:ins w:id="657" w:author="Flory Koole" w:date="2025-01-14T11:34:00Z" w16du:dateUtc="2025-01-14T10:34:00Z">
              <w:r>
                <w:t>6.3.6</w:t>
              </w:r>
            </w:ins>
            <w:ins w:id="658" w:author="Flory Koole" w:date="2025-01-14T17:49:00Z" w16du:dateUtc="2025-01-14T16:49:00Z">
              <w:r w:rsidR="00F241C8">
                <w:t xml:space="preserve">; </w:t>
              </w:r>
            </w:ins>
            <w:ins w:id="659" w:author="Flory Koole" w:date="2025-01-14T18:11:00Z" w16du:dateUtc="2025-01-14T17:11:00Z">
              <w:r w:rsidR="00C34CD8">
                <w:t xml:space="preserve">6.3.7; </w:t>
              </w:r>
            </w:ins>
          </w:p>
          <w:p w14:paraId="6004157E" w14:textId="74630010" w:rsidR="00FA0B7A" w:rsidRDefault="00F241C8" w:rsidP="00083555">
            <w:pPr>
              <w:rPr>
                <w:ins w:id="660" w:author="Flory Koole" w:date="2025-01-14T11:30:00Z" w16du:dateUtc="2025-01-14T10:30:00Z"/>
              </w:rPr>
            </w:pPr>
            <w:ins w:id="661" w:author="Flory Koole" w:date="2025-01-14T17:49:00Z" w16du:dateUtc="2025-01-14T16:49:00Z">
              <w:r>
                <w:t>1</w:t>
              </w:r>
            </w:ins>
          </w:p>
        </w:tc>
        <w:tc>
          <w:tcPr>
            <w:tcW w:w="4880" w:type="dxa"/>
          </w:tcPr>
          <w:p w14:paraId="17B97D5C" w14:textId="1742E199" w:rsidR="00FA0B7A" w:rsidRDefault="00EE0E13" w:rsidP="00083555">
            <w:pPr>
              <w:rPr>
                <w:ins w:id="662" w:author="Flory Koole" w:date="2025-01-14T11:30:00Z" w16du:dateUtc="2025-01-14T10:30:00Z"/>
              </w:rPr>
            </w:pPr>
            <w:ins w:id="663" w:author="Flory Koole" w:date="2025-01-14T11:35:00Z" w16du:dateUtc="2025-01-14T10:35:00Z">
              <w:r>
                <w:t>Conversie</w:t>
              </w:r>
            </w:ins>
            <w:ins w:id="664" w:author="Flory Koole" w:date="2025-01-14T11:34:00Z" w16du:dateUtc="2025-01-14T10:34:00Z">
              <w:r>
                <w:t xml:space="preserve"> </w:t>
              </w:r>
            </w:ins>
            <w:ins w:id="665" w:author="Flory Koole" w:date="2025-01-14T11:35:00Z" w16du:dateUtc="2025-01-14T10:35:00Z">
              <w:r>
                <w:t>bijgewerkt n.a.v.</w:t>
              </w:r>
            </w:ins>
            <w:ins w:id="666" w:author="Flory Koole" w:date="2025-01-14T11:34:00Z" w16du:dateUtc="2025-01-14T10:34:00Z">
              <w:r>
                <w:t xml:space="preserve"> mails</w:t>
              </w:r>
            </w:ins>
            <w:ins w:id="667" w:author="Flory Koole" w:date="2025-01-14T17:49:00Z" w16du:dateUtc="2025-01-14T16:49:00Z">
              <w:r w:rsidR="00F241C8">
                <w:t xml:space="preserve">, ook </w:t>
              </w:r>
            </w:ins>
            <w:ins w:id="668" w:author="Flory Koole" w:date="2025-01-14T18:11:00Z" w16du:dateUtc="2025-01-14T17:11:00Z">
              <w:r w:rsidR="007F0820">
                <w:t xml:space="preserve">openstaande punten en vraagtekens opgenomen in </w:t>
              </w:r>
            </w:ins>
            <w:ins w:id="669" w:author="Flory Koole" w:date="2025-01-14T18:12:00Z" w16du:dateUtc="2025-01-14T17:12:00Z">
              <w:r w:rsidR="007F0820">
                <w:t xml:space="preserve">onderdeel </w:t>
              </w:r>
            </w:ins>
            <w:ins w:id="670" w:author="Flory Koole" w:date="2025-01-14T17:49:00Z" w16du:dateUtc="2025-01-14T16:49:00Z">
              <w:r w:rsidR="00F241C8">
                <w:t>Openstaand</w:t>
              </w:r>
            </w:ins>
          </w:p>
        </w:tc>
      </w:tr>
      <w:tr w:rsidR="00FA0B7A" w14:paraId="3147A3C3" w14:textId="77777777" w:rsidTr="00083555">
        <w:trPr>
          <w:ins w:id="671" w:author="Flory Koole" w:date="2025-01-14T11:30:00Z"/>
        </w:trPr>
        <w:tc>
          <w:tcPr>
            <w:tcW w:w="1353" w:type="dxa"/>
          </w:tcPr>
          <w:p w14:paraId="39CBBB94" w14:textId="523DE445" w:rsidR="00FA0B7A" w:rsidRDefault="001A0CBF" w:rsidP="00083555">
            <w:pPr>
              <w:rPr>
                <w:ins w:id="672" w:author="Flory Koole" w:date="2025-01-14T11:30:00Z" w16du:dateUtc="2025-01-14T10:30:00Z"/>
              </w:rPr>
            </w:pPr>
            <w:ins w:id="673" w:author="Flory Koole" w:date="2025-01-15T18:15:00Z" w16du:dateUtc="2025-01-15T17:15:00Z">
              <w:r>
                <w:t>PI2025.1</w:t>
              </w:r>
            </w:ins>
          </w:p>
        </w:tc>
        <w:tc>
          <w:tcPr>
            <w:tcW w:w="1560" w:type="dxa"/>
          </w:tcPr>
          <w:p w14:paraId="57E7E48C" w14:textId="6F1214CD" w:rsidR="00FA0B7A" w:rsidRDefault="008D02A1" w:rsidP="00083555">
            <w:pPr>
              <w:rPr>
                <w:ins w:id="674" w:author="Flory Koole" w:date="2025-01-14T11:30:00Z" w16du:dateUtc="2025-01-14T10:30:00Z"/>
              </w:rPr>
            </w:pPr>
            <w:r>
              <w:t>Flory Koole</w:t>
            </w:r>
          </w:p>
        </w:tc>
        <w:tc>
          <w:tcPr>
            <w:tcW w:w="1274" w:type="dxa"/>
          </w:tcPr>
          <w:p w14:paraId="7637A925" w14:textId="0986105F" w:rsidR="00FA0B7A" w:rsidRDefault="00A8377D" w:rsidP="00083555">
            <w:pPr>
              <w:rPr>
                <w:ins w:id="675" w:author="Flory Koole" w:date="2025-01-14T11:30:00Z" w16du:dateUtc="2025-01-14T10:30:00Z"/>
              </w:rPr>
            </w:pPr>
            <w:ins w:id="676" w:author="Flory Koole" w:date="2025-01-15T18:16:00Z" w16du:dateUtc="2025-01-15T17:16:00Z">
              <w:r>
                <w:t>di</w:t>
              </w:r>
              <w:r w:rsidR="00186502">
                <w:t>vers</w:t>
              </w:r>
            </w:ins>
          </w:p>
        </w:tc>
        <w:tc>
          <w:tcPr>
            <w:tcW w:w="4880" w:type="dxa"/>
          </w:tcPr>
          <w:p w14:paraId="5060EBEC" w14:textId="41383A10" w:rsidR="00FA0B7A" w:rsidRDefault="00A8377D" w:rsidP="00083555">
            <w:pPr>
              <w:rPr>
                <w:ins w:id="677" w:author="Flory Koole" w:date="2025-01-14T11:30:00Z" w16du:dateUtc="2025-01-14T10:30:00Z"/>
              </w:rPr>
            </w:pPr>
            <w:ins w:id="678" w:author="Flory Koole" w:date="2025-01-15T18:15:00Z" w16du:dateUtc="2025-01-15T17:15:00Z">
              <w:r>
                <w:t>Bijgewerkt n.a.v. ADO tickets</w:t>
              </w:r>
            </w:ins>
          </w:p>
        </w:tc>
      </w:tr>
      <w:tr w:rsidR="002D1E21" w14:paraId="202E6A2B" w14:textId="77777777" w:rsidTr="00083555">
        <w:tc>
          <w:tcPr>
            <w:tcW w:w="1353" w:type="dxa"/>
          </w:tcPr>
          <w:p w14:paraId="564F7A27" w14:textId="0B27E378" w:rsidR="002D1E21" w:rsidRDefault="008D02A1" w:rsidP="00083555">
            <w:r>
              <w:t>PI2025.3</w:t>
            </w:r>
          </w:p>
        </w:tc>
        <w:tc>
          <w:tcPr>
            <w:tcW w:w="1560" w:type="dxa"/>
          </w:tcPr>
          <w:p w14:paraId="420E01FC" w14:textId="4E2067C1" w:rsidR="002D1E21" w:rsidRDefault="008D02A1" w:rsidP="00083555">
            <w:r>
              <w:t>Flory Koole</w:t>
            </w:r>
          </w:p>
        </w:tc>
        <w:tc>
          <w:tcPr>
            <w:tcW w:w="1274" w:type="dxa"/>
          </w:tcPr>
          <w:p w14:paraId="2E6EF5E4" w14:textId="6F3C16EC" w:rsidR="002D1E21" w:rsidRDefault="008D02A1" w:rsidP="00083555">
            <w:r>
              <w:t>H12</w:t>
            </w:r>
          </w:p>
        </w:tc>
        <w:tc>
          <w:tcPr>
            <w:tcW w:w="4880" w:type="dxa"/>
          </w:tcPr>
          <w:p w14:paraId="71DC0165" w14:textId="5D7A8806" w:rsidR="002D1E21" w:rsidRDefault="008D02A1" w:rsidP="00083555">
            <w:r>
              <w:t>Vrijwillige voortzetting bijgewerkt</w:t>
            </w:r>
          </w:p>
        </w:tc>
      </w:tr>
    </w:tbl>
    <w:p w14:paraId="24624051" w14:textId="77777777" w:rsidR="00FA0B7A" w:rsidRDefault="00FA0B7A" w:rsidP="00FA0B7A">
      <w:pPr>
        <w:rPr>
          <w:ins w:id="679" w:author="Flory Koole" w:date="2025-01-14T11:30:00Z" w16du:dateUtc="2025-01-14T10:30:00Z"/>
        </w:rPr>
      </w:pPr>
    </w:p>
    <w:p w14:paraId="6FF64168" w14:textId="77777777" w:rsidR="00FA0B7A" w:rsidRPr="007B2CC8" w:rsidRDefault="00FA0B7A">
      <w:pPr>
        <w:pPrChange w:id="680" w:author="Flory Koole" w:date="2025-01-14T10:57:00Z" w16du:dateUtc="2025-01-14T09:57:00Z">
          <w:pPr>
            <w:pStyle w:val="Heading1"/>
            <w:numPr>
              <w:numId w:val="5"/>
            </w:numPr>
            <w:spacing w:line="240" w:lineRule="auto"/>
          </w:pPr>
        </w:pPrChange>
      </w:pPr>
    </w:p>
    <w:p w14:paraId="03561B3D" w14:textId="77777777" w:rsidR="009A7FE4" w:rsidRDefault="009A7FE4" w:rsidP="00AD541C">
      <w:pPr>
        <w:spacing w:line="240" w:lineRule="auto"/>
      </w:pPr>
    </w:p>
    <w:p w14:paraId="4D2AE5A1" w14:textId="77777777" w:rsidR="001A1FD9" w:rsidRDefault="001A1FD9" w:rsidP="00AD541C">
      <w:pPr>
        <w:spacing w:line="240" w:lineRule="auto"/>
        <w:rPr>
          <w:ins w:id="681" w:author="Flory Koole (F)" w:date="2025-09-22T14:54:00Z" w16du:dateUtc="2025-09-22T12:54:00Z"/>
        </w:rPr>
      </w:pPr>
    </w:p>
    <w:p w14:paraId="5C4320FD" w14:textId="77777777" w:rsidR="001A1FD9" w:rsidRDefault="001A1FD9" w:rsidP="00AD541C">
      <w:pPr>
        <w:spacing w:line="240" w:lineRule="auto"/>
        <w:rPr>
          <w:ins w:id="682" w:author="Flory Koole (F)" w:date="2025-09-22T14:54:00Z" w16du:dateUtc="2025-09-22T12:54:00Z"/>
        </w:rPr>
      </w:pPr>
    </w:p>
    <w:p w14:paraId="345317C5" w14:textId="77777777" w:rsidR="00A46863" w:rsidRDefault="00A46863">
      <w:pPr>
        <w:rPr>
          <w:ins w:id="683" w:author="Flory Koole (F)" w:date="2025-09-22T14:54:00Z" w16du:dateUtc="2025-09-22T12:54:00Z"/>
        </w:rPr>
      </w:pPr>
      <w:ins w:id="684" w:author="Flory Koole (F)" w:date="2025-09-22T14:54:00Z" w16du:dateUtc="2025-09-22T12:54:00Z">
        <w:r>
          <w:br w:type="page"/>
        </w:r>
      </w:ins>
    </w:p>
    <w:p w14:paraId="7FB45125" w14:textId="77777777" w:rsidR="00743CE9" w:rsidRDefault="00743CE9" w:rsidP="00743CE9">
      <w:pPr>
        <w:pStyle w:val="Heading1"/>
        <w:numPr>
          <w:ilvl w:val="0"/>
          <w:numId w:val="4"/>
        </w:numPr>
        <w:rPr>
          <w:ins w:id="685" w:author="Flory Koole (F)" w:date="2025-09-22T14:54:00Z" w16du:dateUtc="2025-09-22T12:54:00Z"/>
        </w:rPr>
      </w:pPr>
      <w:bookmarkStart w:id="686" w:name="_Toc152844325"/>
      <w:ins w:id="687" w:author="Flory Koole (F)" w:date="2025-09-22T14:54:00Z" w16du:dateUtc="2025-09-22T12:54:00Z">
        <w:r>
          <w:t>Generieke uitgangspunten</w:t>
        </w:r>
        <w:bookmarkEnd w:id="686"/>
      </w:ins>
    </w:p>
    <w:p w14:paraId="4399FE7D" w14:textId="77777777" w:rsidR="00743CE9" w:rsidRDefault="00743CE9" w:rsidP="00743CE9">
      <w:pPr>
        <w:rPr>
          <w:ins w:id="688" w:author="Flory Koole (F)" w:date="2025-09-22T14:54:00Z" w16du:dateUtc="2025-09-22T12:54:00Z"/>
        </w:rPr>
      </w:pPr>
    </w:p>
    <w:p w14:paraId="05C4D99B" w14:textId="77777777" w:rsidR="00743CE9" w:rsidRDefault="00743CE9" w:rsidP="00743CE9">
      <w:pPr>
        <w:pStyle w:val="Heading2"/>
        <w:numPr>
          <w:ilvl w:val="1"/>
          <w:numId w:val="4"/>
        </w:numPr>
        <w:rPr>
          <w:ins w:id="689" w:author="Flory Koole (F)" w:date="2025-09-22T14:54:00Z" w16du:dateUtc="2025-09-22T12:54:00Z"/>
        </w:rPr>
      </w:pPr>
      <w:bookmarkStart w:id="690" w:name="_Toc152844326"/>
      <w:ins w:id="691" w:author="Flory Koole (F)" w:date="2025-09-22T14:54:00Z" w16du:dateUtc="2025-09-22T12:54:00Z">
        <w:r>
          <w:t>STP administratie</w:t>
        </w:r>
        <w:bookmarkEnd w:id="690"/>
      </w:ins>
    </w:p>
    <w:p w14:paraId="6BDCBAC4" w14:textId="77777777" w:rsidR="00743CE9" w:rsidRDefault="00743CE9" w:rsidP="00743CE9">
      <w:pPr>
        <w:rPr>
          <w:ins w:id="692" w:author="Flory Koole (F)" w:date="2025-09-22T14:54:00Z" w16du:dateUtc="2025-09-22T12:54:00Z"/>
        </w:rPr>
      </w:pPr>
      <w:ins w:id="693" w:author="Flory Koole (F)" w:date="2025-09-22T14:54:00Z" w16du:dateUtc="2025-09-22T12:54:00Z">
        <w:r>
          <w:t xml:space="preserve">Een van de belangrijke uitgangspunten van AllVida/Qwik is dat dit (waar mogelijk) een STP administratie is.  Dit betekent dat wat geautomatiseerd verwerkt kan worden, automatisch en direct verwerkt wordt na het aanbieden van data of opdrachten. In een collectieve pensioenadministratie betekent dit o.a. dat dienstverbandgegevens (kunnen) worden verwerkt middels UPA aanlevering en mutaties m.b.t. arbeidsongeschiktheid via SUAG. Een kenmerk van de werking van UPA en SUAG is dat bij TWK aanlevering alle mutaties vanaf de eerste aanlevering opnieuw aangeleverd worden en eerdere aanleveringen moeten vervallen. Hiervoor wordt de bron van de aanlevering meegegeven, bijvoorbeeld UPA of SUAG. Bij elke levering van UPA worden aanleveringen met TWK als eerste van de dag geplaatst, worden oude UPA gebeurtenissen teruggedraaid en </w:t>
        </w:r>
        <w:r>
          <w:rPr>
            <w:u w:val="single"/>
          </w:rPr>
          <w:t>niet</w:t>
        </w:r>
        <w:r>
          <w:t xml:space="preserve"> opnieuw opgevoerd en oude niet-UPA gebeurtenissen teruggedraaid en </w:t>
        </w:r>
        <w:r>
          <w:rPr>
            <w:u w:val="single"/>
          </w:rPr>
          <w:t>wel</w:t>
        </w:r>
        <w:r>
          <w:t xml:space="preserve"> opnieuw opgevoerd. Eenzelfde werking geldt voor SUAG. Op deze manier wordt een correcte werking van UPA en SUAG gegarandeerd. Deze werkwijze heeft als consequentie dat volgorde van gebeurtenissen op dezelfde versiedatum geen rol mag spelen. Uitgangspunt is dat volgorde van gebeurtenissen niet tot verschil in uitkomsten leidt en dat hiervoor gebruik van de vorige stand en tijdsevenredig opgebouwde rechten altijd leiden tot juiste uitkomsten. Toevoeging hierbij is dat overlijden en einde relatie altijd als eerste van de dag worden geplaatst. Indien voor een klant van deze standaard werking afgeweken moet worden, zal dit moeten worden opgelost met maatwerk (voorbeeld </w:t>
        </w:r>
        <w:r>
          <w:rPr>
            <w:highlight w:val="yellow"/>
          </w:rPr>
          <w:t>ADP specifiek</w:t>
        </w:r>
        <w:r>
          <w:t>: indexatie niet over eenmalige opbouw op dezelfde dag).</w:t>
        </w:r>
      </w:ins>
    </w:p>
    <w:p w14:paraId="0DF5D888" w14:textId="77777777" w:rsidR="00743CE9" w:rsidRDefault="00743CE9" w:rsidP="00743CE9">
      <w:pPr>
        <w:rPr>
          <w:ins w:id="694" w:author="Flory Koole (F)" w:date="2025-09-22T14:54:00Z" w16du:dateUtc="2025-09-22T12:54:00Z"/>
        </w:rPr>
      </w:pPr>
    </w:p>
    <w:p w14:paraId="2B809F77" w14:textId="77777777" w:rsidR="00743CE9" w:rsidRDefault="00743CE9" w:rsidP="00743CE9">
      <w:pPr>
        <w:pStyle w:val="Heading3"/>
        <w:numPr>
          <w:ilvl w:val="2"/>
          <w:numId w:val="5"/>
        </w:numPr>
        <w:rPr>
          <w:ins w:id="695" w:author="Flory Koole (F)" w:date="2025-09-22T14:54:00Z" w16du:dateUtc="2025-09-22T12:54:00Z"/>
        </w:rPr>
      </w:pPr>
      <w:bookmarkStart w:id="696" w:name="_Toc152844327"/>
      <w:ins w:id="697" w:author="Flory Koole (F)" w:date="2025-09-22T14:54:00Z" w16du:dateUtc="2025-09-22T12:54:00Z">
        <w:r>
          <w:t>Volgorde gebeurtenissen</w:t>
        </w:r>
        <w:bookmarkEnd w:id="696"/>
      </w:ins>
    </w:p>
    <w:p w14:paraId="00726BB4" w14:textId="77777777" w:rsidR="00743CE9" w:rsidRDefault="00743CE9" w:rsidP="00743CE9">
      <w:pPr>
        <w:rPr>
          <w:ins w:id="698" w:author="Flory Koole (F)" w:date="2025-09-22T14:54:00Z" w16du:dateUtc="2025-09-22T12:54:00Z"/>
          <w:b/>
          <w:bCs/>
          <w:u w:val="single"/>
        </w:rPr>
      </w:pPr>
      <w:ins w:id="699" w:author="Flory Koole (F)" w:date="2025-09-22T14:54:00Z" w16du:dateUtc="2025-09-22T12:54:00Z">
        <w:r>
          <w:t>Voor de duidelijkheid wordt nog een puntsgewijs overzicht gegeven m.b.t. volgorde gebeurtenissen in Vida:</w:t>
        </w:r>
      </w:ins>
    </w:p>
    <w:p w14:paraId="409A9934" w14:textId="77777777" w:rsidR="00743CE9" w:rsidRDefault="00743CE9" w:rsidP="00743CE9">
      <w:pPr>
        <w:pStyle w:val="ListParagraph"/>
        <w:numPr>
          <w:ilvl w:val="0"/>
          <w:numId w:val="82"/>
        </w:numPr>
        <w:spacing w:before="0" w:after="0" w:line="240" w:lineRule="auto"/>
        <w:rPr>
          <w:ins w:id="700" w:author="Flory Koole (F)" w:date="2025-09-22T14:54:00Z" w16du:dateUtc="2025-09-22T12:54:00Z"/>
          <w:rFonts w:eastAsia="Times New Roman"/>
        </w:rPr>
      </w:pPr>
      <w:ins w:id="701" w:author="Flory Koole (F)" w:date="2025-09-22T14:54:00Z" w16du:dateUtc="2025-09-22T12:54:00Z">
        <w:r>
          <w:rPr>
            <w:rFonts w:eastAsia="Times New Roman"/>
          </w:rPr>
          <w:t>Op volgorde van versiedatum, met volledige ondersteuning van TWK</w:t>
        </w:r>
      </w:ins>
    </w:p>
    <w:p w14:paraId="05F43E4E" w14:textId="77777777" w:rsidR="00743CE9" w:rsidRDefault="00743CE9" w:rsidP="00743CE9">
      <w:pPr>
        <w:pStyle w:val="ListParagraph"/>
        <w:numPr>
          <w:ilvl w:val="0"/>
          <w:numId w:val="82"/>
        </w:numPr>
        <w:spacing w:before="0" w:after="0" w:line="240" w:lineRule="auto"/>
        <w:rPr>
          <w:ins w:id="702" w:author="Flory Koole (F)" w:date="2025-09-22T14:54:00Z" w16du:dateUtc="2025-09-22T12:54:00Z"/>
          <w:rFonts w:eastAsia="Times New Roman"/>
        </w:rPr>
      </w:pPr>
      <w:ins w:id="703" w:author="Flory Koole (F)" w:date="2025-09-22T14:54:00Z" w16du:dateUtc="2025-09-22T12:54:00Z">
        <w:r>
          <w:rPr>
            <w:rFonts w:eastAsia="Times New Roman"/>
          </w:rPr>
          <w:t>Bij meerdere gebeurtenissen op 1 versiedatum: volgorde van aanleveren, waarbij een later aangeleverde mutatie in principe als laatste van de dag wordt gezet. Uitzonderingen hierop:</w:t>
        </w:r>
      </w:ins>
    </w:p>
    <w:p w14:paraId="0606F02F" w14:textId="77777777" w:rsidR="00743CE9" w:rsidRDefault="00743CE9" w:rsidP="00743CE9">
      <w:pPr>
        <w:pStyle w:val="ListParagraph"/>
        <w:numPr>
          <w:ilvl w:val="1"/>
          <w:numId w:val="82"/>
        </w:numPr>
        <w:spacing w:before="0" w:after="0" w:line="240" w:lineRule="auto"/>
        <w:rPr>
          <w:ins w:id="704" w:author="Flory Koole (F)" w:date="2025-09-22T14:54:00Z" w16du:dateUtc="2025-09-22T12:54:00Z"/>
          <w:rFonts w:eastAsia="Times New Roman"/>
        </w:rPr>
      </w:pPr>
      <w:ins w:id="705" w:author="Flory Koole (F)" w:date="2025-09-22T14:54:00Z" w16du:dateUtc="2025-09-22T12:54:00Z">
        <w:r>
          <w:rPr>
            <w:rFonts w:eastAsia="Times New Roman"/>
          </w:rPr>
          <w:t>Overlijden en einde relatie worden altijd als eerste van de dag geplaatst</w:t>
        </w:r>
      </w:ins>
    </w:p>
    <w:p w14:paraId="5338F73E" w14:textId="77777777" w:rsidR="00743CE9" w:rsidRDefault="00743CE9" w:rsidP="00743CE9">
      <w:pPr>
        <w:pStyle w:val="ListParagraph"/>
        <w:numPr>
          <w:ilvl w:val="1"/>
          <w:numId w:val="82"/>
        </w:numPr>
        <w:spacing w:before="0" w:after="0" w:line="240" w:lineRule="auto"/>
        <w:rPr>
          <w:ins w:id="706" w:author="Flory Koole (F)" w:date="2025-09-22T14:54:00Z" w16du:dateUtc="2025-09-22T12:54:00Z"/>
          <w:rFonts w:eastAsia="Times New Roman"/>
        </w:rPr>
      </w:pPr>
      <w:ins w:id="707" w:author="Flory Koole (F)" w:date="2025-09-22T14:54:00Z" w16du:dateUtc="2025-09-22T12:54:00Z">
        <w:r>
          <w:rPr>
            <w:rFonts w:eastAsia="Times New Roman"/>
          </w:rPr>
          <w:t>Aanleveringen door UPA en SUAG worden als eerste van de dag geplaatst om eventueel eerder aangeleverde gegevens vanuit diezelfde bron (UPA/SUAG) TWK te maken (“te verwijderen”). Hierbij is ervoor gezorgd dat er geen “loop van plaatsen op 1</w:t>
        </w:r>
        <w:r>
          <w:rPr>
            <w:rFonts w:eastAsia="Times New Roman"/>
            <w:vertAlign w:val="superscript"/>
          </w:rPr>
          <w:t>e</w:t>
        </w:r>
        <w:r>
          <w:rPr>
            <w:rFonts w:eastAsia="Times New Roman"/>
          </w:rPr>
          <w:t xml:space="preserve"> van de dag” is. De volgorde van aanleveren zorgt uiteindelijk voor de volgorde in de administratie: als op een versiedatum eerst een UPA aanlevering is en daarna een SUAG, dan staat uiteindelijk de SUAG gebeurtenis vooraan. Als eerst de SUAG wordt verwerkt en daarna de UPA, staat uiteindelijk de UPA gebeurtenis vooraan </w:t>
        </w:r>
      </w:ins>
    </w:p>
    <w:p w14:paraId="4B71D9E4" w14:textId="77777777" w:rsidR="00743CE9" w:rsidRDefault="00743CE9" w:rsidP="00743CE9">
      <w:pPr>
        <w:pStyle w:val="ListParagraph"/>
        <w:numPr>
          <w:ilvl w:val="1"/>
          <w:numId w:val="82"/>
        </w:numPr>
        <w:spacing w:before="0" w:after="0" w:line="240" w:lineRule="auto"/>
        <w:rPr>
          <w:ins w:id="708" w:author="Flory Koole (F)" w:date="2025-09-22T14:54:00Z" w16du:dateUtc="2025-09-22T12:54:00Z"/>
          <w:rFonts w:eastAsia="Times New Roman"/>
        </w:rPr>
      </w:pPr>
      <w:ins w:id="709" w:author="Flory Koole (F)" w:date="2025-09-22T14:54:00Z" w16du:dateUtc="2025-09-22T12:54:00Z">
        <w:r>
          <w:rPr>
            <w:rFonts w:eastAsia="Times New Roman"/>
          </w:rPr>
          <w:t>Reglementswijzigingen worden niet TWK bij het plaatsen van een andere gebeurtenis op dezelfde versiedatum</w:t>
        </w:r>
      </w:ins>
    </w:p>
    <w:p w14:paraId="69C0EDE5" w14:textId="77777777" w:rsidR="00743CE9" w:rsidRDefault="00743CE9" w:rsidP="00743CE9">
      <w:pPr>
        <w:pStyle w:val="ListParagraph"/>
        <w:numPr>
          <w:ilvl w:val="0"/>
          <w:numId w:val="82"/>
        </w:numPr>
        <w:spacing w:before="0" w:after="0" w:line="240" w:lineRule="auto"/>
        <w:rPr>
          <w:ins w:id="710" w:author="Flory Koole (F)" w:date="2025-09-22T14:54:00Z" w16du:dateUtc="2025-09-22T12:54:00Z"/>
          <w:rFonts w:eastAsia="Times New Roman"/>
        </w:rPr>
      </w:pPr>
      <w:ins w:id="711" w:author="Flory Koole (F)" w:date="2025-09-22T14:54:00Z" w16du:dateUtc="2025-09-22T12:54:00Z">
        <w:r>
          <w:rPr>
            <w:rFonts w:eastAsia="Times New Roman"/>
          </w:rPr>
          <w:t>De volgorde van meerdere gebeurtenissen op dezelfde versiedatum maakt niet uit: de uitkomsten zijn aan het einde van de dag hetzelfde</w:t>
        </w:r>
      </w:ins>
    </w:p>
    <w:p w14:paraId="297363E0" w14:textId="77777777" w:rsidR="00743CE9" w:rsidRDefault="00743CE9" w:rsidP="00743CE9">
      <w:pPr>
        <w:pStyle w:val="ListParagraph"/>
        <w:numPr>
          <w:ilvl w:val="1"/>
          <w:numId w:val="82"/>
        </w:numPr>
        <w:spacing w:before="0" w:after="0" w:line="240" w:lineRule="auto"/>
        <w:rPr>
          <w:ins w:id="712" w:author="Flory Koole (F)" w:date="2025-09-22T14:54:00Z" w16du:dateUtc="2025-09-22T12:54:00Z"/>
          <w:rFonts w:eastAsia="Times New Roman"/>
        </w:rPr>
      </w:pPr>
      <w:ins w:id="713" w:author="Flory Koole (F)" w:date="2025-09-22T14:54:00Z" w16du:dateUtc="2025-09-22T12:54:00Z">
        <w:r>
          <w:rPr>
            <w:rFonts w:eastAsia="Times New Roman"/>
          </w:rPr>
          <w:t xml:space="preserve">Onderkende aanpassing hiervoor t.b.v. </w:t>
        </w:r>
        <w:r>
          <w:rPr>
            <w:rFonts w:eastAsia="Times New Roman"/>
            <w:highlight w:val="yellow"/>
          </w:rPr>
          <w:t>ADP specifiek</w:t>
        </w:r>
        <w:r>
          <w:rPr>
            <w:rFonts w:eastAsia="Times New Roman"/>
          </w:rPr>
          <w:t>: middels een aparte software functie wordt ervoor gezorgd dat over opbouw over eenmalig bedrag vanuit UPA op dezelfde versiedatum als de indexatie niet geïndexeerd wordt, ook als deze opbouw meegenomen is in flexibilisering bij pensionering op dezelfde dag als de indexatie</w:t>
        </w:r>
      </w:ins>
    </w:p>
    <w:p w14:paraId="4ACB619D" w14:textId="77777777" w:rsidR="00743CE9" w:rsidRDefault="00743CE9" w:rsidP="00743CE9">
      <w:pPr>
        <w:pStyle w:val="ListParagraph"/>
        <w:numPr>
          <w:ilvl w:val="0"/>
          <w:numId w:val="82"/>
        </w:numPr>
        <w:spacing w:before="0" w:after="0" w:line="240" w:lineRule="auto"/>
        <w:rPr>
          <w:ins w:id="714" w:author="Flory Koole (F)" w:date="2025-09-22T14:54:00Z" w16du:dateUtc="2025-09-22T12:54:00Z"/>
          <w:rFonts w:eastAsia="Times New Roman"/>
        </w:rPr>
      </w:pPr>
      <w:ins w:id="715" w:author="Flory Koole (F)" w:date="2025-09-22T14:54:00Z" w16du:dateUtc="2025-09-22T12:54:00Z">
        <w:r>
          <w:rPr>
            <w:rFonts w:eastAsia="Times New Roman"/>
          </w:rPr>
          <w:t>Extra toelichting voor combinaties met indexatie en pensionering (beide geen uitzondering), afhankelijk van de volgorde:</w:t>
        </w:r>
      </w:ins>
    </w:p>
    <w:p w14:paraId="776CAAAF" w14:textId="77777777" w:rsidR="00743CE9" w:rsidRDefault="00743CE9" w:rsidP="00743CE9">
      <w:pPr>
        <w:pStyle w:val="ListParagraph"/>
        <w:numPr>
          <w:ilvl w:val="1"/>
          <w:numId w:val="82"/>
        </w:numPr>
        <w:spacing w:before="0" w:after="0" w:line="240" w:lineRule="auto"/>
        <w:rPr>
          <w:ins w:id="716" w:author="Flory Koole (F)" w:date="2025-09-22T14:54:00Z" w16du:dateUtc="2025-09-22T12:54:00Z"/>
        </w:rPr>
      </w:pPr>
      <w:ins w:id="717" w:author="Flory Koole (F)" w:date="2025-09-22T14:54:00Z" w16du:dateUtc="2025-09-22T12:54:00Z">
        <w:r>
          <w:t xml:space="preserve">Eerst indexatie dan pensionering: indexatie gebeurt op AC/PV deelnemer  </w:t>
        </w:r>
      </w:ins>
    </w:p>
    <w:p w14:paraId="1EDCF5EF" w14:textId="77777777" w:rsidR="00743CE9" w:rsidRDefault="00743CE9" w:rsidP="00743CE9">
      <w:pPr>
        <w:pStyle w:val="ListParagraph"/>
        <w:numPr>
          <w:ilvl w:val="1"/>
          <w:numId w:val="82"/>
        </w:numPr>
        <w:spacing w:before="0" w:after="0" w:line="240" w:lineRule="auto"/>
        <w:rPr>
          <w:ins w:id="718" w:author="Flory Koole (F)" w:date="2025-09-22T14:54:00Z" w16du:dateUtc="2025-09-22T12:54:00Z"/>
        </w:rPr>
      </w:pPr>
      <w:ins w:id="719" w:author="Flory Koole (F)" w:date="2025-09-22T14:54:00Z" w16du:dateUtc="2025-09-22T12:54:00Z">
        <w:r>
          <w:t>Eerst  pensionering daarna index: indexatie gebeurt op de IP deelnemer. Deze zal het vaakst voorkomen, omdat pensionering vooraf wordt aangemaakt i.v.m. uitkeren en indexatie in de tijd achteraf wordt doorgevoerd</w:t>
        </w:r>
      </w:ins>
    </w:p>
    <w:p w14:paraId="1DD39D21" w14:textId="77777777" w:rsidR="00743CE9" w:rsidRDefault="00743CE9" w:rsidP="00743CE9">
      <w:pPr>
        <w:rPr>
          <w:ins w:id="720" w:author="Flory Koole (F)" w:date="2025-09-22T14:54:00Z" w16du:dateUtc="2025-09-22T12:54:00Z"/>
        </w:rPr>
      </w:pPr>
    </w:p>
    <w:p w14:paraId="5A3FC385" w14:textId="77777777" w:rsidR="00743CE9" w:rsidRDefault="00743CE9" w:rsidP="00743CE9">
      <w:pPr>
        <w:pStyle w:val="Heading4"/>
        <w:numPr>
          <w:ilvl w:val="3"/>
          <w:numId w:val="5"/>
        </w:numPr>
        <w:rPr>
          <w:ins w:id="721" w:author="Flory Koole (F)" w:date="2025-09-22T14:54:00Z" w16du:dateUtc="2025-09-22T12:54:00Z"/>
        </w:rPr>
      </w:pPr>
      <w:ins w:id="722" w:author="Flory Koole (F)" w:date="2025-09-22T14:54:00Z" w16du:dateUtc="2025-09-22T12:54:00Z">
        <w:r>
          <w:t>Voorbeelden</w:t>
        </w:r>
      </w:ins>
    </w:p>
    <w:p w14:paraId="5B3C988F" w14:textId="77777777" w:rsidR="00743CE9" w:rsidRDefault="00743CE9" w:rsidP="00743CE9">
      <w:pPr>
        <w:rPr>
          <w:ins w:id="723" w:author="Flory Koole (F)" w:date="2025-09-22T14:54:00Z" w16du:dateUtc="2025-09-22T12:54:00Z"/>
        </w:rPr>
      </w:pPr>
      <w:ins w:id="724" w:author="Flory Koole (F)" w:date="2025-09-22T14:54:00Z" w16du:dateUtc="2025-09-22T12:54:00Z">
        <w:r>
          <w:t>Onderstaande voorbeelden zijn ter illustratie van de volgorde van gebeurtenissen op dezelfde versiedatum (tenzij expliciet anders gemeld):</w:t>
        </w:r>
      </w:ins>
    </w:p>
    <w:p w14:paraId="3EB59E96" w14:textId="77777777" w:rsidR="00743CE9" w:rsidRDefault="00743CE9" w:rsidP="00743CE9">
      <w:pPr>
        <w:pStyle w:val="ListParagraph"/>
        <w:numPr>
          <w:ilvl w:val="0"/>
          <w:numId w:val="83"/>
        </w:numPr>
        <w:spacing w:before="0" w:after="0" w:line="240" w:lineRule="auto"/>
        <w:rPr>
          <w:ins w:id="725" w:author="Flory Koole (F)" w:date="2025-09-22T14:54:00Z" w16du:dateUtc="2025-09-22T12:54:00Z"/>
          <w:rFonts w:eastAsia="Times New Roman"/>
        </w:rPr>
      </w:pPr>
      <w:ins w:id="726" w:author="Flory Koole (F)" w:date="2025-09-22T14:54:00Z" w16du:dateUtc="2025-09-22T12:54:00Z">
        <w:r>
          <w:rPr>
            <w:rFonts w:eastAsia="Times New Roman"/>
          </w:rPr>
          <w:t>Volgorde 1a (deelnemer heeft partner)</w:t>
        </w:r>
      </w:ins>
    </w:p>
    <w:p w14:paraId="5891A4E7" w14:textId="77777777" w:rsidR="00743CE9" w:rsidRDefault="00743CE9" w:rsidP="00743CE9">
      <w:pPr>
        <w:pStyle w:val="ListParagraph"/>
        <w:numPr>
          <w:ilvl w:val="1"/>
          <w:numId w:val="83"/>
        </w:numPr>
        <w:spacing w:before="0" w:after="0" w:line="240" w:lineRule="auto"/>
        <w:rPr>
          <w:ins w:id="727" w:author="Flory Koole (F)" w:date="2025-09-22T14:54:00Z" w16du:dateUtc="2025-09-22T12:54:00Z"/>
          <w:rFonts w:eastAsia="Times New Roman"/>
        </w:rPr>
      </w:pPr>
      <w:ins w:id="728" w:author="Flory Koole (F)" w:date="2025-09-22T14:54:00Z" w16du:dateUtc="2025-09-22T12:54:00Z">
        <w:r>
          <w:rPr>
            <w:rFonts w:eastAsia="Times New Roman"/>
          </w:rPr>
          <w:t>Salaris via UPA</w:t>
        </w:r>
      </w:ins>
    </w:p>
    <w:p w14:paraId="66700589" w14:textId="77777777" w:rsidR="00743CE9" w:rsidRDefault="00743CE9" w:rsidP="00743CE9">
      <w:pPr>
        <w:pStyle w:val="ListParagraph"/>
        <w:numPr>
          <w:ilvl w:val="1"/>
          <w:numId w:val="83"/>
        </w:numPr>
        <w:spacing w:before="0" w:after="0" w:line="240" w:lineRule="auto"/>
        <w:rPr>
          <w:ins w:id="729" w:author="Flory Koole (F)" w:date="2025-09-22T14:54:00Z" w16du:dateUtc="2025-09-22T12:54:00Z"/>
          <w:rFonts w:eastAsia="Times New Roman"/>
        </w:rPr>
      </w:pPr>
      <w:ins w:id="730" w:author="Flory Koole (F)" w:date="2025-09-22T14:54:00Z" w16du:dateUtc="2025-09-22T12:54:00Z">
        <w:r>
          <w:rPr>
            <w:rFonts w:eastAsia="Times New Roman"/>
          </w:rPr>
          <w:t>Overlijden (1</w:t>
        </w:r>
        <w:r>
          <w:rPr>
            <w:rFonts w:eastAsia="Times New Roman"/>
            <w:vertAlign w:val="superscript"/>
          </w:rPr>
          <w:t>e</w:t>
        </w:r>
        <w:r>
          <w:rPr>
            <w:rFonts w:eastAsia="Times New Roman"/>
          </w:rPr>
          <w:t xml:space="preserve"> vd dag, geen heropvoer salaris)</w:t>
        </w:r>
      </w:ins>
    </w:p>
    <w:p w14:paraId="72914DE1" w14:textId="77777777" w:rsidR="00743CE9" w:rsidRDefault="00743CE9" w:rsidP="00743CE9">
      <w:pPr>
        <w:pStyle w:val="ListParagraph"/>
        <w:numPr>
          <w:ilvl w:val="0"/>
          <w:numId w:val="83"/>
        </w:numPr>
        <w:spacing w:before="0" w:after="0" w:line="240" w:lineRule="auto"/>
        <w:rPr>
          <w:ins w:id="731" w:author="Flory Koole (F)" w:date="2025-09-22T14:54:00Z" w16du:dateUtc="2025-09-22T12:54:00Z"/>
          <w:rFonts w:eastAsia="Times New Roman"/>
        </w:rPr>
      </w:pPr>
      <w:ins w:id="732" w:author="Flory Koole (F)" w:date="2025-09-22T14:54:00Z" w16du:dateUtc="2025-09-22T12:54:00Z">
        <w:r>
          <w:rPr>
            <w:rFonts w:eastAsia="Times New Roman"/>
          </w:rPr>
          <w:t>Volgorde 1b (deelnemer heeft partner)</w:t>
        </w:r>
      </w:ins>
    </w:p>
    <w:p w14:paraId="4B65AD45" w14:textId="77777777" w:rsidR="00743CE9" w:rsidRDefault="00743CE9" w:rsidP="00743CE9">
      <w:pPr>
        <w:pStyle w:val="ListParagraph"/>
        <w:numPr>
          <w:ilvl w:val="1"/>
          <w:numId w:val="83"/>
        </w:numPr>
        <w:spacing w:before="0" w:after="0" w:line="240" w:lineRule="auto"/>
        <w:rPr>
          <w:ins w:id="733" w:author="Flory Koole (F)" w:date="2025-09-22T14:54:00Z" w16du:dateUtc="2025-09-22T12:54:00Z"/>
          <w:rFonts w:eastAsia="Times New Roman"/>
        </w:rPr>
      </w:pPr>
      <w:ins w:id="734" w:author="Flory Koole (F)" w:date="2025-09-22T14:54:00Z" w16du:dateUtc="2025-09-22T12:54:00Z">
        <w:r>
          <w:rPr>
            <w:rFonts w:eastAsia="Times New Roman"/>
          </w:rPr>
          <w:t>Overlijden</w:t>
        </w:r>
      </w:ins>
    </w:p>
    <w:p w14:paraId="16B505B6" w14:textId="77777777" w:rsidR="00743CE9" w:rsidRDefault="00743CE9" w:rsidP="00743CE9">
      <w:pPr>
        <w:pStyle w:val="ListParagraph"/>
        <w:numPr>
          <w:ilvl w:val="1"/>
          <w:numId w:val="83"/>
        </w:numPr>
        <w:spacing w:before="0" w:after="0" w:line="240" w:lineRule="auto"/>
        <w:rPr>
          <w:ins w:id="735" w:author="Flory Koole (F)" w:date="2025-09-22T14:54:00Z" w16du:dateUtc="2025-09-22T12:54:00Z"/>
          <w:rFonts w:eastAsia="Times New Roman"/>
        </w:rPr>
      </w:pPr>
      <w:ins w:id="736" w:author="Flory Koole (F)" w:date="2025-09-22T14:54:00Z" w16du:dateUtc="2025-09-22T12:54:00Z">
        <w:r>
          <w:rPr>
            <w:rFonts w:eastAsia="Times New Roman"/>
          </w:rPr>
          <w:t>Salaris via UPA (wordt niet verwerkt op dag overlijden, dus uitval)</w:t>
        </w:r>
      </w:ins>
    </w:p>
    <w:p w14:paraId="39A8E232" w14:textId="77777777" w:rsidR="00743CE9" w:rsidRDefault="00743CE9" w:rsidP="00743CE9">
      <w:pPr>
        <w:pStyle w:val="ListParagraph"/>
        <w:numPr>
          <w:ilvl w:val="0"/>
          <w:numId w:val="83"/>
        </w:numPr>
        <w:spacing w:before="0" w:after="0" w:line="240" w:lineRule="auto"/>
        <w:rPr>
          <w:ins w:id="737" w:author="Flory Koole (F)" w:date="2025-09-22T14:54:00Z" w16du:dateUtc="2025-09-22T12:54:00Z"/>
          <w:rFonts w:eastAsia="Times New Roman"/>
        </w:rPr>
      </w:pPr>
      <w:ins w:id="738" w:author="Flory Koole (F)" w:date="2025-09-22T14:54:00Z" w16du:dateUtc="2025-09-22T12:54:00Z">
        <w:r>
          <w:rPr>
            <w:rFonts w:eastAsia="Times New Roman"/>
          </w:rPr>
          <w:t>Volgorde 1c (deelnemer heeft partner)</w:t>
        </w:r>
      </w:ins>
    </w:p>
    <w:p w14:paraId="1EFA7228" w14:textId="77777777" w:rsidR="00743CE9" w:rsidRDefault="00743CE9" w:rsidP="00743CE9">
      <w:pPr>
        <w:pStyle w:val="ListParagraph"/>
        <w:numPr>
          <w:ilvl w:val="1"/>
          <w:numId w:val="83"/>
        </w:numPr>
        <w:spacing w:before="0" w:after="0" w:line="240" w:lineRule="auto"/>
        <w:rPr>
          <w:ins w:id="739" w:author="Flory Koole (F)" w:date="2025-09-22T14:54:00Z" w16du:dateUtc="2025-09-22T12:54:00Z"/>
          <w:rFonts w:eastAsia="Times New Roman"/>
        </w:rPr>
      </w:pPr>
      <w:ins w:id="740" w:author="Flory Koole (F)" w:date="2025-09-22T14:54:00Z" w16du:dateUtc="2025-09-22T12:54:00Z">
        <w:r>
          <w:rPr>
            <w:rFonts w:eastAsia="Times New Roman"/>
          </w:rPr>
          <w:t>Overlijden</w:t>
        </w:r>
      </w:ins>
    </w:p>
    <w:p w14:paraId="08FA21C8" w14:textId="77777777" w:rsidR="00743CE9" w:rsidRDefault="00743CE9" w:rsidP="00743CE9">
      <w:pPr>
        <w:pStyle w:val="ListParagraph"/>
        <w:numPr>
          <w:ilvl w:val="1"/>
          <w:numId w:val="83"/>
        </w:numPr>
        <w:spacing w:before="0" w:after="0" w:line="240" w:lineRule="auto"/>
        <w:rPr>
          <w:ins w:id="741" w:author="Flory Koole (F)" w:date="2025-09-22T14:54:00Z" w16du:dateUtc="2025-09-22T12:54:00Z"/>
          <w:rFonts w:eastAsia="Times New Roman"/>
        </w:rPr>
      </w:pPr>
      <w:ins w:id="742" w:author="Flory Koole (F)" w:date="2025-09-22T14:54:00Z" w16du:dateUtc="2025-09-22T12:54:00Z">
        <w:r>
          <w:rPr>
            <w:rFonts w:eastAsia="Times New Roman"/>
          </w:rPr>
          <w:t xml:space="preserve">Salaris via UPA </w:t>
        </w:r>
        <w:r>
          <w:rPr>
            <w:rFonts w:eastAsia="Times New Roman"/>
            <w:i/>
            <w:iCs/>
            <w:u w:val="single"/>
          </w:rPr>
          <w:t>voor</w:t>
        </w:r>
        <w:r>
          <w:rPr>
            <w:rFonts w:eastAsia="Times New Roman"/>
          </w:rPr>
          <w:t xml:space="preserve"> dag overlijden (wordt wel doorgevoerd, heropvoer overlijden en evt correctie IPPAR)</w:t>
        </w:r>
      </w:ins>
    </w:p>
    <w:p w14:paraId="7EEEA070" w14:textId="77777777" w:rsidR="00743CE9" w:rsidRDefault="00743CE9" w:rsidP="00743CE9">
      <w:pPr>
        <w:pStyle w:val="ListParagraph"/>
        <w:numPr>
          <w:ilvl w:val="0"/>
          <w:numId w:val="83"/>
        </w:numPr>
        <w:spacing w:before="0" w:after="0" w:line="240" w:lineRule="auto"/>
        <w:rPr>
          <w:ins w:id="743" w:author="Flory Koole (F)" w:date="2025-09-22T14:54:00Z" w16du:dateUtc="2025-09-22T12:54:00Z"/>
          <w:rFonts w:eastAsia="Times New Roman"/>
        </w:rPr>
      </w:pPr>
      <w:ins w:id="744" w:author="Flory Koole (F)" w:date="2025-09-22T14:54:00Z" w16du:dateUtc="2025-09-22T12:54:00Z">
        <w:r>
          <w:rPr>
            <w:rFonts w:eastAsia="Times New Roman"/>
          </w:rPr>
          <w:t>Volgorde 2a</w:t>
        </w:r>
      </w:ins>
    </w:p>
    <w:p w14:paraId="238DDE07" w14:textId="77777777" w:rsidR="00743CE9" w:rsidRDefault="00743CE9" w:rsidP="00743CE9">
      <w:pPr>
        <w:pStyle w:val="ListParagraph"/>
        <w:numPr>
          <w:ilvl w:val="1"/>
          <w:numId w:val="83"/>
        </w:numPr>
        <w:spacing w:before="0" w:after="0" w:line="240" w:lineRule="auto"/>
        <w:rPr>
          <w:ins w:id="745" w:author="Flory Koole (F)" w:date="2025-09-22T14:54:00Z" w16du:dateUtc="2025-09-22T12:54:00Z"/>
          <w:rFonts w:eastAsia="Times New Roman"/>
        </w:rPr>
      </w:pPr>
      <w:ins w:id="746" w:author="Flory Koole (F)" w:date="2025-09-22T14:54:00Z" w16du:dateUtc="2025-09-22T12:54:00Z">
        <w:r>
          <w:rPr>
            <w:rFonts w:eastAsia="Times New Roman"/>
          </w:rPr>
          <w:t>Salaris via UPA</w:t>
        </w:r>
      </w:ins>
    </w:p>
    <w:p w14:paraId="148B7768" w14:textId="77777777" w:rsidR="00743CE9" w:rsidRDefault="00743CE9" w:rsidP="00743CE9">
      <w:pPr>
        <w:pStyle w:val="ListParagraph"/>
        <w:numPr>
          <w:ilvl w:val="1"/>
          <w:numId w:val="83"/>
        </w:numPr>
        <w:spacing w:before="0" w:after="0" w:line="240" w:lineRule="auto"/>
        <w:rPr>
          <w:ins w:id="747" w:author="Flory Koole (F)" w:date="2025-09-22T14:54:00Z" w16du:dateUtc="2025-09-22T12:54:00Z"/>
          <w:rFonts w:eastAsia="Times New Roman"/>
        </w:rPr>
      </w:pPr>
      <w:ins w:id="748" w:author="Flory Koole (F)" w:date="2025-09-22T14:54:00Z" w16du:dateUtc="2025-09-22T12:54:00Z">
        <w:r>
          <w:rPr>
            <w:rFonts w:eastAsia="Times New Roman"/>
          </w:rPr>
          <w:t>Einde relatie  (komt 1</w:t>
        </w:r>
        <w:r>
          <w:rPr>
            <w:rFonts w:eastAsia="Times New Roman"/>
            <w:vertAlign w:val="superscript"/>
          </w:rPr>
          <w:t>e</w:t>
        </w:r>
        <w:r>
          <w:rPr>
            <w:rFonts w:eastAsia="Times New Roman"/>
          </w:rPr>
          <w:t xml:space="preserve"> vd dag)</w:t>
        </w:r>
      </w:ins>
    </w:p>
    <w:p w14:paraId="4570817C" w14:textId="77777777" w:rsidR="00743CE9" w:rsidRDefault="00743CE9" w:rsidP="00743CE9">
      <w:pPr>
        <w:pStyle w:val="ListParagraph"/>
        <w:numPr>
          <w:ilvl w:val="1"/>
          <w:numId w:val="83"/>
        </w:numPr>
        <w:spacing w:before="0" w:after="0" w:line="240" w:lineRule="auto"/>
        <w:rPr>
          <w:ins w:id="749" w:author="Flory Koole (F)" w:date="2025-09-22T14:54:00Z" w16du:dateUtc="2025-09-22T12:54:00Z"/>
          <w:rFonts w:eastAsia="Times New Roman"/>
        </w:rPr>
      </w:pPr>
      <w:ins w:id="750" w:author="Flory Koole (F)" w:date="2025-09-22T14:54:00Z" w16du:dateUtc="2025-09-22T12:54:00Z">
        <w:r>
          <w:rPr>
            <w:rFonts w:eastAsia="Times New Roman"/>
          </w:rPr>
          <w:t>Daarna  correctie salaris via upa (komt 1</w:t>
        </w:r>
        <w:r>
          <w:rPr>
            <w:rFonts w:eastAsia="Times New Roman"/>
            <w:vertAlign w:val="superscript"/>
          </w:rPr>
          <w:t>e</w:t>
        </w:r>
        <w:r>
          <w:rPr>
            <w:rFonts w:eastAsia="Times New Roman"/>
          </w:rPr>
          <w:t xml:space="preserve"> vd dag, einde relatie erna)</w:t>
        </w:r>
      </w:ins>
    </w:p>
    <w:p w14:paraId="08244E70" w14:textId="77777777" w:rsidR="00743CE9" w:rsidRDefault="00743CE9" w:rsidP="00743CE9">
      <w:pPr>
        <w:pStyle w:val="ListParagraph"/>
        <w:numPr>
          <w:ilvl w:val="1"/>
          <w:numId w:val="83"/>
        </w:numPr>
        <w:spacing w:before="0" w:after="0" w:line="240" w:lineRule="auto"/>
        <w:rPr>
          <w:ins w:id="751" w:author="Flory Koole (F)" w:date="2025-09-22T14:54:00Z" w16du:dateUtc="2025-09-22T12:54:00Z"/>
          <w:rFonts w:eastAsia="Times New Roman"/>
        </w:rPr>
      </w:pPr>
      <w:ins w:id="752" w:author="Flory Koole (F)" w:date="2025-09-22T14:54:00Z" w16du:dateUtc="2025-09-22T12:54:00Z">
        <w:r>
          <w:rPr>
            <w:rFonts w:eastAsia="Times New Roman"/>
          </w:rPr>
          <w:t>Indexatie (komt achteraan)</w:t>
        </w:r>
      </w:ins>
    </w:p>
    <w:p w14:paraId="73E1D0BD" w14:textId="77777777" w:rsidR="00743CE9" w:rsidRDefault="00743CE9" w:rsidP="00743CE9">
      <w:pPr>
        <w:pStyle w:val="ListParagraph"/>
        <w:numPr>
          <w:ilvl w:val="0"/>
          <w:numId w:val="83"/>
        </w:numPr>
        <w:spacing w:before="0" w:after="0" w:line="240" w:lineRule="auto"/>
        <w:rPr>
          <w:ins w:id="753" w:author="Flory Koole (F)" w:date="2025-09-22T14:54:00Z" w16du:dateUtc="2025-09-22T12:54:00Z"/>
          <w:rFonts w:eastAsia="Times New Roman"/>
        </w:rPr>
      </w:pPr>
      <w:ins w:id="754" w:author="Flory Koole (F)" w:date="2025-09-22T14:54:00Z" w16du:dateUtc="2025-09-22T12:54:00Z">
        <w:r>
          <w:rPr>
            <w:rFonts w:eastAsia="Times New Roman"/>
          </w:rPr>
          <w:t>Volgorde 2b</w:t>
        </w:r>
      </w:ins>
    </w:p>
    <w:p w14:paraId="3911C963" w14:textId="77777777" w:rsidR="00743CE9" w:rsidRDefault="00743CE9" w:rsidP="00743CE9">
      <w:pPr>
        <w:pStyle w:val="ListParagraph"/>
        <w:numPr>
          <w:ilvl w:val="1"/>
          <w:numId w:val="83"/>
        </w:numPr>
        <w:spacing w:before="0" w:after="0" w:line="240" w:lineRule="auto"/>
        <w:rPr>
          <w:ins w:id="755" w:author="Flory Koole (F)" w:date="2025-09-22T14:54:00Z" w16du:dateUtc="2025-09-22T12:54:00Z"/>
          <w:rFonts w:eastAsia="Times New Roman"/>
        </w:rPr>
      </w:pPr>
      <w:ins w:id="756" w:author="Flory Koole (F)" w:date="2025-09-22T14:54:00Z" w16du:dateUtc="2025-09-22T12:54:00Z">
        <w:r>
          <w:rPr>
            <w:rFonts w:eastAsia="Times New Roman"/>
          </w:rPr>
          <w:t>Salaris via UPA</w:t>
        </w:r>
      </w:ins>
    </w:p>
    <w:p w14:paraId="7A67B600" w14:textId="77777777" w:rsidR="00743CE9" w:rsidRDefault="00743CE9" w:rsidP="00743CE9">
      <w:pPr>
        <w:pStyle w:val="ListParagraph"/>
        <w:numPr>
          <w:ilvl w:val="1"/>
          <w:numId w:val="83"/>
        </w:numPr>
        <w:spacing w:before="0" w:after="0" w:line="240" w:lineRule="auto"/>
        <w:rPr>
          <w:ins w:id="757" w:author="Flory Koole (F)" w:date="2025-09-22T14:54:00Z" w16du:dateUtc="2025-09-22T12:54:00Z"/>
          <w:rFonts w:eastAsia="Times New Roman"/>
        </w:rPr>
      </w:pPr>
      <w:ins w:id="758" w:author="Flory Koole (F)" w:date="2025-09-22T14:54:00Z" w16du:dateUtc="2025-09-22T12:54:00Z">
        <w:r>
          <w:rPr>
            <w:rFonts w:eastAsia="Times New Roman"/>
          </w:rPr>
          <w:t>Indexatie (komt achteraan)</w:t>
        </w:r>
      </w:ins>
    </w:p>
    <w:p w14:paraId="77BE126F" w14:textId="77777777" w:rsidR="00743CE9" w:rsidRDefault="00743CE9" w:rsidP="00743CE9">
      <w:pPr>
        <w:pStyle w:val="ListParagraph"/>
        <w:numPr>
          <w:ilvl w:val="1"/>
          <w:numId w:val="83"/>
        </w:numPr>
        <w:spacing w:before="0" w:after="0" w:line="240" w:lineRule="auto"/>
        <w:rPr>
          <w:ins w:id="759" w:author="Flory Koole (F)" w:date="2025-09-22T14:54:00Z" w16du:dateUtc="2025-09-22T12:54:00Z"/>
          <w:rFonts w:eastAsia="Times New Roman"/>
        </w:rPr>
      </w:pPr>
      <w:ins w:id="760" w:author="Flory Koole (F)" w:date="2025-09-22T14:54:00Z" w16du:dateUtc="2025-09-22T12:54:00Z">
        <w:r>
          <w:rPr>
            <w:rFonts w:eastAsia="Times New Roman"/>
          </w:rPr>
          <w:t>Einde relatie  (komt dan 1</w:t>
        </w:r>
        <w:r>
          <w:rPr>
            <w:rFonts w:eastAsia="Times New Roman"/>
            <w:vertAlign w:val="superscript"/>
          </w:rPr>
          <w:t>e</w:t>
        </w:r>
        <w:r>
          <w:rPr>
            <w:rFonts w:eastAsia="Times New Roman"/>
          </w:rPr>
          <w:t xml:space="preserve"> vd dag, gevolgd door salaris en indexatie, indexatie bij EX)</w:t>
        </w:r>
      </w:ins>
    </w:p>
    <w:p w14:paraId="51D63704" w14:textId="77777777" w:rsidR="00743CE9" w:rsidRDefault="00743CE9" w:rsidP="00743CE9">
      <w:pPr>
        <w:pStyle w:val="ListParagraph"/>
        <w:numPr>
          <w:ilvl w:val="1"/>
          <w:numId w:val="83"/>
        </w:numPr>
        <w:spacing w:before="0" w:after="0" w:line="240" w:lineRule="auto"/>
        <w:rPr>
          <w:ins w:id="761" w:author="Flory Koole (F)" w:date="2025-09-22T14:54:00Z" w16du:dateUtc="2025-09-22T12:54:00Z"/>
          <w:rFonts w:eastAsia="Times New Roman"/>
        </w:rPr>
      </w:pPr>
      <w:ins w:id="762" w:author="Flory Koole (F)" w:date="2025-09-22T14:54:00Z" w16du:dateUtc="2025-09-22T12:54:00Z">
        <w:r>
          <w:rPr>
            <w:rFonts w:eastAsia="Times New Roman"/>
          </w:rPr>
          <w:t>Daarna  correctie salaris via UPA (komt 1</w:t>
        </w:r>
        <w:r>
          <w:rPr>
            <w:rFonts w:eastAsia="Times New Roman"/>
            <w:vertAlign w:val="superscript"/>
          </w:rPr>
          <w:t>e</w:t>
        </w:r>
        <w:r>
          <w:rPr>
            <w:rFonts w:eastAsia="Times New Roman"/>
          </w:rPr>
          <w:t xml:space="preserve"> vd dag, gevolgd door einde relatie en indexatie)</w:t>
        </w:r>
      </w:ins>
    </w:p>
    <w:p w14:paraId="220976B0" w14:textId="77777777" w:rsidR="00743CE9" w:rsidRDefault="00743CE9" w:rsidP="00743CE9">
      <w:pPr>
        <w:rPr>
          <w:ins w:id="763" w:author="Flory Koole (F)" w:date="2025-09-22T14:54:00Z" w16du:dateUtc="2025-09-22T12:54:00Z"/>
          <w:rFonts w:eastAsiaTheme="minorHAnsi"/>
        </w:rPr>
      </w:pPr>
    </w:p>
    <w:p w14:paraId="601AF66F" w14:textId="77777777" w:rsidR="00743CE9" w:rsidRDefault="00743CE9" w:rsidP="00743CE9">
      <w:pPr>
        <w:rPr>
          <w:ins w:id="764" w:author="Flory Koole (F)" w:date="2025-09-22T14:54:00Z" w16du:dateUtc="2025-09-22T12:54:00Z"/>
        </w:rPr>
      </w:pPr>
    </w:p>
    <w:p w14:paraId="056CD885" w14:textId="77777777" w:rsidR="00743CE9" w:rsidRDefault="00743CE9" w:rsidP="00743CE9">
      <w:pPr>
        <w:rPr>
          <w:ins w:id="765" w:author="Flory Koole (F)" w:date="2025-09-22T14:54:00Z" w16du:dateUtc="2025-09-22T12:54:00Z"/>
        </w:rPr>
      </w:pPr>
    </w:p>
    <w:p w14:paraId="3BBB11C7" w14:textId="77777777" w:rsidR="00743CE9" w:rsidRDefault="00743CE9" w:rsidP="00743CE9">
      <w:pPr>
        <w:pStyle w:val="Heading2"/>
        <w:numPr>
          <w:ilvl w:val="1"/>
          <w:numId w:val="4"/>
        </w:numPr>
        <w:rPr>
          <w:ins w:id="766" w:author="Flory Koole (F)" w:date="2025-09-22T14:54:00Z" w16du:dateUtc="2025-09-22T12:54:00Z"/>
        </w:rPr>
      </w:pPr>
      <w:bookmarkStart w:id="767" w:name="_Toc152844328"/>
      <w:ins w:id="768" w:author="Flory Koole (F)" w:date="2025-09-22T14:54:00Z" w16du:dateUtc="2025-09-22T12:54:00Z">
        <w:r>
          <w:t>Afronding</w:t>
        </w:r>
        <w:bookmarkEnd w:id="767"/>
      </w:ins>
    </w:p>
    <w:p w14:paraId="12A5C042" w14:textId="77777777" w:rsidR="00743CE9" w:rsidRDefault="00743CE9" w:rsidP="00743CE9">
      <w:pPr>
        <w:rPr>
          <w:ins w:id="769" w:author="Flory Koole (F)" w:date="2025-09-22T14:54:00Z" w16du:dateUtc="2025-09-22T12:54:00Z"/>
        </w:rPr>
      </w:pPr>
      <w:ins w:id="770" w:author="Flory Koole (F)" w:date="2025-09-22T14:54:00Z" w16du:dateUtc="2025-09-22T12:54:00Z">
        <w:r>
          <w:t>Afronding van gegevens gebeurt niet alleen bij opslaan, maar ook tussentijds als het gegeven wordt gebruikt als tussenresultaat in een berekening. De volgende generieke afrondingen gelden</w:t>
        </w:r>
      </w:ins>
    </w:p>
    <w:p w14:paraId="7BCD69F5" w14:textId="77777777" w:rsidR="00743CE9" w:rsidRDefault="00743CE9" w:rsidP="00743CE9">
      <w:pPr>
        <w:pStyle w:val="ListParagraph"/>
        <w:numPr>
          <w:ilvl w:val="0"/>
          <w:numId w:val="83"/>
        </w:numPr>
        <w:rPr>
          <w:ins w:id="771" w:author="Flory Koole (F)" w:date="2025-09-22T14:54:00Z" w16du:dateUtc="2025-09-22T12:54:00Z"/>
        </w:rPr>
      </w:pPr>
      <w:ins w:id="772" w:author="Flory Koole (F)" w:date="2025-09-22T14:54:00Z" w16du:dateUtc="2025-09-22T12:54:00Z">
        <w:r>
          <w:t>Bedragen worden getoond als geld en (tussentijds) afgerond op 2 decimalen. Voorbeelden hiervan zijn salarissen, franchises, grondslagen, grensbedragen en (alle losse elementen van) pensioenaanspraken</w:t>
        </w:r>
      </w:ins>
    </w:p>
    <w:p w14:paraId="1266CEDF" w14:textId="77777777" w:rsidR="00743CE9" w:rsidRDefault="00743CE9" w:rsidP="00743CE9">
      <w:pPr>
        <w:pStyle w:val="ListParagraph"/>
        <w:numPr>
          <w:ilvl w:val="0"/>
          <w:numId w:val="83"/>
        </w:numPr>
        <w:rPr>
          <w:ins w:id="773" w:author="Flory Koole (F)" w:date="2025-09-22T14:54:00Z" w16du:dateUtc="2025-09-22T12:54:00Z"/>
        </w:rPr>
      </w:pPr>
      <w:ins w:id="774" w:author="Flory Koole (F)" w:date="2025-09-22T14:54:00Z" w16du:dateUtc="2025-09-22T12:54:00Z">
        <w:r>
          <w:t>Duren worden gedefinieerd als gebroken getal met afronding op 4 decimalen</w:t>
        </w:r>
      </w:ins>
    </w:p>
    <w:p w14:paraId="0D1B0606" w14:textId="77777777" w:rsidR="00743CE9" w:rsidRDefault="00743CE9" w:rsidP="00743CE9">
      <w:pPr>
        <w:pStyle w:val="ListParagraph"/>
        <w:numPr>
          <w:ilvl w:val="0"/>
          <w:numId w:val="83"/>
        </w:numPr>
        <w:rPr>
          <w:ins w:id="775" w:author="Flory Koole (F)" w:date="2025-09-22T14:54:00Z" w16du:dateUtc="2025-09-22T12:54:00Z"/>
        </w:rPr>
      </w:pPr>
      <w:ins w:id="776" w:author="Flory Koole (F)" w:date="2025-09-22T14:54:00Z" w16du:dateUtc="2025-09-22T12:54:00Z">
        <w:r>
          <w:t>Percentages hebben 3 decimalen, waardoor het totaal aantal decimalen waarmee wordt gerekend 5 is (12,345% = 0,12345)</w:t>
        </w:r>
      </w:ins>
    </w:p>
    <w:p w14:paraId="60C2D2D1" w14:textId="77777777" w:rsidR="00743CE9" w:rsidRDefault="00743CE9" w:rsidP="00743CE9">
      <w:pPr>
        <w:pStyle w:val="ListParagraph"/>
        <w:numPr>
          <w:ilvl w:val="1"/>
          <w:numId w:val="83"/>
        </w:numPr>
        <w:rPr>
          <w:ins w:id="777" w:author="Flory Koole (F)" w:date="2025-09-22T14:54:00Z" w16du:dateUtc="2025-09-22T12:54:00Z"/>
        </w:rPr>
      </w:pPr>
      <w:ins w:id="778" w:author="Flory Koole (F)" w:date="2025-09-22T14:54:00Z" w16du:dateUtc="2025-09-22T12:54:00Z">
        <w:r>
          <w:t>Uitzonderingen gelden voor de opbouwpercentages voor LOP, LPP, LPPR, WZP en WZPR. Deze hebben 4 decimalen (reglDekLevenPrcLOP, reglDekOvlPrcLPP, reglDekOvlPrcWZP, reglDekOvlPrcLPPR en reglDekOvlPrcWZPR)</w:t>
        </w:r>
      </w:ins>
    </w:p>
    <w:p w14:paraId="2D1E966F" w14:textId="77777777" w:rsidR="00743CE9" w:rsidRDefault="00743CE9" w:rsidP="00743CE9">
      <w:pPr>
        <w:pStyle w:val="ListParagraph"/>
        <w:numPr>
          <w:ilvl w:val="0"/>
          <w:numId w:val="83"/>
        </w:numPr>
        <w:rPr>
          <w:ins w:id="779" w:author="Flory Koole (F)" w:date="2025-09-22T14:54:00Z" w16du:dateUtc="2025-09-22T12:54:00Z"/>
        </w:rPr>
      </w:pPr>
      <w:ins w:id="780" w:author="Flory Koole (F)" w:date="2025-09-22T14:54:00Z" w16du:dateUtc="2025-09-22T12:54:00Z">
        <w:r>
          <w:t>De generieke pensioenberekening is van de vorm pensioenopbouw = perJaar * duur / duurEenheid met afronding op 5 decimalen. De properties voor perJaar worden gedefinieerd als gebroken getal met afronding op 5 decimalen</w:t>
        </w:r>
      </w:ins>
    </w:p>
    <w:p w14:paraId="097DF97E" w14:textId="77777777" w:rsidR="00743CE9" w:rsidRDefault="00743CE9" w:rsidP="00743CE9">
      <w:pPr>
        <w:pStyle w:val="ListParagraph"/>
        <w:numPr>
          <w:ilvl w:val="0"/>
          <w:numId w:val="83"/>
        </w:numPr>
        <w:rPr>
          <w:ins w:id="781" w:author="Flory Koole (F)" w:date="2025-09-22T14:54:00Z" w16du:dateUtc="2025-09-22T12:54:00Z"/>
        </w:rPr>
      </w:pPr>
      <w:ins w:id="782" w:author="Flory Koole (F)" w:date="2025-09-22T14:54:00Z" w16du:dateUtc="2025-09-22T12:54:00Z">
        <w:r>
          <w:t>Voor gebroken getallen, waaronder (actuariële) factoren, geldt een afronding op 8 decimalen</w:t>
        </w:r>
      </w:ins>
    </w:p>
    <w:p w14:paraId="40D91018" w14:textId="77777777" w:rsidR="00743CE9" w:rsidRDefault="00743CE9" w:rsidP="00743CE9">
      <w:pPr>
        <w:rPr>
          <w:ins w:id="783" w:author="Flory Koole (F)" w:date="2025-09-22T14:54:00Z" w16du:dateUtc="2025-09-22T12:54:00Z"/>
        </w:rPr>
      </w:pPr>
    </w:p>
    <w:p w14:paraId="624B40D5" w14:textId="77777777" w:rsidR="00743CE9" w:rsidRDefault="00743CE9" w:rsidP="00743CE9">
      <w:pPr>
        <w:pStyle w:val="Heading2"/>
        <w:numPr>
          <w:ilvl w:val="1"/>
          <w:numId w:val="4"/>
        </w:numPr>
        <w:rPr>
          <w:ins w:id="784" w:author="Flory Koole (F)" w:date="2025-09-22T14:54:00Z" w16du:dateUtc="2025-09-22T12:54:00Z"/>
        </w:rPr>
      </w:pPr>
      <w:bookmarkStart w:id="785" w:name="_Toc152844329"/>
      <w:ins w:id="786" w:author="Flory Koole (F)" w:date="2025-09-22T14:54:00Z" w16du:dateUtc="2025-09-22T12:54:00Z">
        <w:r>
          <w:t>Controles</w:t>
        </w:r>
        <w:bookmarkEnd w:id="785"/>
      </w:ins>
    </w:p>
    <w:p w14:paraId="7C031C98" w14:textId="77777777" w:rsidR="00743CE9" w:rsidRDefault="00743CE9" w:rsidP="00743CE9">
      <w:pPr>
        <w:rPr>
          <w:ins w:id="787" w:author="Flory Koole (F)" w:date="2025-09-22T14:54:00Z" w16du:dateUtc="2025-09-22T12:54:00Z"/>
        </w:rPr>
      </w:pPr>
      <w:ins w:id="788" w:author="Flory Koole (F)" w:date="2025-09-22T14:54:00Z" w16du:dateUtc="2025-09-22T12:54:00Z">
        <w:r>
          <w:t>Algemeen uitgangspunt dat we hanteren is dat zo veel mogelijk STP verwerkt moet kunnen worden. Consequentie daarvan is dat controles zo veel mogelijk aan de voorkant worden gedaan en Qwik bij de gebeurtenissen alleen controles uitvoert die we technisch noodzakelijk achten (bijvoorbeeld geboortedatum bij een persoon). Je wil immers in een zo vroeg mogelijk stadium signalering, zodat je mogelijke foutsituaties bijvoorbeeld al op het portaal kunt voorkomen. Ongewenst is dat vanaf portaal mutaties worden verstuurd en Qwik een error geeft in de response, omdat de technische afhandeling dan veel complexer is.</w:t>
        </w:r>
      </w:ins>
    </w:p>
    <w:p w14:paraId="1E6CDEAB" w14:textId="77777777" w:rsidR="00743CE9" w:rsidRDefault="00743CE9" w:rsidP="00743CE9">
      <w:pPr>
        <w:rPr>
          <w:ins w:id="789" w:author="Flory Koole (F)" w:date="2025-09-22T14:54:00Z" w16du:dateUtc="2025-09-22T12:54:00Z"/>
        </w:rPr>
      </w:pPr>
    </w:p>
    <w:p w14:paraId="51A70BE1" w14:textId="77777777" w:rsidR="00743CE9" w:rsidRDefault="00743CE9" w:rsidP="00743CE9">
      <w:pPr>
        <w:rPr>
          <w:ins w:id="790" w:author="Flory Koole (F)" w:date="2025-09-22T14:54:00Z" w16du:dateUtc="2025-09-22T12:54:00Z"/>
        </w:rPr>
      </w:pPr>
      <w:ins w:id="791" w:author="Flory Koole (F)" w:date="2025-09-22T14:54:00Z" w16du:dateUtc="2025-09-22T12:54:00Z">
        <w:r>
          <w:t>Voor controles waarbij pensioenberekeningen gedaan worden, zal Qwik wel bevraagd worden en is het handigst om Qwik te laten rekenen. In dat kader hebben maken we in Qwik rekenregels die gebruikt kunnen worden bij de bedrijfsprocessen en portaal. Deze rekenregels worden gemaakt als condities die een waarde TRUE of FALSE geven. De waarde wordt TRUE als voldaan wordt aan de conditie (goed-situatie) en FALSE als niet voldaan wordt aan de conditie.</w:t>
        </w:r>
      </w:ins>
    </w:p>
    <w:p w14:paraId="107F94B4" w14:textId="77777777" w:rsidR="00743CE9" w:rsidRDefault="00743CE9" w:rsidP="00743CE9">
      <w:pPr>
        <w:rPr>
          <w:ins w:id="792" w:author="Flory Koole (F)" w:date="2025-09-22T14:54:00Z" w16du:dateUtc="2025-09-22T12:54:00Z"/>
        </w:rPr>
      </w:pPr>
    </w:p>
    <w:p w14:paraId="09786854" w14:textId="77777777" w:rsidR="00743CE9" w:rsidRDefault="00743CE9" w:rsidP="00743CE9">
      <w:pPr>
        <w:rPr>
          <w:ins w:id="793" w:author="Flory Koole (F)" w:date="2025-09-22T14:54:00Z" w16du:dateUtc="2025-09-22T12:54:00Z"/>
        </w:rPr>
      </w:pPr>
      <w:ins w:id="794" w:author="Flory Koole (F)" w:date="2025-09-22T14:54:00Z" w16du:dateUtc="2025-09-22T12:54:00Z">
        <w:r>
          <w:t>De volgende condities zijn onderkend:</w:t>
        </w:r>
      </w:ins>
    </w:p>
    <w:p w14:paraId="6B471510" w14:textId="77777777" w:rsidR="00743CE9" w:rsidRDefault="00743CE9" w:rsidP="00743CE9">
      <w:pPr>
        <w:pStyle w:val="ListParagraph"/>
        <w:numPr>
          <w:ilvl w:val="0"/>
          <w:numId w:val="81"/>
        </w:numPr>
        <w:rPr>
          <w:ins w:id="795" w:author="Flory Koole (F)" w:date="2025-09-22T14:54:00Z" w16du:dateUtc="2025-09-22T12:54:00Z"/>
        </w:rPr>
      </w:pPr>
      <w:ins w:id="796" w:author="Flory Koole (F)" w:date="2025-09-22T14:54:00Z" w16du:dateUtc="2025-09-22T12:54:00Z">
        <w:r>
          <w:t xml:space="preserve">Verevening en conversie i.c.m. de afkoopgrens: waarde FALSE als er door de verevening of conversie een LOP ontstaat kleiner dan de afkoopgrens. </w:t>
        </w:r>
      </w:ins>
    </w:p>
    <w:p w14:paraId="20FFE9A5" w14:textId="77777777" w:rsidR="00743CE9" w:rsidRDefault="00743CE9" w:rsidP="00743CE9">
      <w:pPr>
        <w:pStyle w:val="ListParagraph"/>
        <w:numPr>
          <w:ilvl w:val="1"/>
          <w:numId w:val="81"/>
        </w:numPr>
        <w:rPr>
          <w:ins w:id="797" w:author="Flory Koole (F)" w:date="2025-09-22T14:54:00Z" w16du:dateUtc="2025-09-22T12:54:00Z"/>
        </w:rPr>
      </w:pPr>
      <w:ins w:id="798" w:author="Flory Koole (F)" w:date="2025-09-22T14:54:00Z" w16du:dateUtc="2025-09-22T12:54:00Z">
        <w:r w:rsidRPr="0029576A">
          <w:rPr>
            <w:i/>
            <w:iCs/>
          </w:rPr>
          <w:t>dlnContrVereveningAfkoopgrens</w:t>
        </w:r>
        <w:r>
          <w:t xml:space="preserve"> </w:t>
        </w:r>
      </w:ins>
    </w:p>
    <w:p w14:paraId="14B328E6" w14:textId="77777777" w:rsidR="00743CE9" w:rsidRDefault="00743CE9" w:rsidP="00743CE9">
      <w:pPr>
        <w:pStyle w:val="ListParagraph"/>
        <w:numPr>
          <w:ilvl w:val="1"/>
          <w:numId w:val="81"/>
        </w:numPr>
        <w:rPr>
          <w:ins w:id="799" w:author="Flory Koole (F)" w:date="2025-09-22T14:54:00Z" w16du:dateUtc="2025-09-22T12:54:00Z"/>
        </w:rPr>
      </w:pPr>
      <w:ins w:id="800" w:author="Flory Koole (F)" w:date="2025-09-22T14:54:00Z" w16du:dateUtc="2025-09-22T12:54:00Z">
        <w:r w:rsidRPr="0029576A">
          <w:rPr>
            <w:i/>
            <w:iCs/>
          </w:rPr>
          <w:t>dlnContrConversieExAfkoopgrens</w:t>
        </w:r>
        <w:r>
          <w:t xml:space="preserve">. </w:t>
        </w:r>
      </w:ins>
    </w:p>
    <w:p w14:paraId="373AA4D0" w14:textId="3F479044" w:rsidR="00275D45" w:rsidRDefault="00275D45" w:rsidP="00AD541C">
      <w:pPr>
        <w:spacing w:line="240" w:lineRule="auto"/>
      </w:pPr>
      <w:del w:id="801" w:author="Flory Koole (F)" w:date="2025-09-22T14:56:00Z" w16du:dateUtc="2025-09-22T12:56:00Z">
        <w:r w:rsidDel="00C05578">
          <w:br w:type="page"/>
        </w:r>
      </w:del>
    </w:p>
    <w:p w14:paraId="6CFEAD17" w14:textId="7F914EFC" w:rsidR="009A7FE4" w:rsidRDefault="009A7FE4" w:rsidP="00AD541C">
      <w:pPr>
        <w:pStyle w:val="Heading1"/>
        <w:spacing w:line="240" w:lineRule="auto"/>
      </w:pPr>
      <w:bookmarkStart w:id="802" w:name="_Toc187312137"/>
      <w:bookmarkStart w:id="803" w:name="_Toc2002219719"/>
      <w:bookmarkStart w:id="804" w:name="_Toc1396881034"/>
      <w:r>
        <w:t>Algemeen</w:t>
      </w:r>
      <w:bookmarkEnd w:id="802"/>
      <w:bookmarkEnd w:id="803"/>
      <w:bookmarkEnd w:id="804"/>
    </w:p>
    <w:p w14:paraId="278287A6" w14:textId="7C5FF4C2" w:rsidR="00F27F76" w:rsidRDefault="00B003BD" w:rsidP="00AD541C">
      <w:pPr>
        <w:spacing w:line="240" w:lineRule="auto"/>
        <w:rPr>
          <w:ins w:id="805" w:author="Flory Koole (F)" w:date="2025-09-22T14:50:00Z" w16du:dateUtc="2025-09-22T12:50:00Z"/>
        </w:rPr>
      </w:pPr>
      <w:r>
        <w:t>D</w:t>
      </w:r>
      <w:r w:rsidR="007B2F8C">
        <w:t>it</w:t>
      </w:r>
      <w:r w:rsidR="00D37F62">
        <w:t xml:space="preserve"> </w:t>
      </w:r>
      <w:r w:rsidR="007B2F8C">
        <w:t>document bevat de analyse voor de inrichting</w:t>
      </w:r>
      <w:r w:rsidR="00D37F62">
        <w:t xml:space="preserve"> </w:t>
      </w:r>
      <w:r w:rsidR="007B2F8C">
        <w:t xml:space="preserve">van Qwik voor </w:t>
      </w:r>
      <w:ins w:id="806" w:author="Flory Koole (F)" w:date="2025-09-22T14:49:00Z" w16du:dateUtc="2025-09-22T12:49:00Z">
        <w:r w:rsidR="00F27F76">
          <w:t xml:space="preserve">het </w:t>
        </w:r>
      </w:ins>
      <w:del w:id="807" w:author="Flory Koole (F)" w:date="2025-09-22T14:49:00Z" w16du:dateUtc="2025-09-22T12:49:00Z">
        <w:r w:rsidR="003E1871" w:rsidDel="00F27F76">
          <w:delText>Fysio</w:delText>
        </w:r>
      </w:del>
      <w:ins w:id="808" w:author="Flory Koole (F)" w:date="2025-09-22T14:49:00Z" w16du:dateUtc="2025-09-22T12:49:00Z">
        <w:r w:rsidR="00F27F76">
          <w:t>FPR</w:t>
        </w:r>
      </w:ins>
      <w:ins w:id="809" w:author="Flory Koole (F)" w:date="2025-09-22T14:50:00Z" w16du:dateUtc="2025-09-22T12:50:00Z">
        <w:r w:rsidR="00F27F76">
          <w:t xml:space="preserve"> product van APS</w:t>
        </w:r>
        <w:r w:rsidR="003642B9">
          <w:t>.</w:t>
        </w:r>
      </w:ins>
    </w:p>
    <w:p w14:paraId="2ACBFE1A" w14:textId="77777777" w:rsidR="003642B9" w:rsidRDefault="003642B9" w:rsidP="00AD541C">
      <w:pPr>
        <w:spacing w:line="240" w:lineRule="auto"/>
        <w:rPr>
          <w:ins w:id="810" w:author="Flory Koole (F)" w:date="2025-09-22T14:50:00Z" w16du:dateUtc="2025-09-22T12:50:00Z"/>
        </w:rPr>
      </w:pPr>
    </w:p>
    <w:p w14:paraId="4C4D3904" w14:textId="5DE802E9" w:rsidR="003642B9" w:rsidRDefault="003642B9">
      <w:pPr>
        <w:pStyle w:val="Heading2"/>
        <w:rPr>
          <w:ins w:id="811" w:author="Flory Koole (F)" w:date="2025-09-22T14:49:00Z" w16du:dateUtc="2025-09-22T12:49:00Z"/>
        </w:rPr>
        <w:pPrChange w:id="812" w:author="Flory Koole (F)" w:date="2025-09-22T14:50:00Z" w16du:dateUtc="2025-09-22T12:50:00Z">
          <w:pPr>
            <w:spacing w:line="240" w:lineRule="auto"/>
          </w:pPr>
        </w:pPrChange>
      </w:pPr>
      <w:ins w:id="813" w:author="Flory Koole (F)" w:date="2025-09-22T14:50:00Z" w16du:dateUtc="2025-09-22T12:50:00Z">
        <w:r>
          <w:t>Structuur</w:t>
        </w:r>
      </w:ins>
    </w:p>
    <w:p w14:paraId="7F7192CC" w14:textId="2B248B9C" w:rsidR="004E4EC7" w:rsidRDefault="007B2F8C" w:rsidP="00AD541C">
      <w:pPr>
        <w:spacing w:line="240" w:lineRule="auto"/>
      </w:pPr>
      <w:del w:id="814" w:author="Flory Koole (F)" w:date="2025-09-22T14:50:00Z" w16du:dateUtc="2025-09-22T12:50:00Z">
        <w:r w:rsidDel="004B113A">
          <w:delText>.</w:delText>
        </w:r>
        <w:r w:rsidR="00D37F62" w:rsidDel="004B113A">
          <w:delText xml:space="preserve"> </w:delText>
        </w:r>
        <w:r w:rsidR="004E4EC7" w:rsidDel="004B113A">
          <w:delText>Het betreft een FPR reglement</w:delText>
        </w:r>
        <w:r w:rsidR="00AA2B80" w:rsidDel="004B113A">
          <w:delText xml:space="preserve"> v</w:delText>
        </w:r>
      </w:del>
      <w:ins w:id="815" w:author="Flory Koole (F)" w:date="2025-09-22T14:50:00Z" w16du:dateUtc="2025-09-22T12:50:00Z">
        <w:r w:rsidR="004B113A">
          <w:t>V</w:t>
        </w:r>
      </w:ins>
      <w:r w:rsidR="00AA2B80">
        <w:t>oor een beroepspensioenfonds</w:t>
      </w:r>
      <w:del w:id="816" w:author="Flory Koole (F)" w:date="2025-09-22T14:50:00Z" w16du:dateUtc="2025-09-22T12:50:00Z">
        <w:r w:rsidR="00AA2B80" w:rsidDel="004B113A">
          <w:delText>. Er</w:delText>
        </w:r>
      </w:del>
      <w:r w:rsidR="00AA2B80">
        <w:t xml:space="preserve"> kunnen </w:t>
      </w:r>
      <w:ins w:id="817" w:author="Flory Koole (F)" w:date="2025-09-22T14:50:00Z" w16du:dateUtc="2025-09-22T12:50:00Z">
        <w:r w:rsidR="004B113A">
          <w:t xml:space="preserve">er </w:t>
        </w:r>
      </w:ins>
      <w:r w:rsidR="00AA2B80">
        <w:t>zowel dienstverbanden</w:t>
      </w:r>
      <w:r w:rsidR="00D37F62">
        <w:t xml:space="preserve"> </w:t>
      </w:r>
      <w:r w:rsidR="00AA2B80">
        <w:t xml:space="preserve">vanuit vrije vestiging zijn </w:t>
      </w:r>
      <w:r w:rsidR="00150BA5">
        <w:t xml:space="preserve">- </w:t>
      </w:r>
      <w:r w:rsidR="00AA2B80">
        <w:t>geen werkgever bekend</w:t>
      </w:r>
      <w:r w:rsidR="00150BA5">
        <w:t xml:space="preserve"> -</w:t>
      </w:r>
      <w:r w:rsidR="00D37F62">
        <w:t xml:space="preserve"> </w:t>
      </w:r>
      <w:r w:rsidR="00AA2B80">
        <w:t xml:space="preserve">als vanuit loondienst </w:t>
      </w:r>
      <w:r w:rsidR="00150BA5">
        <w:t xml:space="preserve">- </w:t>
      </w:r>
      <w:r w:rsidR="00AA2B80">
        <w:t>werkgever bekend</w:t>
      </w:r>
      <w:r w:rsidR="00150BA5">
        <w:t xml:space="preserve"> -</w:t>
      </w:r>
      <w:r w:rsidR="00AA2B80">
        <w:t xml:space="preserve"> </w:t>
      </w:r>
    </w:p>
    <w:p w14:paraId="41567440" w14:textId="0C9CCDBD" w:rsidR="00AA2B80" w:rsidRDefault="00AA2B80" w:rsidP="00AD541C">
      <w:pPr>
        <w:spacing w:line="240" w:lineRule="auto"/>
        <w:ind w:left="720"/>
      </w:pPr>
      <w:r>
        <w:t xml:space="preserve">ToDo: vanuit de specs wordt aangegeven dat </w:t>
      </w:r>
      <w:r w:rsidR="00D37F62">
        <w:t>nota’s</w:t>
      </w:r>
      <w:r>
        <w:t xml:space="preserve"> altijd naar de deelnemer gaan en</w:t>
      </w:r>
      <w:r w:rsidR="00D37F62">
        <w:t xml:space="preserve"> </w:t>
      </w:r>
      <w:r>
        <w:t>nooit naar een werkgever. Waarom dienstverbanden uit loondienst niet naar een werkgever</w:t>
      </w:r>
      <w:r w:rsidR="00D37F62">
        <w:t>?</w:t>
      </w:r>
    </w:p>
    <w:p w14:paraId="13383163" w14:textId="7459075F" w:rsidR="007B2F8C" w:rsidRDefault="004E4EC7" w:rsidP="00AD541C">
      <w:pPr>
        <w:spacing w:line="240" w:lineRule="auto"/>
      </w:pPr>
      <w:r>
        <w:t>H</w:t>
      </w:r>
      <w:r w:rsidR="007B2F8C">
        <w:t>et actieve dienstverband</w:t>
      </w:r>
      <w:r w:rsidR="00D37F62">
        <w:t xml:space="preserve"> </w:t>
      </w:r>
      <w:r w:rsidR="007B2F8C">
        <w:t xml:space="preserve">heeft het </w:t>
      </w:r>
      <w:r>
        <w:t xml:space="preserve">nu </w:t>
      </w:r>
      <w:r w:rsidR="007B2F8C">
        <w:t xml:space="preserve">als uitgangspunt een </w:t>
      </w:r>
      <w:r>
        <w:t xml:space="preserve">pensioengevend inkomen op jaarbasis </w:t>
      </w:r>
    </w:p>
    <w:p w14:paraId="2B77B756" w14:textId="43108BA2" w:rsidR="004E4EC7" w:rsidRDefault="004E4EC7" w:rsidP="00AD541C">
      <w:pPr>
        <w:spacing w:line="240" w:lineRule="auto"/>
        <w:ind w:left="720"/>
      </w:pPr>
      <w:r>
        <w:t>ToDo:</w:t>
      </w:r>
      <w:r w:rsidR="00D37F62">
        <w:t xml:space="preserve"> </w:t>
      </w:r>
      <w:r>
        <w:t>onduidelijk hoe dit tot stand moet komen</w:t>
      </w:r>
      <w:r w:rsidR="00D37F62">
        <w:t>.</w:t>
      </w:r>
      <w:r>
        <w:t xml:space="preserve"> Zowel LAK en portaal</w:t>
      </w:r>
      <w:r w:rsidR="00D37F62">
        <w:t xml:space="preserve"> </w:t>
      </w:r>
      <w:r>
        <w:t>moeten hier een rol spelen</w:t>
      </w:r>
      <w:r w:rsidR="00D03171">
        <w:t>. Welke</w:t>
      </w:r>
      <w:r w:rsidR="00D37F62">
        <w:t xml:space="preserve"> </w:t>
      </w:r>
      <w:r w:rsidR="00D03171">
        <w:t>inkomenscomponenten spelen hier precies een rol</w:t>
      </w:r>
      <w:r w:rsidR="00D37F62">
        <w:t>?</w:t>
      </w:r>
      <w:r w:rsidR="00D03171">
        <w:t xml:space="preserve"> </w:t>
      </w:r>
    </w:p>
    <w:p w14:paraId="229C8850" w14:textId="77777777" w:rsidR="007C3D5D" w:rsidRDefault="007C3D5D" w:rsidP="00AD541C">
      <w:pPr>
        <w:spacing w:line="240" w:lineRule="auto"/>
      </w:pPr>
    </w:p>
    <w:p w14:paraId="2D249A33" w14:textId="53C580A1" w:rsidR="007B2F8C" w:rsidRDefault="007B2F8C" w:rsidP="00AD541C">
      <w:pPr>
        <w:spacing w:line="240" w:lineRule="auto"/>
      </w:pPr>
      <w:r>
        <w:t>De Qwik component voert de administratie voor het pensioenreglement</w:t>
      </w:r>
      <w:r w:rsidR="00D37F62">
        <w:t xml:space="preserve"> </w:t>
      </w:r>
      <w:r>
        <w:t>uit, gebaseerd</w:t>
      </w:r>
      <w:r w:rsidR="00D37F62">
        <w:t xml:space="preserve"> </w:t>
      </w:r>
      <w:r>
        <w:t>op het vastleggen van</w:t>
      </w:r>
      <w:r w:rsidR="00D37F62">
        <w:t xml:space="preserve"> </w:t>
      </w:r>
      <w:r>
        <w:t>gebeurtenissen inclusief afgeleide gegevens. Door</w:t>
      </w:r>
      <w:r w:rsidR="00D37F62">
        <w:t xml:space="preserve"> </w:t>
      </w:r>
      <w:r>
        <w:t>het aanleveren van gegevens wordt bepaald</w:t>
      </w:r>
      <w:r w:rsidR="00D37F62">
        <w:t xml:space="preserve"> </w:t>
      </w:r>
      <w:r>
        <w:t>welke gebeurtenissen afgeleid kunnen worden. Processen worden hier verder</w:t>
      </w:r>
      <w:r w:rsidR="00D37F62">
        <w:t xml:space="preserve"> </w:t>
      </w:r>
      <w:r>
        <w:t xml:space="preserve">niet behandeld. </w:t>
      </w:r>
    </w:p>
    <w:p w14:paraId="2F3FA8AD" w14:textId="13AF6E0D" w:rsidR="007B2F8C" w:rsidRDefault="007B2F8C" w:rsidP="00AD541C">
      <w:pPr>
        <w:spacing w:line="240" w:lineRule="auto"/>
      </w:pPr>
      <w:r>
        <w:rPr>
          <w:noProof/>
        </w:rPr>
        <w:drawing>
          <wp:inline distT="0" distB="0" distL="0" distR="0" wp14:anchorId="0895989E" wp14:editId="4A446C71">
            <wp:extent cx="5472430" cy="2440636"/>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2430" cy="2440636"/>
                    </a:xfrm>
                    <a:prstGeom prst="rect">
                      <a:avLst/>
                    </a:prstGeom>
                  </pic:spPr>
                </pic:pic>
              </a:graphicData>
            </a:graphic>
          </wp:inline>
        </w:drawing>
      </w:r>
    </w:p>
    <w:p w14:paraId="53C74973" w14:textId="77777777" w:rsidR="007C3D5D" w:rsidRDefault="007C3D5D" w:rsidP="00AD541C">
      <w:pPr>
        <w:spacing w:line="240" w:lineRule="auto"/>
      </w:pPr>
    </w:p>
    <w:p w14:paraId="4C1D9228" w14:textId="6A2620DA" w:rsidR="007B2F8C" w:rsidRDefault="007B2F8C" w:rsidP="00AD541C">
      <w:pPr>
        <w:spacing w:line="240" w:lineRule="auto"/>
      </w:pPr>
      <w:r>
        <w:t>Het Qwik administratief dataobject model</w:t>
      </w:r>
    </w:p>
    <w:p w14:paraId="204B6BBA" w14:textId="7A1B811C" w:rsidR="003E1871" w:rsidRDefault="003E1871" w:rsidP="00AD541C">
      <w:pPr>
        <w:spacing w:line="240" w:lineRule="auto"/>
      </w:pPr>
      <w:r>
        <w:rPr>
          <w:noProof/>
        </w:rPr>
        <w:drawing>
          <wp:inline distT="0" distB="0" distL="0" distR="0" wp14:anchorId="694AF103" wp14:editId="6694EB80">
            <wp:extent cx="5467350" cy="3371850"/>
            <wp:effectExtent l="0" t="0" r="0" b="0"/>
            <wp:docPr id="17344514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7350" cy="3371850"/>
                    </a:xfrm>
                    <a:prstGeom prst="rect">
                      <a:avLst/>
                    </a:prstGeom>
                    <a:noFill/>
                    <a:ln>
                      <a:noFill/>
                    </a:ln>
                  </pic:spPr>
                </pic:pic>
              </a:graphicData>
            </a:graphic>
          </wp:inline>
        </w:drawing>
      </w:r>
    </w:p>
    <w:p w14:paraId="7C18623F" w14:textId="77777777" w:rsidR="000E5C89" w:rsidRDefault="000E5C89" w:rsidP="00AD541C">
      <w:pPr>
        <w:spacing w:line="240" w:lineRule="auto"/>
        <w:rPr>
          <w:b/>
          <w:bCs/>
        </w:rPr>
      </w:pPr>
    </w:p>
    <w:tbl>
      <w:tblPr>
        <w:tblStyle w:val="TableGrid"/>
        <w:tblW w:w="0" w:type="auto"/>
        <w:tblLook w:val="04A0" w:firstRow="1" w:lastRow="0" w:firstColumn="1" w:lastColumn="0" w:noHBand="0" w:noVBand="1"/>
      </w:tblPr>
      <w:tblGrid>
        <w:gridCol w:w="3936"/>
        <w:gridCol w:w="3263"/>
      </w:tblGrid>
      <w:tr w:rsidR="000E5C89" w14:paraId="2AE3F9F4" w14:textId="77777777" w:rsidTr="00EB6A6D">
        <w:trPr>
          <w:trHeight w:val="287"/>
        </w:trPr>
        <w:tc>
          <w:tcPr>
            <w:tcW w:w="3936" w:type="dxa"/>
          </w:tcPr>
          <w:p w14:paraId="4E7DF9DB" w14:textId="77777777" w:rsidR="000E5C89" w:rsidRDefault="000E5C89" w:rsidP="00AD541C">
            <w:pPr>
              <w:rPr>
                <w:b/>
                <w:bCs/>
              </w:rPr>
            </w:pPr>
            <w:r>
              <w:rPr>
                <w:b/>
                <w:bCs/>
              </w:rPr>
              <w:t>Object</w:t>
            </w:r>
          </w:p>
        </w:tc>
        <w:tc>
          <w:tcPr>
            <w:tcW w:w="3263" w:type="dxa"/>
          </w:tcPr>
          <w:p w14:paraId="51E720D9" w14:textId="77777777" w:rsidR="000E5C89" w:rsidRDefault="000E5C89" w:rsidP="00AD541C">
            <w:pPr>
              <w:rPr>
                <w:b/>
                <w:bCs/>
              </w:rPr>
            </w:pPr>
            <w:r>
              <w:rPr>
                <w:b/>
                <w:bCs/>
              </w:rPr>
              <w:t>Eigenschappen voorvoegsels</w:t>
            </w:r>
          </w:p>
        </w:tc>
      </w:tr>
      <w:tr w:rsidR="000E5C89" w14:paraId="7393D82F" w14:textId="77777777" w:rsidTr="00EB6A6D">
        <w:trPr>
          <w:trHeight w:val="271"/>
        </w:trPr>
        <w:tc>
          <w:tcPr>
            <w:tcW w:w="3936" w:type="dxa"/>
          </w:tcPr>
          <w:p w14:paraId="06F8C64F" w14:textId="77777777" w:rsidR="000E5C89" w:rsidRPr="00E411BB" w:rsidRDefault="000E5C89" w:rsidP="00AD541C">
            <w:r>
              <w:t>Product</w:t>
            </w:r>
          </w:p>
        </w:tc>
        <w:tc>
          <w:tcPr>
            <w:tcW w:w="3263" w:type="dxa"/>
          </w:tcPr>
          <w:p w14:paraId="10DC6ED0" w14:textId="34CEA528" w:rsidR="000E5C89" w:rsidRPr="00E411BB" w:rsidRDefault="00E95CB8" w:rsidP="00AD541C">
            <w:r>
              <w:t>P</w:t>
            </w:r>
            <w:r w:rsidR="000E5C89">
              <w:t>rd</w:t>
            </w:r>
          </w:p>
        </w:tc>
      </w:tr>
      <w:tr w:rsidR="000E5C89" w:rsidRPr="00E411BB" w14:paraId="30435D50" w14:textId="77777777" w:rsidTr="00EB6A6D">
        <w:trPr>
          <w:trHeight w:val="287"/>
        </w:trPr>
        <w:tc>
          <w:tcPr>
            <w:tcW w:w="3936" w:type="dxa"/>
          </w:tcPr>
          <w:p w14:paraId="09D96CE0" w14:textId="77777777" w:rsidR="000E5C89" w:rsidRPr="00E411BB" w:rsidRDefault="000E5C89" w:rsidP="00AD541C">
            <w:r>
              <w:t>Contractant</w:t>
            </w:r>
          </w:p>
        </w:tc>
        <w:tc>
          <w:tcPr>
            <w:tcW w:w="3263" w:type="dxa"/>
          </w:tcPr>
          <w:p w14:paraId="75329321" w14:textId="77777777" w:rsidR="000E5C89" w:rsidRPr="00E411BB" w:rsidRDefault="000E5C89" w:rsidP="00AD541C">
            <w:r>
              <w:t>cntr</w:t>
            </w:r>
          </w:p>
        </w:tc>
      </w:tr>
      <w:tr w:rsidR="000E5C89" w:rsidRPr="00E411BB" w14:paraId="4681507E" w14:textId="77777777" w:rsidTr="00EB6A6D">
        <w:trPr>
          <w:trHeight w:val="271"/>
        </w:trPr>
        <w:tc>
          <w:tcPr>
            <w:tcW w:w="3936" w:type="dxa"/>
          </w:tcPr>
          <w:p w14:paraId="235F9783" w14:textId="77777777" w:rsidR="000E5C89" w:rsidRPr="00E411BB" w:rsidRDefault="000E5C89" w:rsidP="00AD541C">
            <w:r w:rsidRPr="00E411BB">
              <w:t>Reglement</w:t>
            </w:r>
          </w:p>
        </w:tc>
        <w:tc>
          <w:tcPr>
            <w:tcW w:w="3263" w:type="dxa"/>
          </w:tcPr>
          <w:p w14:paraId="25444114" w14:textId="77777777" w:rsidR="000E5C89" w:rsidRPr="00E411BB" w:rsidRDefault="000E5C89" w:rsidP="00AD541C">
            <w:r>
              <w:t>r</w:t>
            </w:r>
            <w:r w:rsidRPr="00E411BB">
              <w:t>egl</w:t>
            </w:r>
          </w:p>
        </w:tc>
      </w:tr>
      <w:tr w:rsidR="000E5C89" w:rsidRPr="00E411BB" w14:paraId="7F955C56" w14:textId="77777777" w:rsidTr="00EB6A6D">
        <w:trPr>
          <w:trHeight w:val="287"/>
        </w:trPr>
        <w:tc>
          <w:tcPr>
            <w:tcW w:w="3936" w:type="dxa"/>
          </w:tcPr>
          <w:p w14:paraId="69F9BC66" w14:textId="77777777" w:rsidR="000E5C89" w:rsidRPr="00E411BB" w:rsidRDefault="000E5C89" w:rsidP="00AD541C">
            <w:r w:rsidRPr="00E411BB">
              <w:t>ReglementSector</w:t>
            </w:r>
          </w:p>
        </w:tc>
        <w:tc>
          <w:tcPr>
            <w:tcW w:w="3263" w:type="dxa"/>
          </w:tcPr>
          <w:p w14:paraId="2CBD91F6" w14:textId="77777777" w:rsidR="000E5C89" w:rsidRPr="00E411BB" w:rsidRDefault="000E5C89" w:rsidP="00AD541C">
            <w:r w:rsidRPr="00E411BB">
              <w:t>reglSect</w:t>
            </w:r>
          </w:p>
        </w:tc>
      </w:tr>
      <w:tr w:rsidR="000E5C89" w:rsidRPr="00E411BB" w14:paraId="43C69337" w14:textId="77777777" w:rsidTr="00EB6A6D">
        <w:trPr>
          <w:trHeight w:val="271"/>
        </w:trPr>
        <w:tc>
          <w:tcPr>
            <w:tcW w:w="3936" w:type="dxa"/>
          </w:tcPr>
          <w:p w14:paraId="20044482" w14:textId="77777777" w:rsidR="000E5C89" w:rsidRPr="00E411BB" w:rsidRDefault="000E5C89" w:rsidP="00AD541C">
            <w:r>
              <w:t>Werkgever</w:t>
            </w:r>
          </w:p>
        </w:tc>
        <w:tc>
          <w:tcPr>
            <w:tcW w:w="3263" w:type="dxa"/>
          </w:tcPr>
          <w:p w14:paraId="5EC4ED0A" w14:textId="77777777" w:rsidR="000E5C89" w:rsidRPr="00E411BB" w:rsidRDefault="000E5C89" w:rsidP="00AD541C">
            <w:r>
              <w:t>wkgr</w:t>
            </w:r>
          </w:p>
        </w:tc>
      </w:tr>
      <w:tr w:rsidR="000E5C89" w:rsidRPr="00E411BB" w14:paraId="597BE892" w14:textId="77777777" w:rsidTr="00EB6A6D">
        <w:trPr>
          <w:trHeight w:val="287"/>
        </w:trPr>
        <w:tc>
          <w:tcPr>
            <w:tcW w:w="3936" w:type="dxa"/>
          </w:tcPr>
          <w:p w14:paraId="340A851D" w14:textId="77777777" w:rsidR="000E5C89" w:rsidRPr="00E411BB" w:rsidRDefault="000E5C89" w:rsidP="00AD541C">
            <w:r>
              <w:t>Deelnemer</w:t>
            </w:r>
          </w:p>
        </w:tc>
        <w:tc>
          <w:tcPr>
            <w:tcW w:w="3263" w:type="dxa"/>
          </w:tcPr>
          <w:p w14:paraId="12A1851A" w14:textId="77777777" w:rsidR="000E5C89" w:rsidRPr="00E411BB" w:rsidRDefault="000E5C89" w:rsidP="00AD541C">
            <w:r>
              <w:t>dln</w:t>
            </w:r>
          </w:p>
        </w:tc>
      </w:tr>
      <w:tr w:rsidR="000E5C89" w:rsidRPr="00E411BB" w14:paraId="067F8991" w14:textId="77777777" w:rsidTr="00EB6A6D">
        <w:trPr>
          <w:trHeight w:val="287"/>
        </w:trPr>
        <w:tc>
          <w:tcPr>
            <w:tcW w:w="3936" w:type="dxa"/>
          </w:tcPr>
          <w:p w14:paraId="019616BD" w14:textId="77777777" w:rsidR="000E5C89" w:rsidRPr="00E411BB" w:rsidRDefault="000E5C89" w:rsidP="00AD541C">
            <w:r>
              <w:t>Dienstverband</w:t>
            </w:r>
          </w:p>
        </w:tc>
        <w:tc>
          <w:tcPr>
            <w:tcW w:w="3263" w:type="dxa"/>
          </w:tcPr>
          <w:p w14:paraId="75F30123" w14:textId="77777777" w:rsidR="000E5C89" w:rsidRPr="00E411BB" w:rsidRDefault="000E5C89" w:rsidP="00AD541C">
            <w:r>
              <w:t>dlnDvb</w:t>
            </w:r>
          </w:p>
        </w:tc>
      </w:tr>
      <w:tr w:rsidR="000E5C89" w:rsidRPr="00E411BB" w14:paraId="5D7ED0AC" w14:textId="77777777" w:rsidTr="00EB6A6D">
        <w:trPr>
          <w:trHeight w:val="271"/>
        </w:trPr>
        <w:tc>
          <w:tcPr>
            <w:tcW w:w="3936" w:type="dxa"/>
          </w:tcPr>
          <w:p w14:paraId="65CD2344" w14:textId="77777777" w:rsidR="000E5C89" w:rsidRPr="00E411BB" w:rsidRDefault="000E5C89" w:rsidP="00AD541C">
            <w:r>
              <w:t>Dienstverband incasso</w:t>
            </w:r>
          </w:p>
        </w:tc>
        <w:tc>
          <w:tcPr>
            <w:tcW w:w="3263" w:type="dxa"/>
          </w:tcPr>
          <w:p w14:paraId="09CECC43" w14:textId="77777777" w:rsidR="000E5C89" w:rsidRPr="00E411BB" w:rsidRDefault="000E5C89" w:rsidP="00AD541C">
            <w:r>
              <w:t>dlnDvbInc</w:t>
            </w:r>
          </w:p>
        </w:tc>
      </w:tr>
      <w:tr w:rsidR="000E5C89" w:rsidRPr="00E411BB" w14:paraId="04B78BF3" w14:textId="77777777" w:rsidTr="00EB6A6D">
        <w:trPr>
          <w:trHeight w:val="287"/>
        </w:trPr>
        <w:tc>
          <w:tcPr>
            <w:tcW w:w="3936" w:type="dxa"/>
          </w:tcPr>
          <w:p w14:paraId="65184860" w14:textId="77777777" w:rsidR="000E5C89" w:rsidRPr="00E411BB" w:rsidRDefault="000E5C89" w:rsidP="00AD541C">
            <w:r>
              <w:t>Deelnemer Excasso</w:t>
            </w:r>
          </w:p>
        </w:tc>
        <w:tc>
          <w:tcPr>
            <w:tcW w:w="3263" w:type="dxa"/>
          </w:tcPr>
          <w:p w14:paraId="6F9D684F" w14:textId="77777777" w:rsidR="000E5C89" w:rsidRPr="00E411BB" w:rsidRDefault="000E5C89" w:rsidP="00AD541C">
            <w:r>
              <w:t>dlnExc</w:t>
            </w:r>
          </w:p>
        </w:tc>
      </w:tr>
      <w:tr w:rsidR="000E5C89" w:rsidRPr="00E411BB" w14:paraId="486E5E98" w14:textId="77777777" w:rsidTr="00EB6A6D">
        <w:trPr>
          <w:trHeight w:val="271"/>
        </w:trPr>
        <w:tc>
          <w:tcPr>
            <w:tcW w:w="3936" w:type="dxa"/>
          </w:tcPr>
          <w:p w14:paraId="10809676" w14:textId="77777777" w:rsidR="000E5C89" w:rsidRPr="00E411BB" w:rsidRDefault="000E5C89" w:rsidP="00AD541C">
            <w:r>
              <w:t>Nota</w:t>
            </w:r>
          </w:p>
        </w:tc>
        <w:tc>
          <w:tcPr>
            <w:tcW w:w="3263" w:type="dxa"/>
          </w:tcPr>
          <w:p w14:paraId="3018F4A6" w14:textId="77777777" w:rsidR="000E5C89" w:rsidRPr="00E411BB" w:rsidRDefault="000E5C89" w:rsidP="00AD541C">
            <w:r>
              <w:t>nota</w:t>
            </w:r>
          </w:p>
        </w:tc>
      </w:tr>
      <w:tr w:rsidR="000E5C89" w:rsidRPr="00E411BB" w14:paraId="622ADB8A" w14:textId="77777777" w:rsidTr="00EB6A6D">
        <w:trPr>
          <w:trHeight w:val="287"/>
        </w:trPr>
        <w:tc>
          <w:tcPr>
            <w:tcW w:w="3936" w:type="dxa"/>
          </w:tcPr>
          <w:p w14:paraId="4D2FC256" w14:textId="77777777" w:rsidR="000E5C89" w:rsidRPr="00E411BB" w:rsidRDefault="000E5C89" w:rsidP="00AD541C">
            <w:r>
              <w:t>Deelnemer Jaarwerk</w:t>
            </w:r>
          </w:p>
        </w:tc>
        <w:tc>
          <w:tcPr>
            <w:tcW w:w="3263" w:type="dxa"/>
          </w:tcPr>
          <w:p w14:paraId="3C3F4445" w14:textId="77777777" w:rsidR="000E5C89" w:rsidRPr="00E411BB" w:rsidRDefault="000E5C89" w:rsidP="00AD541C">
            <w:r>
              <w:t>dlnJwk</w:t>
            </w:r>
          </w:p>
        </w:tc>
      </w:tr>
      <w:tr w:rsidR="000E5C89" w:rsidRPr="00E411BB" w14:paraId="32CDCAC9" w14:textId="77777777" w:rsidTr="00EB6A6D">
        <w:trPr>
          <w:trHeight w:val="271"/>
        </w:trPr>
        <w:tc>
          <w:tcPr>
            <w:tcW w:w="3936" w:type="dxa"/>
          </w:tcPr>
          <w:p w14:paraId="21351A1F" w14:textId="77777777" w:rsidR="000E5C89" w:rsidRPr="00E411BB" w:rsidRDefault="000E5C89" w:rsidP="00AD541C">
            <w:r>
              <w:t>Rechtspersoon</w:t>
            </w:r>
          </w:p>
        </w:tc>
        <w:tc>
          <w:tcPr>
            <w:tcW w:w="3263" w:type="dxa"/>
          </w:tcPr>
          <w:p w14:paraId="0D37DAB3" w14:textId="77777777" w:rsidR="000E5C89" w:rsidRPr="00E411BB" w:rsidRDefault="000E5C89" w:rsidP="00AD541C">
            <w:r>
              <w:t>rprs</w:t>
            </w:r>
          </w:p>
        </w:tc>
      </w:tr>
      <w:tr w:rsidR="000E5C89" w:rsidRPr="00E411BB" w14:paraId="4F660F98" w14:textId="77777777" w:rsidTr="00EB6A6D">
        <w:trPr>
          <w:trHeight w:val="287"/>
        </w:trPr>
        <w:tc>
          <w:tcPr>
            <w:tcW w:w="3936" w:type="dxa"/>
          </w:tcPr>
          <w:p w14:paraId="1BE95EFB" w14:textId="77777777" w:rsidR="000E5C89" w:rsidRPr="00E411BB" w:rsidRDefault="000E5C89" w:rsidP="00AD541C">
            <w:r>
              <w:t>Persoon</w:t>
            </w:r>
          </w:p>
        </w:tc>
        <w:tc>
          <w:tcPr>
            <w:tcW w:w="3263" w:type="dxa"/>
          </w:tcPr>
          <w:p w14:paraId="62ED947B" w14:textId="77777777" w:rsidR="000E5C89" w:rsidRPr="00E411BB" w:rsidRDefault="000E5C89" w:rsidP="00AD541C">
            <w:r>
              <w:t>Prs</w:t>
            </w:r>
          </w:p>
        </w:tc>
      </w:tr>
    </w:tbl>
    <w:p w14:paraId="2F12674D" w14:textId="77777777" w:rsidR="007B2F8C" w:rsidRDefault="007B2F8C" w:rsidP="00AD541C">
      <w:pPr>
        <w:spacing w:line="240" w:lineRule="auto"/>
        <w:rPr>
          <w:b/>
          <w:bCs/>
        </w:rPr>
      </w:pPr>
    </w:p>
    <w:p w14:paraId="6D943367" w14:textId="1489C4B5" w:rsidR="000E5C89" w:rsidRDefault="000E5C89" w:rsidP="00AD541C">
      <w:pPr>
        <w:spacing w:line="240" w:lineRule="auto"/>
        <w:rPr>
          <w:b/>
          <w:bCs/>
        </w:rPr>
      </w:pPr>
      <w:r>
        <w:rPr>
          <w:b/>
          <w:bCs/>
        </w:rPr>
        <w:t>Beroepspensioenfonds (BRPF)</w:t>
      </w:r>
    </w:p>
    <w:p w14:paraId="02C3C3CD" w14:textId="30ADEAE9" w:rsidR="00DA7535" w:rsidRDefault="000E5C89" w:rsidP="00AD541C">
      <w:pPr>
        <w:spacing w:line="240" w:lineRule="auto"/>
      </w:pPr>
      <w:r>
        <w:t>De omgang tussen Werkgever, Deelnemer en Dienstverbanden</w:t>
      </w:r>
      <w:r w:rsidR="00D37F62">
        <w:t xml:space="preserve"> </w:t>
      </w:r>
      <w:r>
        <w:t>voor een beroepspensioenfonds</w:t>
      </w:r>
      <w:r w:rsidR="00D37F62">
        <w:t xml:space="preserve"> </w:t>
      </w:r>
      <w:r>
        <w:t xml:space="preserve">is anders dan bij een OPF of BPF. </w:t>
      </w:r>
      <w:r w:rsidR="00E95CB8">
        <w:t>Bij een BRPF</w:t>
      </w:r>
      <w:r w:rsidR="00D37F62">
        <w:t xml:space="preserve"> </w:t>
      </w:r>
      <w:r w:rsidR="00E95CB8">
        <w:t>is f</w:t>
      </w:r>
      <w:r>
        <w:t>ormeel de Deelnemer</w:t>
      </w:r>
      <w:r w:rsidR="00D37F62">
        <w:t xml:space="preserve"> </w:t>
      </w:r>
      <w:r w:rsidR="00DE05C1">
        <w:t>verantwoordelijk</w:t>
      </w:r>
      <w:r>
        <w:t xml:space="preserve"> voor het betalen van de premies</w:t>
      </w:r>
      <w:r w:rsidR="00DE05C1">
        <w:t xml:space="preserve"> voor zijn dienstverbanden</w:t>
      </w:r>
      <w:r>
        <w:t>.</w:t>
      </w:r>
      <w:r w:rsidR="00D37F62">
        <w:t xml:space="preserve"> </w:t>
      </w:r>
      <w:r>
        <w:t>Dit</w:t>
      </w:r>
      <w:r w:rsidR="00D37F62">
        <w:t xml:space="preserve"> </w:t>
      </w:r>
      <w:r>
        <w:t>leidt er</w:t>
      </w:r>
      <w:del w:id="818" w:author="Renate Scholl (RH)" w:date="2025-09-16T16:25:00Z">
        <w:r w:rsidDel="000E5C89">
          <w:delText xml:space="preserve"> </w:delText>
        </w:r>
      </w:del>
      <w:r>
        <w:t>toe dat een actieve deelnemer bij een BRPF ook altijd een NotaEntiteit wordt</w:t>
      </w:r>
      <w:r w:rsidR="00F03F27">
        <w:t xml:space="preserve"> in Qwik</w:t>
      </w:r>
      <w:r>
        <w:t>.</w:t>
      </w:r>
      <w:r w:rsidR="00D37F62">
        <w:t xml:space="preserve"> </w:t>
      </w:r>
      <w:r>
        <w:t>Dit</w:t>
      </w:r>
      <w:r w:rsidR="00D37F62">
        <w:t xml:space="preserve"> </w:t>
      </w:r>
      <w:r>
        <w:t xml:space="preserve">in tegenstelling </w:t>
      </w:r>
      <w:r w:rsidR="00F03F27">
        <w:t>tot</w:t>
      </w:r>
      <w:r>
        <w:t xml:space="preserve"> OPF of BPF.</w:t>
      </w:r>
      <w:r w:rsidR="00C31C67">
        <w:t xml:space="preserve"> </w:t>
      </w:r>
    </w:p>
    <w:p w14:paraId="0D3BAB64" w14:textId="0817C7E7" w:rsidR="000E5C89" w:rsidRDefault="000E5C89" w:rsidP="00AD541C">
      <w:pPr>
        <w:spacing w:line="240" w:lineRule="auto"/>
      </w:pPr>
      <w:r>
        <w:t>Door het koppelen van een NotaEntiteit aan Deelnemer of Werkgever</w:t>
      </w:r>
      <w:r w:rsidR="00D37F62">
        <w:t xml:space="preserve"> </w:t>
      </w:r>
      <w:r>
        <w:t>is</w:t>
      </w:r>
      <w:r w:rsidR="00D37F62">
        <w:t xml:space="preserve"> </w:t>
      </w:r>
      <w:r>
        <w:t xml:space="preserve">het mogelijk om Dienstverband Incasso standen te </w:t>
      </w:r>
      <w:r w:rsidR="00DA7535">
        <w:t xml:space="preserve">plaatsen op </w:t>
      </w:r>
      <w:r>
        <w:t xml:space="preserve">een Nota </w:t>
      </w:r>
      <w:r w:rsidR="00E95CB8">
        <w:t xml:space="preserve">(= factuur) </w:t>
      </w:r>
      <w:r w:rsidR="00F03F27">
        <w:t>voor een Deelnemer of Werkgever</w:t>
      </w:r>
    </w:p>
    <w:p w14:paraId="5598BFC6" w14:textId="6E2E7A54" w:rsidR="00DE05C1" w:rsidRDefault="00DE05C1" w:rsidP="00AD541C">
      <w:pPr>
        <w:spacing w:line="240" w:lineRule="auto"/>
      </w:pPr>
      <w:r>
        <w:t>Een Dienstverband bij een OPF of BPF</w:t>
      </w:r>
      <w:r w:rsidR="00D37F62">
        <w:t xml:space="preserve"> </w:t>
      </w:r>
      <w:r>
        <w:t>is een combinatie van Werkgever en Deelnemer d</w:t>
      </w:r>
      <w:r w:rsidR="00E95CB8">
        <w:t>at</w:t>
      </w:r>
      <w:r>
        <w:t xml:space="preserve"> standaard wordt</w:t>
      </w:r>
      <w:r w:rsidR="00D37F62">
        <w:t xml:space="preserve"> </w:t>
      </w:r>
      <w:r>
        <w:t>geïdentificeerd door loonheffingscode (= werkgever), BSN (= deelnemer)</w:t>
      </w:r>
      <w:r w:rsidR="00D37F62">
        <w:t xml:space="preserve"> </w:t>
      </w:r>
      <w:r>
        <w:t>en ikvNr</w:t>
      </w:r>
      <w:r w:rsidR="00E95CB8">
        <w:t xml:space="preserve"> (= inkomstenverhouding nr)</w:t>
      </w:r>
      <w:r>
        <w:t>.</w:t>
      </w:r>
      <w:r w:rsidR="00D37F62">
        <w:t xml:space="preserve"> </w:t>
      </w:r>
      <w:r>
        <w:t>Met dit laatste nummer is het</w:t>
      </w:r>
      <w:r w:rsidR="00D37F62">
        <w:t xml:space="preserve"> </w:t>
      </w:r>
      <w:r>
        <w:t>mogelijk om als deelnemer meerdere</w:t>
      </w:r>
      <w:r w:rsidR="00D37F62">
        <w:t xml:space="preserve"> </w:t>
      </w:r>
      <w:r>
        <w:t>dienstverbanden bij 1 werkgever hebben.</w:t>
      </w:r>
      <w:r w:rsidR="00D37F62">
        <w:t xml:space="preserve"> </w:t>
      </w:r>
      <w:r>
        <w:t>Deze gegevens zijn verplicht</w:t>
      </w:r>
      <w:r w:rsidR="00E95CB8">
        <w:t xml:space="preserve"> bij een OPF of BPF</w:t>
      </w:r>
      <w:r>
        <w:t>.</w:t>
      </w:r>
    </w:p>
    <w:p w14:paraId="6327D64B" w14:textId="043DB699" w:rsidR="00DE05C1" w:rsidRDefault="00DE05C1" w:rsidP="00AD541C">
      <w:pPr>
        <w:spacing w:line="240" w:lineRule="auto"/>
      </w:pPr>
      <w:r>
        <w:t>Bij een BRPF geldt dit niet</w:t>
      </w:r>
      <w:r w:rsidR="00D37F62">
        <w:t>.</w:t>
      </w:r>
      <w:r>
        <w:t xml:space="preserve"> Hier wordt toegestaan dan er GEEN Werkgever gekoppeld hoeft te zijn aan een Dienstverband.</w:t>
      </w:r>
      <w:r w:rsidR="00D37F62">
        <w:t xml:space="preserve"> </w:t>
      </w:r>
      <w:r>
        <w:t xml:space="preserve">Er kan voor een </w:t>
      </w:r>
      <w:r w:rsidR="00E95CB8">
        <w:t xml:space="preserve">actieve </w:t>
      </w:r>
      <w:r>
        <w:t>Deelnemer echter maar 1 Dienstverband zijn zonder Werkgever, er is anders geen identificatie mogelijk. Dit</w:t>
      </w:r>
      <w:r w:rsidR="00D37F62">
        <w:t xml:space="preserve"> </w:t>
      </w:r>
      <w:r>
        <w:t>Dienstverband is</w:t>
      </w:r>
      <w:r w:rsidR="00D37F62">
        <w:t xml:space="preserve"> </w:t>
      </w:r>
      <w:r>
        <w:t>bij een BRPF het zelfstandig</w:t>
      </w:r>
      <w:r w:rsidR="00E95CB8">
        <w:t>e</w:t>
      </w:r>
      <w:r>
        <w:t xml:space="preserve"> dienstverband. Er zijn verschillende soorten zelfstandig dienstverband mogelijk,</w:t>
      </w:r>
      <w:r w:rsidR="00D37F62">
        <w:t xml:space="preserve"> </w:t>
      </w:r>
      <w:r>
        <w:t>maar dit veld (dlnDvbSoort)</w:t>
      </w:r>
      <w:r w:rsidR="00D37F62">
        <w:t xml:space="preserve"> </w:t>
      </w:r>
      <w:r>
        <w:t xml:space="preserve">is slechts een eigenschap van het dienstverband en geen </w:t>
      </w:r>
      <w:r w:rsidR="00E95CB8">
        <w:t>vormt</w:t>
      </w:r>
      <w:r w:rsidR="00D37F62">
        <w:t xml:space="preserve"> </w:t>
      </w:r>
      <w:r w:rsidR="00E95CB8">
        <w:t xml:space="preserve">geen </w:t>
      </w:r>
      <w:r>
        <w:t>identificatie.</w:t>
      </w:r>
    </w:p>
    <w:p w14:paraId="45D0140A" w14:textId="37EB78EF" w:rsidR="00DE05C1" w:rsidRDefault="00DE05C1" w:rsidP="00AD541C">
      <w:pPr>
        <w:spacing w:line="240" w:lineRule="auto"/>
      </w:pPr>
      <w:r>
        <w:t>Daarnaast kan een Deelnemer bij een BRPF ook loondienst Dienstverbanden hebben.</w:t>
      </w:r>
      <w:r w:rsidR="00D37F62">
        <w:t xml:space="preserve"> </w:t>
      </w:r>
      <w:r>
        <w:t>Hiervoor is wel een Werkgever koppeling nodig.</w:t>
      </w:r>
      <w:r w:rsidR="00D37F62">
        <w:t xml:space="preserve"> </w:t>
      </w:r>
      <w:r w:rsidR="00BF36AA">
        <w:t>De Werkgever kan</w:t>
      </w:r>
      <w:r w:rsidR="00D37F62">
        <w:t xml:space="preserve"> </w:t>
      </w:r>
      <w:r w:rsidR="00BF36AA">
        <w:t>geïdentificeerd worden met loonheffingscode. De Werkgever dient dan wel te bestaan</w:t>
      </w:r>
      <w:r w:rsidR="00DC074A">
        <w:t xml:space="preserve"> in Qwik </w:t>
      </w:r>
      <w:r w:rsidR="00BF36AA">
        <w:t>als er een nieuw loondienst</w:t>
      </w:r>
      <w:r w:rsidR="00D37F62">
        <w:t xml:space="preserve"> </w:t>
      </w:r>
      <w:r w:rsidR="00BF36AA">
        <w:t xml:space="preserve">Dienstverband wordt aangemaakt. </w:t>
      </w:r>
      <w:r w:rsidR="00E95CB8">
        <w:t>Dit heeft dus invloed op het proces</w:t>
      </w:r>
      <w:r w:rsidR="00BF36AA">
        <w:t xml:space="preserve"> </w:t>
      </w:r>
      <w:r w:rsidR="00E95CB8">
        <w:t>indien nieuwe</w:t>
      </w:r>
      <w:r w:rsidR="00D37F62">
        <w:t xml:space="preserve"> </w:t>
      </w:r>
      <w:r w:rsidR="00E95CB8">
        <w:t xml:space="preserve">loondienst Dienstverbanden via LAK of Portaal geleverd kan worden. </w:t>
      </w:r>
    </w:p>
    <w:p w14:paraId="78112294" w14:textId="7D4471BA" w:rsidR="00BF36AA" w:rsidRDefault="00BF36AA" w:rsidP="00AD541C">
      <w:pPr>
        <w:spacing w:line="240" w:lineRule="auto"/>
      </w:pPr>
      <w:r>
        <w:t>Een Werkgever is bij een OPF of BPF</w:t>
      </w:r>
      <w:r w:rsidR="00D37F62">
        <w:t xml:space="preserve"> </w:t>
      </w:r>
      <w:r>
        <w:t>altijd een NotaEntiteit. Bij een BRPF</w:t>
      </w:r>
      <w:r w:rsidR="00D37F62">
        <w:t xml:space="preserve"> </w:t>
      </w:r>
      <w:r>
        <w:t>is dit standaard</w:t>
      </w:r>
      <w:r w:rsidR="00D37F62">
        <w:t xml:space="preserve"> </w:t>
      </w:r>
      <w:r>
        <w:t>niet het geval.</w:t>
      </w:r>
      <w:r w:rsidR="00D37F62">
        <w:t xml:space="preserve"> </w:t>
      </w:r>
      <w:r>
        <w:t>Het betekent dat een loondienst Dienstverban</w:t>
      </w:r>
      <w:r w:rsidR="00F03F27">
        <w:t>d</w:t>
      </w:r>
      <w:r>
        <w:t xml:space="preserve"> van een Deelnemer wel gekoppeld is aan een Wer</w:t>
      </w:r>
      <w:r w:rsidR="00F03F27">
        <w:t>k</w:t>
      </w:r>
      <w:r>
        <w:t>gever maar dat premies van dat Dienstverband</w:t>
      </w:r>
      <w:r w:rsidR="00D37F62">
        <w:t xml:space="preserve"> </w:t>
      </w:r>
      <w:r>
        <w:t>op de Nota</w:t>
      </w:r>
      <w:r w:rsidR="00D37F62">
        <w:t xml:space="preserve"> </w:t>
      </w:r>
      <w:r>
        <w:t>van de Deelnemer</w:t>
      </w:r>
      <w:r w:rsidR="00D37F62">
        <w:t xml:space="preserve"> </w:t>
      </w:r>
      <w:r>
        <w:t>komen te staan</w:t>
      </w:r>
      <w:r w:rsidR="00D37F62">
        <w:t xml:space="preserve"> </w:t>
      </w:r>
      <w:r>
        <w:t>- de</w:t>
      </w:r>
      <w:r w:rsidR="00E95CB8">
        <w:t xml:space="preserve"> Deelnemer</w:t>
      </w:r>
      <w:r>
        <w:t xml:space="preserve"> is altijd NotaEntiteit binnen een BRPF </w:t>
      </w:r>
      <w:r w:rsidR="00F03F27">
        <w:t>-</w:t>
      </w:r>
      <w:r>
        <w:t xml:space="preserve"> </w:t>
      </w:r>
    </w:p>
    <w:p w14:paraId="5E5F6066" w14:textId="4C87A6B2" w:rsidR="00BF36AA" w:rsidRDefault="00BF36AA" w:rsidP="00AD541C">
      <w:pPr>
        <w:spacing w:line="240" w:lineRule="auto"/>
      </w:pPr>
      <w:r>
        <w:t>Het is mogelijk om hiervoor een uitzondering te maken. Hiervoor dient bij het</w:t>
      </w:r>
      <w:r w:rsidR="00D37F62">
        <w:t xml:space="preserve"> </w:t>
      </w:r>
      <w:r>
        <w:t>aanmaken</w:t>
      </w:r>
      <w:r w:rsidR="00D37F62">
        <w:t xml:space="preserve"> </w:t>
      </w:r>
      <w:r>
        <w:t>van de werkgever te worden aangegeven dat deze werkgever bij het BRPF een debiteur is. In dat geval zal er voor deze Werkgever een</w:t>
      </w:r>
      <w:r w:rsidR="00D37F62">
        <w:t xml:space="preserve"> </w:t>
      </w:r>
      <w:r>
        <w:t>NotaEntiteit gekoppeld worden en gaan de</w:t>
      </w:r>
      <w:r w:rsidR="00D37F62">
        <w:t xml:space="preserve"> </w:t>
      </w:r>
      <w:r>
        <w:t>dienstverbanden van d</w:t>
      </w:r>
      <w:r w:rsidR="00B22792">
        <w:t>i</w:t>
      </w:r>
      <w:r>
        <w:t>e Werkgever niet meer naar de Nota van de Deelnemer.</w:t>
      </w:r>
      <w:r w:rsidR="00D37F62">
        <w:t xml:space="preserve"> </w:t>
      </w:r>
    </w:p>
    <w:p w14:paraId="0235C9BD" w14:textId="1818C667" w:rsidR="000D116D" w:rsidRDefault="000D116D" w:rsidP="00AD541C">
      <w:pPr>
        <w:spacing w:line="240" w:lineRule="auto"/>
      </w:pPr>
      <w:r>
        <w:t>Er is nog geen mogelijkheid beschikbaar in Qwik om premies die in de bovenstaande uitzondering op de Nota van de werkgever in rekening worden gebracht, bij het niet betalen door de Werkgever naar de Nota’s van de Deelnemers te verplaatsen.</w:t>
      </w:r>
      <w:r w:rsidR="00D37F62">
        <w:t xml:space="preserve"> </w:t>
      </w:r>
      <w:r>
        <w:t>(N2H</w:t>
      </w:r>
      <w:r w:rsidR="00D37F62">
        <w:t>?</w:t>
      </w:r>
      <w:r>
        <w:t>)</w:t>
      </w:r>
    </w:p>
    <w:p w14:paraId="305E1779" w14:textId="77777777" w:rsidR="00B22792" w:rsidRDefault="00B22792" w:rsidP="00AD541C">
      <w:pPr>
        <w:spacing w:line="240" w:lineRule="auto"/>
      </w:pPr>
    </w:p>
    <w:p w14:paraId="176359B3" w14:textId="26919D1B" w:rsidR="00BF36AA" w:rsidRDefault="00BF36AA" w:rsidP="00AD541C">
      <w:pPr>
        <w:spacing w:line="240" w:lineRule="auto"/>
      </w:pPr>
      <w:r>
        <w:t>Met</w:t>
      </w:r>
      <w:r w:rsidR="00D37F62">
        <w:t xml:space="preserve"> </w:t>
      </w:r>
      <w:r>
        <w:t>bovenstaande is</w:t>
      </w:r>
      <w:r w:rsidR="00D37F62">
        <w:t xml:space="preserve"> </w:t>
      </w:r>
      <w:r w:rsidR="00B22792">
        <w:t>het</w:t>
      </w:r>
      <w:r w:rsidR="00D37F62">
        <w:t xml:space="preserve"> </w:t>
      </w:r>
      <w:r w:rsidR="00B22792">
        <w:t xml:space="preserve">volgende </w:t>
      </w:r>
      <w:r>
        <w:t>mogelijk</w:t>
      </w:r>
      <w:r w:rsidR="00D37F62">
        <w:t xml:space="preserve"> </w:t>
      </w:r>
      <w:r w:rsidR="00F5566B">
        <w:t xml:space="preserve">voor een Deelnemer in een </w:t>
      </w:r>
      <w:r>
        <w:t>BRPF:</w:t>
      </w:r>
    </w:p>
    <w:p w14:paraId="3B0B2DCF" w14:textId="0E98443F" w:rsidR="00BF36AA" w:rsidRDefault="00BF36AA" w:rsidP="002218D9">
      <w:pPr>
        <w:pStyle w:val="ListParagraph"/>
        <w:numPr>
          <w:ilvl w:val="0"/>
          <w:numId w:val="7"/>
        </w:numPr>
        <w:spacing w:line="240" w:lineRule="auto"/>
      </w:pPr>
      <w:r>
        <w:t xml:space="preserve">1 </w:t>
      </w:r>
      <w:r w:rsidR="00F5566B">
        <w:t xml:space="preserve">zelfstandig </w:t>
      </w:r>
      <w:r w:rsidR="005472D3">
        <w:t>D</w:t>
      </w:r>
      <w:r>
        <w:t xml:space="preserve">ienstverband zonder </w:t>
      </w:r>
      <w:r w:rsidR="00F5566B">
        <w:t>W</w:t>
      </w:r>
      <w:r>
        <w:t>erkgever</w:t>
      </w:r>
    </w:p>
    <w:p w14:paraId="5602C6D7" w14:textId="2712E9B0" w:rsidR="00F5566B" w:rsidRDefault="00F5566B" w:rsidP="002218D9">
      <w:pPr>
        <w:pStyle w:val="ListParagraph"/>
        <w:numPr>
          <w:ilvl w:val="0"/>
          <w:numId w:val="7"/>
        </w:numPr>
        <w:spacing w:line="240" w:lineRule="auto"/>
      </w:pPr>
      <w:r>
        <w:t xml:space="preserve">Meerdere loondienst </w:t>
      </w:r>
      <w:r w:rsidR="005472D3">
        <w:t>D</w:t>
      </w:r>
      <w:r>
        <w:t>ienstverbanden voor een Deelnemer met Werkgever</w:t>
      </w:r>
    </w:p>
    <w:p w14:paraId="755A9502" w14:textId="1B9BC408" w:rsidR="00BF36AA" w:rsidRDefault="00BF36AA" w:rsidP="002218D9">
      <w:pPr>
        <w:pStyle w:val="ListParagraph"/>
        <w:numPr>
          <w:ilvl w:val="0"/>
          <w:numId w:val="7"/>
        </w:numPr>
        <w:spacing w:line="240" w:lineRule="auto"/>
      </w:pPr>
      <w:r>
        <w:t xml:space="preserve">Premies van alle </w:t>
      </w:r>
      <w:r w:rsidR="005472D3">
        <w:t>D</w:t>
      </w:r>
      <w:r>
        <w:t xml:space="preserve">ienstverbanden </w:t>
      </w:r>
      <w:r w:rsidR="00F5566B">
        <w:t xml:space="preserve">standaard </w:t>
      </w:r>
      <w:r>
        <w:t xml:space="preserve">naar de Nota van de Deelnemer </w:t>
      </w:r>
    </w:p>
    <w:p w14:paraId="398CFD7D" w14:textId="4206E789" w:rsidR="00F5566B" w:rsidRDefault="00F5566B" w:rsidP="002218D9">
      <w:pPr>
        <w:pStyle w:val="ListParagraph"/>
        <w:numPr>
          <w:ilvl w:val="0"/>
          <w:numId w:val="7"/>
        </w:numPr>
        <w:spacing w:line="240" w:lineRule="auto"/>
      </w:pPr>
      <w:r>
        <w:t xml:space="preserve">Premies van </w:t>
      </w:r>
      <w:r w:rsidR="005472D3">
        <w:t>D</w:t>
      </w:r>
      <w:r>
        <w:t xml:space="preserve">ienstverbanden waarvan </w:t>
      </w:r>
      <w:r w:rsidR="00B22792">
        <w:t xml:space="preserve">de </w:t>
      </w:r>
      <w:r>
        <w:t xml:space="preserve">Werkgever een debiteur is naar de Nota van de Werkgever </w:t>
      </w:r>
    </w:p>
    <w:p w14:paraId="322B1F28" w14:textId="77777777" w:rsidR="00B22792" w:rsidRDefault="00B22792" w:rsidP="00AD541C">
      <w:pPr>
        <w:spacing w:line="240" w:lineRule="auto"/>
      </w:pPr>
    </w:p>
    <w:p w14:paraId="68E4DCD5" w14:textId="1DED42DF" w:rsidR="0041515B" w:rsidRDefault="0041515B" w:rsidP="00AD541C">
      <w:pPr>
        <w:spacing w:line="240" w:lineRule="auto"/>
      </w:pPr>
      <w:r>
        <w:t>ToDo:</w:t>
      </w:r>
    </w:p>
    <w:p w14:paraId="18D67A3E" w14:textId="1DAB3F09" w:rsidR="0041515B" w:rsidRDefault="00DC074A" w:rsidP="00AD541C">
      <w:pPr>
        <w:spacing w:line="240" w:lineRule="auto"/>
      </w:pPr>
      <w:r>
        <w:t>In het kader van STP</w:t>
      </w:r>
      <w:r w:rsidR="00D37F62">
        <w:t xml:space="preserve"> </w:t>
      </w:r>
      <w:r>
        <w:t>zijn er nu 2 kanalen onderscheiden om dienstverbandgegeven</w:t>
      </w:r>
      <w:r w:rsidR="001E1DBB">
        <w:t>s</w:t>
      </w:r>
      <w:r>
        <w:t xml:space="preserve"> te</w:t>
      </w:r>
      <w:r w:rsidR="00D37F62">
        <w:t xml:space="preserve"> </w:t>
      </w:r>
      <w:r>
        <w:t>ontvangen</w:t>
      </w:r>
      <w:r w:rsidR="00D37F62">
        <w:t>.</w:t>
      </w:r>
      <w:r>
        <w:t xml:space="preserve"> Dit </w:t>
      </w:r>
      <w:r w:rsidR="001E1DBB">
        <w:t>zijn</w:t>
      </w:r>
      <w:r>
        <w:t xml:space="preserve"> LAK en Portaal.</w:t>
      </w:r>
      <w:r w:rsidR="00D37F62">
        <w:t xml:space="preserve"> </w:t>
      </w:r>
      <w:r w:rsidR="00912AB9">
        <w:t>Onduidelijk</w:t>
      </w:r>
      <w:r>
        <w:t xml:space="preserve"> is of via het portaal</w:t>
      </w:r>
      <w:r w:rsidR="00D37F62">
        <w:t xml:space="preserve"> </w:t>
      </w:r>
      <w:r>
        <w:t>ook een nieuw loondienst Dienstverband kan worden doorgegeven. In elk geval</w:t>
      </w:r>
      <w:r w:rsidR="00D37F62">
        <w:t xml:space="preserve"> </w:t>
      </w:r>
      <w:r>
        <w:t>geldt dan dat de werkgever die wordt opgegeven moet bestaan binnen Qwik (procesmatige con</w:t>
      </w:r>
      <w:r w:rsidR="00912AB9">
        <w:t>t</w:t>
      </w:r>
      <w:r>
        <w:t>role) voordat het wordt aa</w:t>
      </w:r>
      <w:r w:rsidR="00912AB9">
        <w:t>n</w:t>
      </w:r>
      <w:r>
        <w:t>geleverd</w:t>
      </w:r>
      <w:r w:rsidR="001E1DBB">
        <w:t>.</w:t>
      </w:r>
    </w:p>
    <w:p w14:paraId="37FDC516" w14:textId="43203FEA" w:rsidR="00DC074A" w:rsidRDefault="00DC074A" w:rsidP="00AD541C">
      <w:pPr>
        <w:spacing w:line="240" w:lineRule="auto"/>
      </w:pPr>
      <w:r>
        <w:t>Dit geldt uiteraard ook voor data dat uit het LAK komt, maar aangezien dit collectief is, kan</w:t>
      </w:r>
      <w:r w:rsidR="00C31C67">
        <w:t xml:space="preserve"> </w:t>
      </w:r>
      <w:r>
        <w:t>procesmatig gecontroleerd worden dat Werkgevers bestaan voordat er Dienstverbanden worden doorgegeven aan Qwik.</w:t>
      </w:r>
    </w:p>
    <w:p w14:paraId="46BEBFE8" w14:textId="77777777" w:rsidR="000E5C89" w:rsidRDefault="000E5C89" w:rsidP="00AD541C">
      <w:pPr>
        <w:spacing w:line="240" w:lineRule="auto"/>
      </w:pPr>
    </w:p>
    <w:p w14:paraId="41B1801E" w14:textId="780FBFB8" w:rsidR="009E782F" w:rsidRPr="009E782F" w:rsidRDefault="00B44067" w:rsidP="00AD541C">
      <w:pPr>
        <w:spacing w:line="240" w:lineRule="auto"/>
        <w:rPr>
          <w:b/>
          <w:bCs/>
        </w:rPr>
      </w:pPr>
      <w:r>
        <w:rPr>
          <w:b/>
          <w:bCs/>
        </w:rPr>
        <w:t xml:space="preserve">Dienstverband </w:t>
      </w:r>
      <w:r w:rsidR="009E782F">
        <w:rPr>
          <w:b/>
          <w:bCs/>
        </w:rPr>
        <w:t xml:space="preserve">Incasso </w:t>
      </w:r>
      <w:r w:rsidR="009E782F" w:rsidRPr="009E782F">
        <w:rPr>
          <w:b/>
          <w:bCs/>
        </w:rPr>
        <w:t>en Nota</w:t>
      </w:r>
    </w:p>
    <w:p w14:paraId="405DE1DB" w14:textId="4B87401D" w:rsidR="00B44067" w:rsidRDefault="00B44067" w:rsidP="00AD541C">
      <w:pPr>
        <w:spacing w:line="240" w:lineRule="auto"/>
      </w:pPr>
      <w:r>
        <w:t>De dienstverbanden van een Deelnemer hebben voor incasso een koppeling naar Dienstverband Incasso.</w:t>
      </w:r>
      <w:r w:rsidR="00D37F62">
        <w:t xml:space="preserve"> </w:t>
      </w:r>
      <w:r>
        <w:t>Dit is een standen administratie waar de prolongatie gebeurtenis een</w:t>
      </w:r>
      <w:r w:rsidR="00D37F62">
        <w:t xml:space="preserve"> </w:t>
      </w:r>
      <w:r>
        <w:t>belangrijke rol speelt. Periodiek</w:t>
      </w:r>
      <w:r w:rsidR="00D37F62">
        <w:t xml:space="preserve"> </w:t>
      </w:r>
      <w:r>
        <w:t>worden hier de</w:t>
      </w:r>
      <w:r w:rsidR="00D37F62">
        <w:t xml:space="preserve"> </w:t>
      </w:r>
      <w:r>
        <w:t>premies van een Dienstverband geprolongeerd</w:t>
      </w:r>
      <w:r w:rsidR="00D37F62">
        <w:t xml:space="preserve"> </w:t>
      </w:r>
      <w:r>
        <w:t xml:space="preserve">en leiden gebeurtenissen </w:t>
      </w:r>
      <w:r w:rsidR="008522A2">
        <w:t>tot</w:t>
      </w:r>
      <w:r>
        <w:t xml:space="preserve"> delta</w:t>
      </w:r>
      <w:r w:rsidR="008522A2">
        <w:t>’s</w:t>
      </w:r>
      <w:r>
        <w:t xml:space="preserve"> van premies.</w:t>
      </w:r>
      <w:r w:rsidR="008522A2">
        <w:t xml:space="preserve"> Eventuele TWK</w:t>
      </w:r>
      <w:r w:rsidR="00D37F62">
        <w:t xml:space="preserve"> </w:t>
      </w:r>
      <w:r w:rsidR="008522A2">
        <w:t>voor premie</w:t>
      </w:r>
      <w:r w:rsidR="000E1174">
        <w:t>s</w:t>
      </w:r>
      <w:r w:rsidR="008522A2">
        <w:t xml:space="preserve"> (afboeken en opboeken) wordt hier ook opgelost.</w:t>
      </w:r>
      <w:r w:rsidR="00D37F62">
        <w:t xml:space="preserve"> </w:t>
      </w:r>
    </w:p>
    <w:p w14:paraId="591D16F8" w14:textId="099243DD" w:rsidR="008522A2" w:rsidRDefault="00B44067" w:rsidP="00AD541C">
      <w:pPr>
        <w:spacing w:line="240" w:lineRule="auto"/>
      </w:pPr>
      <w:r>
        <w:t xml:space="preserve">Standaard wordt er </w:t>
      </w:r>
      <w:r w:rsidR="009E782F">
        <w:t xml:space="preserve">1x per </w:t>
      </w:r>
      <w:r>
        <w:t>periode</w:t>
      </w:r>
      <w:r w:rsidR="009E782F">
        <w:t xml:space="preserve"> een prolongatie van premies</w:t>
      </w:r>
      <w:r>
        <w:t xml:space="preserve"> van dienstverbanden</w:t>
      </w:r>
      <w:r w:rsidR="00D37F62">
        <w:t xml:space="preserve"> </w:t>
      </w:r>
      <w:r w:rsidR="009E782F">
        <w:t>uitgevoerd.</w:t>
      </w:r>
      <w:r w:rsidR="00D37F62">
        <w:t xml:space="preserve"> </w:t>
      </w:r>
      <w:r>
        <w:t>De periodiciteit is gedefinieerd in Qwik en is standaard een maand.</w:t>
      </w:r>
      <w:r w:rsidR="009E782F">
        <w:t xml:space="preserve"> D</w:t>
      </w:r>
      <w:r>
        <w:t>e prolongatie</w:t>
      </w:r>
      <w:r w:rsidR="00D37F62">
        <w:t xml:space="preserve"> </w:t>
      </w:r>
      <w:r w:rsidR="009813BA">
        <w:t>vindt plaat</w:t>
      </w:r>
      <w:r w:rsidR="000E1174">
        <w:t>s</w:t>
      </w:r>
      <w:r>
        <w:t xml:space="preserve"> </w:t>
      </w:r>
      <w:r w:rsidR="009E782F">
        <w:t xml:space="preserve">op de eerste van de maand. </w:t>
      </w:r>
    </w:p>
    <w:p w14:paraId="4B3039C0" w14:textId="2CCBA3CC" w:rsidR="009E782F" w:rsidRDefault="00B44067" w:rsidP="00AD541C">
      <w:pPr>
        <w:spacing w:line="240" w:lineRule="auto"/>
      </w:pPr>
      <w:r>
        <w:t>Er wordt dan s</w:t>
      </w:r>
      <w:r w:rsidR="009E782F">
        <w:t>tandaard</w:t>
      </w:r>
      <w:r>
        <w:t xml:space="preserve"> </w:t>
      </w:r>
      <w:r w:rsidR="009E782F">
        <w:t>1x per maand een nota</w:t>
      </w:r>
      <w:r w:rsidR="00D37F62">
        <w:t xml:space="preserve"> </w:t>
      </w:r>
      <w:r w:rsidR="009813BA">
        <w:t xml:space="preserve">(= factuur) </w:t>
      </w:r>
      <w:r w:rsidR="009E782F">
        <w:t>gemaakt</w:t>
      </w:r>
      <w:r w:rsidR="00D37F62">
        <w:t xml:space="preserve"> </w:t>
      </w:r>
      <w:r w:rsidR="009E782F">
        <w:t>waarop alle nog nie</w:t>
      </w:r>
      <w:r>
        <w:t>t</w:t>
      </w:r>
      <w:r w:rsidR="009E782F">
        <w:t xml:space="preserve"> voo</w:t>
      </w:r>
      <w:r>
        <w:t>r</w:t>
      </w:r>
      <w:r w:rsidR="009E782F">
        <w:t xml:space="preserve"> incasso verwerkte gebeurtenissen worden geplaatst</w:t>
      </w:r>
      <w:r w:rsidR="008522A2">
        <w:t xml:space="preserve"> van alle dienstverbanden die gekoppeld zijn aan de NotaEntiteit</w:t>
      </w:r>
      <w:r w:rsidR="009E782F">
        <w:t xml:space="preserve">. </w:t>
      </w:r>
      <w:r>
        <w:t>Dat zijn dus in principe alle gebe</w:t>
      </w:r>
      <w:r w:rsidR="008522A2">
        <w:t>u</w:t>
      </w:r>
      <w:r>
        <w:t xml:space="preserve">rtenissen inclusief </w:t>
      </w:r>
      <w:r w:rsidR="009813BA">
        <w:t>de prolongatie.</w:t>
      </w:r>
      <w:r w:rsidR="008522A2">
        <w:t xml:space="preserve"> De totalen over alle dienstverbanden worden vastgelegd</w:t>
      </w:r>
      <w:r w:rsidR="00D37F62">
        <w:t xml:space="preserve"> </w:t>
      </w:r>
      <w:r w:rsidR="008522A2">
        <w:t>voor</w:t>
      </w:r>
      <w:r w:rsidR="00D37F62">
        <w:t xml:space="preserve"> </w:t>
      </w:r>
      <w:r w:rsidR="008522A2">
        <w:t>de nota en de</w:t>
      </w:r>
      <w:r w:rsidR="00D37F62">
        <w:t xml:space="preserve"> </w:t>
      </w:r>
      <w:r w:rsidR="008522A2">
        <w:t>totalen per</w:t>
      </w:r>
      <w:r w:rsidR="00D37F62">
        <w:t xml:space="preserve"> </w:t>
      </w:r>
      <w:r w:rsidR="008522A2">
        <w:t>boekperiode. Dit laatste alleen indien de financiële</w:t>
      </w:r>
      <w:r w:rsidR="00D37F62">
        <w:t xml:space="preserve"> </w:t>
      </w:r>
      <w:r w:rsidR="008522A2">
        <w:t>administratie</w:t>
      </w:r>
      <w:r w:rsidR="00D37F62">
        <w:t xml:space="preserve"> </w:t>
      </w:r>
      <w:r w:rsidR="008522A2">
        <w:t>dit wenst.</w:t>
      </w:r>
    </w:p>
    <w:p w14:paraId="4D75E107" w14:textId="271FFF26" w:rsidR="00A91C35" w:rsidRDefault="00E17967" w:rsidP="00AD541C">
      <w:pPr>
        <w:spacing w:line="240" w:lineRule="auto"/>
      </w:pPr>
      <w:r>
        <w:t>De nota</w:t>
      </w:r>
      <w:r w:rsidR="006D5EDC">
        <w:t>’</w:t>
      </w:r>
      <w:r>
        <w:t>s zijn</w:t>
      </w:r>
      <w:r w:rsidR="006D5EDC">
        <w:t xml:space="preserve"> bepalend voor de stortingen op beleggingsrekeningen. </w:t>
      </w:r>
      <w:r w:rsidR="006D5EDC" w:rsidRPr="00B40A6A">
        <w:t>De administratie kan actual of assumed zijn.</w:t>
      </w:r>
      <w:r w:rsidRPr="00B40A6A">
        <w:t xml:space="preserve"> </w:t>
      </w:r>
      <w:r w:rsidR="006D5EDC" w:rsidRPr="006D5EDC">
        <w:t>Indien actual betekent dat</w:t>
      </w:r>
      <w:r w:rsidR="00A91C35">
        <w:t>, dat</w:t>
      </w:r>
      <w:r w:rsidR="006D5EDC" w:rsidRPr="006D5EDC">
        <w:t xml:space="preserve"> de nota</w:t>
      </w:r>
      <w:r w:rsidR="00D37F62">
        <w:t xml:space="preserve"> </w:t>
      </w:r>
      <w:r w:rsidR="006D5EDC" w:rsidRPr="006D5EDC">
        <w:t>bij</w:t>
      </w:r>
      <w:r w:rsidR="00D37F62">
        <w:t xml:space="preserve"> </w:t>
      </w:r>
      <w:r w:rsidR="006D5EDC" w:rsidRPr="006D5EDC">
        <w:t>het a</w:t>
      </w:r>
      <w:r w:rsidR="006D5EDC">
        <w:t>anmaken altijd op niet betaald staat</w:t>
      </w:r>
      <w:r w:rsidR="00A91C35">
        <w:t xml:space="preserve"> en een melding van de</w:t>
      </w:r>
      <w:r w:rsidR="00D37F62">
        <w:t xml:space="preserve"> </w:t>
      </w:r>
      <w:r w:rsidR="00A91C35">
        <w:t>financiële administratie noodzakelijk is.</w:t>
      </w:r>
    </w:p>
    <w:p w14:paraId="599554C3" w14:textId="75A3C7BD" w:rsidR="00E17967" w:rsidRPr="006D5EDC" w:rsidRDefault="00A91C35" w:rsidP="00AD541C">
      <w:pPr>
        <w:spacing w:line="240" w:lineRule="auto"/>
      </w:pPr>
      <w:r>
        <w:t>Een nota bevat ook vrijgestelde premies</w:t>
      </w:r>
      <w:r w:rsidR="00D37F62">
        <w:t xml:space="preserve"> </w:t>
      </w:r>
      <w:r>
        <w:t>in het kader van arbeidsongeschiktheid</w:t>
      </w:r>
      <w:r w:rsidR="00D37F62">
        <w:t>.</w:t>
      </w:r>
      <w:r>
        <w:t xml:space="preserve"> Deze worden verondersteld</w:t>
      </w:r>
      <w:r w:rsidR="00D37F62">
        <w:t xml:space="preserve"> </w:t>
      </w:r>
      <w:r>
        <w:t>assumed te zijn. Dit laatste betekent</w:t>
      </w:r>
      <w:r w:rsidR="0007506B">
        <w:t>,</w:t>
      </w:r>
      <w:r>
        <w:t xml:space="preserve"> dat zijn bij de eerste mogelijkheid van een dagproces</w:t>
      </w:r>
      <w:r w:rsidR="00D37F62">
        <w:t xml:space="preserve"> </w:t>
      </w:r>
      <w:r>
        <w:t>worden gestort</w:t>
      </w:r>
      <w:r w:rsidR="00997C42">
        <w:t xml:space="preserve"> (zie beleggingsfondsen)</w:t>
      </w:r>
      <w:r>
        <w:t xml:space="preserve">. </w:t>
      </w:r>
    </w:p>
    <w:p w14:paraId="39547B82" w14:textId="77777777" w:rsidR="00FB46DC" w:rsidRDefault="00FB46DC" w:rsidP="00AD541C">
      <w:pPr>
        <w:spacing w:line="240" w:lineRule="auto"/>
      </w:pPr>
    </w:p>
    <w:p w14:paraId="60F307BB" w14:textId="68D220DC" w:rsidR="004F0790" w:rsidRDefault="009E782F" w:rsidP="00AD541C">
      <w:pPr>
        <w:spacing w:line="240" w:lineRule="auto"/>
      </w:pPr>
      <w:r>
        <w:t>ToDo:</w:t>
      </w:r>
      <w:r w:rsidR="00D37F62">
        <w:t xml:space="preserve"> </w:t>
      </w:r>
    </w:p>
    <w:p w14:paraId="3AA814A6" w14:textId="1B62584D" w:rsidR="008522A2" w:rsidRDefault="009E782F" w:rsidP="00AD541C">
      <w:pPr>
        <w:spacing w:line="240" w:lineRule="auto"/>
      </w:pPr>
      <w:r>
        <w:t>Blijft</w:t>
      </w:r>
      <w:r w:rsidR="009111A5">
        <w:t xml:space="preserve"> het</w:t>
      </w:r>
      <w:r>
        <w:t xml:space="preserve"> maken van Nota 1x per maand</w:t>
      </w:r>
      <w:r w:rsidR="00D37F62">
        <w:t xml:space="preserve"> </w:t>
      </w:r>
      <w:r w:rsidR="009111A5">
        <w:t>of moet dit</w:t>
      </w:r>
      <w:r w:rsidR="00D37F62">
        <w:t xml:space="preserve"> </w:t>
      </w:r>
      <w:r w:rsidR="009111A5">
        <w:t>vaker in de maand</w:t>
      </w:r>
      <w:r w:rsidR="00D37F62">
        <w:t xml:space="preserve"> </w:t>
      </w:r>
      <w:r w:rsidR="009111A5">
        <w:t>bij BRPF</w:t>
      </w:r>
      <w:r w:rsidR="00D37F62">
        <w:t xml:space="preserve">? </w:t>
      </w:r>
      <w:r w:rsidR="004F0790">
        <w:t xml:space="preserve">Qwik kent ook de periodiciteit van 1x per week. Er dient dan wel een vaste dag in de week gekozen te </w:t>
      </w:r>
      <w:r w:rsidR="008522A2">
        <w:t>w</w:t>
      </w:r>
      <w:r w:rsidR="004F0790">
        <w:t>orden.</w:t>
      </w:r>
      <w:r w:rsidR="008522A2">
        <w:t xml:space="preserve"> </w:t>
      </w:r>
      <w:r w:rsidR="00B42A9E">
        <w:t>De eerste keer na een prolongatie</w:t>
      </w:r>
      <w:r w:rsidR="00D37F62">
        <w:t xml:space="preserve"> </w:t>
      </w:r>
      <w:r w:rsidR="00B42A9E">
        <w:t>zal tot een nota aan alle notaentiteiten leiden, de weken in de maand</w:t>
      </w:r>
      <w:r w:rsidR="00D37F62">
        <w:t xml:space="preserve"> </w:t>
      </w:r>
      <w:r w:rsidR="00B42A9E">
        <w:t>daarna alleen tot een nota indien er een gebeurtenis is geleverd voor</w:t>
      </w:r>
      <w:r w:rsidR="00D37F62">
        <w:t xml:space="preserve"> </w:t>
      </w:r>
      <w:r w:rsidR="00B42A9E">
        <w:t>een dienstverband.</w:t>
      </w:r>
      <w:r w:rsidR="00C31C67">
        <w:t xml:space="preserve"> </w:t>
      </w:r>
    </w:p>
    <w:p w14:paraId="3EE02822" w14:textId="0FA74953" w:rsidR="00E17967" w:rsidRDefault="000353C8" w:rsidP="00AD541C">
      <w:pPr>
        <w:spacing w:line="240" w:lineRule="auto"/>
      </w:pPr>
      <w:r>
        <w:t>Voor een</w:t>
      </w:r>
      <w:r w:rsidR="00D37F62">
        <w:t xml:space="preserve"> </w:t>
      </w:r>
      <w:r w:rsidR="00E17967">
        <w:t xml:space="preserve">STP </w:t>
      </w:r>
      <w:r>
        <w:t>administratie</w:t>
      </w:r>
      <w:r w:rsidR="00D37F62">
        <w:t xml:space="preserve"> </w:t>
      </w:r>
      <w:r>
        <w:t>is</w:t>
      </w:r>
      <w:r w:rsidR="00D37F62">
        <w:t xml:space="preserve"> </w:t>
      </w:r>
      <w:r>
        <w:t>deze</w:t>
      </w:r>
      <w:r w:rsidR="00D37F62">
        <w:t xml:space="preserve"> </w:t>
      </w:r>
      <w:r>
        <w:t>week cyclus</w:t>
      </w:r>
      <w:r w:rsidR="00D37F62">
        <w:t xml:space="preserve"> </w:t>
      </w:r>
      <w:r>
        <w:t>geen groot</w:t>
      </w:r>
      <w:r w:rsidR="00D37F62">
        <w:t xml:space="preserve"> </w:t>
      </w:r>
      <w:r>
        <w:t>probleem. Het OS deel van VIDA</w:t>
      </w:r>
      <w:r w:rsidR="00D37F62">
        <w:t xml:space="preserve"> </w:t>
      </w:r>
      <w:r>
        <w:t>dient elke week de nota opdracht te geven. Echter in het kader van testen verdient dit wel aandacht. Zonder goede geautomatiseerd</w:t>
      </w:r>
      <w:r w:rsidR="00D37F62">
        <w:t xml:space="preserve"> </w:t>
      </w:r>
      <w:r>
        <w:t>testen is dit lastig</w:t>
      </w:r>
      <w:r w:rsidR="001E1DBB">
        <w:t>.</w:t>
      </w:r>
    </w:p>
    <w:p w14:paraId="6446629F" w14:textId="1FB49D8A" w:rsidR="009E782F" w:rsidRDefault="009E782F" w:rsidP="00AD541C">
      <w:pPr>
        <w:spacing w:line="240" w:lineRule="auto"/>
      </w:pPr>
    </w:p>
    <w:p w14:paraId="2BA2BF65" w14:textId="60E34E81" w:rsidR="00912AB9" w:rsidRPr="00912AB9" w:rsidRDefault="00912AB9" w:rsidP="00AD541C">
      <w:pPr>
        <w:spacing w:line="240" w:lineRule="auto"/>
        <w:rPr>
          <w:b/>
          <w:bCs/>
        </w:rPr>
      </w:pPr>
      <w:r w:rsidRPr="00912AB9">
        <w:rPr>
          <w:b/>
          <w:bCs/>
        </w:rPr>
        <w:t>Beroepsdispensatie en Beroeps</w:t>
      </w:r>
      <w:r w:rsidR="00B33371">
        <w:rPr>
          <w:b/>
          <w:bCs/>
        </w:rPr>
        <w:t>pensioen</w:t>
      </w:r>
      <w:r w:rsidRPr="00912AB9">
        <w:rPr>
          <w:b/>
          <w:bCs/>
        </w:rPr>
        <w:t xml:space="preserve">vereniging </w:t>
      </w:r>
    </w:p>
    <w:p w14:paraId="1D337D5E" w14:textId="73A6BFD6" w:rsidR="00812DE1" w:rsidRDefault="009B10B2" w:rsidP="00AD541C">
      <w:pPr>
        <w:spacing w:line="240" w:lineRule="auto"/>
      </w:pPr>
      <w:r>
        <w:t>Er dient een mogelijkheid te zijn</w:t>
      </w:r>
      <w:r w:rsidR="00AF1A6B">
        <w:t xml:space="preserve"> om deelnemers op te nemen waarvan is vastgesteld</w:t>
      </w:r>
      <w:r w:rsidR="007F6A4D">
        <w:t xml:space="preserve"> dat</w:t>
      </w:r>
      <w:r w:rsidR="00D37F62">
        <w:t xml:space="preserve"> </w:t>
      </w:r>
      <w:r w:rsidR="007F6A4D">
        <w:t>ze als beroepsgenoot niet verplicht aangesloten hoeven te zijn. Dit is het vastleggen van beroepsdispensatie.</w:t>
      </w:r>
      <w:r w:rsidR="00D37F62">
        <w:t xml:space="preserve"> </w:t>
      </w:r>
      <w:r w:rsidR="007F6A4D">
        <w:t>Er zal wel een Persoon en Deelnemer registratie plaatsvinden</w:t>
      </w:r>
      <w:r w:rsidR="00812DE1">
        <w:t xml:space="preserve"> in Qwik</w:t>
      </w:r>
      <w:r w:rsidR="0007506B">
        <w:t>.</w:t>
      </w:r>
    </w:p>
    <w:p w14:paraId="34AB7EFB" w14:textId="2C0919AF" w:rsidR="007F6A4D" w:rsidRDefault="007F6A4D" w:rsidP="00AD541C">
      <w:pPr>
        <w:spacing w:line="240" w:lineRule="auto"/>
      </w:pPr>
      <w:r>
        <w:t>Daarnaast</w:t>
      </w:r>
      <w:r w:rsidR="00D37F62">
        <w:t xml:space="preserve"> </w:t>
      </w:r>
      <w:r>
        <w:t>dient er</w:t>
      </w:r>
      <w:r w:rsidR="00D37F62">
        <w:t xml:space="preserve"> </w:t>
      </w:r>
      <w:r>
        <w:t>ondersteuning te zijn voor het vastleggen van het wel/n</w:t>
      </w:r>
      <w:r w:rsidR="00812DE1">
        <w:t>i</w:t>
      </w:r>
      <w:r>
        <w:t xml:space="preserve">et lid zijn van de beroepsvereniging. Dit gegeven </w:t>
      </w:r>
      <w:r w:rsidR="00812DE1">
        <w:t xml:space="preserve">dient </w:t>
      </w:r>
      <w:r>
        <w:t>historisch beschikbaar zijn.</w:t>
      </w:r>
      <w:r w:rsidR="00D37F62">
        <w:t xml:space="preserve"> </w:t>
      </w:r>
      <w:r w:rsidR="00812DE1">
        <w:t>Er zal dan</w:t>
      </w:r>
      <w:r w:rsidR="0007506B">
        <w:t xml:space="preserve"> een</w:t>
      </w:r>
      <w:r w:rsidR="00812DE1">
        <w:t xml:space="preserve"> gebeurtenis</w:t>
      </w:r>
      <w:r w:rsidR="00D37F62">
        <w:t xml:space="preserve"> </w:t>
      </w:r>
      <w:r w:rsidR="00812DE1">
        <w:t>worden gemaakt o</w:t>
      </w:r>
      <w:r w:rsidR="0007506B">
        <w:t>m</w:t>
      </w:r>
      <w:r w:rsidR="00812DE1">
        <w:t xml:space="preserve"> dit</w:t>
      </w:r>
      <w:r w:rsidR="00D37F62">
        <w:t xml:space="preserve"> </w:t>
      </w:r>
      <w:r w:rsidR="00812DE1">
        <w:t>te kunnen wijzigen</w:t>
      </w:r>
      <w:r w:rsidR="0007506B">
        <w:t>.</w:t>
      </w:r>
    </w:p>
    <w:p w14:paraId="70CFE485" w14:textId="22B06C18" w:rsidR="00812DE1" w:rsidRDefault="00812DE1" w:rsidP="00AD541C">
      <w:pPr>
        <w:spacing w:line="240" w:lineRule="auto"/>
      </w:pPr>
      <w:r>
        <w:t>ToDo:</w:t>
      </w:r>
    </w:p>
    <w:p w14:paraId="6BD37479" w14:textId="45065555" w:rsidR="00812DE1" w:rsidRDefault="00812DE1">
      <w:pPr>
        <w:spacing w:line="240" w:lineRule="auto"/>
      </w:pPr>
      <w:r>
        <w:t>Een persoon kan zich via het portaal aanmelden. De vraag is of deze persoon direct als Deelnemer in de administratie mag.</w:t>
      </w:r>
      <w:r w:rsidR="00D37F62">
        <w:t xml:space="preserve"> </w:t>
      </w:r>
      <w:r>
        <w:t>Indien de deelnemer</w:t>
      </w:r>
      <w:r w:rsidR="00D37F62">
        <w:t xml:space="preserve"> </w:t>
      </w:r>
      <w:r>
        <w:t>geen deelnemer</w:t>
      </w:r>
      <w:r w:rsidR="00D37F62">
        <w:t xml:space="preserve"> </w:t>
      </w:r>
      <w:r w:rsidR="001A7E28">
        <w:t>kan deze</w:t>
      </w:r>
      <w:r w:rsidR="00D37F62">
        <w:t xml:space="preserve"> </w:t>
      </w:r>
      <w:r w:rsidR="001A7E28">
        <w:t>daarna worden</w:t>
      </w:r>
      <w:r w:rsidR="00D37F62">
        <w:t xml:space="preserve"> </w:t>
      </w:r>
      <w:r w:rsidR="001A7E28">
        <w:t>beëindigd, maar niet worden verwijderd. Mag deze persoon nog niet in de administratie dan dient er een tijdelijke voorziening te worden gemaakt.</w:t>
      </w:r>
      <w:r w:rsidR="00D37F62">
        <w:t xml:space="preserve"> </w:t>
      </w:r>
    </w:p>
    <w:p w14:paraId="2DB58736" w14:textId="77777777" w:rsidR="000E5C89" w:rsidRDefault="000E5C89" w:rsidP="00AD541C">
      <w:pPr>
        <w:spacing w:line="240" w:lineRule="auto"/>
        <w:rPr>
          <w:b/>
          <w:bCs/>
        </w:rPr>
      </w:pPr>
    </w:p>
    <w:p w14:paraId="011AF9BF" w14:textId="262B2B7F" w:rsidR="00452B7F" w:rsidRDefault="00452B7F" w:rsidP="00AD541C">
      <w:pPr>
        <w:spacing w:line="240" w:lineRule="auto"/>
        <w:rPr>
          <w:b/>
          <w:bCs/>
        </w:rPr>
      </w:pPr>
      <w:r>
        <w:rPr>
          <w:b/>
          <w:bCs/>
        </w:rPr>
        <w:t>Premie storting en P</w:t>
      </w:r>
      <w:r w:rsidR="001A7E28">
        <w:rPr>
          <w:b/>
          <w:bCs/>
        </w:rPr>
        <w:t>r</w:t>
      </w:r>
      <w:r>
        <w:rPr>
          <w:b/>
          <w:bCs/>
        </w:rPr>
        <w:t>emie Storting Ao</w:t>
      </w:r>
    </w:p>
    <w:p w14:paraId="2C6D404D" w14:textId="77777777" w:rsidR="000E5C89" w:rsidRDefault="000E5C89" w:rsidP="00AD541C">
      <w:pPr>
        <w:spacing w:line="240" w:lineRule="auto"/>
        <w:rPr>
          <w:b/>
          <w:bCs/>
        </w:rPr>
      </w:pPr>
    </w:p>
    <w:p w14:paraId="6488BD6E" w14:textId="12842BC3" w:rsidR="003D6C92" w:rsidRDefault="003D6C92" w:rsidP="00952872">
      <w:pPr>
        <w:pStyle w:val="Heading2"/>
      </w:pPr>
      <w:bookmarkStart w:id="819" w:name="_Toc187312138"/>
      <w:bookmarkStart w:id="820" w:name="_Toc352424867"/>
      <w:bookmarkStart w:id="821" w:name="_Toc672379585"/>
      <w:r>
        <w:t>Statussen</w:t>
      </w:r>
      <w:bookmarkEnd w:id="819"/>
      <w:bookmarkEnd w:id="820"/>
      <w:bookmarkEnd w:id="821"/>
    </w:p>
    <w:p w14:paraId="4DABD142" w14:textId="659EC514" w:rsidR="007B2F8C" w:rsidRDefault="007B2F8C" w:rsidP="00AD541C">
      <w:pPr>
        <w:spacing w:line="240" w:lineRule="auto"/>
      </w:pPr>
      <w:r>
        <w:t xml:space="preserve">Door de gebeurtenissen wordt een levensloop </w:t>
      </w:r>
      <w:r w:rsidR="008904E1">
        <w:t xml:space="preserve">van een deelnemer </w:t>
      </w:r>
      <w:r>
        <w:t>in de administratie geregistreerd, hierbij worden voor het reglement de volgende statussen onderscheiden</w:t>
      </w:r>
    </w:p>
    <w:tbl>
      <w:tblPr>
        <w:tblW w:w="71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04"/>
        <w:gridCol w:w="5995"/>
      </w:tblGrid>
      <w:tr w:rsidR="007B2F8C" w:rsidRPr="00DE0951" w14:paraId="3831C63F" w14:textId="77777777" w:rsidTr="002E63CE">
        <w:trPr>
          <w:trHeight w:val="307"/>
        </w:trPr>
        <w:tc>
          <w:tcPr>
            <w:tcW w:w="1204" w:type="dxa"/>
            <w:noWrap/>
            <w:vAlign w:val="bottom"/>
            <w:hideMark/>
          </w:tcPr>
          <w:p w14:paraId="5728709D" w14:textId="6F5DFD69" w:rsidR="007B2F8C" w:rsidRPr="00DE0951" w:rsidRDefault="007B2F8C" w:rsidP="00AD541C">
            <w:pPr>
              <w:spacing w:after="0" w:line="240" w:lineRule="auto"/>
              <w:rPr>
                <w:rFonts w:eastAsia="Times New Roman" w:cs="Times New Roman"/>
                <w:lang w:eastAsia="nl-NL"/>
              </w:rPr>
            </w:pPr>
            <w:r>
              <w:rPr>
                <w:rFonts w:eastAsia="Times New Roman" w:cs="Times New Roman"/>
                <w:lang w:eastAsia="nl-NL"/>
              </w:rPr>
              <w:t>ASP</w:t>
            </w:r>
          </w:p>
        </w:tc>
        <w:tc>
          <w:tcPr>
            <w:tcW w:w="5995" w:type="dxa"/>
            <w:noWrap/>
            <w:vAlign w:val="bottom"/>
            <w:hideMark/>
          </w:tcPr>
          <w:p w14:paraId="4575184B" w14:textId="596065DD" w:rsidR="007B2F8C" w:rsidRPr="00DE0951" w:rsidRDefault="007B2F8C" w:rsidP="00AD541C">
            <w:pPr>
              <w:spacing w:after="0" w:line="240" w:lineRule="auto"/>
              <w:rPr>
                <w:rFonts w:eastAsia="Times New Roman" w:cs="Times New Roman"/>
                <w:lang w:eastAsia="nl-NL"/>
              </w:rPr>
            </w:pPr>
            <w:r>
              <w:rPr>
                <w:rFonts w:eastAsia="Times New Roman" w:cs="Times New Roman"/>
                <w:lang w:eastAsia="nl-NL"/>
              </w:rPr>
              <w:t>Aspirant</w:t>
            </w:r>
          </w:p>
        </w:tc>
      </w:tr>
      <w:tr w:rsidR="007B2F8C" w:rsidRPr="00DE0951" w14:paraId="2B470205" w14:textId="77777777" w:rsidTr="002E63CE">
        <w:trPr>
          <w:trHeight w:val="307"/>
        </w:trPr>
        <w:tc>
          <w:tcPr>
            <w:tcW w:w="1204" w:type="dxa"/>
            <w:noWrap/>
            <w:vAlign w:val="bottom"/>
            <w:hideMark/>
          </w:tcPr>
          <w:p w14:paraId="0A75A899" w14:textId="79C64D42" w:rsidR="007B2F8C" w:rsidRPr="00DE0951" w:rsidRDefault="007B2F8C" w:rsidP="00AD541C">
            <w:pPr>
              <w:spacing w:after="0" w:line="240" w:lineRule="auto"/>
              <w:rPr>
                <w:rFonts w:eastAsia="Times New Roman" w:cs="Times New Roman"/>
                <w:lang w:eastAsia="nl-NL"/>
              </w:rPr>
            </w:pPr>
            <w:r>
              <w:rPr>
                <w:rFonts w:eastAsia="Times New Roman" w:cs="Times New Roman"/>
                <w:lang w:eastAsia="nl-NL"/>
              </w:rPr>
              <w:t>AOASP</w:t>
            </w:r>
          </w:p>
        </w:tc>
        <w:tc>
          <w:tcPr>
            <w:tcW w:w="5995" w:type="dxa"/>
            <w:noWrap/>
            <w:vAlign w:val="bottom"/>
            <w:hideMark/>
          </w:tcPr>
          <w:p w14:paraId="5ED1A22A" w14:textId="10E10036" w:rsidR="007B2F8C" w:rsidRPr="00DE0951" w:rsidRDefault="007B2F8C" w:rsidP="00AD541C">
            <w:pPr>
              <w:spacing w:after="0" w:line="240" w:lineRule="auto"/>
              <w:rPr>
                <w:rFonts w:eastAsia="Times New Roman" w:cs="Times New Roman"/>
                <w:lang w:eastAsia="nl-NL"/>
              </w:rPr>
            </w:pPr>
            <w:r w:rsidRPr="007B2F8C">
              <w:rPr>
                <w:rFonts w:eastAsia="Times New Roman" w:cs="Times New Roman"/>
                <w:lang w:eastAsia="nl-NL"/>
              </w:rPr>
              <w:t>Arbeidsongeschikt Aspirant</w:t>
            </w:r>
          </w:p>
        </w:tc>
      </w:tr>
      <w:tr w:rsidR="007B2F8C" w:rsidRPr="00DE0951" w14:paraId="6379D71F" w14:textId="77777777" w:rsidTr="002E63CE">
        <w:trPr>
          <w:trHeight w:val="307"/>
        </w:trPr>
        <w:tc>
          <w:tcPr>
            <w:tcW w:w="1204" w:type="dxa"/>
            <w:noWrap/>
            <w:vAlign w:val="bottom"/>
            <w:hideMark/>
          </w:tcPr>
          <w:p w14:paraId="09BE8718"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AC</w:t>
            </w:r>
          </w:p>
        </w:tc>
        <w:tc>
          <w:tcPr>
            <w:tcW w:w="5995" w:type="dxa"/>
            <w:noWrap/>
            <w:vAlign w:val="bottom"/>
            <w:hideMark/>
          </w:tcPr>
          <w:p w14:paraId="6D515013"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Actief</w:t>
            </w:r>
          </w:p>
        </w:tc>
      </w:tr>
      <w:tr w:rsidR="007B2F8C" w:rsidRPr="00DE0951" w14:paraId="41A81A5B" w14:textId="77777777" w:rsidTr="002E63CE">
        <w:trPr>
          <w:trHeight w:val="307"/>
        </w:trPr>
        <w:tc>
          <w:tcPr>
            <w:tcW w:w="1204" w:type="dxa"/>
            <w:noWrap/>
            <w:vAlign w:val="bottom"/>
            <w:hideMark/>
          </w:tcPr>
          <w:p w14:paraId="543EA198"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AOAC</w:t>
            </w:r>
          </w:p>
        </w:tc>
        <w:tc>
          <w:tcPr>
            <w:tcW w:w="5995" w:type="dxa"/>
            <w:noWrap/>
            <w:vAlign w:val="bottom"/>
            <w:hideMark/>
          </w:tcPr>
          <w:p w14:paraId="01CA1C30"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Arbeidsongeschikt Actief</w:t>
            </w:r>
          </w:p>
        </w:tc>
      </w:tr>
      <w:tr w:rsidR="007B2F8C" w:rsidRPr="00DE0951" w14:paraId="778C5203" w14:textId="77777777" w:rsidTr="002E63CE">
        <w:trPr>
          <w:trHeight w:val="307"/>
        </w:trPr>
        <w:tc>
          <w:tcPr>
            <w:tcW w:w="1204" w:type="dxa"/>
            <w:noWrap/>
            <w:vAlign w:val="bottom"/>
            <w:hideMark/>
          </w:tcPr>
          <w:p w14:paraId="6907E262"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AOPV</w:t>
            </w:r>
          </w:p>
        </w:tc>
        <w:tc>
          <w:tcPr>
            <w:tcW w:w="5995" w:type="dxa"/>
            <w:noWrap/>
            <w:vAlign w:val="bottom"/>
            <w:hideMark/>
          </w:tcPr>
          <w:p w14:paraId="6E84CBD3"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Arbeidsongeschikt Premievrij</w:t>
            </w:r>
          </w:p>
        </w:tc>
      </w:tr>
      <w:tr w:rsidR="007B2F8C" w:rsidRPr="00DE0951" w14:paraId="59EEF29A" w14:textId="77777777" w:rsidTr="002E63CE">
        <w:trPr>
          <w:trHeight w:val="307"/>
        </w:trPr>
        <w:tc>
          <w:tcPr>
            <w:tcW w:w="1204" w:type="dxa"/>
            <w:noWrap/>
            <w:vAlign w:val="bottom"/>
            <w:hideMark/>
          </w:tcPr>
          <w:p w14:paraId="5D3340BD"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PV</w:t>
            </w:r>
          </w:p>
        </w:tc>
        <w:tc>
          <w:tcPr>
            <w:tcW w:w="5995" w:type="dxa"/>
            <w:noWrap/>
            <w:vAlign w:val="bottom"/>
            <w:hideMark/>
          </w:tcPr>
          <w:p w14:paraId="1247720C"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Premievrij</w:t>
            </w:r>
          </w:p>
        </w:tc>
      </w:tr>
      <w:tr w:rsidR="007B2F8C" w:rsidRPr="00DE0951" w14:paraId="03C9A482" w14:textId="77777777" w:rsidTr="002E63CE">
        <w:trPr>
          <w:trHeight w:val="307"/>
        </w:trPr>
        <w:tc>
          <w:tcPr>
            <w:tcW w:w="1204" w:type="dxa"/>
            <w:noWrap/>
            <w:vAlign w:val="bottom"/>
            <w:hideMark/>
          </w:tcPr>
          <w:p w14:paraId="3EDDD949"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EXAC</w:t>
            </w:r>
          </w:p>
        </w:tc>
        <w:tc>
          <w:tcPr>
            <w:tcW w:w="5995" w:type="dxa"/>
            <w:noWrap/>
            <w:vAlign w:val="bottom"/>
            <w:hideMark/>
          </w:tcPr>
          <w:p w14:paraId="5FE5891A"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Ex-partner Actief</w:t>
            </w:r>
          </w:p>
        </w:tc>
      </w:tr>
      <w:tr w:rsidR="007B2F8C" w:rsidRPr="00DE0951" w14:paraId="56CF9037" w14:textId="77777777" w:rsidTr="002E63CE">
        <w:trPr>
          <w:trHeight w:val="307"/>
        </w:trPr>
        <w:tc>
          <w:tcPr>
            <w:tcW w:w="1204" w:type="dxa"/>
            <w:noWrap/>
            <w:vAlign w:val="bottom"/>
            <w:hideMark/>
          </w:tcPr>
          <w:p w14:paraId="69B8BE94"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EXIP</w:t>
            </w:r>
          </w:p>
        </w:tc>
        <w:tc>
          <w:tcPr>
            <w:tcW w:w="5995" w:type="dxa"/>
            <w:noWrap/>
            <w:vAlign w:val="bottom"/>
            <w:hideMark/>
          </w:tcPr>
          <w:p w14:paraId="6F742C2C"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Ex-partner Ingegaan</w:t>
            </w:r>
          </w:p>
        </w:tc>
      </w:tr>
      <w:tr w:rsidR="007B2F8C" w:rsidRPr="00DE0951" w14:paraId="4550D9B9" w14:textId="77777777" w:rsidTr="002E63CE">
        <w:trPr>
          <w:trHeight w:val="307"/>
        </w:trPr>
        <w:tc>
          <w:tcPr>
            <w:tcW w:w="1204" w:type="dxa"/>
            <w:noWrap/>
            <w:vAlign w:val="bottom"/>
            <w:hideMark/>
          </w:tcPr>
          <w:p w14:paraId="73DC6E1C"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EXPV</w:t>
            </w:r>
          </w:p>
        </w:tc>
        <w:tc>
          <w:tcPr>
            <w:tcW w:w="5995" w:type="dxa"/>
            <w:noWrap/>
            <w:vAlign w:val="bottom"/>
            <w:hideMark/>
          </w:tcPr>
          <w:p w14:paraId="6A792A18"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Ex-partner Premievrij</w:t>
            </w:r>
          </w:p>
        </w:tc>
      </w:tr>
      <w:tr w:rsidR="007B2F8C" w:rsidRPr="00DE0951" w14:paraId="2788DEF8" w14:textId="77777777" w:rsidTr="002E63CE">
        <w:trPr>
          <w:trHeight w:val="307"/>
        </w:trPr>
        <w:tc>
          <w:tcPr>
            <w:tcW w:w="1204" w:type="dxa"/>
            <w:noWrap/>
            <w:vAlign w:val="bottom"/>
            <w:hideMark/>
          </w:tcPr>
          <w:p w14:paraId="49BD637A"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IP</w:t>
            </w:r>
          </w:p>
        </w:tc>
        <w:tc>
          <w:tcPr>
            <w:tcW w:w="5995" w:type="dxa"/>
            <w:noWrap/>
            <w:vAlign w:val="bottom"/>
            <w:hideMark/>
          </w:tcPr>
          <w:p w14:paraId="019E0DED"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Pensioentrekkende</w:t>
            </w:r>
          </w:p>
        </w:tc>
      </w:tr>
      <w:tr w:rsidR="007B2F8C" w:rsidRPr="00DE0951" w14:paraId="3FA162EF" w14:textId="77777777" w:rsidTr="002E63CE">
        <w:trPr>
          <w:trHeight w:val="307"/>
        </w:trPr>
        <w:tc>
          <w:tcPr>
            <w:tcW w:w="1204" w:type="dxa"/>
            <w:noWrap/>
            <w:vAlign w:val="bottom"/>
            <w:hideMark/>
          </w:tcPr>
          <w:p w14:paraId="48DE8777"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IPPAR</w:t>
            </w:r>
          </w:p>
        </w:tc>
        <w:tc>
          <w:tcPr>
            <w:tcW w:w="5995" w:type="dxa"/>
            <w:noWrap/>
            <w:vAlign w:val="bottom"/>
            <w:hideMark/>
          </w:tcPr>
          <w:p w14:paraId="1BFFCE7D"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Ingegane partner</w:t>
            </w:r>
          </w:p>
        </w:tc>
      </w:tr>
      <w:tr w:rsidR="007B2F8C" w:rsidRPr="00DE0951" w14:paraId="27C78D58" w14:textId="77777777" w:rsidTr="002E63CE">
        <w:trPr>
          <w:trHeight w:val="307"/>
        </w:trPr>
        <w:tc>
          <w:tcPr>
            <w:tcW w:w="1204" w:type="dxa"/>
            <w:noWrap/>
            <w:vAlign w:val="bottom"/>
            <w:hideMark/>
          </w:tcPr>
          <w:p w14:paraId="2D5D3647"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WEES</w:t>
            </w:r>
          </w:p>
        </w:tc>
        <w:tc>
          <w:tcPr>
            <w:tcW w:w="5995" w:type="dxa"/>
            <w:noWrap/>
            <w:vAlign w:val="bottom"/>
            <w:hideMark/>
          </w:tcPr>
          <w:p w14:paraId="6BF81842"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Wees</w:t>
            </w:r>
          </w:p>
        </w:tc>
      </w:tr>
      <w:tr w:rsidR="002E63CE" w:rsidRPr="00DE0951" w14:paraId="6605D2A1" w14:textId="77777777" w:rsidTr="002E63CE">
        <w:trPr>
          <w:trHeight w:val="307"/>
        </w:trPr>
        <w:tc>
          <w:tcPr>
            <w:tcW w:w="1204" w:type="dxa"/>
            <w:noWrap/>
            <w:vAlign w:val="bottom"/>
          </w:tcPr>
          <w:p w14:paraId="0ACC5C5D" w14:textId="3720D825" w:rsidR="002E63CE" w:rsidRPr="00DE0951" w:rsidRDefault="002E63CE" w:rsidP="00AD541C">
            <w:pPr>
              <w:spacing w:after="0" w:line="240" w:lineRule="auto"/>
              <w:rPr>
                <w:rFonts w:eastAsia="Times New Roman" w:cs="Times New Roman"/>
                <w:lang w:eastAsia="nl-NL"/>
              </w:rPr>
            </w:pPr>
            <w:r>
              <w:rPr>
                <w:rFonts w:eastAsia="Times New Roman" w:cs="Times New Roman"/>
                <w:lang w:eastAsia="nl-NL"/>
              </w:rPr>
              <w:t>IP</w:t>
            </w:r>
            <w:r w:rsidR="003A6D2D">
              <w:rPr>
                <w:rFonts w:eastAsia="Times New Roman" w:cs="Times New Roman"/>
                <w:lang w:eastAsia="nl-NL"/>
              </w:rPr>
              <w:t xml:space="preserve"> </w:t>
            </w:r>
            <w:r>
              <w:rPr>
                <w:rFonts w:eastAsia="Times New Roman" w:cs="Times New Roman"/>
                <w:lang w:eastAsia="nl-NL"/>
              </w:rPr>
              <w:t>ONV</w:t>
            </w:r>
          </w:p>
        </w:tc>
        <w:tc>
          <w:tcPr>
            <w:tcW w:w="5995" w:type="dxa"/>
            <w:noWrap/>
            <w:vAlign w:val="bottom"/>
          </w:tcPr>
          <w:p w14:paraId="5D000D29" w14:textId="629CC755" w:rsidR="002E63CE" w:rsidRPr="00DE0951" w:rsidRDefault="002E63CE" w:rsidP="00AD541C">
            <w:pPr>
              <w:spacing w:after="0" w:line="240" w:lineRule="auto"/>
              <w:rPr>
                <w:rFonts w:eastAsia="Times New Roman" w:cs="Times New Roman"/>
                <w:lang w:eastAsia="nl-NL"/>
              </w:rPr>
            </w:pPr>
            <w:r w:rsidRPr="00DE0951">
              <w:rPr>
                <w:rFonts w:eastAsia="Times New Roman" w:cs="Times New Roman"/>
                <w:lang w:eastAsia="nl-NL"/>
              </w:rPr>
              <w:t>Pensioentrekkende</w:t>
            </w:r>
            <w:r>
              <w:rPr>
                <w:rFonts w:eastAsia="Times New Roman" w:cs="Times New Roman"/>
                <w:lang w:eastAsia="nl-NL"/>
              </w:rPr>
              <w:t xml:space="preserve"> onvindbaar</w:t>
            </w:r>
          </w:p>
        </w:tc>
      </w:tr>
      <w:tr w:rsidR="002E63CE" w:rsidRPr="00DE0951" w14:paraId="3ABC0F15" w14:textId="77777777" w:rsidTr="002E63CE">
        <w:trPr>
          <w:trHeight w:val="307"/>
        </w:trPr>
        <w:tc>
          <w:tcPr>
            <w:tcW w:w="1204" w:type="dxa"/>
            <w:noWrap/>
            <w:vAlign w:val="bottom"/>
          </w:tcPr>
          <w:p w14:paraId="2FD6DE30" w14:textId="54BB7914" w:rsidR="002E63CE" w:rsidRPr="00DE0951" w:rsidRDefault="002E63CE" w:rsidP="00AD541C">
            <w:pPr>
              <w:spacing w:after="0" w:line="240" w:lineRule="auto"/>
              <w:rPr>
                <w:rFonts w:eastAsia="Times New Roman" w:cs="Times New Roman"/>
                <w:lang w:eastAsia="nl-NL"/>
              </w:rPr>
            </w:pPr>
            <w:r>
              <w:rPr>
                <w:rFonts w:eastAsia="Times New Roman" w:cs="Times New Roman"/>
                <w:lang w:eastAsia="nl-NL"/>
              </w:rPr>
              <w:t>IPPAR</w:t>
            </w:r>
            <w:r w:rsidR="003A6D2D">
              <w:rPr>
                <w:rFonts w:eastAsia="Times New Roman" w:cs="Times New Roman"/>
                <w:lang w:eastAsia="nl-NL"/>
              </w:rPr>
              <w:t xml:space="preserve"> </w:t>
            </w:r>
            <w:r>
              <w:rPr>
                <w:rFonts w:eastAsia="Times New Roman" w:cs="Times New Roman"/>
                <w:lang w:eastAsia="nl-NL"/>
              </w:rPr>
              <w:t>ONV</w:t>
            </w:r>
          </w:p>
        </w:tc>
        <w:tc>
          <w:tcPr>
            <w:tcW w:w="5995" w:type="dxa"/>
            <w:noWrap/>
            <w:vAlign w:val="bottom"/>
          </w:tcPr>
          <w:p w14:paraId="6116976D" w14:textId="18FF6ADD" w:rsidR="002E63CE" w:rsidRPr="00DE0951" w:rsidRDefault="002E63CE" w:rsidP="00AD541C">
            <w:pPr>
              <w:spacing w:after="0" w:line="240" w:lineRule="auto"/>
              <w:rPr>
                <w:rFonts w:eastAsia="Times New Roman" w:cs="Times New Roman"/>
                <w:lang w:eastAsia="nl-NL"/>
              </w:rPr>
            </w:pPr>
            <w:r>
              <w:rPr>
                <w:rFonts w:eastAsia="Times New Roman" w:cs="Times New Roman"/>
                <w:lang w:eastAsia="nl-NL"/>
              </w:rPr>
              <w:t>Ingegane partner onvindbaar</w:t>
            </w:r>
          </w:p>
        </w:tc>
      </w:tr>
      <w:tr w:rsidR="002E63CE" w:rsidRPr="00DE0951" w14:paraId="403E8A0C" w14:textId="77777777" w:rsidTr="002E63CE">
        <w:trPr>
          <w:trHeight w:val="307"/>
        </w:trPr>
        <w:tc>
          <w:tcPr>
            <w:tcW w:w="1204" w:type="dxa"/>
            <w:noWrap/>
            <w:vAlign w:val="bottom"/>
          </w:tcPr>
          <w:p w14:paraId="484A3873" w14:textId="0210E228" w:rsidR="002E63CE" w:rsidRPr="00DE0951" w:rsidRDefault="002E63CE" w:rsidP="00AD541C">
            <w:pPr>
              <w:spacing w:after="0" w:line="240" w:lineRule="auto"/>
              <w:rPr>
                <w:rFonts w:eastAsia="Times New Roman" w:cs="Times New Roman"/>
                <w:lang w:eastAsia="nl-NL"/>
              </w:rPr>
            </w:pPr>
            <w:r>
              <w:rPr>
                <w:rFonts w:eastAsia="Times New Roman" w:cs="Times New Roman"/>
                <w:lang w:eastAsia="nl-NL"/>
              </w:rPr>
              <w:t>WEES</w:t>
            </w:r>
            <w:r w:rsidR="003A6D2D">
              <w:rPr>
                <w:rFonts w:eastAsia="Times New Roman" w:cs="Times New Roman"/>
                <w:lang w:eastAsia="nl-NL"/>
              </w:rPr>
              <w:t xml:space="preserve"> </w:t>
            </w:r>
            <w:r>
              <w:rPr>
                <w:rFonts w:eastAsia="Times New Roman" w:cs="Times New Roman"/>
                <w:lang w:eastAsia="nl-NL"/>
              </w:rPr>
              <w:t>ONV</w:t>
            </w:r>
          </w:p>
        </w:tc>
        <w:tc>
          <w:tcPr>
            <w:tcW w:w="5995" w:type="dxa"/>
            <w:noWrap/>
            <w:vAlign w:val="bottom"/>
          </w:tcPr>
          <w:p w14:paraId="62646333" w14:textId="28365C8B" w:rsidR="002E63CE" w:rsidRPr="00DE0951" w:rsidRDefault="002E63CE" w:rsidP="00AD541C">
            <w:pPr>
              <w:spacing w:after="0" w:line="240" w:lineRule="auto"/>
              <w:rPr>
                <w:rFonts w:eastAsia="Times New Roman" w:cs="Times New Roman"/>
                <w:lang w:eastAsia="nl-NL"/>
              </w:rPr>
            </w:pPr>
            <w:r>
              <w:rPr>
                <w:rFonts w:eastAsia="Times New Roman" w:cs="Times New Roman"/>
                <w:lang w:eastAsia="nl-NL"/>
              </w:rPr>
              <w:t>Wees onvindbaar</w:t>
            </w:r>
          </w:p>
        </w:tc>
      </w:tr>
      <w:tr w:rsidR="002E63CE" w:rsidRPr="00DE0951" w14:paraId="225DDF45" w14:textId="77777777" w:rsidTr="002E63CE">
        <w:trPr>
          <w:trHeight w:val="307"/>
        </w:trPr>
        <w:tc>
          <w:tcPr>
            <w:tcW w:w="1204" w:type="dxa"/>
            <w:noWrap/>
            <w:vAlign w:val="bottom"/>
          </w:tcPr>
          <w:p w14:paraId="333B2750" w14:textId="5CC0BC6C" w:rsidR="002E63CE" w:rsidRPr="00DE0951" w:rsidRDefault="002E63CE" w:rsidP="00AD541C">
            <w:pPr>
              <w:spacing w:after="0" w:line="240" w:lineRule="auto"/>
              <w:rPr>
                <w:rFonts w:eastAsia="Times New Roman" w:cs="Times New Roman"/>
                <w:lang w:eastAsia="nl-NL"/>
              </w:rPr>
            </w:pPr>
            <w:r>
              <w:rPr>
                <w:rFonts w:eastAsia="Times New Roman" w:cs="Times New Roman"/>
                <w:lang w:eastAsia="nl-NL"/>
              </w:rPr>
              <w:t>EXIP</w:t>
            </w:r>
            <w:r w:rsidR="003A6D2D">
              <w:rPr>
                <w:rFonts w:eastAsia="Times New Roman" w:cs="Times New Roman"/>
                <w:lang w:eastAsia="nl-NL"/>
              </w:rPr>
              <w:t xml:space="preserve"> </w:t>
            </w:r>
            <w:r>
              <w:rPr>
                <w:rFonts w:eastAsia="Times New Roman" w:cs="Times New Roman"/>
                <w:lang w:eastAsia="nl-NL"/>
              </w:rPr>
              <w:t>ONV</w:t>
            </w:r>
          </w:p>
        </w:tc>
        <w:tc>
          <w:tcPr>
            <w:tcW w:w="5995" w:type="dxa"/>
            <w:noWrap/>
            <w:vAlign w:val="bottom"/>
          </w:tcPr>
          <w:p w14:paraId="7F60099E" w14:textId="56FEA680" w:rsidR="002E63CE" w:rsidRPr="00DE0951" w:rsidRDefault="002E63CE" w:rsidP="00AD541C">
            <w:pPr>
              <w:spacing w:after="0" w:line="240" w:lineRule="auto"/>
              <w:rPr>
                <w:rFonts w:eastAsia="Times New Roman" w:cs="Times New Roman"/>
                <w:lang w:eastAsia="nl-NL"/>
              </w:rPr>
            </w:pPr>
            <w:r>
              <w:rPr>
                <w:rFonts w:eastAsia="Times New Roman" w:cs="Times New Roman"/>
                <w:lang w:eastAsia="nl-NL"/>
              </w:rPr>
              <w:t>Ex-partner ingegaan onvindbaar</w:t>
            </w:r>
          </w:p>
        </w:tc>
      </w:tr>
      <w:tr w:rsidR="007B2F8C" w:rsidRPr="00DE0951" w14:paraId="52419A3E" w14:textId="77777777" w:rsidTr="002E63CE">
        <w:trPr>
          <w:trHeight w:val="307"/>
        </w:trPr>
        <w:tc>
          <w:tcPr>
            <w:tcW w:w="1204" w:type="dxa"/>
            <w:noWrap/>
            <w:vAlign w:val="bottom"/>
            <w:hideMark/>
          </w:tcPr>
          <w:p w14:paraId="2D863C11"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OVL</w:t>
            </w:r>
          </w:p>
        </w:tc>
        <w:tc>
          <w:tcPr>
            <w:tcW w:w="5995" w:type="dxa"/>
            <w:noWrap/>
            <w:vAlign w:val="bottom"/>
            <w:hideMark/>
          </w:tcPr>
          <w:p w14:paraId="11BB1C83"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Overleden</w:t>
            </w:r>
          </w:p>
        </w:tc>
      </w:tr>
      <w:tr w:rsidR="007B2F8C" w:rsidRPr="00DE0951" w14:paraId="1F764D10" w14:textId="77777777" w:rsidTr="002E63CE">
        <w:trPr>
          <w:trHeight w:val="307"/>
        </w:trPr>
        <w:tc>
          <w:tcPr>
            <w:tcW w:w="1204" w:type="dxa"/>
            <w:noWrap/>
            <w:vAlign w:val="bottom"/>
            <w:hideMark/>
          </w:tcPr>
          <w:p w14:paraId="39C70F65"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UWO</w:t>
            </w:r>
          </w:p>
        </w:tc>
        <w:tc>
          <w:tcPr>
            <w:tcW w:w="5995" w:type="dxa"/>
            <w:noWrap/>
            <w:vAlign w:val="bottom"/>
            <w:hideMark/>
          </w:tcPr>
          <w:p w14:paraId="24A66B7C"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Uitgaande waardeoverdracht</w:t>
            </w:r>
          </w:p>
        </w:tc>
      </w:tr>
      <w:tr w:rsidR="007B2F8C" w:rsidRPr="00DE0951" w14:paraId="1227A6CE" w14:textId="77777777" w:rsidTr="002E63CE">
        <w:trPr>
          <w:trHeight w:val="307"/>
        </w:trPr>
        <w:tc>
          <w:tcPr>
            <w:tcW w:w="1204" w:type="dxa"/>
            <w:noWrap/>
            <w:vAlign w:val="bottom"/>
            <w:hideMark/>
          </w:tcPr>
          <w:p w14:paraId="18773090" w14:textId="77777777" w:rsidR="007B2F8C" w:rsidRPr="00DE0951" w:rsidRDefault="007B2F8C" w:rsidP="00AD541C">
            <w:pPr>
              <w:spacing w:after="0" w:line="240" w:lineRule="auto"/>
              <w:rPr>
                <w:rFonts w:eastAsia="Times New Roman" w:cs="Times New Roman"/>
                <w:lang w:eastAsia="nl-NL"/>
              </w:rPr>
            </w:pPr>
            <w:r>
              <w:rPr>
                <w:rFonts w:eastAsia="Times New Roman" w:cs="Times New Roman"/>
                <w:lang w:eastAsia="nl-NL"/>
              </w:rPr>
              <w:t>AFK</w:t>
            </w:r>
          </w:p>
        </w:tc>
        <w:tc>
          <w:tcPr>
            <w:tcW w:w="5995" w:type="dxa"/>
            <w:noWrap/>
            <w:vAlign w:val="bottom"/>
            <w:hideMark/>
          </w:tcPr>
          <w:p w14:paraId="2F8EBE4F" w14:textId="77777777" w:rsidR="007B2F8C" w:rsidRPr="00DE0951" w:rsidRDefault="007B2F8C" w:rsidP="00AD541C">
            <w:pPr>
              <w:spacing w:after="0" w:line="240" w:lineRule="auto"/>
              <w:rPr>
                <w:rFonts w:eastAsia="Times New Roman" w:cs="Times New Roman"/>
                <w:lang w:eastAsia="nl-NL"/>
              </w:rPr>
            </w:pPr>
            <w:r>
              <w:rPr>
                <w:rFonts w:eastAsia="Times New Roman" w:cs="Times New Roman"/>
                <w:lang w:eastAsia="nl-NL"/>
              </w:rPr>
              <w:t>Afkoop</w:t>
            </w:r>
          </w:p>
        </w:tc>
      </w:tr>
      <w:tr w:rsidR="007B2F8C" w:rsidRPr="00DE0951" w14:paraId="6EB3D1B6" w14:textId="77777777" w:rsidTr="002E63CE">
        <w:trPr>
          <w:trHeight w:val="307"/>
        </w:trPr>
        <w:tc>
          <w:tcPr>
            <w:tcW w:w="1204" w:type="dxa"/>
            <w:noWrap/>
            <w:vAlign w:val="bottom"/>
          </w:tcPr>
          <w:p w14:paraId="1636F8F7"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BEGD</w:t>
            </w:r>
            <w:r>
              <w:rPr>
                <w:rFonts w:eastAsia="Times New Roman" w:cs="Times New Roman"/>
                <w:lang w:eastAsia="nl-NL"/>
              </w:rPr>
              <w:t xml:space="preserve"> </w:t>
            </w:r>
          </w:p>
        </w:tc>
        <w:tc>
          <w:tcPr>
            <w:tcW w:w="5995" w:type="dxa"/>
            <w:noWrap/>
            <w:vAlign w:val="bottom"/>
          </w:tcPr>
          <w:p w14:paraId="55F9E42F" w14:textId="77777777" w:rsidR="007B2F8C" w:rsidRPr="00DE0951" w:rsidRDefault="007B2F8C" w:rsidP="00AD541C">
            <w:pPr>
              <w:spacing w:after="0" w:line="240" w:lineRule="auto"/>
              <w:rPr>
                <w:rFonts w:eastAsia="Times New Roman" w:cs="Times New Roman"/>
                <w:lang w:eastAsia="nl-NL"/>
              </w:rPr>
            </w:pPr>
            <w:r w:rsidRPr="00DE0951">
              <w:rPr>
                <w:rFonts w:eastAsia="Times New Roman" w:cs="Times New Roman"/>
                <w:lang w:eastAsia="nl-NL"/>
              </w:rPr>
              <w:t>Beëindigd</w:t>
            </w:r>
          </w:p>
        </w:tc>
      </w:tr>
    </w:tbl>
    <w:p w14:paraId="15C81013" w14:textId="77777777" w:rsidR="007B2F8C" w:rsidRDefault="007B2F8C" w:rsidP="00AD541C">
      <w:pPr>
        <w:spacing w:line="240" w:lineRule="auto"/>
      </w:pPr>
    </w:p>
    <w:p w14:paraId="47B7119F" w14:textId="49087E0B" w:rsidR="007B2F8C" w:rsidRDefault="007B2F8C" w:rsidP="00AD541C">
      <w:pPr>
        <w:spacing w:line="240" w:lineRule="auto"/>
      </w:pPr>
    </w:p>
    <w:p w14:paraId="65D837E5" w14:textId="64BC5C19" w:rsidR="003D6C92" w:rsidRDefault="003D6C92" w:rsidP="00952872">
      <w:pPr>
        <w:pStyle w:val="Heading2"/>
      </w:pPr>
      <w:bookmarkStart w:id="822" w:name="_Toc187312139"/>
      <w:bookmarkStart w:id="823" w:name="_Toc719758703"/>
      <w:bookmarkStart w:id="824" w:name="_Toc1383116787"/>
      <w:r>
        <w:t>Pensioensoorten en technische regelingen</w:t>
      </w:r>
      <w:r w:rsidR="00C07613">
        <w:t xml:space="preserve"> (</w:t>
      </w:r>
      <w:r w:rsidR="00C07613" w:rsidRPr="2B26B8BC">
        <w:rPr>
          <w:color w:val="FF0000"/>
        </w:rPr>
        <w:t>nog updaten</w:t>
      </w:r>
      <w:r w:rsidR="00C07613">
        <w:t>)</w:t>
      </w:r>
      <w:bookmarkEnd w:id="822"/>
      <w:bookmarkEnd w:id="823"/>
      <w:bookmarkEnd w:id="824"/>
    </w:p>
    <w:p w14:paraId="55888A4C" w14:textId="4BEC4CCD" w:rsidR="003D6C92" w:rsidRDefault="003D6C92" w:rsidP="09878D48">
      <w:pPr>
        <w:spacing w:line="240" w:lineRule="auto"/>
      </w:pPr>
      <w:r>
        <w:t xml:space="preserve">Het reglement kent voor de inrichting van Qwik </w:t>
      </w:r>
      <w:r w:rsidR="007C3D5D">
        <w:t>3</w:t>
      </w:r>
      <w:r>
        <w:t xml:space="preserve"> technische regelingen waarvoor een deelnemer in aanmerking kan komen</w:t>
      </w:r>
    </w:p>
    <w:tbl>
      <w:tblPr>
        <w:tblW w:w="687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060"/>
        <w:gridCol w:w="5814"/>
      </w:tblGrid>
      <w:tr w:rsidR="003D6C92" w:rsidRPr="00F75DBB" w14:paraId="401CDE52" w14:textId="77777777" w:rsidTr="00270640">
        <w:trPr>
          <w:trHeight w:val="307"/>
        </w:trPr>
        <w:tc>
          <w:tcPr>
            <w:tcW w:w="1060" w:type="dxa"/>
            <w:noWrap/>
            <w:vAlign w:val="bottom"/>
            <w:hideMark/>
          </w:tcPr>
          <w:p w14:paraId="722E643E" w14:textId="4694D88D" w:rsidR="003D6C92" w:rsidRPr="00F75DBB" w:rsidRDefault="00552CC8" w:rsidP="00AD541C">
            <w:pPr>
              <w:spacing w:after="0" w:line="240" w:lineRule="auto"/>
              <w:rPr>
                <w:rFonts w:eastAsia="Times New Roman" w:cs="Times New Roman"/>
                <w:lang w:eastAsia="nl-NL"/>
              </w:rPr>
            </w:pPr>
            <w:r>
              <w:rPr>
                <w:rFonts w:eastAsia="Times New Roman" w:cs="Times New Roman"/>
                <w:lang w:eastAsia="nl-NL"/>
              </w:rPr>
              <w:t>FPR</w:t>
            </w:r>
          </w:p>
        </w:tc>
        <w:tc>
          <w:tcPr>
            <w:tcW w:w="5814" w:type="dxa"/>
            <w:noWrap/>
            <w:vAlign w:val="bottom"/>
            <w:hideMark/>
          </w:tcPr>
          <w:p w14:paraId="78C8882B" w14:textId="4C5076D3" w:rsidR="003D6C92" w:rsidRPr="00F75DBB" w:rsidRDefault="00552CC8" w:rsidP="00AD541C">
            <w:pPr>
              <w:spacing w:after="0" w:line="240" w:lineRule="auto"/>
              <w:rPr>
                <w:rFonts w:eastAsia="Times New Roman" w:cs="Times New Roman"/>
                <w:lang w:eastAsia="nl-NL"/>
              </w:rPr>
            </w:pPr>
            <w:r>
              <w:rPr>
                <w:rFonts w:eastAsia="Times New Roman" w:cs="Times New Roman"/>
                <w:lang w:eastAsia="nl-NL"/>
              </w:rPr>
              <w:t>FPR</w:t>
            </w:r>
            <w:r w:rsidR="003D6C92" w:rsidRPr="00F75DBB">
              <w:rPr>
                <w:rFonts w:eastAsia="Times New Roman" w:cs="Times New Roman"/>
                <w:lang w:eastAsia="nl-NL"/>
              </w:rPr>
              <w:t xml:space="preserve"> regeling</w:t>
            </w:r>
          </w:p>
        </w:tc>
      </w:tr>
      <w:tr w:rsidR="003D6C92" w:rsidRPr="00F75DBB" w14:paraId="41FC8AC7" w14:textId="77777777" w:rsidTr="00270640">
        <w:trPr>
          <w:trHeight w:val="307"/>
        </w:trPr>
        <w:tc>
          <w:tcPr>
            <w:tcW w:w="1060" w:type="dxa"/>
            <w:noWrap/>
            <w:vAlign w:val="bottom"/>
            <w:hideMark/>
          </w:tcPr>
          <w:p w14:paraId="2E89BDA4" w14:textId="77777777" w:rsidR="003D6C92" w:rsidRPr="00F75DBB" w:rsidRDefault="003D6C92" w:rsidP="00AD541C">
            <w:pPr>
              <w:spacing w:after="0" w:line="240" w:lineRule="auto"/>
              <w:rPr>
                <w:rFonts w:eastAsia="Times New Roman" w:cs="Times New Roman"/>
                <w:lang w:eastAsia="nl-NL"/>
              </w:rPr>
            </w:pPr>
            <w:r w:rsidRPr="00F75DBB">
              <w:rPr>
                <w:rFonts w:eastAsia="Times New Roman" w:cs="Times New Roman"/>
                <w:lang w:eastAsia="nl-NL"/>
              </w:rPr>
              <w:t>ANW</w:t>
            </w:r>
          </w:p>
        </w:tc>
        <w:tc>
          <w:tcPr>
            <w:tcW w:w="5814" w:type="dxa"/>
            <w:noWrap/>
            <w:vAlign w:val="bottom"/>
            <w:hideMark/>
          </w:tcPr>
          <w:p w14:paraId="753D0BD9" w14:textId="77777777" w:rsidR="003D6C92" w:rsidRPr="00F75DBB" w:rsidRDefault="003D6C92" w:rsidP="00AD541C">
            <w:pPr>
              <w:spacing w:after="0" w:line="240" w:lineRule="auto"/>
              <w:rPr>
                <w:rFonts w:eastAsia="Times New Roman" w:cs="Times New Roman"/>
                <w:lang w:eastAsia="nl-NL"/>
              </w:rPr>
            </w:pPr>
            <w:r w:rsidRPr="00F75DBB">
              <w:rPr>
                <w:rFonts w:eastAsia="Times New Roman" w:cs="Times New Roman"/>
                <w:lang w:eastAsia="nl-NL"/>
              </w:rPr>
              <w:t>Anw regeling</w:t>
            </w:r>
          </w:p>
        </w:tc>
      </w:tr>
      <w:tr w:rsidR="00552CC8" w:rsidRPr="00F75DBB" w14:paraId="3DC873EB" w14:textId="77777777" w:rsidTr="00552CC8">
        <w:trPr>
          <w:trHeight w:val="307"/>
        </w:trPr>
        <w:tc>
          <w:tcPr>
            <w:tcW w:w="1060" w:type="dxa"/>
            <w:noWrap/>
            <w:vAlign w:val="bottom"/>
          </w:tcPr>
          <w:p w14:paraId="1064D361" w14:textId="6564202F" w:rsidR="00552CC8" w:rsidRPr="00F75DBB" w:rsidRDefault="00552CC8" w:rsidP="00AD541C">
            <w:pPr>
              <w:spacing w:after="0" w:line="240" w:lineRule="auto"/>
              <w:rPr>
                <w:rFonts w:eastAsia="Times New Roman" w:cs="Times New Roman"/>
                <w:lang w:eastAsia="nl-NL"/>
              </w:rPr>
            </w:pPr>
            <w:r>
              <w:rPr>
                <w:rFonts w:eastAsia="Times New Roman" w:cs="Times New Roman"/>
                <w:lang w:eastAsia="nl-NL"/>
              </w:rPr>
              <w:t>FLEX</w:t>
            </w:r>
          </w:p>
        </w:tc>
        <w:tc>
          <w:tcPr>
            <w:tcW w:w="5814" w:type="dxa"/>
            <w:noWrap/>
            <w:vAlign w:val="bottom"/>
          </w:tcPr>
          <w:p w14:paraId="070DF6F9" w14:textId="4D338BCE" w:rsidR="00552CC8" w:rsidRPr="00F75DBB" w:rsidRDefault="00552CC8" w:rsidP="00AD541C">
            <w:pPr>
              <w:spacing w:after="0" w:line="240" w:lineRule="auto"/>
              <w:rPr>
                <w:rFonts w:eastAsia="Times New Roman" w:cs="Times New Roman"/>
                <w:lang w:eastAsia="nl-NL"/>
              </w:rPr>
            </w:pPr>
            <w:r>
              <w:rPr>
                <w:rFonts w:eastAsia="Times New Roman" w:cs="Times New Roman"/>
                <w:lang w:eastAsia="nl-NL"/>
              </w:rPr>
              <w:t>Flex</w:t>
            </w:r>
            <w:r w:rsidRPr="00F75DBB">
              <w:rPr>
                <w:rFonts w:eastAsia="Times New Roman" w:cs="Times New Roman"/>
                <w:lang w:eastAsia="nl-NL"/>
              </w:rPr>
              <w:t xml:space="preserve"> regeling</w:t>
            </w:r>
          </w:p>
        </w:tc>
      </w:tr>
    </w:tbl>
    <w:p w14:paraId="5A4CB88A" w14:textId="77777777" w:rsidR="00552CC8" w:rsidRDefault="00552CC8" w:rsidP="00AD541C">
      <w:pPr>
        <w:spacing w:line="240" w:lineRule="auto"/>
      </w:pPr>
    </w:p>
    <w:p w14:paraId="571ADCD0" w14:textId="1254BEE3" w:rsidR="003D6C92" w:rsidRDefault="003D6C92" w:rsidP="00AD541C">
      <w:pPr>
        <w:spacing w:line="240" w:lineRule="auto"/>
      </w:pPr>
      <w:r>
        <w:t>Per regeling zijn er een aantal</w:t>
      </w:r>
      <w:r w:rsidR="00D37F62">
        <w:t xml:space="preserve"> </w:t>
      </w:r>
      <w:r>
        <w:t>pensioensoorten beschikbaar</w:t>
      </w:r>
      <w:r w:rsidR="00D37F62">
        <w:t xml:space="preserve"> </w:t>
      </w:r>
      <w:r>
        <w:t>voor het vastleggen</w:t>
      </w:r>
      <w:r w:rsidR="00D37F62">
        <w:t xml:space="preserve"> </w:t>
      </w:r>
      <w:r>
        <w:t>van de rechten van een deelnemer</w:t>
      </w:r>
      <w:r w:rsidR="00D37F62">
        <w:t xml:space="preserve"> </w:t>
      </w:r>
    </w:p>
    <w:tbl>
      <w:tblPr>
        <w:tblW w:w="687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129"/>
        <w:gridCol w:w="5745"/>
      </w:tblGrid>
      <w:tr w:rsidR="003D6C92" w:rsidRPr="00092262" w14:paraId="287D040A" w14:textId="77777777" w:rsidTr="00270640">
        <w:trPr>
          <w:trHeight w:val="307"/>
        </w:trPr>
        <w:tc>
          <w:tcPr>
            <w:tcW w:w="1129" w:type="dxa"/>
            <w:noWrap/>
            <w:vAlign w:val="bottom"/>
            <w:hideMark/>
          </w:tcPr>
          <w:p w14:paraId="50B0C079" w14:textId="272708B0" w:rsidR="003D6C92" w:rsidRPr="00092262" w:rsidRDefault="002C3B6E" w:rsidP="00AD541C">
            <w:pPr>
              <w:spacing w:after="0" w:line="240" w:lineRule="auto"/>
              <w:rPr>
                <w:rFonts w:eastAsia="Times New Roman" w:cs="Times New Roman"/>
                <w:lang w:eastAsia="nl-NL"/>
              </w:rPr>
            </w:pPr>
            <w:r w:rsidRPr="002C3B6E">
              <w:rPr>
                <w:rFonts w:eastAsia="Times New Roman" w:cs="Times New Roman"/>
                <w:lang w:eastAsia="nl-NL"/>
              </w:rPr>
              <w:t>LPPRF</w:t>
            </w:r>
          </w:p>
        </w:tc>
        <w:tc>
          <w:tcPr>
            <w:tcW w:w="5745" w:type="dxa"/>
            <w:noWrap/>
            <w:vAlign w:val="bottom"/>
            <w:hideMark/>
          </w:tcPr>
          <w:p w14:paraId="27D4C457" w14:textId="719CA806" w:rsidR="003D6C92" w:rsidRPr="00092262" w:rsidRDefault="002C3B6E" w:rsidP="00AD541C">
            <w:pPr>
              <w:spacing w:after="0" w:line="240" w:lineRule="auto"/>
              <w:rPr>
                <w:rFonts w:eastAsia="Times New Roman" w:cs="Times New Roman"/>
                <w:lang w:eastAsia="nl-NL"/>
              </w:rPr>
            </w:pPr>
            <w:r w:rsidRPr="002C3B6E">
              <w:rPr>
                <w:rFonts w:eastAsia="Times New Roman" w:cs="Times New Roman"/>
                <w:lang w:eastAsia="nl-NL"/>
              </w:rPr>
              <w:t>Flexibel Levenslang partnerpensioen risico</w:t>
            </w:r>
          </w:p>
        </w:tc>
      </w:tr>
      <w:tr w:rsidR="003D6C92" w:rsidRPr="00092262" w14:paraId="2FB09C50" w14:textId="77777777" w:rsidTr="00270640">
        <w:trPr>
          <w:trHeight w:val="307"/>
        </w:trPr>
        <w:tc>
          <w:tcPr>
            <w:tcW w:w="1129" w:type="dxa"/>
            <w:noWrap/>
            <w:vAlign w:val="bottom"/>
            <w:hideMark/>
          </w:tcPr>
          <w:p w14:paraId="5F10C394" w14:textId="23D0C190" w:rsidR="003D6C92" w:rsidRPr="00092262" w:rsidRDefault="002C3B6E" w:rsidP="00AD541C">
            <w:pPr>
              <w:spacing w:after="0" w:line="240" w:lineRule="auto"/>
              <w:rPr>
                <w:rFonts w:eastAsia="Times New Roman" w:cs="Times New Roman"/>
                <w:lang w:eastAsia="nl-NL"/>
              </w:rPr>
            </w:pPr>
            <w:r w:rsidRPr="002C3B6E">
              <w:rPr>
                <w:rFonts w:eastAsia="Times New Roman" w:cs="Times New Roman"/>
                <w:lang w:eastAsia="nl-NL"/>
              </w:rPr>
              <w:t>WZPRF</w:t>
            </w:r>
          </w:p>
        </w:tc>
        <w:tc>
          <w:tcPr>
            <w:tcW w:w="5745" w:type="dxa"/>
            <w:noWrap/>
            <w:vAlign w:val="bottom"/>
            <w:hideMark/>
          </w:tcPr>
          <w:p w14:paraId="212BFDB4" w14:textId="46380136" w:rsidR="003D6C92" w:rsidRPr="00092262" w:rsidRDefault="002C3B6E" w:rsidP="00AD541C">
            <w:pPr>
              <w:spacing w:after="0" w:line="240" w:lineRule="auto"/>
              <w:rPr>
                <w:rFonts w:eastAsia="Times New Roman" w:cs="Times New Roman"/>
                <w:lang w:eastAsia="nl-NL"/>
              </w:rPr>
            </w:pPr>
            <w:r w:rsidRPr="002C3B6E">
              <w:rPr>
                <w:rFonts w:eastAsia="Times New Roman" w:cs="Times New Roman"/>
                <w:lang w:eastAsia="nl-NL"/>
              </w:rPr>
              <w:t>Flexibel Wezenpensioen risico</w:t>
            </w:r>
          </w:p>
        </w:tc>
      </w:tr>
      <w:tr w:rsidR="003D6C92" w:rsidRPr="00092262" w14:paraId="43528A60" w14:textId="77777777" w:rsidTr="00270640">
        <w:trPr>
          <w:trHeight w:val="307"/>
        </w:trPr>
        <w:tc>
          <w:tcPr>
            <w:tcW w:w="1129" w:type="dxa"/>
            <w:noWrap/>
            <w:vAlign w:val="bottom"/>
          </w:tcPr>
          <w:p w14:paraId="25696C33" w14:textId="676EF775" w:rsidR="003D6C92" w:rsidRPr="00092262" w:rsidRDefault="002C3B6E" w:rsidP="00AD541C">
            <w:pPr>
              <w:spacing w:after="0" w:line="240" w:lineRule="auto"/>
              <w:rPr>
                <w:rFonts w:eastAsia="Times New Roman" w:cs="Times New Roman"/>
                <w:lang w:eastAsia="nl-NL"/>
              </w:rPr>
            </w:pPr>
            <w:r>
              <w:rPr>
                <w:rFonts w:eastAsia="Times New Roman" w:cs="Times New Roman"/>
                <w:lang w:eastAsia="nl-NL"/>
              </w:rPr>
              <w:t>LOPF</w:t>
            </w:r>
          </w:p>
        </w:tc>
        <w:tc>
          <w:tcPr>
            <w:tcW w:w="5745" w:type="dxa"/>
            <w:noWrap/>
            <w:vAlign w:val="bottom"/>
          </w:tcPr>
          <w:p w14:paraId="5868B0C6" w14:textId="04DC3D65" w:rsidR="003D6C92" w:rsidRPr="00092262" w:rsidRDefault="002C3B6E" w:rsidP="00AD541C">
            <w:pPr>
              <w:spacing w:after="0" w:line="240" w:lineRule="auto"/>
              <w:rPr>
                <w:rFonts w:eastAsia="Times New Roman" w:cs="Times New Roman"/>
                <w:lang w:eastAsia="nl-NL"/>
              </w:rPr>
            </w:pPr>
            <w:r w:rsidRPr="002C3B6E">
              <w:rPr>
                <w:rFonts w:eastAsia="Times New Roman" w:cs="Times New Roman"/>
                <w:lang w:eastAsia="nl-NL"/>
              </w:rPr>
              <w:t>Flexibel Levenslang ouderdomspensioen</w:t>
            </w:r>
          </w:p>
        </w:tc>
      </w:tr>
      <w:tr w:rsidR="00315C25" w:rsidRPr="00092262" w14:paraId="6B249835" w14:textId="77777777" w:rsidTr="00270640">
        <w:trPr>
          <w:trHeight w:val="307"/>
        </w:trPr>
        <w:tc>
          <w:tcPr>
            <w:tcW w:w="1129" w:type="dxa"/>
            <w:noWrap/>
            <w:vAlign w:val="bottom"/>
          </w:tcPr>
          <w:p w14:paraId="509354AC" w14:textId="25ED18D0" w:rsidR="00315C25" w:rsidRPr="00092262" w:rsidRDefault="00315C25" w:rsidP="00AD541C">
            <w:pPr>
              <w:spacing w:after="0" w:line="240" w:lineRule="auto"/>
              <w:rPr>
                <w:rFonts w:eastAsia="Times New Roman" w:cs="Times New Roman"/>
                <w:lang w:eastAsia="nl-NL"/>
              </w:rPr>
            </w:pPr>
            <w:r w:rsidRPr="00092262">
              <w:rPr>
                <w:rFonts w:eastAsia="Times New Roman" w:cs="Times New Roman"/>
                <w:lang w:eastAsia="nl-NL"/>
              </w:rPr>
              <w:t>L</w:t>
            </w:r>
            <w:r w:rsidR="002C3B6E">
              <w:rPr>
                <w:rFonts w:eastAsia="Times New Roman" w:cs="Times New Roman"/>
                <w:lang w:eastAsia="nl-NL"/>
              </w:rPr>
              <w:t>PPF</w:t>
            </w:r>
          </w:p>
        </w:tc>
        <w:tc>
          <w:tcPr>
            <w:tcW w:w="5745" w:type="dxa"/>
            <w:noWrap/>
            <w:vAlign w:val="bottom"/>
          </w:tcPr>
          <w:p w14:paraId="3F24357B" w14:textId="49E7ADD6" w:rsidR="00315C25" w:rsidRPr="00092262" w:rsidRDefault="002C3B6E" w:rsidP="00AD541C">
            <w:pPr>
              <w:spacing w:after="0" w:line="240" w:lineRule="auto"/>
              <w:rPr>
                <w:rFonts w:eastAsia="Times New Roman" w:cs="Times New Roman"/>
                <w:lang w:eastAsia="nl-NL"/>
              </w:rPr>
            </w:pPr>
            <w:r w:rsidRPr="002C3B6E">
              <w:rPr>
                <w:rFonts w:eastAsia="Times New Roman" w:cs="Times New Roman"/>
                <w:lang w:eastAsia="nl-NL"/>
              </w:rPr>
              <w:t>Flexibel Levenslang partnerpensioen</w:t>
            </w:r>
          </w:p>
        </w:tc>
      </w:tr>
      <w:tr w:rsidR="00315C25" w:rsidRPr="00092262" w14:paraId="2139C2C7" w14:textId="77777777" w:rsidTr="00270640">
        <w:trPr>
          <w:trHeight w:val="307"/>
        </w:trPr>
        <w:tc>
          <w:tcPr>
            <w:tcW w:w="1129" w:type="dxa"/>
            <w:noWrap/>
            <w:vAlign w:val="bottom"/>
          </w:tcPr>
          <w:p w14:paraId="75F01200" w14:textId="4F0B5AA4" w:rsidR="00315C25" w:rsidRPr="00092262" w:rsidRDefault="002C3B6E" w:rsidP="00AD541C">
            <w:pPr>
              <w:spacing w:after="0" w:line="240" w:lineRule="auto"/>
              <w:rPr>
                <w:rFonts w:eastAsia="Times New Roman" w:cs="Times New Roman"/>
                <w:lang w:eastAsia="nl-NL"/>
              </w:rPr>
            </w:pPr>
            <w:r>
              <w:rPr>
                <w:rFonts w:eastAsia="Times New Roman" w:cs="Times New Roman"/>
                <w:lang w:eastAsia="nl-NL"/>
              </w:rPr>
              <w:t>WZP</w:t>
            </w:r>
            <w:r w:rsidR="008E4851">
              <w:rPr>
                <w:rFonts w:eastAsia="Times New Roman" w:cs="Times New Roman"/>
                <w:lang w:eastAsia="nl-NL"/>
              </w:rPr>
              <w:t>F</w:t>
            </w:r>
          </w:p>
        </w:tc>
        <w:tc>
          <w:tcPr>
            <w:tcW w:w="5745" w:type="dxa"/>
            <w:noWrap/>
            <w:vAlign w:val="bottom"/>
          </w:tcPr>
          <w:p w14:paraId="15EF87CF" w14:textId="335D7C5E" w:rsidR="00315C25" w:rsidRPr="00092262" w:rsidRDefault="002C3B6E" w:rsidP="00AD541C">
            <w:pPr>
              <w:spacing w:after="0" w:line="240" w:lineRule="auto"/>
              <w:rPr>
                <w:rFonts w:eastAsia="Times New Roman" w:cs="Times New Roman"/>
                <w:lang w:eastAsia="nl-NL"/>
              </w:rPr>
            </w:pPr>
            <w:r w:rsidRPr="002C3B6E">
              <w:rPr>
                <w:rFonts w:eastAsia="Times New Roman" w:cs="Times New Roman"/>
                <w:lang w:eastAsia="nl-NL"/>
              </w:rPr>
              <w:t>Flexibel Wezenpensioen</w:t>
            </w:r>
          </w:p>
        </w:tc>
      </w:tr>
      <w:tr w:rsidR="00725701" w:rsidRPr="00092262" w14:paraId="3852D7A1" w14:textId="77777777" w:rsidTr="00270640">
        <w:trPr>
          <w:trHeight w:val="307"/>
        </w:trPr>
        <w:tc>
          <w:tcPr>
            <w:tcW w:w="1129" w:type="dxa"/>
            <w:noWrap/>
            <w:vAlign w:val="bottom"/>
          </w:tcPr>
          <w:p w14:paraId="33ED4479" w14:textId="2759CB7B" w:rsidR="00725701" w:rsidRPr="00092262" w:rsidRDefault="00725701" w:rsidP="00AD541C">
            <w:pPr>
              <w:spacing w:after="0" w:line="240" w:lineRule="auto"/>
              <w:rPr>
                <w:rFonts w:eastAsia="Times New Roman" w:cs="Times New Roman"/>
                <w:lang w:eastAsia="nl-NL"/>
              </w:rPr>
            </w:pPr>
          </w:p>
        </w:tc>
        <w:tc>
          <w:tcPr>
            <w:tcW w:w="5745" w:type="dxa"/>
            <w:noWrap/>
            <w:vAlign w:val="bottom"/>
          </w:tcPr>
          <w:p w14:paraId="30689CC4" w14:textId="737AC20E" w:rsidR="00725701" w:rsidRPr="00092262" w:rsidRDefault="00725701" w:rsidP="00AD541C">
            <w:pPr>
              <w:spacing w:after="0" w:line="240" w:lineRule="auto"/>
              <w:rPr>
                <w:rFonts w:eastAsia="Times New Roman" w:cs="Times New Roman"/>
                <w:lang w:eastAsia="nl-NL"/>
              </w:rPr>
            </w:pPr>
          </w:p>
        </w:tc>
      </w:tr>
      <w:tr w:rsidR="00725701" w:rsidRPr="00092262" w14:paraId="5930738B" w14:textId="77777777" w:rsidTr="00270640">
        <w:trPr>
          <w:trHeight w:val="307"/>
        </w:trPr>
        <w:tc>
          <w:tcPr>
            <w:tcW w:w="1129" w:type="dxa"/>
            <w:noWrap/>
            <w:vAlign w:val="bottom"/>
          </w:tcPr>
          <w:p w14:paraId="3FF21712" w14:textId="4632E6ED" w:rsidR="00725701" w:rsidRPr="00092262" w:rsidRDefault="002C3B6E" w:rsidP="00AD541C">
            <w:pPr>
              <w:spacing w:after="0" w:line="240" w:lineRule="auto"/>
              <w:rPr>
                <w:rFonts w:eastAsia="Times New Roman" w:cs="Times New Roman"/>
                <w:lang w:eastAsia="nl-NL"/>
              </w:rPr>
            </w:pPr>
            <w:r>
              <w:rPr>
                <w:rFonts w:eastAsia="Times New Roman" w:cs="Times New Roman"/>
                <w:lang w:eastAsia="nl-NL"/>
              </w:rPr>
              <w:t>ANWH</w:t>
            </w:r>
          </w:p>
        </w:tc>
        <w:tc>
          <w:tcPr>
            <w:tcW w:w="5745" w:type="dxa"/>
            <w:noWrap/>
            <w:vAlign w:val="bottom"/>
          </w:tcPr>
          <w:p w14:paraId="456BF205" w14:textId="74F02AE7" w:rsidR="00725701" w:rsidRPr="00092262" w:rsidRDefault="002C3B6E" w:rsidP="00AD541C">
            <w:pPr>
              <w:spacing w:after="0" w:line="240" w:lineRule="auto"/>
              <w:rPr>
                <w:rFonts w:eastAsia="Times New Roman" w:cs="Times New Roman"/>
                <w:lang w:eastAsia="nl-NL"/>
              </w:rPr>
            </w:pPr>
            <w:r w:rsidRPr="002C3B6E">
              <w:rPr>
                <w:rFonts w:eastAsia="Times New Roman" w:cs="Times New Roman"/>
                <w:lang w:eastAsia="nl-NL"/>
              </w:rPr>
              <w:t>Anw Hiaat</w:t>
            </w:r>
          </w:p>
        </w:tc>
      </w:tr>
      <w:tr w:rsidR="00725701" w:rsidRPr="00092262" w14:paraId="195BB24A" w14:textId="77777777" w:rsidTr="00270640">
        <w:trPr>
          <w:trHeight w:val="307"/>
        </w:trPr>
        <w:tc>
          <w:tcPr>
            <w:tcW w:w="1129" w:type="dxa"/>
            <w:noWrap/>
            <w:vAlign w:val="bottom"/>
          </w:tcPr>
          <w:p w14:paraId="32CD9182" w14:textId="4D9A6ECA" w:rsidR="00725701" w:rsidRDefault="00725701" w:rsidP="00AD541C">
            <w:pPr>
              <w:spacing w:after="0" w:line="240" w:lineRule="auto"/>
              <w:rPr>
                <w:rFonts w:eastAsia="Times New Roman" w:cs="Times New Roman"/>
                <w:lang w:eastAsia="nl-NL"/>
              </w:rPr>
            </w:pPr>
          </w:p>
        </w:tc>
        <w:tc>
          <w:tcPr>
            <w:tcW w:w="5745" w:type="dxa"/>
            <w:noWrap/>
            <w:vAlign w:val="bottom"/>
          </w:tcPr>
          <w:p w14:paraId="1354054A" w14:textId="49689EA1" w:rsidR="00725701" w:rsidRDefault="00725701" w:rsidP="00AD541C">
            <w:pPr>
              <w:spacing w:after="0" w:line="240" w:lineRule="auto"/>
              <w:rPr>
                <w:rFonts w:eastAsia="Times New Roman" w:cs="Times New Roman"/>
                <w:lang w:eastAsia="nl-NL"/>
              </w:rPr>
            </w:pPr>
          </w:p>
        </w:tc>
      </w:tr>
      <w:tr w:rsidR="002C3B6E" w:rsidRPr="00092262" w14:paraId="34630285" w14:textId="77777777" w:rsidTr="002C3B6E">
        <w:trPr>
          <w:trHeight w:val="307"/>
        </w:trPr>
        <w:tc>
          <w:tcPr>
            <w:tcW w:w="1129" w:type="dxa"/>
            <w:noWrap/>
            <w:vAlign w:val="bottom"/>
          </w:tcPr>
          <w:p w14:paraId="6DD38284" w14:textId="28ECC625" w:rsidR="002C3B6E" w:rsidRPr="00092262" w:rsidRDefault="002C3B6E" w:rsidP="00AD541C">
            <w:pPr>
              <w:spacing w:after="0" w:line="240" w:lineRule="auto"/>
              <w:rPr>
                <w:rFonts w:eastAsia="Times New Roman" w:cs="Times New Roman"/>
                <w:lang w:eastAsia="nl-NL"/>
              </w:rPr>
            </w:pPr>
            <w:r w:rsidRPr="00092262">
              <w:rPr>
                <w:rFonts w:eastAsia="Times New Roman" w:cs="Times New Roman"/>
                <w:lang w:eastAsia="nl-NL"/>
              </w:rPr>
              <w:t>LOP</w:t>
            </w:r>
            <w:r w:rsidR="00026375">
              <w:rPr>
                <w:rFonts w:eastAsia="Times New Roman" w:cs="Times New Roman"/>
                <w:lang w:eastAsia="nl-NL"/>
              </w:rPr>
              <w:t>F</w:t>
            </w:r>
            <w:r w:rsidRPr="00092262">
              <w:rPr>
                <w:rFonts w:eastAsia="Times New Roman" w:cs="Times New Roman"/>
                <w:lang w:eastAsia="nl-NL"/>
              </w:rPr>
              <w:t>DT</w:t>
            </w:r>
          </w:p>
        </w:tc>
        <w:tc>
          <w:tcPr>
            <w:tcW w:w="5745" w:type="dxa"/>
            <w:noWrap/>
            <w:vAlign w:val="bottom"/>
          </w:tcPr>
          <w:p w14:paraId="664306A6" w14:textId="727D3622" w:rsidR="002C3B6E" w:rsidRPr="00092262" w:rsidRDefault="005A0063" w:rsidP="00AD541C">
            <w:pPr>
              <w:spacing w:after="0" w:line="240" w:lineRule="auto"/>
              <w:rPr>
                <w:rFonts w:eastAsia="Times New Roman" w:cs="Times New Roman"/>
                <w:lang w:eastAsia="nl-NL"/>
              </w:rPr>
            </w:pPr>
            <w:r w:rsidRPr="002C3B6E">
              <w:rPr>
                <w:rFonts w:eastAsia="Times New Roman" w:cs="Times New Roman"/>
                <w:lang w:eastAsia="nl-NL"/>
              </w:rPr>
              <w:t>Flexibel</w:t>
            </w:r>
            <w:r w:rsidR="00D37F62">
              <w:rPr>
                <w:rFonts w:eastAsia="Times New Roman" w:cs="Times New Roman"/>
                <w:lang w:eastAsia="nl-NL"/>
              </w:rPr>
              <w:t xml:space="preserve"> </w:t>
            </w:r>
            <w:r w:rsidR="002C3B6E" w:rsidRPr="00092262">
              <w:rPr>
                <w:rFonts w:eastAsia="Times New Roman" w:cs="Times New Roman"/>
                <w:lang w:eastAsia="nl-NL"/>
              </w:rPr>
              <w:t>Levenslang ouderdomspensioen</w:t>
            </w:r>
            <w:r w:rsidR="00D37F62">
              <w:rPr>
                <w:rFonts w:eastAsia="Times New Roman" w:cs="Times New Roman"/>
                <w:lang w:eastAsia="nl-NL"/>
              </w:rPr>
              <w:t xml:space="preserve"> </w:t>
            </w:r>
            <w:r w:rsidR="002C3B6E">
              <w:rPr>
                <w:rFonts w:eastAsia="Times New Roman" w:cs="Times New Roman"/>
                <w:lang w:eastAsia="nl-NL"/>
              </w:rPr>
              <w:t>deeltijd (</w:t>
            </w:r>
            <w:r w:rsidR="008E4851">
              <w:rPr>
                <w:rFonts w:eastAsia="Times New Roman" w:cs="Times New Roman"/>
                <w:lang w:eastAsia="nl-NL"/>
              </w:rPr>
              <w:t>u</w:t>
            </w:r>
            <w:r w:rsidR="002C3B6E">
              <w:rPr>
                <w:rFonts w:eastAsia="Times New Roman" w:cs="Times New Roman"/>
                <w:lang w:eastAsia="nl-NL"/>
              </w:rPr>
              <w:t>)</w:t>
            </w:r>
          </w:p>
        </w:tc>
      </w:tr>
      <w:tr w:rsidR="002C3B6E" w:rsidRPr="00092262" w14:paraId="3CE5F3B2" w14:textId="77777777" w:rsidTr="002C3B6E">
        <w:trPr>
          <w:trHeight w:val="307"/>
        </w:trPr>
        <w:tc>
          <w:tcPr>
            <w:tcW w:w="1129" w:type="dxa"/>
            <w:noWrap/>
            <w:vAlign w:val="bottom"/>
          </w:tcPr>
          <w:p w14:paraId="55647797" w14:textId="1109BFB3" w:rsidR="002C3B6E" w:rsidRPr="00092262" w:rsidRDefault="008E4851" w:rsidP="00AD541C">
            <w:pPr>
              <w:spacing w:after="0" w:line="240" w:lineRule="auto"/>
              <w:rPr>
                <w:rFonts w:eastAsia="Times New Roman" w:cs="Times New Roman"/>
                <w:lang w:eastAsia="nl-NL"/>
              </w:rPr>
            </w:pPr>
            <w:r>
              <w:rPr>
                <w:rFonts w:eastAsia="Times New Roman" w:cs="Times New Roman"/>
                <w:lang w:eastAsia="nl-NL"/>
              </w:rPr>
              <w:t>TOPFAOW</w:t>
            </w:r>
          </w:p>
        </w:tc>
        <w:tc>
          <w:tcPr>
            <w:tcW w:w="5745" w:type="dxa"/>
            <w:noWrap/>
            <w:vAlign w:val="bottom"/>
          </w:tcPr>
          <w:p w14:paraId="0A4CBC71" w14:textId="3FFC480E" w:rsidR="002C3B6E" w:rsidRPr="00092262" w:rsidRDefault="008E4851" w:rsidP="00AD541C">
            <w:pPr>
              <w:spacing w:after="0" w:line="240" w:lineRule="auto"/>
              <w:rPr>
                <w:rFonts w:eastAsia="Times New Roman" w:cs="Times New Roman"/>
                <w:lang w:eastAsia="nl-NL"/>
              </w:rPr>
            </w:pPr>
            <w:r>
              <w:rPr>
                <w:rFonts w:eastAsia="Times New Roman" w:cs="Times New Roman"/>
                <w:lang w:eastAsia="nl-NL"/>
              </w:rPr>
              <w:t>Flexibel</w:t>
            </w:r>
            <w:r w:rsidR="00D37F62">
              <w:rPr>
                <w:rFonts w:eastAsia="Times New Roman" w:cs="Times New Roman"/>
                <w:lang w:eastAsia="nl-NL"/>
              </w:rPr>
              <w:t xml:space="preserve"> </w:t>
            </w:r>
            <w:r w:rsidRPr="008E4851">
              <w:rPr>
                <w:rFonts w:eastAsia="Times New Roman" w:cs="Times New Roman"/>
                <w:lang w:eastAsia="nl-NL"/>
              </w:rPr>
              <w:t>Tijdelijk ouderdomspensioen AOW (u)</w:t>
            </w:r>
          </w:p>
        </w:tc>
      </w:tr>
    </w:tbl>
    <w:p w14:paraId="3E334B90" w14:textId="77777777" w:rsidR="00584404" w:rsidRDefault="00584404" w:rsidP="00AD541C">
      <w:pPr>
        <w:spacing w:line="240" w:lineRule="auto"/>
      </w:pPr>
    </w:p>
    <w:p w14:paraId="0E6CE8B1" w14:textId="73D21041" w:rsidR="003D6C92" w:rsidRDefault="003D6C92" w:rsidP="00AD541C">
      <w:pPr>
        <w:spacing w:line="240" w:lineRule="auto"/>
      </w:pPr>
      <w:r>
        <w:t>De basis regeling is een middelloon opbouw regeling</w:t>
      </w:r>
      <w:r w:rsidR="00D37F62">
        <w:t xml:space="preserve"> </w:t>
      </w:r>
      <w:r>
        <w:t>voor LOP</w:t>
      </w:r>
      <w:r w:rsidR="00FC5C29">
        <w:t xml:space="preserve">, </w:t>
      </w:r>
      <w:r>
        <w:t xml:space="preserve">LPP met een WZPR. Het </w:t>
      </w:r>
      <w:r w:rsidR="00FC5C29">
        <w:t xml:space="preserve">tijdelijke partnerpensioen wordt </w:t>
      </w:r>
      <w:r>
        <w:t>ingevuld met</w:t>
      </w:r>
      <w:r w:rsidR="00FC5C29">
        <w:t xml:space="preserve"> het TPPR binnen </w:t>
      </w:r>
      <w:r>
        <w:t>de ANWH regeling.</w:t>
      </w:r>
      <w:r w:rsidR="00D37F62">
        <w:t xml:space="preserve"> </w:t>
      </w:r>
    </w:p>
    <w:p w14:paraId="1BB37799" w14:textId="2673586F" w:rsidR="003D6C92" w:rsidRDefault="003D6C92" w:rsidP="00AD541C">
      <w:pPr>
        <w:spacing w:line="240" w:lineRule="auto"/>
      </w:pPr>
      <w:r>
        <w:t>Voor de flexibilisering bij pensionering zijn een aantal</w:t>
      </w:r>
      <w:r w:rsidR="00D37F62">
        <w:t xml:space="preserve"> </w:t>
      </w:r>
      <w:r>
        <w:t>aanvullende</w:t>
      </w:r>
      <w:r w:rsidR="00D37F62">
        <w:t xml:space="preserve"> </w:t>
      </w:r>
      <w:r>
        <w:t>pensioensoorten beschikbaar doordat</w:t>
      </w:r>
      <w:r w:rsidR="00D37F62">
        <w:t xml:space="preserve"> </w:t>
      </w:r>
      <w:r>
        <w:t>in de</w:t>
      </w:r>
      <w:r w:rsidR="00D37F62">
        <w:t xml:space="preserve"> </w:t>
      </w:r>
      <w:r>
        <w:t>inrichting</w:t>
      </w:r>
      <w:r w:rsidR="00D37F62">
        <w:t xml:space="preserve"> </w:t>
      </w:r>
      <w:r>
        <w:t>uitkerende rechten van opbouwende rechten moeten worden gescheiden. Dit zijn TOPHL,</w:t>
      </w:r>
      <w:r w:rsidR="00FC5C29">
        <w:t xml:space="preserve"> </w:t>
      </w:r>
      <w:r>
        <w:t>TOPAOW</w:t>
      </w:r>
      <w:r w:rsidR="00BF7B1E">
        <w:t xml:space="preserve"> en</w:t>
      </w:r>
      <w:r w:rsidR="00D64EC7">
        <w:t xml:space="preserve"> </w:t>
      </w:r>
      <w:r>
        <w:t>LOPDT</w:t>
      </w:r>
      <w:r w:rsidR="00BF7B1E">
        <w:t>.</w:t>
      </w:r>
      <w:r>
        <w:t xml:space="preserve"> Deze rechten kunnen dus alleen in uitkerende</w:t>
      </w:r>
      <w:r w:rsidR="00D37F62">
        <w:t xml:space="preserve"> </w:t>
      </w:r>
      <w:r>
        <w:t>vorm voorkomen</w:t>
      </w:r>
      <w:r w:rsidR="00D37F62">
        <w:t>.</w:t>
      </w:r>
      <w:r w:rsidR="00FC5C29">
        <w:t xml:space="preserve"> Bij deeltijd wordt ook een afsplitsing gemaakt</w:t>
      </w:r>
      <w:r w:rsidR="00D37F62">
        <w:t xml:space="preserve"> </w:t>
      </w:r>
      <w:r w:rsidR="00FC5C29">
        <w:t>voor het partnerpensioen, dit is het LPPDT.</w:t>
      </w:r>
    </w:p>
    <w:p w14:paraId="5A683894" w14:textId="77777777" w:rsidR="00CF170E" w:rsidRDefault="00CF170E" w:rsidP="00AD541C">
      <w:pPr>
        <w:spacing w:line="240" w:lineRule="auto"/>
      </w:pPr>
    </w:p>
    <w:p w14:paraId="5829E538" w14:textId="3FF23928" w:rsidR="00CF170E" w:rsidRPr="00CF170E" w:rsidRDefault="00CF170E" w:rsidP="00952872">
      <w:pPr>
        <w:pStyle w:val="Heading2"/>
      </w:pPr>
      <w:bookmarkStart w:id="825" w:name="_Toc187312140"/>
      <w:bookmarkStart w:id="826" w:name="_Toc2016239013"/>
      <w:bookmarkStart w:id="827" w:name="_Toc690296312"/>
      <w:r>
        <w:t>Profielen</w:t>
      </w:r>
      <w:r w:rsidR="00C07613">
        <w:t xml:space="preserve"> (</w:t>
      </w:r>
      <w:r w:rsidR="00C07613" w:rsidRPr="2B26B8BC">
        <w:rPr>
          <w:color w:val="FF0000"/>
        </w:rPr>
        <w:t>nog updaten</w:t>
      </w:r>
      <w:r w:rsidR="00C07613">
        <w:t>)</w:t>
      </w:r>
      <w:bookmarkEnd w:id="825"/>
      <w:bookmarkEnd w:id="826"/>
      <w:bookmarkEnd w:id="827"/>
    </w:p>
    <w:p w14:paraId="5A4B7361" w14:textId="43EF2F84" w:rsidR="00CF170E" w:rsidRDefault="00CF170E" w:rsidP="00AD541C">
      <w:pPr>
        <w:spacing w:line="240" w:lineRule="auto"/>
      </w:pPr>
      <w:r>
        <w:t>Op</w:t>
      </w:r>
      <w:r w:rsidR="00D37F62">
        <w:t xml:space="preserve"> </w:t>
      </w:r>
      <w:r>
        <w:t>basis van</w:t>
      </w:r>
      <w:r w:rsidR="00D37F62">
        <w:t xml:space="preserve"> </w:t>
      </w:r>
      <w:r>
        <w:t>status en regeling</w:t>
      </w:r>
      <w:r w:rsidR="00D37F62">
        <w:t xml:space="preserve"> </w:t>
      </w:r>
      <w:r>
        <w:t>wordt een</w:t>
      </w:r>
      <w:r w:rsidR="00D37F62">
        <w:t xml:space="preserve"> </w:t>
      </w:r>
      <w:r>
        <w:t>bepaald profiel</w:t>
      </w:r>
      <w:r w:rsidR="00D37F62">
        <w:t xml:space="preserve"> </w:t>
      </w:r>
      <w:r>
        <w:t>toegekend</w:t>
      </w:r>
      <w:r w:rsidR="00D37F62">
        <w:t xml:space="preserve"> </w:t>
      </w:r>
      <w:r>
        <w:t>aan een</w:t>
      </w:r>
      <w:r w:rsidR="00D37F62">
        <w:t xml:space="preserve"> </w:t>
      </w:r>
      <w:r>
        <w:t>deelnemer.</w:t>
      </w:r>
      <w:r w:rsidR="00D37F62">
        <w:t xml:space="preserve"> </w:t>
      </w:r>
      <w:r>
        <w:t>De profielen zorgen voor het vaststellen</w:t>
      </w:r>
      <w:r w:rsidR="00D37F62">
        <w:t xml:space="preserve"> </w:t>
      </w:r>
      <w:r>
        <w:t>welke rechten een deelnemer in een regeling heeft.</w:t>
      </w:r>
      <w:r w:rsidR="00D37F62">
        <w:t xml:space="preserve"> </w:t>
      </w:r>
      <w:r>
        <w:t>Middels gebeurtenissen worden veranderingen van</w:t>
      </w:r>
      <w:r w:rsidR="00D37F62">
        <w:t xml:space="preserve"> </w:t>
      </w:r>
      <w:r>
        <w:t>profielen doorgevoerd.</w:t>
      </w:r>
      <w:r w:rsidR="00D37F62">
        <w:t xml:space="preserve"> </w:t>
      </w:r>
    </w:p>
    <w:p w14:paraId="1B962882" w14:textId="1E20D03E" w:rsidR="00CF170E" w:rsidRDefault="00CF170E" w:rsidP="00AD541C">
      <w:pPr>
        <w:spacing w:line="240" w:lineRule="auto"/>
      </w:pPr>
      <w:r>
        <w:t>Er zijn diverse</w:t>
      </w:r>
      <w:r w:rsidR="00D37F62">
        <w:t xml:space="preserve"> </w:t>
      </w:r>
      <w:r>
        <w:t>profielen voor verschillende reglement types beschikbaar binnen Qwik. Voor</w:t>
      </w:r>
      <w:r w:rsidR="00D37F62">
        <w:t xml:space="preserve"> </w:t>
      </w:r>
      <w:r>
        <w:t>het ADP</w:t>
      </w:r>
      <w:r w:rsidR="00D37F62">
        <w:t xml:space="preserve"> </w:t>
      </w:r>
      <w:r>
        <w:t>reglement</w:t>
      </w:r>
      <w:r w:rsidR="00D37F62">
        <w:t xml:space="preserve"> </w:t>
      </w:r>
      <w:r>
        <w:t>geldt dat</w:t>
      </w:r>
      <w:r w:rsidR="00D37F62">
        <w:t xml:space="preserve"> </w:t>
      </w:r>
      <w:r>
        <w:t>het</w:t>
      </w:r>
      <w:r w:rsidR="00D37F62">
        <w:t xml:space="preserve"> </w:t>
      </w:r>
      <w:r>
        <w:t>basis</w:t>
      </w:r>
      <w:r w:rsidR="00D37F62">
        <w:t xml:space="preserve"> </w:t>
      </w:r>
      <w:r>
        <w:t>profiel wordt bepaald</w:t>
      </w:r>
      <w:r w:rsidR="00D37F62">
        <w:t xml:space="preserve"> </w:t>
      </w:r>
      <w:r>
        <w:t>voor LOP, LPP en WZPR. Hiervoor</w:t>
      </w:r>
      <w:r w:rsidR="00D37F62">
        <w:t xml:space="preserve"> </w:t>
      </w:r>
      <w:r>
        <w:t>worden</w:t>
      </w:r>
      <w:r w:rsidR="00D37F62">
        <w:t xml:space="preserve"> </w:t>
      </w:r>
      <w:r>
        <w:t>eigenschappen gebruikt van het reglement dataobject</w:t>
      </w:r>
      <w:r w:rsidR="00D37F62">
        <w:t xml:space="preserve"> </w:t>
      </w:r>
      <w:r>
        <w:t>om</w:t>
      </w:r>
      <w:r w:rsidR="00D37F62">
        <w:t xml:space="preserve"> </w:t>
      </w:r>
      <w:r>
        <w:t xml:space="preserve">het profiel vast te stellen. </w:t>
      </w:r>
    </w:p>
    <w:tbl>
      <w:tblPr>
        <w:tblStyle w:val="TableGrid"/>
        <w:tblW w:w="0" w:type="auto"/>
        <w:tblLook w:val="04A0" w:firstRow="1" w:lastRow="0" w:firstColumn="1" w:lastColumn="0" w:noHBand="0" w:noVBand="1"/>
      </w:tblPr>
      <w:tblGrid>
        <w:gridCol w:w="1231"/>
        <w:gridCol w:w="2096"/>
        <w:gridCol w:w="5281"/>
      </w:tblGrid>
      <w:tr w:rsidR="007474B1" w14:paraId="3EC827FF" w14:textId="77777777" w:rsidTr="003A6D2D">
        <w:tc>
          <w:tcPr>
            <w:tcW w:w="1246" w:type="dxa"/>
          </w:tcPr>
          <w:p w14:paraId="7F4CC02F" w14:textId="12B234B7" w:rsidR="007474B1" w:rsidRDefault="007474B1" w:rsidP="00AD541C">
            <w:bookmarkStart w:id="828" w:name="_Hlk84856843"/>
            <w:r>
              <w:t>Regeling</w:t>
            </w:r>
          </w:p>
        </w:tc>
        <w:tc>
          <w:tcPr>
            <w:tcW w:w="2123" w:type="dxa"/>
          </w:tcPr>
          <w:p w14:paraId="3E75D278" w14:textId="616FE827" w:rsidR="007474B1" w:rsidRDefault="007474B1" w:rsidP="00AD541C">
            <w:r>
              <w:t>Status</w:t>
            </w:r>
          </w:p>
        </w:tc>
        <w:tc>
          <w:tcPr>
            <w:tcW w:w="5465" w:type="dxa"/>
          </w:tcPr>
          <w:p w14:paraId="49182820" w14:textId="60597943" w:rsidR="007474B1" w:rsidRDefault="007474B1" w:rsidP="00AD541C">
            <w:r>
              <w:t>Subset</w:t>
            </w:r>
          </w:p>
        </w:tc>
      </w:tr>
      <w:bookmarkEnd w:id="828"/>
      <w:tr w:rsidR="00514807" w14:paraId="1A6112C4" w14:textId="77777777" w:rsidTr="003A6D2D">
        <w:tc>
          <w:tcPr>
            <w:tcW w:w="1246" w:type="dxa"/>
          </w:tcPr>
          <w:p w14:paraId="40E6F704" w14:textId="5A336369" w:rsidR="00514807" w:rsidRDefault="00514807" w:rsidP="00AD541C">
            <w:r>
              <w:t>FPR</w:t>
            </w:r>
          </w:p>
        </w:tc>
        <w:tc>
          <w:tcPr>
            <w:tcW w:w="2123" w:type="dxa"/>
          </w:tcPr>
          <w:p w14:paraId="779F394E" w14:textId="00798678" w:rsidR="00514807" w:rsidRDefault="00514807" w:rsidP="00AD541C">
            <w:r>
              <w:t>AC/AOAC/AOPV</w:t>
            </w:r>
          </w:p>
        </w:tc>
        <w:tc>
          <w:tcPr>
            <w:tcW w:w="5465" w:type="dxa"/>
          </w:tcPr>
          <w:p w14:paraId="326651E8" w14:textId="0B8EA63C" w:rsidR="00514807" w:rsidRDefault="00514807" w:rsidP="00AD541C">
            <w:r>
              <w:t>100: ONB</w:t>
            </w:r>
          </w:p>
        </w:tc>
      </w:tr>
      <w:tr w:rsidR="00514807" w14:paraId="1A8EE3EB" w14:textId="77777777" w:rsidTr="003A6D2D">
        <w:tc>
          <w:tcPr>
            <w:tcW w:w="1246" w:type="dxa"/>
          </w:tcPr>
          <w:p w14:paraId="1FB32958" w14:textId="4E9A6EC9" w:rsidR="00514807" w:rsidRDefault="00514807" w:rsidP="00AD541C">
            <w:bookmarkStart w:id="829" w:name="_Hlk84859274"/>
            <w:r>
              <w:t>FPR</w:t>
            </w:r>
          </w:p>
        </w:tc>
        <w:tc>
          <w:tcPr>
            <w:tcW w:w="2123" w:type="dxa"/>
          </w:tcPr>
          <w:p w14:paraId="3745E84A" w14:textId="14DAB15E" w:rsidR="00514807" w:rsidRDefault="00514807" w:rsidP="00AD541C">
            <w:r>
              <w:t>AC/AOAC/AOPV</w:t>
            </w:r>
          </w:p>
        </w:tc>
        <w:tc>
          <w:tcPr>
            <w:tcW w:w="5465" w:type="dxa"/>
          </w:tcPr>
          <w:p w14:paraId="0FED3820" w14:textId="39A68EEE" w:rsidR="00514807" w:rsidRDefault="00514807" w:rsidP="00AD541C">
            <w:r>
              <w:t>111: LPPF,WZPRF</w:t>
            </w:r>
          </w:p>
        </w:tc>
      </w:tr>
      <w:bookmarkEnd w:id="829"/>
      <w:tr w:rsidR="00514807" w14:paraId="5FFAF92F" w14:textId="77777777" w:rsidTr="003A6D2D">
        <w:tc>
          <w:tcPr>
            <w:tcW w:w="1246" w:type="dxa"/>
          </w:tcPr>
          <w:p w14:paraId="4068470C" w14:textId="25F26FA1" w:rsidR="00514807" w:rsidRDefault="00514807" w:rsidP="00AD541C">
            <w:r>
              <w:t>FPR</w:t>
            </w:r>
          </w:p>
        </w:tc>
        <w:tc>
          <w:tcPr>
            <w:tcW w:w="2123" w:type="dxa"/>
          </w:tcPr>
          <w:p w14:paraId="7B7A6369" w14:textId="1E5A6EA4" w:rsidR="00514807" w:rsidRDefault="00514807" w:rsidP="00AD541C">
            <w:r>
              <w:t>AC/AOAC/AOPV</w:t>
            </w:r>
          </w:p>
        </w:tc>
        <w:tc>
          <w:tcPr>
            <w:tcW w:w="5465" w:type="dxa"/>
          </w:tcPr>
          <w:p w14:paraId="21449AFF" w14:textId="46446AA9" w:rsidR="00514807" w:rsidRDefault="00514807" w:rsidP="00AD541C">
            <w:r>
              <w:t>120: LOPF,LPPF</w:t>
            </w:r>
          </w:p>
        </w:tc>
      </w:tr>
      <w:tr w:rsidR="00514807" w14:paraId="39F95D84" w14:textId="77777777" w:rsidTr="003A6D2D">
        <w:tc>
          <w:tcPr>
            <w:tcW w:w="1246" w:type="dxa"/>
          </w:tcPr>
          <w:p w14:paraId="765F2EB7" w14:textId="7EECB41B" w:rsidR="00514807" w:rsidRDefault="00514807" w:rsidP="00AD541C">
            <w:r>
              <w:t>FPR</w:t>
            </w:r>
          </w:p>
        </w:tc>
        <w:tc>
          <w:tcPr>
            <w:tcW w:w="2123" w:type="dxa"/>
          </w:tcPr>
          <w:p w14:paraId="3C901618" w14:textId="59C671BC" w:rsidR="00514807" w:rsidRDefault="00514807" w:rsidP="00AD541C">
            <w:r>
              <w:t>AC/AOAC/AOPV</w:t>
            </w:r>
          </w:p>
        </w:tc>
        <w:tc>
          <w:tcPr>
            <w:tcW w:w="5465" w:type="dxa"/>
          </w:tcPr>
          <w:p w14:paraId="7EAC7B0B" w14:textId="23EEFF27" w:rsidR="00514807" w:rsidRDefault="00514807" w:rsidP="00AD541C">
            <w:r>
              <w:t>121: LPPF,WZPRF,LOPF,LPPF</w:t>
            </w:r>
          </w:p>
        </w:tc>
      </w:tr>
      <w:tr w:rsidR="00514807" w14:paraId="152D3D07" w14:textId="77777777" w:rsidTr="003A6D2D">
        <w:tc>
          <w:tcPr>
            <w:tcW w:w="1246" w:type="dxa"/>
          </w:tcPr>
          <w:p w14:paraId="76CA5C00" w14:textId="4520CB2E" w:rsidR="00514807" w:rsidRDefault="00F66488" w:rsidP="00AD541C">
            <w:r>
              <w:t>FPR</w:t>
            </w:r>
          </w:p>
        </w:tc>
        <w:tc>
          <w:tcPr>
            <w:tcW w:w="2123" w:type="dxa"/>
          </w:tcPr>
          <w:p w14:paraId="4C385D97" w14:textId="5353C28C" w:rsidR="00514807" w:rsidRDefault="00F66488" w:rsidP="00AD541C">
            <w:r>
              <w:t>PV</w:t>
            </w:r>
          </w:p>
        </w:tc>
        <w:tc>
          <w:tcPr>
            <w:tcW w:w="5465" w:type="dxa"/>
          </w:tcPr>
          <w:p w14:paraId="296B51C8" w14:textId="1F42A212" w:rsidR="00514807" w:rsidRDefault="00F66488" w:rsidP="00AD541C">
            <w:r>
              <w:t>100: ONB</w:t>
            </w:r>
          </w:p>
        </w:tc>
      </w:tr>
      <w:tr w:rsidR="00F66488" w14:paraId="588F3047" w14:textId="77777777" w:rsidTr="003A6D2D">
        <w:tc>
          <w:tcPr>
            <w:tcW w:w="1246" w:type="dxa"/>
          </w:tcPr>
          <w:p w14:paraId="4E6055F9" w14:textId="51AC4934" w:rsidR="00F66488" w:rsidRDefault="00F66488" w:rsidP="00AD541C">
            <w:r>
              <w:t>FPR</w:t>
            </w:r>
          </w:p>
        </w:tc>
        <w:tc>
          <w:tcPr>
            <w:tcW w:w="2123" w:type="dxa"/>
          </w:tcPr>
          <w:p w14:paraId="60CF096C" w14:textId="59813245" w:rsidR="00F66488" w:rsidRDefault="00F66488" w:rsidP="00AD541C">
            <w:r>
              <w:t>PV</w:t>
            </w:r>
          </w:p>
        </w:tc>
        <w:tc>
          <w:tcPr>
            <w:tcW w:w="5465" w:type="dxa"/>
          </w:tcPr>
          <w:p w14:paraId="01A95785" w14:textId="4C726DDD" w:rsidR="00F66488" w:rsidRDefault="00F66488" w:rsidP="00AD541C">
            <w:r>
              <w:t>120: LOPF,LPPF</w:t>
            </w:r>
          </w:p>
        </w:tc>
      </w:tr>
      <w:tr w:rsidR="00F66488" w14:paraId="01F0A76B" w14:textId="77777777" w:rsidTr="003A6D2D">
        <w:tc>
          <w:tcPr>
            <w:tcW w:w="1246" w:type="dxa"/>
          </w:tcPr>
          <w:p w14:paraId="5C25646F" w14:textId="5CED873B" w:rsidR="00F66488" w:rsidRDefault="00F66488" w:rsidP="00AD541C">
            <w:r>
              <w:t>FPR</w:t>
            </w:r>
          </w:p>
        </w:tc>
        <w:tc>
          <w:tcPr>
            <w:tcW w:w="2123" w:type="dxa"/>
          </w:tcPr>
          <w:p w14:paraId="218AD077" w14:textId="1F69DB5F" w:rsidR="00F66488" w:rsidRDefault="00F66488" w:rsidP="00AD541C">
            <w:r>
              <w:t>PV</w:t>
            </w:r>
          </w:p>
        </w:tc>
        <w:tc>
          <w:tcPr>
            <w:tcW w:w="5465" w:type="dxa"/>
          </w:tcPr>
          <w:p w14:paraId="656C2C69" w14:textId="3B11856F" w:rsidR="00F66488" w:rsidRDefault="00F66488" w:rsidP="00AD541C">
            <w:r>
              <w:t>121: LPPF,WZPRF,LOPF,LPPF</w:t>
            </w:r>
          </w:p>
        </w:tc>
      </w:tr>
      <w:tr w:rsidR="00F66488" w14:paraId="032B6D5D" w14:textId="77777777" w:rsidTr="003A6D2D">
        <w:tc>
          <w:tcPr>
            <w:tcW w:w="1246" w:type="dxa"/>
          </w:tcPr>
          <w:p w14:paraId="637ABCC2" w14:textId="2A38B676" w:rsidR="00F66488" w:rsidRDefault="00F66488" w:rsidP="00AD541C">
            <w:r>
              <w:t>FPR</w:t>
            </w:r>
          </w:p>
        </w:tc>
        <w:tc>
          <w:tcPr>
            <w:tcW w:w="2123" w:type="dxa"/>
          </w:tcPr>
          <w:p w14:paraId="76A85AB4" w14:textId="39A90C82" w:rsidR="00F66488" w:rsidRDefault="00F66488" w:rsidP="00AD541C">
            <w:r>
              <w:t>IP/IP ONV</w:t>
            </w:r>
          </w:p>
        </w:tc>
        <w:tc>
          <w:tcPr>
            <w:tcW w:w="5465" w:type="dxa"/>
          </w:tcPr>
          <w:p w14:paraId="33ACB1BD" w14:textId="1E15F3D9" w:rsidR="00F66488" w:rsidRDefault="00F66488" w:rsidP="00AD541C">
            <w:r>
              <w:t>510: LOPF</w:t>
            </w:r>
          </w:p>
        </w:tc>
      </w:tr>
      <w:tr w:rsidR="00F66488" w14:paraId="491A9947" w14:textId="77777777" w:rsidTr="003A6D2D">
        <w:tc>
          <w:tcPr>
            <w:tcW w:w="1246" w:type="dxa"/>
          </w:tcPr>
          <w:p w14:paraId="08535D3C" w14:textId="5A2DAEA0" w:rsidR="00F66488" w:rsidRDefault="00F66488" w:rsidP="00AD541C">
            <w:r>
              <w:t>FPR</w:t>
            </w:r>
          </w:p>
        </w:tc>
        <w:tc>
          <w:tcPr>
            <w:tcW w:w="2123" w:type="dxa"/>
          </w:tcPr>
          <w:p w14:paraId="012C8478" w14:textId="020466F2" w:rsidR="00F66488" w:rsidRDefault="00F66488" w:rsidP="00AD541C">
            <w:r>
              <w:t>IP/IP ONV</w:t>
            </w:r>
          </w:p>
        </w:tc>
        <w:tc>
          <w:tcPr>
            <w:tcW w:w="5465" w:type="dxa"/>
          </w:tcPr>
          <w:p w14:paraId="23E2A682" w14:textId="3E40A952" w:rsidR="00F66488" w:rsidRDefault="00F66488" w:rsidP="00AD541C">
            <w:r>
              <w:t>511: LOPF, LPPF</w:t>
            </w:r>
          </w:p>
        </w:tc>
      </w:tr>
      <w:tr w:rsidR="00F66488" w14:paraId="7C2E7290" w14:textId="77777777" w:rsidTr="003A6D2D">
        <w:tc>
          <w:tcPr>
            <w:tcW w:w="1246" w:type="dxa"/>
          </w:tcPr>
          <w:p w14:paraId="71C49229" w14:textId="747CC3CC" w:rsidR="00F66488" w:rsidRDefault="00F66488" w:rsidP="00AD541C">
            <w:r>
              <w:t>FPR</w:t>
            </w:r>
          </w:p>
        </w:tc>
        <w:tc>
          <w:tcPr>
            <w:tcW w:w="2123" w:type="dxa"/>
          </w:tcPr>
          <w:p w14:paraId="1D28127B" w14:textId="10D45673" w:rsidR="00F66488" w:rsidRDefault="00F66488" w:rsidP="00AD541C">
            <w:r>
              <w:t>IPPAR/IPPAR ONV</w:t>
            </w:r>
          </w:p>
        </w:tc>
        <w:tc>
          <w:tcPr>
            <w:tcW w:w="5465" w:type="dxa"/>
          </w:tcPr>
          <w:p w14:paraId="2559AC29" w14:textId="3C96E2D7" w:rsidR="00F66488" w:rsidRDefault="00F66488" w:rsidP="00AD541C">
            <w:r>
              <w:t>552: LPPF</w:t>
            </w:r>
          </w:p>
        </w:tc>
      </w:tr>
      <w:tr w:rsidR="00F66488" w14:paraId="4B1E07FF" w14:textId="77777777" w:rsidTr="003A6D2D">
        <w:tc>
          <w:tcPr>
            <w:tcW w:w="1246" w:type="dxa"/>
          </w:tcPr>
          <w:p w14:paraId="10DBF386" w14:textId="3537C3FD" w:rsidR="00F66488" w:rsidRDefault="00F66488" w:rsidP="00AD541C">
            <w:r>
              <w:t xml:space="preserve">FPR </w:t>
            </w:r>
          </w:p>
        </w:tc>
        <w:tc>
          <w:tcPr>
            <w:tcW w:w="2123" w:type="dxa"/>
          </w:tcPr>
          <w:p w14:paraId="611A28B4" w14:textId="0359AB3C" w:rsidR="00F66488" w:rsidRDefault="00F66488" w:rsidP="00AD541C">
            <w:r>
              <w:t>WEES</w:t>
            </w:r>
          </w:p>
        </w:tc>
        <w:tc>
          <w:tcPr>
            <w:tcW w:w="5465" w:type="dxa"/>
          </w:tcPr>
          <w:p w14:paraId="4398771A" w14:textId="2F4D3CC5" w:rsidR="00F66488" w:rsidRDefault="00F66488" w:rsidP="00AD541C">
            <w:r>
              <w:t>5</w:t>
            </w:r>
            <w:r w:rsidR="007464A2">
              <w:t>5</w:t>
            </w:r>
            <w:r>
              <w:t>3: WZPF</w:t>
            </w:r>
          </w:p>
        </w:tc>
      </w:tr>
      <w:tr w:rsidR="00F66488" w14:paraId="7323FA4D" w14:textId="77777777" w:rsidTr="003A6D2D">
        <w:tc>
          <w:tcPr>
            <w:tcW w:w="1246" w:type="dxa"/>
          </w:tcPr>
          <w:p w14:paraId="741486EE" w14:textId="77777777" w:rsidR="00F66488" w:rsidRDefault="00F66488" w:rsidP="00AD541C"/>
        </w:tc>
        <w:tc>
          <w:tcPr>
            <w:tcW w:w="2123" w:type="dxa"/>
          </w:tcPr>
          <w:p w14:paraId="52895B6F" w14:textId="77777777" w:rsidR="00F66488" w:rsidRDefault="00F66488" w:rsidP="00AD541C"/>
        </w:tc>
        <w:tc>
          <w:tcPr>
            <w:tcW w:w="5465" w:type="dxa"/>
          </w:tcPr>
          <w:p w14:paraId="7A859EA4" w14:textId="77777777" w:rsidR="00F66488" w:rsidRDefault="00F66488" w:rsidP="00AD541C"/>
        </w:tc>
      </w:tr>
      <w:tr w:rsidR="00F66488" w14:paraId="4389CFC2" w14:textId="77777777" w:rsidTr="003A6D2D">
        <w:tc>
          <w:tcPr>
            <w:tcW w:w="1246" w:type="dxa"/>
          </w:tcPr>
          <w:p w14:paraId="730D4D32" w14:textId="00581059" w:rsidR="00F66488" w:rsidRDefault="00F66488" w:rsidP="00AD541C"/>
        </w:tc>
        <w:tc>
          <w:tcPr>
            <w:tcW w:w="2123" w:type="dxa"/>
          </w:tcPr>
          <w:p w14:paraId="605775F1" w14:textId="22FDDEC6" w:rsidR="00F66488" w:rsidRDefault="00F66488" w:rsidP="00AD541C"/>
        </w:tc>
        <w:tc>
          <w:tcPr>
            <w:tcW w:w="5465" w:type="dxa"/>
          </w:tcPr>
          <w:p w14:paraId="16548548" w14:textId="30E02BD2" w:rsidR="00F66488" w:rsidRDefault="00F66488" w:rsidP="00AD541C"/>
        </w:tc>
      </w:tr>
      <w:tr w:rsidR="00F66488" w14:paraId="47CBC1B7" w14:textId="77777777" w:rsidTr="003A6D2D">
        <w:tc>
          <w:tcPr>
            <w:tcW w:w="1246" w:type="dxa"/>
          </w:tcPr>
          <w:p w14:paraId="7A59ECF1" w14:textId="37CCD43E" w:rsidR="00F66488" w:rsidRDefault="00C02325" w:rsidP="00AD541C">
            <w:r>
              <w:t>FPR</w:t>
            </w:r>
          </w:p>
        </w:tc>
        <w:tc>
          <w:tcPr>
            <w:tcW w:w="2123" w:type="dxa"/>
          </w:tcPr>
          <w:p w14:paraId="66E3D4A8" w14:textId="3D652D8A" w:rsidR="00F66488" w:rsidRDefault="00F66488" w:rsidP="00AD541C">
            <w:r>
              <w:t>EXAC</w:t>
            </w:r>
          </w:p>
        </w:tc>
        <w:tc>
          <w:tcPr>
            <w:tcW w:w="5465" w:type="dxa"/>
          </w:tcPr>
          <w:p w14:paraId="4D621BA7" w14:textId="01EDFA48" w:rsidR="00F66488" w:rsidRDefault="00F66488" w:rsidP="00AD541C">
            <w:r>
              <w:t>3</w:t>
            </w:r>
            <w:r w:rsidR="00C02325">
              <w:t>00</w:t>
            </w:r>
            <w:r>
              <w:t>: LOP</w:t>
            </w:r>
            <w:r w:rsidR="00C02325">
              <w:t>F</w:t>
            </w:r>
          </w:p>
        </w:tc>
      </w:tr>
      <w:tr w:rsidR="00F66488" w14:paraId="5D28547F" w14:textId="77777777" w:rsidTr="003A6D2D">
        <w:tc>
          <w:tcPr>
            <w:tcW w:w="1246" w:type="dxa"/>
          </w:tcPr>
          <w:p w14:paraId="6ED36078" w14:textId="3D715EDD" w:rsidR="00F66488" w:rsidRDefault="00C02325" w:rsidP="00AD541C">
            <w:r>
              <w:t>FPR</w:t>
            </w:r>
          </w:p>
        </w:tc>
        <w:tc>
          <w:tcPr>
            <w:tcW w:w="2123" w:type="dxa"/>
          </w:tcPr>
          <w:p w14:paraId="3E28D760" w14:textId="38C02795" w:rsidR="00F66488" w:rsidRDefault="00F66488" w:rsidP="00AD541C">
            <w:r>
              <w:t>EXPV</w:t>
            </w:r>
          </w:p>
        </w:tc>
        <w:tc>
          <w:tcPr>
            <w:tcW w:w="5465" w:type="dxa"/>
          </w:tcPr>
          <w:p w14:paraId="3FDB5A69" w14:textId="790E39CD" w:rsidR="00F66488" w:rsidRDefault="00F66488" w:rsidP="00AD541C">
            <w:r>
              <w:t>3</w:t>
            </w:r>
            <w:r w:rsidR="00C02325">
              <w:t>00</w:t>
            </w:r>
            <w:r>
              <w:t>: LOP</w:t>
            </w:r>
            <w:r w:rsidR="00C02325">
              <w:t>F</w:t>
            </w:r>
          </w:p>
        </w:tc>
      </w:tr>
      <w:tr w:rsidR="00F66488" w14:paraId="2C4102B8" w14:textId="77777777" w:rsidTr="003A6D2D">
        <w:tc>
          <w:tcPr>
            <w:tcW w:w="1246" w:type="dxa"/>
          </w:tcPr>
          <w:p w14:paraId="0047033A" w14:textId="0BD6E571" w:rsidR="00F66488" w:rsidRDefault="00C02325" w:rsidP="00AD541C">
            <w:r>
              <w:t>FPR</w:t>
            </w:r>
          </w:p>
        </w:tc>
        <w:tc>
          <w:tcPr>
            <w:tcW w:w="2123" w:type="dxa"/>
          </w:tcPr>
          <w:p w14:paraId="3F5367FD" w14:textId="04CF38B2" w:rsidR="00F66488" w:rsidRDefault="00F66488" w:rsidP="00AD541C">
            <w:r>
              <w:t>EXIP / EXIP ONV</w:t>
            </w:r>
          </w:p>
        </w:tc>
        <w:tc>
          <w:tcPr>
            <w:tcW w:w="5465" w:type="dxa"/>
          </w:tcPr>
          <w:p w14:paraId="7DC93D49" w14:textId="31CC60B7" w:rsidR="00F66488" w:rsidRDefault="00F66488" w:rsidP="00AD541C">
            <w:r>
              <w:t>300: LOP</w:t>
            </w:r>
            <w:r w:rsidR="00C02325">
              <w:t>F</w:t>
            </w:r>
          </w:p>
        </w:tc>
      </w:tr>
      <w:tr w:rsidR="00F66488" w14:paraId="6B917773" w14:textId="77777777" w:rsidTr="003A6D2D">
        <w:tc>
          <w:tcPr>
            <w:tcW w:w="1246" w:type="dxa"/>
          </w:tcPr>
          <w:p w14:paraId="55122795" w14:textId="4AC6B127" w:rsidR="00F66488" w:rsidRDefault="00C02325" w:rsidP="00AD541C">
            <w:r>
              <w:t>FPR</w:t>
            </w:r>
          </w:p>
        </w:tc>
        <w:tc>
          <w:tcPr>
            <w:tcW w:w="2123" w:type="dxa"/>
          </w:tcPr>
          <w:p w14:paraId="348557B2" w14:textId="4BB4627E" w:rsidR="00F66488" w:rsidRDefault="00F66488" w:rsidP="00AD541C">
            <w:r>
              <w:t>EXIP / EXIP ONV</w:t>
            </w:r>
          </w:p>
        </w:tc>
        <w:tc>
          <w:tcPr>
            <w:tcW w:w="5465" w:type="dxa"/>
          </w:tcPr>
          <w:p w14:paraId="7A8215F6" w14:textId="0BD2935E" w:rsidR="00F66488" w:rsidRDefault="00F66488" w:rsidP="00AD541C">
            <w:r>
              <w:t>321: LOP</w:t>
            </w:r>
            <w:r w:rsidR="00C02325">
              <w:t>F</w:t>
            </w:r>
            <w:r>
              <w:t>,LPP</w:t>
            </w:r>
            <w:r w:rsidR="00C02325">
              <w:t>F</w:t>
            </w:r>
          </w:p>
        </w:tc>
      </w:tr>
      <w:tr w:rsidR="00F66488" w14:paraId="6A14F35C" w14:textId="77777777" w:rsidTr="003A6D2D">
        <w:tc>
          <w:tcPr>
            <w:tcW w:w="1246" w:type="dxa"/>
          </w:tcPr>
          <w:p w14:paraId="73949DB9" w14:textId="77777777" w:rsidR="00F66488" w:rsidRDefault="00F66488" w:rsidP="00AD541C"/>
        </w:tc>
        <w:tc>
          <w:tcPr>
            <w:tcW w:w="2123" w:type="dxa"/>
          </w:tcPr>
          <w:p w14:paraId="2773A8F0" w14:textId="77777777" w:rsidR="00F66488" w:rsidRDefault="00F66488" w:rsidP="00AD541C"/>
        </w:tc>
        <w:tc>
          <w:tcPr>
            <w:tcW w:w="5465" w:type="dxa"/>
          </w:tcPr>
          <w:p w14:paraId="1B24B3DD" w14:textId="77777777" w:rsidR="00F66488" w:rsidRDefault="00F66488" w:rsidP="00AD541C"/>
        </w:tc>
      </w:tr>
      <w:tr w:rsidR="00F66488" w14:paraId="6B081E33" w14:textId="77777777" w:rsidTr="003A6D2D">
        <w:tc>
          <w:tcPr>
            <w:tcW w:w="1246" w:type="dxa"/>
          </w:tcPr>
          <w:p w14:paraId="59265FCF" w14:textId="7A3CC286" w:rsidR="00F66488" w:rsidRDefault="00F66488" w:rsidP="00AD541C">
            <w:r>
              <w:t>ANWH</w:t>
            </w:r>
          </w:p>
        </w:tc>
        <w:tc>
          <w:tcPr>
            <w:tcW w:w="2123" w:type="dxa"/>
          </w:tcPr>
          <w:p w14:paraId="3036717A" w14:textId="425FC1EF" w:rsidR="00F66488" w:rsidRDefault="00F66488" w:rsidP="00AD541C">
            <w:r>
              <w:t>AC/AOAC/AOPV</w:t>
            </w:r>
          </w:p>
        </w:tc>
        <w:tc>
          <w:tcPr>
            <w:tcW w:w="5465" w:type="dxa"/>
          </w:tcPr>
          <w:p w14:paraId="33AC10AA" w14:textId="04CF4614" w:rsidR="00F66488" w:rsidRDefault="001D2654" w:rsidP="00AD541C">
            <w:r>
              <w:t>1</w:t>
            </w:r>
            <w:r w:rsidR="00F66488">
              <w:t xml:space="preserve">: </w:t>
            </w:r>
            <w:r>
              <w:t>ANWH</w:t>
            </w:r>
          </w:p>
        </w:tc>
      </w:tr>
      <w:tr w:rsidR="00F66488" w14:paraId="5F3C2ED2" w14:textId="77777777" w:rsidTr="003A6D2D">
        <w:tc>
          <w:tcPr>
            <w:tcW w:w="1246" w:type="dxa"/>
          </w:tcPr>
          <w:p w14:paraId="317B7F91" w14:textId="1766B2B2" w:rsidR="00F66488" w:rsidRDefault="00F66488" w:rsidP="00AD541C">
            <w:r>
              <w:t>ANWH</w:t>
            </w:r>
          </w:p>
        </w:tc>
        <w:tc>
          <w:tcPr>
            <w:tcW w:w="2123" w:type="dxa"/>
          </w:tcPr>
          <w:p w14:paraId="69D9AD06" w14:textId="5B9BE6E9" w:rsidR="00F66488" w:rsidRDefault="00F66488" w:rsidP="00AD541C">
            <w:r>
              <w:t>IPPAR / IPPAR ONV</w:t>
            </w:r>
          </w:p>
        </w:tc>
        <w:tc>
          <w:tcPr>
            <w:tcW w:w="5465" w:type="dxa"/>
          </w:tcPr>
          <w:p w14:paraId="5ECFA6BB" w14:textId="4E398221" w:rsidR="00F66488" w:rsidRDefault="001D2654" w:rsidP="00AD541C">
            <w:r>
              <w:t>1</w:t>
            </w:r>
            <w:r w:rsidR="00F66488">
              <w:t xml:space="preserve">: </w:t>
            </w:r>
            <w:r>
              <w:t>ANWH</w:t>
            </w:r>
          </w:p>
        </w:tc>
      </w:tr>
      <w:tr w:rsidR="00F66488" w14:paraId="1F6C1E84" w14:textId="77777777" w:rsidTr="003A6D2D">
        <w:tc>
          <w:tcPr>
            <w:tcW w:w="1246" w:type="dxa"/>
          </w:tcPr>
          <w:p w14:paraId="22DD14CB" w14:textId="195ABB1A" w:rsidR="00F66488" w:rsidRDefault="00F66488" w:rsidP="00AD541C"/>
        </w:tc>
        <w:tc>
          <w:tcPr>
            <w:tcW w:w="2123" w:type="dxa"/>
          </w:tcPr>
          <w:p w14:paraId="167375CF" w14:textId="14804EC6" w:rsidR="00F66488" w:rsidRDefault="00F66488" w:rsidP="00AD541C"/>
        </w:tc>
        <w:tc>
          <w:tcPr>
            <w:tcW w:w="5465" w:type="dxa"/>
          </w:tcPr>
          <w:p w14:paraId="667B334E" w14:textId="3FED7A79" w:rsidR="00F66488" w:rsidRDefault="00F66488" w:rsidP="00AD541C"/>
        </w:tc>
      </w:tr>
      <w:tr w:rsidR="00F66488" w14:paraId="4163DDBB" w14:textId="77777777" w:rsidTr="003A6D2D">
        <w:tc>
          <w:tcPr>
            <w:tcW w:w="1246" w:type="dxa"/>
          </w:tcPr>
          <w:p w14:paraId="669AFA07" w14:textId="0DBD4989" w:rsidR="00F66488" w:rsidRDefault="00F66488" w:rsidP="00AD541C">
            <w:r>
              <w:t>FLEX</w:t>
            </w:r>
          </w:p>
        </w:tc>
        <w:tc>
          <w:tcPr>
            <w:tcW w:w="2123" w:type="dxa"/>
          </w:tcPr>
          <w:p w14:paraId="6276DED2" w14:textId="4D37B6BC" w:rsidR="00F66488" w:rsidRDefault="00F66488" w:rsidP="00AD541C">
            <w:r>
              <w:t>AC/AOAC/AOPV</w:t>
            </w:r>
          </w:p>
        </w:tc>
        <w:tc>
          <w:tcPr>
            <w:tcW w:w="5465" w:type="dxa"/>
          </w:tcPr>
          <w:p w14:paraId="054EF6EF" w14:textId="57ED397C" w:rsidR="00F66488" w:rsidRDefault="00F66488" w:rsidP="00AD541C">
            <w:r>
              <w:t>10: LOPDT</w:t>
            </w:r>
          </w:p>
        </w:tc>
      </w:tr>
      <w:tr w:rsidR="00F66488" w14:paraId="7C19690C" w14:textId="77777777" w:rsidTr="003A6D2D">
        <w:tc>
          <w:tcPr>
            <w:tcW w:w="1246" w:type="dxa"/>
          </w:tcPr>
          <w:p w14:paraId="57E4FB4E" w14:textId="77777777" w:rsidR="00F66488" w:rsidRDefault="00F66488" w:rsidP="00AD541C">
            <w:r>
              <w:t>FLEX</w:t>
            </w:r>
          </w:p>
        </w:tc>
        <w:tc>
          <w:tcPr>
            <w:tcW w:w="2123" w:type="dxa"/>
          </w:tcPr>
          <w:p w14:paraId="0689B73B" w14:textId="29D2D396" w:rsidR="00F66488" w:rsidRDefault="00F66488" w:rsidP="00AD541C">
            <w:r>
              <w:t>AC/AOAC/AOPV</w:t>
            </w:r>
          </w:p>
        </w:tc>
        <w:tc>
          <w:tcPr>
            <w:tcW w:w="5465" w:type="dxa"/>
          </w:tcPr>
          <w:p w14:paraId="6C470861" w14:textId="3F6EA03B" w:rsidR="00F66488" w:rsidRDefault="00F66488" w:rsidP="00AD541C">
            <w:r>
              <w:t>11: LOPDT,TOPAOW</w:t>
            </w:r>
          </w:p>
        </w:tc>
      </w:tr>
      <w:tr w:rsidR="00F66488" w14:paraId="480CDFD1" w14:textId="77777777" w:rsidTr="003A6D2D">
        <w:tc>
          <w:tcPr>
            <w:tcW w:w="1246" w:type="dxa"/>
          </w:tcPr>
          <w:p w14:paraId="5BBD85EA" w14:textId="77777777" w:rsidR="00F66488" w:rsidRDefault="00F66488" w:rsidP="00AD541C"/>
        </w:tc>
        <w:tc>
          <w:tcPr>
            <w:tcW w:w="2123" w:type="dxa"/>
          </w:tcPr>
          <w:p w14:paraId="10C740F2" w14:textId="77777777" w:rsidR="00F66488" w:rsidRDefault="00F66488" w:rsidP="00AD541C"/>
        </w:tc>
        <w:tc>
          <w:tcPr>
            <w:tcW w:w="5465" w:type="dxa"/>
          </w:tcPr>
          <w:p w14:paraId="47133CB6" w14:textId="77777777" w:rsidR="00F66488" w:rsidRDefault="00F66488" w:rsidP="00AD541C"/>
        </w:tc>
      </w:tr>
      <w:tr w:rsidR="00F66488" w14:paraId="083CE358" w14:textId="77777777" w:rsidTr="003A6D2D">
        <w:tc>
          <w:tcPr>
            <w:tcW w:w="1246" w:type="dxa"/>
          </w:tcPr>
          <w:p w14:paraId="0CAF6E62" w14:textId="0266C1A9" w:rsidR="00F66488" w:rsidRDefault="00F66488" w:rsidP="00AD541C">
            <w:r>
              <w:t>FLEX</w:t>
            </w:r>
          </w:p>
        </w:tc>
        <w:tc>
          <w:tcPr>
            <w:tcW w:w="2123" w:type="dxa"/>
          </w:tcPr>
          <w:p w14:paraId="412A53C2" w14:textId="019B44A5" w:rsidR="00F66488" w:rsidRDefault="00F66488" w:rsidP="00AD541C">
            <w:r>
              <w:t>IP/EXIP</w:t>
            </w:r>
          </w:p>
        </w:tc>
        <w:tc>
          <w:tcPr>
            <w:tcW w:w="5465" w:type="dxa"/>
          </w:tcPr>
          <w:p w14:paraId="0FDC0F1F" w14:textId="18D5948F" w:rsidR="00F66488" w:rsidRDefault="00F66488" w:rsidP="00AD541C">
            <w:r>
              <w:t>1: TOPAOW</w:t>
            </w:r>
          </w:p>
        </w:tc>
      </w:tr>
      <w:tr w:rsidR="00F66488" w14:paraId="2A0DE4BA" w14:textId="77777777" w:rsidTr="003A6D2D">
        <w:tc>
          <w:tcPr>
            <w:tcW w:w="1246" w:type="dxa"/>
          </w:tcPr>
          <w:p w14:paraId="3544A067" w14:textId="13982031" w:rsidR="00F66488" w:rsidRDefault="00F66488" w:rsidP="00AD541C"/>
        </w:tc>
        <w:tc>
          <w:tcPr>
            <w:tcW w:w="2123" w:type="dxa"/>
          </w:tcPr>
          <w:p w14:paraId="24CA65D0" w14:textId="62CA9DD3" w:rsidR="00F66488" w:rsidRDefault="00F66488" w:rsidP="00AD541C"/>
        </w:tc>
        <w:tc>
          <w:tcPr>
            <w:tcW w:w="5465" w:type="dxa"/>
          </w:tcPr>
          <w:p w14:paraId="03B0A09A" w14:textId="4FD2BDDD" w:rsidR="00F66488" w:rsidRDefault="00F66488" w:rsidP="00AD541C"/>
        </w:tc>
      </w:tr>
    </w:tbl>
    <w:p w14:paraId="7D6C602F" w14:textId="77777777" w:rsidR="00E8318A" w:rsidRDefault="00E8318A" w:rsidP="00AD541C">
      <w:pPr>
        <w:spacing w:line="240" w:lineRule="auto"/>
      </w:pPr>
    </w:p>
    <w:p w14:paraId="32FD2522" w14:textId="400FFA1B" w:rsidR="00246471" w:rsidRDefault="009433F6">
      <w:pPr>
        <w:pStyle w:val="Heading2"/>
        <w:rPr>
          <w:ins w:id="830" w:author="Flory Koole (F)" w:date="2025-09-22T14:48:00Z" w16du:dateUtc="2025-09-22T12:48:00Z"/>
        </w:rPr>
        <w:pPrChange w:id="831" w:author="Flory Koole (F)" w:date="2025-09-22T14:48:00Z" w16du:dateUtc="2025-09-22T12:48:00Z">
          <w:pPr>
            <w:spacing w:line="240" w:lineRule="auto"/>
          </w:pPr>
        </w:pPrChange>
      </w:pPr>
      <w:ins w:id="832" w:author="Flory Koole (F)" w:date="2025-09-22T14:48:00Z" w16du:dateUtc="2025-09-22T12:48:00Z">
        <w:r>
          <w:t>Migratie</w:t>
        </w:r>
        <w:r w:rsidR="00A4781C">
          <w:t xml:space="preserve"> (</w:t>
        </w:r>
      </w:ins>
      <w:ins w:id="833" w:author="Flory Koole (F)" w:date="2025-09-22T14:49:00Z" w16du:dateUtc="2025-09-22T12:49:00Z">
        <w:r w:rsidR="00A4781C">
          <w:t>controle)</w:t>
        </w:r>
      </w:ins>
    </w:p>
    <w:p w14:paraId="065DE9E9" w14:textId="2F69936A" w:rsidR="009433F6" w:rsidRDefault="009433F6" w:rsidP="00AD541C">
      <w:pPr>
        <w:spacing w:line="240" w:lineRule="auto"/>
      </w:pPr>
      <w:ins w:id="834" w:author="Flory Koole (F)" w:date="2025-09-22T14:48:00Z">
        <w:r w:rsidRPr="009433F6">
          <w:t>Qwik heeft speciale API’s om setup te controleren. Dit levert het resultaat van een uitvraag aan de database met precies de aangeleverde kopregel van het geleverde migratiebestand, oftewel een bestand dat qua lay-out precies overeenkomt met de aangeleverde gegevens. Als in de aanlevering een niet-bestaande property zit, zal deze in de output “leeg” geven waardoor eenvoudig geconstateerd kan worden dat er een mismatch is. Dit is functionaliteit die het migratieteam nodig heeft, maar wellicht ook breder gebruikt kan worden.</w:t>
        </w:r>
      </w:ins>
    </w:p>
    <w:p w14:paraId="000D7721" w14:textId="77777777" w:rsidR="005B3DC0" w:rsidRDefault="005B3DC0" w:rsidP="00AD541C">
      <w:pPr>
        <w:spacing w:line="240" w:lineRule="auto"/>
      </w:pPr>
    </w:p>
    <w:p w14:paraId="7A1BA605" w14:textId="74E81C1D" w:rsidR="005B3DC0" w:rsidRDefault="005B3DC0" w:rsidP="005B3DC0">
      <w:pPr>
        <w:pStyle w:val="Heading2"/>
      </w:pPr>
      <w:bookmarkStart w:id="835" w:name="_Toc187312141"/>
      <w:bookmarkStart w:id="836" w:name="_Toc57488618"/>
      <w:bookmarkStart w:id="837" w:name="_Toc1813761330"/>
      <w:r>
        <w:t>Beschrijving gebeurtenissen</w:t>
      </w:r>
      <w:bookmarkEnd w:id="835"/>
      <w:bookmarkEnd w:id="836"/>
      <w:bookmarkEnd w:id="837"/>
    </w:p>
    <w:p w14:paraId="191FA582" w14:textId="77777777" w:rsidR="005B3DC0" w:rsidRDefault="005B3DC0" w:rsidP="005B3DC0">
      <w:r>
        <w:t>Bij de analyse van de gebeurtenissen wordt zo veel mogelijk aansluiting gezocht bij de opzet van Qwik, zodat een brug ontstaat tussen functionele beschrijving en inrichting van Qwik. Dit gebeurt steeds aan de hand van de volgende zaken:</w:t>
      </w:r>
    </w:p>
    <w:p w14:paraId="6E1D3BB9" w14:textId="77777777" w:rsidR="005B3DC0" w:rsidRDefault="005B3DC0" w:rsidP="00C93802">
      <w:pPr>
        <w:pStyle w:val="ListParagraph"/>
        <w:numPr>
          <w:ilvl w:val="0"/>
          <w:numId w:val="28"/>
        </w:numPr>
      </w:pPr>
      <w:r>
        <w:t>Afleidbaar of opdrachtvolgend. Als afleidbaar, vanuit welke aangeleverde gegevens?</w:t>
      </w:r>
    </w:p>
    <w:p w14:paraId="72891DB1" w14:textId="77777777" w:rsidR="005B3DC0" w:rsidRDefault="005B3DC0" w:rsidP="00C93802">
      <w:pPr>
        <w:pStyle w:val="ListParagraph"/>
        <w:numPr>
          <w:ilvl w:val="0"/>
          <w:numId w:val="28"/>
        </w:numPr>
      </w:pPr>
      <w:r>
        <w:t>Invoer en controles. Aangeleverde gegevens die gelden als invoer van de gebeurtenis, waaruit vervolgacties volgen (opslaan/berekenen)</w:t>
      </w:r>
    </w:p>
    <w:p w14:paraId="11450850" w14:textId="77777777" w:rsidR="005B3DC0" w:rsidRDefault="005B3DC0" w:rsidP="00C93802">
      <w:pPr>
        <w:pStyle w:val="ListParagraph"/>
        <w:numPr>
          <w:ilvl w:val="0"/>
          <w:numId w:val="28"/>
        </w:numPr>
      </w:pPr>
      <w:r>
        <w:t>Overgangen in profielen</w:t>
      </w:r>
    </w:p>
    <w:p w14:paraId="205CA607" w14:textId="77777777" w:rsidR="005B3DC0" w:rsidRDefault="005B3DC0" w:rsidP="00C93802">
      <w:pPr>
        <w:pStyle w:val="ListParagraph"/>
        <w:numPr>
          <w:ilvl w:val="0"/>
          <w:numId w:val="28"/>
        </w:numPr>
      </w:pPr>
      <w:r>
        <w:t>Koppelingen: zijn andere gebeurtenissen afleidbaar binnen Qwik?</w:t>
      </w:r>
    </w:p>
    <w:p w14:paraId="1D5A2087" w14:textId="77777777" w:rsidR="005B3DC0" w:rsidRDefault="005B3DC0" w:rsidP="00C93802">
      <w:pPr>
        <w:pStyle w:val="ListParagraph"/>
        <w:numPr>
          <w:ilvl w:val="0"/>
          <w:numId w:val="28"/>
        </w:numPr>
      </w:pPr>
      <w:r>
        <w:t>Speciale berekeningen: als er berekeningen moeten plaatsvinden die aanvullend of afwijkend zijn van de standaard berekeningen voor grondslagen, duren en aanspraken worden die in dit onderdeel beschreven</w:t>
      </w:r>
    </w:p>
    <w:p w14:paraId="259EA78C" w14:textId="0968C7A0" w:rsidR="005B3DC0" w:rsidRDefault="005B3DC0" w:rsidP="005B3DC0">
      <w:r>
        <w:t xml:space="preserve">Voor de volledigheid en voor de inrichter worden soms gebeurtenisnummers vermeld, vooral bij de koppelingen. Hierbij wordt opgemerkt dat het gebeurtenisnummer louter een intern gegeven is en geen enkele functionele betekenis of waarde heeft. Er zal ook nooit een opdracht met een specifiek gebeurtenisnummer worden omgezet in een gebeurtenis. In plaats daarvan worden gebeurtenissen afgeleid door gewijzigde data (data-gedreven werking) of wordt een functionele opdracht gegeven zoals bijvoorbeeld “start pensionering”. Bij koppelingen geldt daarnaast dat deze kunnen worden onderscheiden in 2 typen: enerzijds koppelingen binnen deelnemer of tussen deelnemers en anderzijds koppelingen naar andere component. De andere component wordt dan vermeld en verwijst naar de betreffende component in de het datamodel van Qwik </w:t>
      </w:r>
      <w:r w:rsidR="00BC1BFA">
        <w:t>(</w:t>
      </w:r>
      <w:r>
        <w:t xml:space="preserve">zie ook </w:t>
      </w:r>
      <w:r w:rsidR="00BC1BFA">
        <w:t>de</w:t>
      </w:r>
      <w:r>
        <w:t xml:space="preserve"> figuur</w:t>
      </w:r>
      <w:r w:rsidR="00BC1BFA">
        <w:t xml:space="preserve"> hiervoor)</w:t>
      </w:r>
      <w:r>
        <w:t>. Daarbij geldt dat de jaarwerk component en daarmee de jaarwerk gebeurtenissen niet als koppeling worden gezien; hiervoor is een apart proces beschikbaar waarbij alle jaarwerk gebeurtenissen worden aangemaakt en doorgerekend indien deze component in gebruik is.</w:t>
      </w:r>
    </w:p>
    <w:p w14:paraId="0C8A4E57" w14:textId="77777777" w:rsidR="005B3DC0" w:rsidRDefault="005B3DC0" w:rsidP="00AD541C">
      <w:pPr>
        <w:spacing w:line="240" w:lineRule="auto"/>
        <w:rPr>
          <w:ins w:id="838" w:author="Flory Koole" w:date="2025-06-01T11:44:00Z" w16du:dateUtc="2025-06-01T09:44:00Z"/>
        </w:rPr>
      </w:pPr>
    </w:p>
    <w:p w14:paraId="2D14F4B8" w14:textId="5A6C5741" w:rsidR="0083062A" w:rsidRDefault="0083062A">
      <w:pPr>
        <w:pStyle w:val="Heading3"/>
        <w:rPr>
          <w:ins w:id="839" w:author="Flory Koole" w:date="2025-06-01T11:44:00Z" w16du:dateUtc="2025-06-01T09:44:00Z"/>
        </w:rPr>
        <w:pPrChange w:id="840" w:author="Flory Koole" w:date="2025-06-01T11:44:00Z" w16du:dateUtc="2025-06-01T09:44:00Z">
          <w:pPr>
            <w:spacing w:line="240" w:lineRule="auto"/>
          </w:pPr>
        </w:pPrChange>
      </w:pPr>
      <w:bookmarkStart w:id="841" w:name="_Toc1204633945"/>
      <w:bookmarkStart w:id="842" w:name="_Toc664095574"/>
      <w:ins w:id="843" w:author="Flory Koole" w:date="2025-06-01T11:44:00Z">
        <w:r>
          <w:t>Werking data gedreven gebeurtenissen</w:t>
        </w:r>
      </w:ins>
      <w:bookmarkEnd w:id="841"/>
      <w:bookmarkEnd w:id="842"/>
    </w:p>
    <w:p w14:paraId="17FCF436" w14:textId="77777777" w:rsidR="0083062A" w:rsidRDefault="0083062A" w:rsidP="0083062A">
      <w:pPr>
        <w:spacing w:line="240" w:lineRule="auto"/>
        <w:rPr>
          <w:ins w:id="844" w:author="Flory Koole" w:date="2025-06-01T11:44:00Z" w16du:dateUtc="2025-06-01T09:44:00Z"/>
        </w:rPr>
      </w:pPr>
      <w:ins w:id="845" w:author="Flory Koole" w:date="2025-06-01T11:44:00Z" w16du:dateUtc="2025-06-01T09:44:00Z">
        <w:r>
          <w:t xml:space="preserve">Extern afleidbare oftewel data gedreven gebeurtenissen worden afgeleid aan de hand van data die worden aangeleverd. Als Qwik data aangeleverd krijgt, dan moet met deze data een administratief object (deelnemer, dienstverband, reglement, werkgever, …) gevonden worden waarop gemuteerd kan worden. Met deze zogenaamde sleuteldata wordt een administratief object geselecteerd en met de overige geleverde data elementen worden alle ingerichte gebeurtenissen langsgelopen om per gebeurtenis te bepalen of die aangemaakt moet worden. </w:t>
        </w:r>
      </w:ins>
    </w:p>
    <w:p w14:paraId="5E318C63" w14:textId="77777777" w:rsidR="0083062A" w:rsidRDefault="0083062A" w:rsidP="0083062A">
      <w:pPr>
        <w:spacing w:line="240" w:lineRule="auto"/>
        <w:rPr>
          <w:ins w:id="846" w:author="Flory Koole" w:date="2025-06-01T11:44:00Z" w16du:dateUtc="2025-06-01T09:44:00Z"/>
        </w:rPr>
      </w:pPr>
    </w:p>
    <w:p w14:paraId="2DE3AAD3" w14:textId="77777777" w:rsidR="0083062A" w:rsidRDefault="0083062A" w:rsidP="0083062A">
      <w:pPr>
        <w:spacing w:line="240" w:lineRule="auto"/>
        <w:rPr>
          <w:ins w:id="847" w:author="Flory Koole" w:date="2025-06-01T11:44:00Z" w16du:dateUtc="2025-06-01T09:44:00Z"/>
        </w:rPr>
      </w:pPr>
      <w:ins w:id="848" w:author="Flory Koole" w:date="2025-06-01T11:44:00Z" w16du:dateUtc="2025-06-01T09:44:00Z">
        <w:r>
          <w:t>Voor die afleiding wordt een tweetrapsraket gebruikt</w:t>
        </w:r>
      </w:ins>
    </w:p>
    <w:p w14:paraId="121D39F8" w14:textId="303CDBB9" w:rsidR="0083062A" w:rsidRDefault="0083062A">
      <w:pPr>
        <w:pStyle w:val="ListParagraph"/>
        <w:numPr>
          <w:ilvl w:val="0"/>
          <w:numId w:val="63"/>
        </w:numPr>
        <w:spacing w:line="240" w:lineRule="auto"/>
        <w:rPr>
          <w:ins w:id="849" w:author="Flory Koole" w:date="2025-06-01T11:44:00Z" w16du:dateUtc="2025-06-01T09:44:00Z"/>
        </w:rPr>
        <w:pPrChange w:id="850" w:author="Flory Koole" w:date="2025-06-01T11:44:00Z" w16du:dateUtc="2025-06-01T09:44:00Z">
          <w:pPr>
            <w:spacing w:line="240" w:lineRule="auto"/>
          </w:pPr>
        </w:pPrChange>
      </w:pPr>
      <w:ins w:id="851" w:author="Flory Koole" w:date="2025-06-01T11:44:00Z" w16du:dateUtc="2025-06-01T09:44:00Z">
        <w:r>
          <w:t>Er moet aan de ingerichte voorwaarde zijn voldaan</w:t>
        </w:r>
      </w:ins>
    </w:p>
    <w:p w14:paraId="0645A65B" w14:textId="38D74DE8" w:rsidR="0083062A" w:rsidRDefault="0083062A">
      <w:pPr>
        <w:pStyle w:val="ListParagraph"/>
        <w:numPr>
          <w:ilvl w:val="1"/>
          <w:numId w:val="63"/>
        </w:numPr>
        <w:spacing w:line="240" w:lineRule="auto"/>
        <w:rPr>
          <w:ins w:id="852" w:author="Flory Koole" w:date="2025-06-01T11:44:00Z" w16du:dateUtc="2025-06-01T09:44:00Z"/>
        </w:rPr>
        <w:pPrChange w:id="853" w:author="Flory Koole" w:date="2025-06-01T11:44:00Z" w16du:dateUtc="2025-06-01T09:44:00Z">
          <w:pPr>
            <w:spacing w:line="240" w:lineRule="auto"/>
          </w:pPr>
        </w:pPrChange>
      </w:pPr>
      <w:ins w:id="854" w:author="Flory Koole" w:date="2025-06-01T11:44:00Z" w16du:dateUtc="2025-06-01T09:44:00Z">
        <w:r>
          <w:t>De voorwaarde is bij een aantal gebeurtenissen altijd waar (vaste waarde TRUE)</w:t>
        </w:r>
      </w:ins>
    </w:p>
    <w:p w14:paraId="390B9A92" w14:textId="2734D378" w:rsidR="0083062A" w:rsidRDefault="0083062A">
      <w:pPr>
        <w:pStyle w:val="ListParagraph"/>
        <w:numPr>
          <w:ilvl w:val="0"/>
          <w:numId w:val="63"/>
        </w:numPr>
        <w:spacing w:line="240" w:lineRule="auto"/>
        <w:rPr>
          <w:ins w:id="855" w:author="Flory Koole" w:date="2025-06-01T11:44:00Z" w16du:dateUtc="2025-06-01T09:44:00Z"/>
        </w:rPr>
        <w:pPrChange w:id="856" w:author="Flory Koole" w:date="2025-06-01T11:44:00Z" w16du:dateUtc="2025-06-01T09:44:00Z">
          <w:pPr>
            <w:spacing w:line="240" w:lineRule="auto"/>
          </w:pPr>
        </w:pPrChange>
      </w:pPr>
      <w:ins w:id="857" w:author="Flory Koole" w:date="2025-06-01T11:44:00Z" w16du:dateUtc="2025-06-01T09:44:00Z">
        <w:r>
          <w:t xml:space="preserve">Er moet minstens één van de voor de gebeurtenis relevante gegevens gewijzigd zijn </w:t>
        </w:r>
      </w:ins>
    </w:p>
    <w:p w14:paraId="0D359EA5" w14:textId="77777777" w:rsidR="0083062A" w:rsidRDefault="0083062A" w:rsidP="0083062A">
      <w:pPr>
        <w:spacing w:line="240" w:lineRule="auto"/>
        <w:rPr>
          <w:ins w:id="858" w:author="Flory Koole" w:date="2025-06-01T11:44:00Z" w16du:dateUtc="2025-06-01T09:44:00Z"/>
        </w:rPr>
      </w:pPr>
      <w:ins w:id="859" w:author="Flory Koole" w:date="2025-06-01T11:44:00Z" w16du:dateUtc="2025-06-01T09:44:00Z">
        <w:r>
          <w:t>Als een gebeurtenis kan worden afgeleid, wordt vervolgens met aanvullende inrichting de afgeleide versiedatum bepaald. Vaak is dit een aangeleverde datum (WijzigDatum, indienstdatum, uitdienstdatum, …), maar het kan ook een andere, berekende datum zijn zoals 1e dag van de (volgende) maand of opvoerdatum van het object dat gemuteerd wordt.</w:t>
        </w:r>
      </w:ins>
    </w:p>
    <w:p w14:paraId="5D13DDFB" w14:textId="77777777" w:rsidR="0083062A" w:rsidRDefault="0083062A" w:rsidP="0083062A">
      <w:pPr>
        <w:spacing w:line="240" w:lineRule="auto"/>
        <w:rPr>
          <w:ins w:id="860" w:author="Flory Koole" w:date="2025-06-01T11:44:00Z" w16du:dateUtc="2025-06-01T09:44:00Z"/>
        </w:rPr>
      </w:pPr>
    </w:p>
    <w:p w14:paraId="5E37CF4E" w14:textId="77777777" w:rsidR="0083062A" w:rsidRDefault="0083062A" w:rsidP="0083062A">
      <w:pPr>
        <w:spacing w:line="240" w:lineRule="auto"/>
        <w:rPr>
          <w:ins w:id="861" w:author="Flory Koole" w:date="2025-06-01T11:44:00Z" w16du:dateUtc="2025-06-01T09:44:00Z"/>
        </w:rPr>
      </w:pPr>
      <w:ins w:id="862" w:author="Flory Koole" w:date="2025-06-01T11:44:00Z" w16du:dateUtc="2025-06-01T09:44:00Z">
        <w:r>
          <w:t>Als voor geen enkele gebeurtenis aan geen enkele voorwaarde is voldaan óf er is wel aan een voorwaarde voldaan maar er is geen relevant gegeven voor die gebeurtenis gewijzigd, dan wordt geen gebeurtenis aangemaakt. Als er geen enkele gebeurtenis wordt aangemaakt vanuit aangeleverde data, dan wordt de melding “Geen gebeurtenis afgeleid” gegeven; dat is dan na evaluatie o.b.v. de geleverde data van alle gebeurtenissen. Merk op dat het ook mogelijk is dat een dataregel leidt tot 2 of meer afgeleide gebeurtenissen.</w:t>
        </w:r>
      </w:ins>
    </w:p>
    <w:p w14:paraId="1E18DD79" w14:textId="77777777" w:rsidR="0083062A" w:rsidRDefault="0083062A" w:rsidP="0083062A">
      <w:pPr>
        <w:spacing w:line="240" w:lineRule="auto"/>
        <w:rPr>
          <w:ins w:id="863" w:author="Flory Koole" w:date="2025-06-01T11:44:00Z" w16du:dateUtc="2025-06-01T09:44:00Z"/>
        </w:rPr>
      </w:pPr>
    </w:p>
    <w:p w14:paraId="4E2E5C95" w14:textId="060F99E3" w:rsidR="0083062A" w:rsidRPr="0084015C" w:rsidRDefault="0083062A" w:rsidP="0083062A">
      <w:pPr>
        <w:spacing w:line="240" w:lineRule="auto"/>
        <w:rPr>
          <w:ins w:id="864" w:author="Flory Koole" w:date="2025-06-01T11:44:00Z" w16du:dateUtc="2025-06-01T09:44:00Z"/>
          <w:u w:val="single"/>
          <w:rPrChange w:id="865" w:author="Flory Koole" w:date="2025-06-01T11:45:00Z" w16du:dateUtc="2025-06-01T09:45:00Z">
            <w:rPr>
              <w:ins w:id="866" w:author="Flory Koole" w:date="2025-06-01T11:44:00Z" w16du:dateUtc="2025-06-01T09:44:00Z"/>
            </w:rPr>
          </w:rPrChange>
        </w:rPr>
      </w:pPr>
      <w:ins w:id="867" w:author="Flory Koole" w:date="2025-06-01T11:44:00Z" w16du:dateUtc="2025-06-01T09:44:00Z">
        <w:r w:rsidRPr="0084015C">
          <w:rPr>
            <w:u w:val="single"/>
            <w:rPrChange w:id="868" w:author="Flory Koole" w:date="2025-06-01T11:45:00Z" w16du:dateUtc="2025-06-01T09:45:00Z">
              <w:rPr/>
            </w:rPrChange>
          </w:rPr>
          <w:t>Mogelijke oorzaken “Geen gebeurtenis afgeleid”</w:t>
        </w:r>
      </w:ins>
    </w:p>
    <w:p w14:paraId="690A9514" w14:textId="77777777" w:rsidR="0083062A" w:rsidRDefault="0083062A" w:rsidP="0083062A">
      <w:pPr>
        <w:spacing w:line="240" w:lineRule="auto"/>
        <w:rPr>
          <w:ins w:id="869" w:author="Flory Koole" w:date="2025-06-01T11:44:00Z" w16du:dateUtc="2025-06-01T09:44:00Z"/>
        </w:rPr>
      </w:pPr>
      <w:ins w:id="870" w:author="Flory Koole" w:date="2025-06-01T11:44:00Z" w16du:dateUtc="2025-06-01T09:44:00Z">
        <w:r>
          <w:t>Als er geen gebeurtenis wordt afgeleid als er data worden geleverd aan Qwik, kan dit gezien de volgende oorzaken hebben</w:t>
        </w:r>
      </w:ins>
    </w:p>
    <w:p w14:paraId="56061CDF" w14:textId="5C26A0E1" w:rsidR="0083062A" w:rsidRDefault="0083062A">
      <w:pPr>
        <w:pStyle w:val="ListParagraph"/>
        <w:numPr>
          <w:ilvl w:val="0"/>
          <w:numId w:val="64"/>
        </w:numPr>
        <w:spacing w:line="240" w:lineRule="auto"/>
        <w:rPr>
          <w:ins w:id="871" w:author="Flory Koole" w:date="2025-06-01T11:44:00Z" w16du:dateUtc="2025-06-01T09:44:00Z"/>
        </w:rPr>
        <w:pPrChange w:id="872" w:author="Flory Koole" w:date="2025-06-01T11:46:00Z" w16du:dateUtc="2025-06-01T09:46:00Z">
          <w:pPr>
            <w:spacing w:line="240" w:lineRule="auto"/>
          </w:pPr>
        </w:pPrChange>
      </w:pPr>
      <w:ins w:id="873" w:author="Flory Koole" w:date="2025-06-01T11:44:00Z" w16du:dateUtc="2025-06-01T09:44:00Z">
        <w:r>
          <w:t>Er is aan geen enkele voorwaarde voor een extern afleidbare gebeurtenis voldaan</w:t>
        </w:r>
      </w:ins>
    </w:p>
    <w:p w14:paraId="438E7379" w14:textId="3ED66885" w:rsidR="0083062A" w:rsidRDefault="0083062A">
      <w:pPr>
        <w:pStyle w:val="ListParagraph"/>
        <w:numPr>
          <w:ilvl w:val="0"/>
          <w:numId w:val="64"/>
        </w:numPr>
        <w:spacing w:line="240" w:lineRule="auto"/>
        <w:rPr>
          <w:ins w:id="874" w:author="Flory Koole" w:date="2025-06-01T11:44:00Z" w16du:dateUtc="2025-06-01T09:44:00Z"/>
        </w:rPr>
        <w:pPrChange w:id="875" w:author="Flory Koole" w:date="2025-06-01T11:46:00Z" w16du:dateUtc="2025-06-01T09:46:00Z">
          <w:pPr>
            <w:spacing w:line="240" w:lineRule="auto"/>
          </w:pPr>
        </w:pPrChange>
      </w:pPr>
      <w:ins w:id="876" w:author="Flory Koole" w:date="2025-06-01T11:44:00Z" w16du:dateUtc="2025-06-01T09:44:00Z">
        <w:r>
          <w:t>Er is wel aan een voorwaarde voldaan, maar er is geen voor die gebeurtenis relevant gegeven veranderd</w:t>
        </w:r>
      </w:ins>
    </w:p>
    <w:p w14:paraId="4AF0C857" w14:textId="4EF45B2A" w:rsidR="0083062A" w:rsidRDefault="0083062A">
      <w:pPr>
        <w:pStyle w:val="ListParagraph"/>
        <w:numPr>
          <w:ilvl w:val="1"/>
          <w:numId w:val="64"/>
        </w:numPr>
        <w:spacing w:line="240" w:lineRule="auto"/>
        <w:rPr>
          <w:ins w:id="877" w:author="Flory Koole" w:date="2025-06-01T11:44:00Z" w16du:dateUtc="2025-06-01T09:44:00Z"/>
        </w:rPr>
        <w:pPrChange w:id="878" w:author="Flory Koole" w:date="2025-06-01T11:46:00Z" w16du:dateUtc="2025-06-01T09:46:00Z">
          <w:pPr>
            <w:spacing w:line="240" w:lineRule="auto"/>
          </w:pPr>
        </w:pPrChange>
      </w:pPr>
      <w:ins w:id="879" w:author="Flory Koole" w:date="2025-06-01T11:44:00Z" w16du:dateUtc="2025-06-01T09:44:00Z">
        <w:r>
          <w:t>Bijvoorbeeld er zijn ongewijzigde salarisgegevens, alleen (vanuit een interface) met een recentere datum. Dan wordt alleen een salariswijziging aangemaakt als er sprake is van premie op aangifte en er reconciliatie met aangeleverde premies moet plaatsvinden</w:t>
        </w:r>
      </w:ins>
    </w:p>
    <w:p w14:paraId="12429437" w14:textId="3E6AD6DD" w:rsidR="0083062A" w:rsidRDefault="0083062A">
      <w:pPr>
        <w:pStyle w:val="ListParagraph"/>
        <w:numPr>
          <w:ilvl w:val="1"/>
          <w:numId w:val="64"/>
        </w:numPr>
        <w:spacing w:line="240" w:lineRule="auto"/>
        <w:rPr>
          <w:ins w:id="880" w:author="Flory Koole" w:date="2025-06-01T11:44:00Z" w16du:dateUtc="2025-06-01T09:44:00Z"/>
        </w:rPr>
        <w:pPrChange w:id="881" w:author="Flory Koole" w:date="2025-06-01T11:46:00Z" w16du:dateUtc="2025-06-01T09:46:00Z">
          <w:pPr>
            <w:spacing w:line="240" w:lineRule="auto"/>
          </w:pPr>
        </w:pPrChange>
      </w:pPr>
      <w:ins w:id="882" w:author="Flory Koole" w:date="2025-06-01T11:44:00Z" w16du:dateUtc="2025-06-01T09:44:00Z">
        <w:r>
          <w:t>Ander voorbeeld is opnieuw aanleveren van reeds opgeslagen keuzes; er wordt alleen een gebeurtenis aangemaakt als er een verandering is</w:t>
        </w:r>
      </w:ins>
    </w:p>
    <w:p w14:paraId="1F3CB6F5" w14:textId="1E217F46" w:rsidR="0083062A" w:rsidRDefault="0083062A">
      <w:pPr>
        <w:pStyle w:val="ListParagraph"/>
        <w:numPr>
          <w:ilvl w:val="1"/>
          <w:numId w:val="64"/>
        </w:numPr>
        <w:spacing w:line="240" w:lineRule="auto"/>
        <w:rPr>
          <w:ins w:id="883" w:author="Flory Koole" w:date="2025-06-01T11:44:00Z" w16du:dateUtc="2025-06-01T09:44:00Z"/>
        </w:rPr>
        <w:pPrChange w:id="884" w:author="Flory Koole" w:date="2025-06-01T11:46:00Z" w16du:dateUtc="2025-06-01T09:46:00Z">
          <w:pPr>
            <w:spacing w:line="240" w:lineRule="auto"/>
          </w:pPr>
        </w:pPrChange>
      </w:pPr>
      <w:ins w:id="885" w:author="Flory Koole" w:date="2025-06-01T11:44:00Z" w16du:dateUtc="2025-06-01T09:44:00Z">
        <w:r>
          <w:t>Gewijzigd gegeven geen onderdeel van de entiteit; dit kan bijvoorbeeld het geval zijn als een gewijzigd persoonsgegeven aan een administratie wordt geleverd (persoonsgegevens worden opgeslagen in de Organisatie)</w:t>
        </w:r>
      </w:ins>
    </w:p>
    <w:p w14:paraId="77439896" w14:textId="2FEBDFFD" w:rsidR="0083062A" w:rsidRDefault="0083062A">
      <w:pPr>
        <w:pStyle w:val="ListParagraph"/>
        <w:numPr>
          <w:ilvl w:val="0"/>
          <w:numId w:val="64"/>
        </w:numPr>
        <w:spacing w:line="240" w:lineRule="auto"/>
        <w:rPr>
          <w:ins w:id="886" w:author="Flory Koole" w:date="2025-06-01T11:44:00Z" w16du:dateUtc="2025-06-01T09:44:00Z"/>
        </w:rPr>
        <w:pPrChange w:id="887" w:author="Flory Koole" w:date="2025-06-01T11:46:00Z" w16du:dateUtc="2025-06-01T09:46:00Z">
          <w:pPr>
            <w:spacing w:line="240" w:lineRule="auto"/>
          </w:pPr>
        </w:pPrChange>
      </w:pPr>
      <w:ins w:id="888" w:author="Flory Koole" w:date="2025-06-01T11:44:00Z" w16du:dateUtc="2025-06-01T09:44:00Z">
        <w:r>
          <w:t>Er zijn data geleverd die niet in Qwik worden opgeslagen</w:t>
        </w:r>
      </w:ins>
    </w:p>
    <w:p w14:paraId="7741AC8C" w14:textId="43B534AF" w:rsidR="0083062A" w:rsidRDefault="0083062A">
      <w:pPr>
        <w:pStyle w:val="ListParagraph"/>
        <w:numPr>
          <w:ilvl w:val="1"/>
          <w:numId w:val="64"/>
        </w:numPr>
        <w:spacing w:line="240" w:lineRule="auto"/>
        <w:rPr>
          <w:ins w:id="889" w:author="Flory Koole" w:date="2025-06-01T11:44:00Z" w16du:dateUtc="2025-06-01T09:44:00Z"/>
        </w:rPr>
        <w:pPrChange w:id="890" w:author="Flory Koole" w:date="2025-06-01T11:46:00Z" w16du:dateUtc="2025-06-01T09:46:00Z">
          <w:pPr>
            <w:spacing w:line="240" w:lineRule="auto"/>
          </w:pPr>
        </w:pPrChange>
      </w:pPr>
      <w:ins w:id="891" w:author="Flory Koole" w:date="2025-06-01T11:44:00Z" w16du:dateUtc="2025-06-01T09:44:00Z">
        <w:r>
          <w:t>Er is dan wel een verschil met opgeslagen waarden, want er is geen waarde opgeslagen</w:t>
        </w:r>
      </w:ins>
    </w:p>
    <w:p w14:paraId="2D857304" w14:textId="32D5BEE8" w:rsidR="0083062A" w:rsidRDefault="0083062A">
      <w:pPr>
        <w:pStyle w:val="ListParagraph"/>
        <w:numPr>
          <w:ilvl w:val="0"/>
          <w:numId w:val="64"/>
        </w:numPr>
        <w:spacing w:line="240" w:lineRule="auto"/>
        <w:rPr>
          <w:ins w:id="892" w:author="Flory Koole" w:date="2025-06-01T11:44:00Z" w16du:dateUtc="2025-06-01T09:44:00Z"/>
        </w:rPr>
        <w:pPrChange w:id="893" w:author="Flory Koole" w:date="2025-06-01T11:46:00Z" w16du:dateUtc="2025-06-01T09:46:00Z">
          <w:pPr>
            <w:spacing w:line="240" w:lineRule="auto"/>
          </w:pPr>
        </w:pPrChange>
      </w:pPr>
      <w:ins w:id="894" w:author="Flory Koole" w:date="2025-06-01T11:44:00Z" w16du:dateUtc="2025-06-01T09:44:00Z">
        <w:r>
          <w:t>Er is geen administratie op het moment dat de gebeurtenis geplaatst zou worden, bijvoorbeeld een WijzigDatum voor de start van een deelnemer of administratie</w:t>
        </w:r>
      </w:ins>
    </w:p>
    <w:p w14:paraId="739A398A" w14:textId="77777777" w:rsidR="0083062A" w:rsidRDefault="0083062A" w:rsidP="0083062A">
      <w:pPr>
        <w:spacing w:line="240" w:lineRule="auto"/>
        <w:rPr>
          <w:ins w:id="895" w:author="Flory Koole" w:date="2025-06-01T11:44:00Z" w16du:dateUtc="2025-06-01T09:44:00Z"/>
        </w:rPr>
      </w:pPr>
    </w:p>
    <w:p w14:paraId="7E9E6235" w14:textId="77777777" w:rsidR="0083062A" w:rsidRDefault="0083062A" w:rsidP="0083062A">
      <w:pPr>
        <w:spacing w:line="240" w:lineRule="auto"/>
        <w:rPr>
          <w:ins w:id="896" w:author="Flory Koole" w:date="2025-06-01T11:44:00Z" w16du:dateUtc="2025-06-01T09:44:00Z"/>
        </w:rPr>
      </w:pPr>
      <w:ins w:id="897" w:author="Flory Koole" w:date="2025-06-01T11:44:00Z" w16du:dateUtc="2025-06-01T09:44:00Z">
        <w:r>
          <w:t>Daarnaast kan het zijn dat er wel een gebeurtenis wordt afgeleid, maar dat bij die specifieke gebeurtenis een specifieke foutcontrole is ingericht. Die specifieke foutcontrole wordt dan teruggekoppeld. De melding “Geen gebeurtenis afgeleid” moet daarom worden beschouwd als informatief en niet als foutief en kan gepaard gaan mét of zónder overige (fout)meldingen.</w:t>
        </w:r>
      </w:ins>
    </w:p>
    <w:p w14:paraId="1D2A8DDB" w14:textId="77777777" w:rsidR="0083062A" w:rsidRDefault="0083062A" w:rsidP="0083062A">
      <w:pPr>
        <w:spacing w:line="240" w:lineRule="auto"/>
        <w:rPr>
          <w:ins w:id="898" w:author="Flory Koole" w:date="2025-06-01T11:44:00Z" w16du:dateUtc="2025-06-01T09:44:00Z"/>
        </w:rPr>
      </w:pPr>
    </w:p>
    <w:p w14:paraId="318D9F48" w14:textId="0490D51E" w:rsidR="0083062A" w:rsidRDefault="0083062A" w:rsidP="0083062A">
      <w:pPr>
        <w:spacing w:line="240" w:lineRule="auto"/>
        <w:rPr>
          <w:ins w:id="899" w:author="Flory Koole (F)" w:date="2025-09-22T14:47:00Z" w16du:dateUtc="2025-09-22T12:47:00Z"/>
        </w:rPr>
      </w:pPr>
      <w:ins w:id="900" w:author="Flory Koole" w:date="2025-06-01T11:44:00Z" w16du:dateUtc="2025-06-01T09:44:00Z">
        <w:r>
          <w:t>Merk op dat Qwik pas na de gehele evaluatie van alle gebeurtenissen kan weten dat er geen gebeurtenis is afgeleid uit een aangeleverde dataregel. Op dat moment kan Qwik niet meer bepalen of er geen verschillen zijn met opgeslagen waarden of is dit minimaal een heel complexe exercitie. Voor datavergelijk is immers een versieDatum van belang en die is onbekend als geen gebeurtenis wordt afgeleid.</w:t>
        </w:r>
      </w:ins>
    </w:p>
    <w:p w14:paraId="5194DBED" w14:textId="77777777" w:rsidR="009433F6" w:rsidRDefault="009433F6" w:rsidP="0083062A">
      <w:pPr>
        <w:spacing w:line="240" w:lineRule="auto"/>
      </w:pPr>
    </w:p>
    <w:p w14:paraId="7E2017F3" w14:textId="77777777" w:rsidR="003140E3" w:rsidRDefault="003140E3">
      <w:pPr>
        <w:pStyle w:val="Heading3"/>
        <w:rPr>
          <w:ins w:id="901" w:author="Flory Koole" w:date="2025-06-01T11:47:00Z" w16du:dateUtc="2025-06-01T09:47:00Z"/>
        </w:rPr>
        <w:pPrChange w:id="902" w:author="Flory Koole" w:date="2025-06-01T11:48:00Z" w16du:dateUtc="2025-06-01T09:48:00Z">
          <w:pPr>
            <w:spacing w:line="240" w:lineRule="auto"/>
          </w:pPr>
        </w:pPrChange>
      </w:pPr>
      <w:bookmarkStart w:id="903" w:name="_Toc613421201"/>
      <w:bookmarkStart w:id="904" w:name="_Toc93411145"/>
      <w:ins w:id="905" w:author="Flory Koole" w:date="2025-06-01T11:47:00Z">
        <w:r>
          <w:t>Processen en procedures m.b.t. gebeurtenissen Qwik</w:t>
        </w:r>
      </w:ins>
      <w:bookmarkEnd w:id="903"/>
      <w:bookmarkEnd w:id="904"/>
    </w:p>
    <w:p w14:paraId="3043CDCC" w14:textId="77777777" w:rsidR="003140E3" w:rsidRDefault="003140E3" w:rsidP="003140E3">
      <w:pPr>
        <w:spacing w:line="240" w:lineRule="auto"/>
        <w:rPr>
          <w:ins w:id="906" w:author="Flory Koole" w:date="2025-06-01T11:47:00Z" w16du:dateUtc="2025-06-01T09:47:00Z"/>
        </w:rPr>
      </w:pPr>
      <w:ins w:id="907" w:author="Flory Koole" w:date="2025-06-01T11:47:00Z" w16du:dateUtc="2025-06-01T09:47:00Z">
        <w:r>
          <w:t>De standaard werking van Qwik m.b.t. afleiden van data gedreven gebeurtenissen levert randvoorwaarden voor processen en procedures die gerelateerd zijn aan Qwik. Hierbij moet conceptueel onderscheid worden gemaakt tussen verschillende soorten aanleveringen.</w:t>
        </w:r>
      </w:ins>
    </w:p>
    <w:p w14:paraId="343AE327" w14:textId="77777777" w:rsidR="003140E3" w:rsidRDefault="003140E3" w:rsidP="003140E3">
      <w:pPr>
        <w:spacing w:line="240" w:lineRule="auto"/>
        <w:rPr>
          <w:ins w:id="908" w:author="Flory Koole" w:date="2025-06-01T11:47:00Z" w16du:dateUtc="2025-06-01T09:47:00Z"/>
        </w:rPr>
      </w:pPr>
    </w:p>
    <w:p w14:paraId="5229130D" w14:textId="77777777" w:rsidR="003140E3" w:rsidRDefault="003140E3">
      <w:pPr>
        <w:pStyle w:val="Heading4"/>
        <w:rPr>
          <w:ins w:id="909" w:author="Flory Koole" w:date="2025-06-01T11:47:00Z" w16du:dateUtc="2025-06-01T09:47:00Z"/>
        </w:rPr>
        <w:pPrChange w:id="910" w:author="Flory Koole" w:date="2025-06-01T11:48:00Z" w16du:dateUtc="2025-06-01T09:48:00Z">
          <w:pPr>
            <w:spacing w:line="240" w:lineRule="auto"/>
          </w:pPr>
        </w:pPrChange>
      </w:pPr>
      <w:ins w:id="911" w:author="Flory Koole" w:date="2025-06-01T11:47:00Z" w16du:dateUtc="2025-06-01T09:47:00Z">
        <w:r>
          <w:t>Individuele aanleveringen</w:t>
        </w:r>
      </w:ins>
    </w:p>
    <w:p w14:paraId="0CCCC94B" w14:textId="77777777" w:rsidR="003140E3" w:rsidRDefault="003140E3" w:rsidP="003140E3">
      <w:pPr>
        <w:spacing w:line="240" w:lineRule="auto"/>
        <w:rPr>
          <w:ins w:id="912" w:author="Flory Koole" w:date="2025-06-01T11:47:00Z" w16du:dateUtc="2025-06-01T09:47:00Z"/>
        </w:rPr>
      </w:pPr>
      <w:ins w:id="913" w:author="Flory Koole" w:date="2025-06-01T11:47:00Z" w16du:dateUtc="2025-06-01T09:47:00Z">
        <w:r>
          <w:t>Bij individuele aanlevering vanuit medewerkers- of deelnemersportaal ligt het voor de hand om aan de voorkant een check te doen op het leveren van gewijzigde gegevens. Vanuit Qwik gezien is het immers niet logisch om ongewijzigde gegevens op te sturen, omdat dan geen gebeurtenis afgeleid zal worden. Dat er geen gewijzigde gegevens zijn, is bekend bij een individueel geval. Er kan worden gekozen om dan geen gegevens in te sturen en het proces af te ronden -met of zonder aanvullende communicatie.</w:t>
        </w:r>
      </w:ins>
    </w:p>
    <w:p w14:paraId="2753077B" w14:textId="77777777" w:rsidR="003140E3" w:rsidRDefault="003140E3" w:rsidP="003140E3">
      <w:pPr>
        <w:spacing w:line="240" w:lineRule="auto"/>
        <w:rPr>
          <w:ins w:id="914" w:author="Flory Koole" w:date="2025-06-01T11:47:00Z" w16du:dateUtc="2025-06-01T09:47:00Z"/>
        </w:rPr>
      </w:pPr>
    </w:p>
    <w:p w14:paraId="3752CD3B" w14:textId="77777777" w:rsidR="003140E3" w:rsidRDefault="003140E3">
      <w:pPr>
        <w:pStyle w:val="Heading4"/>
        <w:rPr>
          <w:ins w:id="915" w:author="Flory Koole" w:date="2025-06-01T11:47:00Z" w16du:dateUtc="2025-06-01T09:47:00Z"/>
        </w:rPr>
        <w:pPrChange w:id="916" w:author="Flory Koole" w:date="2025-06-01T11:48:00Z" w16du:dateUtc="2025-06-01T09:48:00Z">
          <w:pPr>
            <w:spacing w:line="240" w:lineRule="auto"/>
          </w:pPr>
        </w:pPrChange>
      </w:pPr>
      <w:ins w:id="917" w:author="Flory Koole" w:date="2025-06-01T11:47:00Z" w16du:dateUtc="2025-06-01T09:47:00Z">
        <w:r>
          <w:t>Collectieve interfaces met incrementele aanleveringen</w:t>
        </w:r>
      </w:ins>
    </w:p>
    <w:p w14:paraId="7E981836" w14:textId="77777777" w:rsidR="003140E3" w:rsidRDefault="003140E3" w:rsidP="003140E3">
      <w:pPr>
        <w:spacing w:line="240" w:lineRule="auto"/>
        <w:rPr>
          <w:ins w:id="918" w:author="Flory Koole" w:date="2025-06-01T11:47:00Z" w16du:dateUtc="2025-06-01T09:47:00Z"/>
        </w:rPr>
      </w:pPr>
      <w:ins w:id="919" w:author="Flory Koole" w:date="2025-06-01T11:47:00Z" w16du:dateUtc="2025-06-01T09:47:00Z">
        <w:r>
          <w:t>Collectieve interfaces zoals BRP leveren alleen data als er geen wijzigingen zijn. Bij zo’n incrementele aanlevering moeten de aangeleverde dataregels worden “gefilterd” op voor Qwik relevante gegevens voordat aanlevering naar Qwik plaatsvindt. Het BRP kan bijvoorbeeld meer gegevens leveren dan in Qwik worden geadministreerd, maar als data niet gekoppeld zijn aan gegevens binnen Qwik, mogen die data alleen niet leiden tot aanlevering van een dataregel voor Qwik. Als dat is gerealiseerd in de interface, dan zou je verwachten dat aangeleverde data leiden tot een gebeurtenis in Qwik. Dan moeten dataregels zonder afleiding van gebeurtenis opgenomen worden in een verwerkingsverslag, zodat deze kunnen worden nagelopen door bijvoorbeeld FB.</w:t>
        </w:r>
      </w:ins>
    </w:p>
    <w:p w14:paraId="2BE5D045" w14:textId="77777777" w:rsidR="003140E3" w:rsidRDefault="003140E3" w:rsidP="003140E3">
      <w:pPr>
        <w:spacing w:line="240" w:lineRule="auto"/>
        <w:rPr>
          <w:ins w:id="920" w:author="Flory Koole" w:date="2025-06-01T11:47:00Z" w16du:dateUtc="2025-06-01T09:47:00Z"/>
        </w:rPr>
      </w:pPr>
    </w:p>
    <w:p w14:paraId="2A73BC43" w14:textId="77777777" w:rsidR="003140E3" w:rsidRDefault="003140E3">
      <w:pPr>
        <w:pStyle w:val="Heading4"/>
        <w:rPr>
          <w:ins w:id="921" w:author="Flory Koole" w:date="2025-06-01T11:47:00Z" w16du:dateUtc="2025-06-01T09:47:00Z"/>
        </w:rPr>
        <w:pPrChange w:id="922" w:author="Flory Koole" w:date="2025-06-01T11:48:00Z" w16du:dateUtc="2025-06-01T09:48:00Z">
          <w:pPr>
            <w:spacing w:line="240" w:lineRule="auto"/>
          </w:pPr>
        </w:pPrChange>
      </w:pPr>
      <w:ins w:id="923" w:author="Flory Koole" w:date="2025-06-01T11:47:00Z" w16du:dateUtc="2025-06-01T09:47:00Z">
        <w:r>
          <w:t>Collectieve interfaces met volledige aanleveringen</w:t>
        </w:r>
      </w:ins>
    </w:p>
    <w:p w14:paraId="1E6DB074" w14:textId="350A1DF9" w:rsidR="00246471" w:rsidRDefault="003140E3" w:rsidP="003140E3">
      <w:pPr>
        <w:spacing w:line="240" w:lineRule="auto"/>
        <w:rPr>
          <w:ins w:id="924" w:author="Flory Koole" w:date="2025-06-01T11:48:00Z" w16du:dateUtc="2025-06-01T09:48:00Z"/>
        </w:rPr>
      </w:pPr>
      <w:ins w:id="925" w:author="Flory Koole" w:date="2025-06-01T11:47:00Z" w16du:dateUtc="2025-06-01T09:47:00Z">
        <w:r>
          <w:t>Na individuele en collectief incrementele aanleveringen resteren collectieve interfaces zoals UPA, SUAG en LAK. Correcte en volledige afleiding van gebeurtenissen bij dergelijke interfaces moet vooraf worden getest middels een uitgebreide (K)AT. Zodra juiste werking van een dergelijke interface is vastgesteld, is de melding “Geen gebeurtenis afgeleid” zuiver informatief: de data regel leidt niet tot een gebeurtenis in Qwik en dat is correct.</w:t>
        </w:r>
      </w:ins>
    </w:p>
    <w:p w14:paraId="7F6693FB" w14:textId="77777777" w:rsidR="003140E3" w:rsidRDefault="003140E3" w:rsidP="003140E3">
      <w:pPr>
        <w:spacing w:line="240" w:lineRule="auto"/>
        <w:rPr>
          <w:ins w:id="926" w:author="Flory Koole" w:date="2025-06-01T11:48:00Z" w16du:dateUtc="2025-06-01T09:48:00Z"/>
        </w:rPr>
      </w:pPr>
    </w:p>
    <w:p w14:paraId="35C48624" w14:textId="77777777" w:rsidR="005F2E0B" w:rsidRDefault="005F2E0B" w:rsidP="003140E3">
      <w:pPr>
        <w:spacing w:line="240" w:lineRule="auto"/>
        <w:rPr>
          <w:ins w:id="927" w:author="Flory Koole" w:date="2025-06-01T11:48:00Z" w16du:dateUtc="2025-06-01T09:48:00Z"/>
        </w:rPr>
      </w:pPr>
    </w:p>
    <w:p w14:paraId="532B2526" w14:textId="77777777" w:rsidR="005F2E0B" w:rsidRDefault="005F2E0B" w:rsidP="003140E3">
      <w:pPr>
        <w:spacing w:line="240" w:lineRule="auto"/>
        <w:rPr>
          <w:ins w:id="928" w:author="Flory Koole" w:date="2025-06-01T11:48:00Z" w16du:dateUtc="2025-06-01T09:48:00Z"/>
        </w:rPr>
      </w:pPr>
    </w:p>
    <w:p w14:paraId="7DC1C3EA" w14:textId="77777777" w:rsidR="005F2E0B" w:rsidRPr="00E8318A" w:rsidRDefault="005F2E0B" w:rsidP="003140E3">
      <w:pPr>
        <w:spacing w:line="240" w:lineRule="auto"/>
      </w:pPr>
    </w:p>
    <w:p w14:paraId="3B8DE3B9" w14:textId="77777777" w:rsidR="00954F4D" w:rsidRPr="00092262" w:rsidRDefault="00954F4D" w:rsidP="00AD541C">
      <w:pPr>
        <w:pStyle w:val="Heading1"/>
        <w:spacing w:line="240" w:lineRule="auto"/>
      </w:pPr>
      <w:bookmarkStart w:id="929" w:name="_Toc187312142"/>
      <w:bookmarkStart w:id="930" w:name="_Toc257580285"/>
      <w:bookmarkStart w:id="931" w:name="_Toc1563913120"/>
      <w:r>
        <w:t>Reglement</w:t>
      </w:r>
      <w:bookmarkEnd w:id="929"/>
      <w:bookmarkEnd w:id="930"/>
      <w:bookmarkEnd w:id="931"/>
    </w:p>
    <w:p w14:paraId="4A5D8FCD" w14:textId="07515D83" w:rsidR="00AB124C" w:rsidRDefault="00954F4D" w:rsidP="00AD541C">
      <w:pPr>
        <w:spacing w:line="240" w:lineRule="auto"/>
      </w:pPr>
      <w:r>
        <w:t>In Qwik wordt het reglement dataobject vastgelegd als administratief object. Een deelnemer</w:t>
      </w:r>
      <w:r w:rsidR="00D37F62">
        <w:t xml:space="preserve"> </w:t>
      </w:r>
      <w:r>
        <w:t xml:space="preserve">is gekoppeld aan een reglement. Om tot een juiste profiel bepaling voor de </w:t>
      </w:r>
      <w:r w:rsidR="0043564E">
        <w:t>fpr</w:t>
      </w:r>
      <w:r>
        <w:t xml:space="preserve"> regeling te komen dient het reglement de volgende</w:t>
      </w:r>
      <w:r w:rsidR="00D37F62">
        <w:t xml:space="preserve"> </w:t>
      </w:r>
      <w:r>
        <w:t>instellingen te hebben</w:t>
      </w:r>
      <w:r w:rsidR="00985023">
        <w:t>.</w:t>
      </w:r>
    </w:p>
    <w:p w14:paraId="5704FD4C" w14:textId="77777777" w:rsidR="0043564E" w:rsidRDefault="0043564E" w:rsidP="00AD541C">
      <w:pPr>
        <w:spacing w:line="240" w:lineRule="auto"/>
      </w:pPr>
    </w:p>
    <w:p w14:paraId="5F7C18CE" w14:textId="71FC6CD0" w:rsidR="0064358C" w:rsidRDefault="0064358C" w:rsidP="0064358C">
      <w:pPr>
        <w:pStyle w:val="Heading2"/>
      </w:pPr>
      <w:bookmarkStart w:id="932" w:name="_Toc187312143"/>
      <w:bookmarkStart w:id="933" w:name="_Toc1357511526"/>
      <w:bookmarkStart w:id="934" w:name="_Toc1159277871"/>
      <w:r>
        <w:t>Parameters voor grondslagen</w:t>
      </w:r>
      <w:bookmarkEnd w:id="932"/>
      <w:bookmarkEnd w:id="933"/>
      <w:bookmarkEnd w:id="934"/>
    </w:p>
    <w:p w14:paraId="76D823B5" w14:textId="31CDB0BF" w:rsidR="0064358C" w:rsidRDefault="0064358C" w:rsidP="00AD541C">
      <w:pPr>
        <w:spacing w:line="240" w:lineRule="auto"/>
        <w:rPr>
          <w:rFonts w:eastAsia="Times New Roman" w:cs="Calibri"/>
        </w:rPr>
      </w:pPr>
      <w:r>
        <w:rPr>
          <w:rFonts w:eastAsia="Times New Roman" w:cs="Calibri"/>
        </w:rPr>
        <w:t>reglPgiMaximumWuo</w:t>
      </w:r>
      <w:r w:rsidR="00667F53">
        <w:rPr>
          <w:rFonts w:eastAsia="Times New Roman" w:cs="Calibri"/>
        </w:rPr>
        <w:t>: maximum pensioengevend inkomen voor winst uit onderneming</w:t>
      </w:r>
    </w:p>
    <w:p w14:paraId="5FC44BDE" w14:textId="20D9EA60" w:rsidR="00667F53" w:rsidRDefault="0064358C" w:rsidP="0064358C">
      <w:pPr>
        <w:spacing w:line="240" w:lineRule="auto"/>
        <w:rPr>
          <w:rFonts w:eastAsia="Times New Roman" w:cs="Calibri"/>
        </w:rPr>
      </w:pPr>
      <w:r>
        <w:rPr>
          <w:rFonts w:eastAsia="Times New Roman" w:cs="Calibri"/>
        </w:rPr>
        <w:t>reglPremieWuoPrc</w:t>
      </w:r>
    </w:p>
    <w:p w14:paraId="3F1852B1" w14:textId="77777777" w:rsidR="00667F53" w:rsidRDefault="0064358C" w:rsidP="0064358C">
      <w:pPr>
        <w:spacing w:line="240" w:lineRule="auto"/>
        <w:rPr>
          <w:rFonts w:eastAsia="Times New Roman" w:cs="Calibri"/>
        </w:rPr>
      </w:pPr>
      <w:r>
        <w:rPr>
          <w:rFonts w:eastAsia="Times New Roman" w:cs="Calibri"/>
        </w:rPr>
        <w:t>reglPremieWuoPlusPrc</w:t>
      </w:r>
    </w:p>
    <w:p w14:paraId="6E9D540C" w14:textId="77777777" w:rsidR="00667F53" w:rsidRDefault="00667F53" w:rsidP="00667F53">
      <w:pPr>
        <w:spacing w:line="240" w:lineRule="auto"/>
        <w:rPr>
          <w:rFonts w:eastAsia="Times New Roman" w:cs="Calibri"/>
        </w:rPr>
      </w:pPr>
      <w:r>
        <w:rPr>
          <w:rFonts w:eastAsia="Times New Roman" w:cs="Calibri"/>
        </w:rPr>
        <w:t>reglPremieOvlWuoPrc</w:t>
      </w:r>
    </w:p>
    <w:p w14:paraId="4CFC8594" w14:textId="77777777" w:rsidR="00667F53" w:rsidRDefault="00667F53" w:rsidP="00667F53">
      <w:pPr>
        <w:spacing w:line="240" w:lineRule="auto"/>
        <w:rPr>
          <w:rFonts w:eastAsia="Times New Roman" w:cs="Calibri"/>
        </w:rPr>
      </w:pPr>
      <w:r>
        <w:rPr>
          <w:rFonts w:eastAsia="Times New Roman" w:cs="Calibri"/>
        </w:rPr>
        <w:t xml:space="preserve">reglPremieOvlWuoPlusPrc, </w:t>
      </w:r>
    </w:p>
    <w:p w14:paraId="3E77C4EA" w14:textId="77777777" w:rsidR="00667F53" w:rsidRDefault="00667F53" w:rsidP="00667F53">
      <w:pPr>
        <w:spacing w:line="240" w:lineRule="auto"/>
        <w:rPr>
          <w:rFonts w:eastAsia="Times New Roman" w:cs="Calibri"/>
        </w:rPr>
      </w:pPr>
      <w:r>
        <w:rPr>
          <w:rFonts w:eastAsia="Times New Roman" w:cs="Calibri"/>
        </w:rPr>
        <w:t>reglDekOvlWuoPrcLPPR</w:t>
      </w:r>
    </w:p>
    <w:p w14:paraId="08C07B90" w14:textId="77777777" w:rsidR="004200AA" w:rsidRDefault="004200AA" w:rsidP="004200AA">
      <w:pPr>
        <w:spacing w:line="240" w:lineRule="auto"/>
        <w:rPr>
          <w:rFonts w:eastAsia="Times New Roman" w:cs="Calibri"/>
        </w:rPr>
      </w:pPr>
      <w:r>
        <w:rPr>
          <w:rFonts w:eastAsia="Times New Roman" w:cs="Calibri"/>
        </w:rPr>
        <w:t>reglDekOvlWuoPlusPrcLPPR</w:t>
      </w:r>
    </w:p>
    <w:p w14:paraId="54900722" w14:textId="77777777" w:rsidR="009646DE" w:rsidRDefault="009646DE" w:rsidP="009646DE">
      <w:pPr>
        <w:spacing w:line="240" w:lineRule="auto"/>
        <w:rPr>
          <w:rFonts w:eastAsia="Times New Roman" w:cs="Calibri"/>
        </w:rPr>
      </w:pPr>
      <w:r>
        <w:rPr>
          <w:rFonts w:eastAsia="Times New Roman" w:cs="Calibri"/>
        </w:rPr>
        <w:t>reglDekOvlWuoPrcWZPR</w:t>
      </w:r>
    </w:p>
    <w:p w14:paraId="346E9552" w14:textId="77777777" w:rsidR="009646DE" w:rsidRDefault="009646DE" w:rsidP="009646DE">
      <w:pPr>
        <w:spacing w:line="240" w:lineRule="auto"/>
        <w:rPr>
          <w:rFonts w:eastAsia="Times New Roman" w:cs="Calibri"/>
        </w:rPr>
      </w:pPr>
      <w:r>
        <w:rPr>
          <w:rFonts w:eastAsia="Times New Roman" w:cs="Calibri"/>
        </w:rPr>
        <w:t>reglDekOvlWuoPlusPrcWZPR</w:t>
      </w:r>
    </w:p>
    <w:p w14:paraId="414E69F9" w14:textId="77777777" w:rsidR="00667F53" w:rsidRDefault="00667F53" w:rsidP="00667F53">
      <w:pPr>
        <w:spacing w:line="240" w:lineRule="auto"/>
        <w:rPr>
          <w:rFonts w:eastAsia="Times New Roman" w:cs="Calibri"/>
        </w:rPr>
      </w:pPr>
    </w:p>
    <w:p w14:paraId="1215CD9F" w14:textId="63013B57" w:rsidR="00667F53" w:rsidRDefault="00667F53" w:rsidP="00667F53">
      <w:pPr>
        <w:spacing w:line="240" w:lineRule="auto"/>
        <w:rPr>
          <w:rFonts w:eastAsia="Times New Roman" w:cs="Calibri"/>
        </w:rPr>
      </w:pPr>
      <w:r>
        <w:rPr>
          <w:rFonts w:eastAsia="Times New Roman" w:cs="Calibri"/>
        </w:rPr>
        <w:t xml:space="preserve">reglPremieWkgrPlusPrc, </w:t>
      </w:r>
    </w:p>
    <w:p w14:paraId="4A85B74E" w14:textId="2890339A" w:rsidR="0064358C" w:rsidRDefault="0064358C" w:rsidP="0064358C">
      <w:pPr>
        <w:spacing w:line="240" w:lineRule="auto"/>
        <w:rPr>
          <w:rFonts w:eastAsia="Times New Roman" w:cs="Calibri"/>
        </w:rPr>
      </w:pPr>
      <w:r>
        <w:rPr>
          <w:rFonts w:eastAsia="Times New Roman" w:cs="Calibri"/>
        </w:rPr>
        <w:t>reglPremieWknrPlusPrc</w:t>
      </w:r>
    </w:p>
    <w:p w14:paraId="0809BCFB" w14:textId="77777777" w:rsidR="00667F53" w:rsidRDefault="0064358C" w:rsidP="0064358C">
      <w:pPr>
        <w:spacing w:line="240" w:lineRule="auto"/>
        <w:rPr>
          <w:rFonts w:eastAsia="Times New Roman" w:cs="Calibri"/>
        </w:rPr>
      </w:pPr>
      <w:r>
        <w:rPr>
          <w:rFonts w:eastAsia="Times New Roman" w:cs="Calibri"/>
        </w:rPr>
        <w:t>reglPremieOvlPlusPrc</w:t>
      </w:r>
    </w:p>
    <w:p w14:paraId="78F8FD28" w14:textId="77777777" w:rsidR="00667F53" w:rsidRDefault="0064358C" w:rsidP="0064358C">
      <w:pPr>
        <w:spacing w:line="240" w:lineRule="auto"/>
        <w:rPr>
          <w:rFonts w:eastAsia="Times New Roman" w:cs="Calibri"/>
        </w:rPr>
      </w:pPr>
      <w:r>
        <w:rPr>
          <w:rFonts w:eastAsia="Times New Roman" w:cs="Calibri"/>
        </w:rPr>
        <w:t>reglDekOvlPlusPrcLPPR</w:t>
      </w:r>
    </w:p>
    <w:p w14:paraId="5A103259" w14:textId="6261EB05" w:rsidR="0064358C" w:rsidRDefault="0064358C" w:rsidP="0064358C">
      <w:pPr>
        <w:spacing w:line="240" w:lineRule="auto"/>
        <w:rPr>
          <w:rFonts w:eastAsia="Times New Roman" w:cs="Calibri"/>
        </w:rPr>
      </w:pPr>
      <w:r>
        <w:rPr>
          <w:rFonts w:eastAsia="Times New Roman" w:cs="Calibri"/>
        </w:rPr>
        <w:t>reglDekOvlPlusPrcWZPR</w:t>
      </w:r>
    </w:p>
    <w:p w14:paraId="07FC8C2C" w14:textId="77777777" w:rsidR="0064358C" w:rsidRDefault="0064358C" w:rsidP="00AD541C">
      <w:pPr>
        <w:spacing w:line="240" w:lineRule="auto"/>
        <w:rPr>
          <w:rFonts w:eastAsia="Times New Roman" w:cs="Calibri"/>
        </w:rPr>
      </w:pPr>
    </w:p>
    <w:p w14:paraId="4E923660" w14:textId="77777777" w:rsidR="00CB1E5E" w:rsidRDefault="00CB1E5E" w:rsidP="00C93802">
      <w:pPr>
        <w:pStyle w:val="ListParagraph"/>
        <w:numPr>
          <w:ilvl w:val="0"/>
          <w:numId w:val="17"/>
        </w:numPr>
        <w:spacing w:before="0" w:after="0" w:line="240" w:lineRule="auto"/>
        <w:contextualSpacing w:val="0"/>
        <w:rPr>
          <w:rFonts w:eastAsia="Times New Roman"/>
        </w:rPr>
      </w:pPr>
      <w:r>
        <w:rPr>
          <w:rFonts w:eastAsia="Times New Roman"/>
        </w:rPr>
        <w:t>Op het reglement zal een veld worden toegevoegd voor het aantal maanden uitlooprisico (3 tot 6)</w:t>
      </w:r>
    </w:p>
    <w:p w14:paraId="48250133" w14:textId="77777777" w:rsidR="00CB1E5E" w:rsidRPr="0064358C" w:rsidRDefault="00CB1E5E" w:rsidP="00AD541C">
      <w:pPr>
        <w:spacing w:line="240" w:lineRule="auto"/>
        <w:rPr>
          <w:rFonts w:eastAsia="Times New Roman" w:cs="Calibri"/>
        </w:rPr>
      </w:pPr>
    </w:p>
    <w:p w14:paraId="6C6A6037" w14:textId="77777777" w:rsidR="0064358C" w:rsidRDefault="0064358C" w:rsidP="00AD541C">
      <w:pPr>
        <w:spacing w:line="240" w:lineRule="auto"/>
      </w:pPr>
    </w:p>
    <w:p w14:paraId="5224DFA8" w14:textId="763ACD98" w:rsidR="00F3126D" w:rsidRDefault="0043564E" w:rsidP="0064358C">
      <w:pPr>
        <w:pStyle w:val="Heading2"/>
      </w:pPr>
      <w:bookmarkStart w:id="935" w:name="_Toc187312144"/>
      <w:bookmarkStart w:id="936" w:name="_Toc1520666807"/>
      <w:bookmarkStart w:id="937" w:name="_Toc459330530"/>
      <w:r>
        <w:t>Lifecycles voor beleggen</w:t>
      </w:r>
      <w:bookmarkEnd w:id="935"/>
      <w:bookmarkEnd w:id="936"/>
      <w:bookmarkEnd w:id="937"/>
    </w:p>
    <w:p w14:paraId="2F152AD8" w14:textId="77777777" w:rsidR="0043564E" w:rsidRDefault="0043564E" w:rsidP="00AD541C">
      <w:pPr>
        <w:spacing w:line="240" w:lineRule="auto"/>
      </w:pPr>
    </w:p>
    <w:p w14:paraId="56C95643" w14:textId="77777777" w:rsidR="0064358C" w:rsidRDefault="0064358C" w:rsidP="00AD541C">
      <w:pPr>
        <w:spacing w:line="240" w:lineRule="auto"/>
      </w:pPr>
    </w:p>
    <w:p w14:paraId="7432D622" w14:textId="6462EBFD" w:rsidR="008E5095" w:rsidRDefault="008E5095" w:rsidP="00952872">
      <w:pPr>
        <w:pStyle w:val="Heading2"/>
      </w:pPr>
      <w:bookmarkStart w:id="938" w:name="_Toc187312145"/>
      <w:bookmarkStart w:id="939" w:name="_Toc1483998388"/>
      <w:bookmarkStart w:id="940" w:name="_Toc731755904"/>
      <w:r>
        <w:t>Financiering</w:t>
      </w:r>
      <w:bookmarkEnd w:id="938"/>
      <w:bookmarkEnd w:id="939"/>
      <w:bookmarkEnd w:id="940"/>
    </w:p>
    <w:p w14:paraId="3981F1AA" w14:textId="0CEE9156" w:rsidR="008E5095" w:rsidRDefault="008E5095" w:rsidP="00AD541C">
      <w:pPr>
        <w:spacing w:line="240" w:lineRule="auto"/>
        <w:rPr>
          <w:ins w:id="941" w:author="Flory Koole" w:date="2026-01-27T16:50:00Z" w16du:dateUtc="2026-01-27T15:50:00Z"/>
        </w:rPr>
      </w:pPr>
      <w:r>
        <w:t xml:space="preserve">Tarieven en factoren </w:t>
      </w:r>
    </w:p>
    <w:p w14:paraId="0DE31E76" w14:textId="77777777" w:rsidR="000F6DE7" w:rsidRDefault="000F6DE7" w:rsidP="00AD541C">
      <w:pPr>
        <w:spacing w:line="240" w:lineRule="auto"/>
        <w:rPr>
          <w:ins w:id="942" w:author="Flory Koole" w:date="2026-01-27T16:50:00Z" w16du:dateUtc="2026-01-27T15:50:00Z"/>
        </w:rPr>
      </w:pPr>
    </w:p>
    <w:p w14:paraId="6C24B669" w14:textId="77777777" w:rsidR="000F6DE7" w:rsidRDefault="000F6DE7" w:rsidP="000F6DE7">
      <w:pPr>
        <w:spacing w:line="240" w:lineRule="auto"/>
        <w:rPr>
          <w:ins w:id="943" w:author="Flory Koole" w:date="2026-01-27T16:50:00Z" w16du:dateUtc="2026-01-27T15:50:00Z"/>
        </w:rPr>
      </w:pPr>
    </w:p>
    <w:p w14:paraId="5776DC38" w14:textId="77777777" w:rsidR="000F6DE7" w:rsidRDefault="000F6DE7" w:rsidP="000F6DE7">
      <w:pPr>
        <w:pStyle w:val="Heading2"/>
        <w:rPr>
          <w:ins w:id="944" w:author="Flory Koole" w:date="2026-01-27T16:50:00Z" w16du:dateUtc="2026-01-27T15:50:00Z"/>
        </w:rPr>
      </w:pPr>
      <w:ins w:id="945" w:author="Flory Koole" w:date="2026-01-27T16:50:00Z" w16du:dateUtc="2026-01-27T15:50:00Z">
        <w:r>
          <w:t>Gebeurtenissen reglement</w:t>
        </w:r>
      </w:ins>
    </w:p>
    <w:p w14:paraId="05EB36C6" w14:textId="77777777" w:rsidR="000F6DE7" w:rsidRDefault="000F6DE7" w:rsidP="000F6DE7">
      <w:pPr>
        <w:spacing w:line="240" w:lineRule="auto"/>
        <w:rPr>
          <w:ins w:id="946" w:author="Flory Koole" w:date="2026-01-27T16:50:00Z" w16du:dateUtc="2026-01-27T15:50:00Z"/>
        </w:rPr>
      </w:pPr>
    </w:p>
    <w:p w14:paraId="2BA10905" w14:textId="77777777" w:rsidR="000F6DE7" w:rsidRDefault="000F6DE7" w:rsidP="000F6DE7">
      <w:pPr>
        <w:pStyle w:val="Heading3"/>
        <w:rPr>
          <w:ins w:id="947" w:author="Flory Koole" w:date="2026-01-27T16:50:00Z" w16du:dateUtc="2026-01-27T15:50:00Z"/>
        </w:rPr>
      </w:pPr>
      <w:ins w:id="948" w:author="Flory Koole" w:date="2026-01-27T16:50:00Z" w16du:dateUtc="2026-01-27T15:50:00Z">
        <w:r>
          <w:t>Reglement wijziging</w:t>
        </w:r>
      </w:ins>
    </w:p>
    <w:p w14:paraId="5BE3DC68" w14:textId="02895DE7" w:rsidR="000F6DE7" w:rsidRDefault="000F6DE7" w:rsidP="000F6DE7">
      <w:pPr>
        <w:spacing w:line="240" w:lineRule="auto"/>
        <w:rPr>
          <w:ins w:id="949" w:author="Flory Koole" w:date="2026-01-27T16:52:00Z" w16du:dateUtc="2026-01-27T15:52:00Z"/>
        </w:rPr>
      </w:pPr>
      <w:ins w:id="950" w:author="Flory Koole" w:date="2026-01-27T16:51:00Z" w16du:dateUtc="2026-01-27T15:51:00Z">
        <w:r>
          <w:t xml:space="preserve">Deze gebeurtenis </w:t>
        </w:r>
        <w:r w:rsidR="00F52D17">
          <w:t>moet worden gebruikt om periodiek wijzigende parameters aan te passen</w:t>
        </w:r>
      </w:ins>
      <w:ins w:id="951" w:author="Flory Koole" w:date="2026-01-27T16:52:00Z" w16du:dateUtc="2026-01-27T15:52:00Z">
        <w:r w:rsidR="00F52D17">
          <w:t>. Relevant zijn daarbij:</w:t>
        </w:r>
      </w:ins>
    </w:p>
    <w:p w14:paraId="14A27E5E" w14:textId="6B9B77AF" w:rsidR="00F52D17" w:rsidRDefault="00F52D17" w:rsidP="00F52D17">
      <w:pPr>
        <w:pStyle w:val="ListParagraph"/>
        <w:numPr>
          <w:ilvl w:val="0"/>
          <w:numId w:val="17"/>
        </w:numPr>
        <w:spacing w:line="240" w:lineRule="auto"/>
        <w:rPr>
          <w:ins w:id="952" w:author="Flory Koole" w:date="2026-01-27T16:52:00Z" w16du:dateUtc="2026-01-27T15:52:00Z"/>
        </w:rPr>
      </w:pPr>
      <w:ins w:id="953" w:author="Flory Koole" w:date="2026-01-27T16:52:00Z" w16du:dateUtc="2026-01-27T15:52:00Z">
        <w:r>
          <w:t>Generieke parameters</w:t>
        </w:r>
      </w:ins>
    </w:p>
    <w:p w14:paraId="09AA6160" w14:textId="77777777" w:rsidR="00F52D17" w:rsidRDefault="00F52D17" w:rsidP="00F52D17">
      <w:pPr>
        <w:pStyle w:val="ListParagraph"/>
        <w:numPr>
          <w:ilvl w:val="1"/>
          <w:numId w:val="17"/>
        </w:numPr>
        <w:spacing w:line="240" w:lineRule="auto"/>
        <w:rPr>
          <w:ins w:id="954" w:author="Flory Koole" w:date="2026-01-27T16:53:00Z" w16du:dateUtc="2026-01-27T15:53:00Z"/>
        </w:rPr>
      </w:pPr>
      <w:ins w:id="955" w:author="Flory Koole" w:date="2026-01-27T16:53:00Z" w16du:dateUtc="2026-01-27T15:53:00Z">
        <w:r>
          <w:t>reglFranchise</w:t>
        </w:r>
      </w:ins>
    </w:p>
    <w:p w14:paraId="68665645" w14:textId="77777777" w:rsidR="00F52D17" w:rsidRDefault="00F52D17" w:rsidP="00F52D17">
      <w:pPr>
        <w:pStyle w:val="ListParagraph"/>
        <w:numPr>
          <w:ilvl w:val="1"/>
          <w:numId w:val="17"/>
        </w:numPr>
        <w:spacing w:line="240" w:lineRule="auto"/>
        <w:rPr>
          <w:ins w:id="956" w:author="Flory Koole" w:date="2026-01-27T16:53:00Z" w16du:dateUtc="2026-01-27T15:53:00Z"/>
        </w:rPr>
      </w:pPr>
      <w:ins w:id="957" w:author="Flory Koole" w:date="2026-01-27T16:53:00Z" w16du:dateUtc="2026-01-27T15:53:00Z">
        <w:r>
          <w:t>reglFranchiseAo</w:t>
        </w:r>
      </w:ins>
    </w:p>
    <w:p w14:paraId="39089053" w14:textId="77777777" w:rsidR="00F52D17" w:rsidRDefault="00F52D17" w:rsidP="00F52D17">
      <w:pPr>
        <w:pStyle w:val="ListParagraph"/>
        <w:numPr>
          <w:ilvl w:val="1"/>
          <w:numId w:val="17"/>
        </w:numPr>
        <w:spacing w:line="240" w:lineRule="auto"/>
        <w:rPr>
          <w:ins w:id="958" w:author="Flory Koole" w:date="2026-01-27T16:53:00Z" w16du:dateUtc="2026-01-27T15:53:00Z"/>
        </w:rPr>
      </w:pPr>
      <w:ins w:id="959" w:author="Flory Koole" w:date="2026-01-27T16:53:00Z" w16du:dateUtc="2026-01-27T15:53:00Z">
        <w:r>
          <w:t>reglPgiMaximum</w:t>
        </w:r>
      </w:ins>
    </w:p>
    <w:p w14:paraId="18959247" w14:textId="77777777" w:rsidR="00F52D17" w:rsidRDefault="00F52D17" w:rsidP="00F52D17">
      <w:pPr>
        <w:pStyle w:val="ListParagraph"/>
        <w:numPr>
          <w:ilvl w:val="1"/>
          <w:numId w:val="17"/>
        </w:numPr>
        <w:spacing w:line="240" w:lineRule="auto"/>
        <w:rPr>
          <w:ins w:id="960" w:author="Flory Koole" w:date="2026-01-27T16:53:00Z" w16du:dateUtc="2026-01-27T15:53:00Z"/>
        </w:rPr>
      </w:pPr>
      <w:ins w:id="961" w:author="Flory Koole" w:date="2026-01-27T16:53:00Z" w16du:dateUtc="2026-01-27T15:53:00Z">
        <w:r>
          <w:t>reglPremieWkgrPrc</w:t>
        </w:r>
      </w:ins>
    </w:p>
    <w:p w14:paraId="43C50D49" w14:textId="3D196444" w:rsidR="00F52D17" w:rsidRDefault="00F52D17" w:rsidP="00F52D17">
      <w:pPr>
        <w:pStyle w:val="ListParagraph"/>
        <w:numPr>
          <w:ilvl w:val="1"/>
          <w:numId w:val="17"/>
        </w:numPr>
        <w:spacing w:line="240" w:lineRule="auto"/>
        <w:rPr>
          <w:ins w:id="962" w:author="Flory Koole" w:date="2026-01-27T16:53:00Z" w16du:dateUtc="2026-01-27T15:53:00Z"/>
        </w:rPr>
      </w:pPr>
      <w:ins w:id="963" w:author="Flory Koole" w:date="2026-01-27T16:53:00Z" w16du:dateUtc="2026-01-27T15:53:00Z">
        <w:r>
          <w:t>reglPremieWknrPrc</w:t>
        </w:r>
      </w:ins>
    </w:p>
    <w:p w14:paraId="382F1C19" w14:textId="773C6DA5" w:rsidR="00F52D17" w:rsidRDefault="00F52D17" w:rsidP="00F52D17">
      <w:pPr>
        <w:pStyle w:val="ListParagraph"/>
        <w:numPr>
          <w:ilvl w:val="0"/>
          <w:numId w:val="17"/>
        </w:numPr>
        <w:spacing w:line="240" w:lineRule="auto"/>
        <w:rPr>
          <w:ins w:id="964" w:author="Flory Koole" w:date="2026-01-27T16:53:00Z" w16du:dateUtc="2026-01-27T15:53:00Z"/>
        </w:rPr>
      </w:pPr>
      <w:ins w:id="965" w:author="Flory Koole" w:date="2026-01-27T16:53:00Z" w16du:dateUtc="2026-01-27T15:53:00Z">
        <w:r>
          <w:t xml:space="preserve">Als </w:t>
        </w:r>
        <w:r w:rsidRPr="00F52D17">
          <w:t>reglDekAnwNietVolgend</w:t>
        </w:r>
      </w:ins>
    </w:p>
    <w:p w14:paraId="36A608A0" w14:textId="19157317" w:rsidR="00F52D17" w:rsidRDefault="00F52D17" w:rsidP="00F52D17">
      <w:pPr>
        <w:pStyle w:val="ListParagraph"/>
        <w:numPr>
          <w:ilvl w:val="1"/>
          <w:numId w:val="17"/>
        </w:numPr>
        <w:spacing w:line="240" w:lineRule="auto"/>
        <w:rPr>
          <w:ins w:id="966" w:author="Flory Koole" w:date="2026-01-27T16:54:00Z" w16du:dateUtc="2026-01-27T15:54:00Z"/>
        </w:rPr>
      </w:pPr>
      <w:ins w:id="967" w:author="Flory Koole" w:date="2026-01-27T16:54:00Z" w16du:dateUtc="2026-01-27T15:54:00Z">
        <w:r w:rsidRPr="00F52D17">
          <w:t>reglDekAnwBedrag</w:t>
        </w:r>
      </w:ins>
    </w:p>
    <w:p w14:paraId="7BCF748C" w14:textId="6B301600" w:rsidR="00F52D17" w:rsidRDefault="00F52D17" w:rsidP="00F52D17">
      <w:pPr>
        <w:pStyle w:val="ListParagraph"/>
        <w:numPr>
          <w:ilvl w:val="0"/>
          <w:numId w:val="17"/>
        </w:numPr>
        <w:spacing w:line="240" w:lineRule="auto"/>
        <w:rPr>
          <w:ins w:id="968" w:author="Flory Koole" w:date="2026-01-27T16:54:00Z" w16du:dateUtc="2026-01-27T15:54:00Z"/>
        </w:rPr>
      </w:pPr>
      <w:ins w:id="969" w:author="Flory Koole" w:date="2026-01-27T16:54:00Z" w16du:dateUtc="2026-01-27T15:54:00Z">
        <w:r>
          <w:t>Voor een eventuele AO regeling (n.v.t. APS)</w:t>
        </w:r>
      </w:ins>
    </w:p>
    <w:p w14:paraId="5B328591" w14:textId="77777777" w:rsidR="00F52D17" w:rsidRDefault="00F52D17" w:rsidP="00F52D17">
      <w:pPr>
        <w:pStyle w:val="ListParagraph"/>
        <w:numPr>
          <w:ilvl w:val="1"/>
          <w:numId w:val="17"/>
        </w:numPr>
        <w:spacing w:line="240" w:lineRule="auto"/>
        <w:rPr>
          <w:ins w:id="970" w:author="Flory Koole" w:date="2026-01-27T16:55:00Z" w16du:dateUtc="2026-01-27T15:55:00Z"/>
        </w:rPr>
      </w:pPr>
      <w:ins w:id="971" w:author="Flory Koole" w:date="2026-01-27T16:55:00Z" w16du:dateUtc="2026-01-27T15:55:00Z">
        <w:r>
          <w:t>reglDekAoPremieHiaatPrc</w:t>
        </w:r>
      </w:ins>
    </w:p>
    <w:p w14:paraId="6AC652D9" w14:textId="3C3AF853" w:rsidR="00F52D17" w:rsidRDefault="00F52D17" w:rsidP="00F52D17">
      <w:pPr>
        <w:pStyle w:val="ListParagraph"/>
        <w:numPr>
          <w:ilvl w:val="1"/>
          <w:numId w:val="17"/>
        </w:numPr>
        <w:spacing w:line="240" w:lineRule="auto"/>
        <w:rPr>
          <w:ins w:id="972" w:author="Flory Koole" w:date="2026-01-27T16:55:00Z" w16du:dateUtc="2026-01-27T15:55:00Z"/>
        </w:rPr>
      </w:pPr>
      <w:ins w:id="973" w:author="Flory Koole" w:date="2026-01-27T16:55:00Z" w16du:dateUtc="2026-01-27T15:55:00Z">
        <w:r>
          <w:t>reglDekAoPremieExcedentPrc</w:t>
        </w:r>
      </w:ins>
    </w:p>
    <w:p w14:paraId="28D78AEB" w14:textId="61D05AFE" w:rsidR="00F52D17" w:rsidRDefault="00F52D17" w:rsidP="00F52D17">
      <w:pPr>
        <w:pStyle w:val="ListParagraph"/>
        <w:numPr>
          <w:ilvl w:val="0"/>
          <w:numId w:val="17"/>
        </w:numPr>
        <w:spacing w:line="240" w:lineRule="auto"/>
        <w:rPr>
          <w:ins w:id="974" w:author="Flory Koole" w:date="2026-01-27T16:56:00Z" w16du:dateUtc="2026-01-27T15:56:00Z"/>
        </w:rPr>
      </w:pPr>
      <w:ins w:id="975" w:author="Flory Koole" w:date="2026-01-27T16:55:00Z" w16du:dateUtc="2026-01-27T15:55:00Z">
        <w:r>
          <w:t>Als een keuze voor s</w:t>
        </w:r>
      </w:ins>
      <w:ins w:id="976" w:author="Flory Koole" w:date="2026-01-27T16:56:00Z" w16du:dateUtc="2026-01-27T15:56:00Z">
        <w:r>
          <w:t>tijgend of dalend pensioen mogelijk is</w:t>
        </w:r>
      </w:ins>
    </w:p>
    <w:p w14:paraId="5E545A32" w14:textId="3AFB0D37" w:rsidR="00F52D17" w:rsidRDefault="00F52D17" w:rsidP="00F52D17">
      <w:pPr>
        <w:pStyle w:val="ListParagraph"/>
        <w:numPr>
          <w:ilvl w:val="1"/>
          <w:numId w:val="17"/>
        </w:numPr>
        <w:spacing w:line="240" w:lineRule="auto"/>
        <w:rPr>
          <w:ins w:id="977" w:author="Flory Koole [2]" w:date="2026-03-05T15:58:00Z" w16du:dateUtc="2026-03-05T14:58:00Z"/>
        </w:rPr>
      </w:pPr>
      <w:ins w:id="978" w:author="Flory Koole" w:date="2026-01-27T16:56:00Z" w16du:dateUtc="2026-01-27T15:56:00Z">
        <w:r w:rsidRPr="00F52D17">
          <w:t>reglUitkeringVariabelPensioenPrc</w:t>
        </w:r>
      </w:ins>
    </w:p>
    <w:p w14:paraId="509CECCB" w14:textId="1E267A51" w:rsidR="00886A0C" w:rsidDel="00886A0C" w:rsidRDefault="00886A0C" w:rsidP="00F52D17">
      <w:pPr>
        <w:pStyle w:val="ListParagraph"/>
        <w:numPr>
          <w:ilvl w:val="1"/>
          <w:numId w:val="17"/>
        </w:numPr>
        <w:spacing w:line="240" w:lineRule="auto"/>
        <w:rPr>
          <w:ins w:id="979" w:author="Flory Koole" w:date="2026-01-27T17:24:00Z" w16du:dateUtc="2026-01-27T16:24:00Z"/>
          <w:del w:id="980" w:author="Flory Koole [2]" w:date="2026-03-05T15:58:00Z" w16du:dateUtc="2026-03-05T14:58:00Z"/>
        </w:rPr>
      </w:pPr>
    </w:p>
    <w:p w14:paraId="558CC365" w14:textId="1A8D3658" w:rsidR="0008649C" w:rsidRDefault="0008649C" w:rsidP="0008649C">
      <w:pPr>
        <w:pStyle w:val="ListParagraph"/>
        <w:numPr>
          <w:ilvl w:val="0"/>
          <w:numId w:val="17"/>
        </w:numPr>
        <w:spacing w:line="240" w:lineRule="auto"/>
        <w:rPr>
          <w:ins w:id="981" w:author="Flory Koole" w:date="2026-01-27T17:24:00Z" w16du:dateUtc="2026-01-27T16:24:00Z"/>
        </w:rPr>
      </w:pPr>
      <w:ins w:id="982" w:author="Flory Koole" w:date="2026-01-27T17:24:00Z" w16du:dateUtc="2026-01-27T16:24:00Z">
        <w:r w:rsidRPr="0008649C">
          <w:rPr>
            <w:highlight w:val="yellow"/>
            <w:rPrChange w:id="983" w:author="Flory Koole" w:date="2026-01-27T17:24:00Z" w16du:dateUtc="2026-01-27T16:24:00Z">
              <w:rPr/>
            </w:rPrChange>
          </w:rPr>
          <w:t>Specifiek voor BerPF</w:t>
        </w:r>
      </w:ins>
    </w:p>
    <w:p w14:paraId="0A4F8460" w14:textId="77777777" w:rsidR="0008649C" w:rsidRDefault="0008649C" w:rsidP="0008649C">
      <w:pPr>
        <w:pStyle w:val="ListParagraph"/>
        <w:numPr>
          <w:ilvl w:val="1"/>
          <w:numId w:val="17"/>
        </w:numPr>
        <w:spacing w:line="240" w:lineRule="auto"/>
        <w:rPr>
          <w:ins w:id="984" w:author="Flory Koole" w:date="2026-01-27T17:25:00Z" w16du:dateUtc="2026-01-27T16:25:00Z"/>
        </w:rPr>
      </w:pPr>
      <w:ins w:id="985" w:author="Flory Koole" w:date="2026-01-27T17:25:00Z" w16du:dateUtc="2026-01-27T16:25:00Z">
        <w:r>
          <w:t>reglPgiMaximumWuo</w:t>
        </w:r>
      </w:ins>
    </w:p>
    <w:p w14:paraId="27960063" w14:textId="77777777" w:rsidR="0008649C" w:rsidRDefault="0008649C" w:rsidP="0008649C">
      <w:pPr>
        <w:pStyle w:val="ListParagraph"/>
        <w:numPr>
          <w:ilvl w:val="1"/>
          <w:numId w:val="17"/>
        </w:numPr>
        <w:spacing w:line="240" w:lineRule="auto"/>
        <w:rPr>
          <w:ins w:id="986" w:author="Flory Koole" w:date="2026-01-27T17:25:00Z" w16du:dateUtc="2026-01-27T16:25:00Z"/>
        </w:rPr>
      </w:pPr>
      <w:ins w:id="987" w:author="Flory Koole" w:date="2026-01-27T17:25:00Z" w16du:dateUtc="2026-01-27T16:25:00Z">
        <w:r>
          <w:t>reglPremieWkgrPlusPrc</w:t>
        </w:r>
      </w:ins>
    </w:p>
    <w:p w14:paraId="4099A191" w14:textId="77777777" w:rsidR="0008649C" w:rsidRDefault="0008649C" w:rsidP="0008649C">
      <w:pPr>
        <w:pStyle w:val="ListParagraph"/>
        <w:numPr>
          <w:ilvl w:val="1"/>
          <w:numId w:val="17"/>
        </w:numPr>
        <w:spacing w:line="240" w:lineRule="auto"/>
        <w:rPr>
          <w:ins w:id="988" w:author="Flory Koole" w:date="2026-01-27T17:25:00Z" w16du:dateUtc="2026-01-27T16:25:00Z"/>
        </w:rPr>
      </w:pPr>
      <w:ins w:id="989" w:author="Flory Koole" w:date="2026-01-27T17:25:00Z" w16du:dateUtc="2026-01-27T16:25:00Z">
        <w:r>
          <w:t>reglPremieWuoPrc</w:t>
        </w:r>
      </w:ins>
    </w:p>
    <w:p w14:paraId="60D81C14" w14:textId="77777777" w:rsidR="0008649C" w:rsidRDefault="0008649C" w:rsidP="0008649C">
      <w:pPr>
        <w:pStyle w:val="ListParagraph"/>
        <w:numPr>
          <w:ilvl w:val="1"/>
          <w:numId w:val="17"/>
        </w:numPr>
        <w:spacing w:line="240" w:lineRule="auto"/>
        <w:rPr>
          <w:ins w:id="990" w:author="Flory Koole" w:date="2026-01-27T17:25:00Z" w16du:dateUtc="2026-01-27T16:25:00Z"/>
        </w:rPr>
      </w:pPr>
      <w:ins w:id="991" w:author="Flory Koole" w:date="2026-01-27T17:25:00Z" w16du:dateUtc="2026-01-27T16:25:00Z">
        <w:r>
          <w:t>reglPremieWuoPlusPrc</w:t>
        </w:r>
      </w:ins>
    </w:p>
    <w:p w14:paraId="5DBA1463" w14:textId="77777777" w:rsidR="0008649C" w:rsidRDefault="0008649C" w:rsidP="0008649C">
      <w:pPr>
        <w:pStyle w:val="ListParagraph"/>
        <w:numPr>
          <w:ilvl w:val="1"/>
          <w:numId w:val="17"/>
        </w:numPr>
        <w:spacing w:line="240" w:lineRule="auto"/>
        <w:rPr>
          <w:ins w:id="992" w:author="Flory Koole" w:date="2026-01-27T17:25:00Z" w16du:dateUtc="2026-01-27T16:25:00Z"/>
        </w:rPr>
      </w:pPr>
      <w:ins w:id="993" w:author="Flory Koole" w:date="2026-01-27T17:25:00Z" w16du:dateUtc="2026-01-27T16:25:00Z">
        <w:r>
          <w:t>reglPremieOvlPlusPrc</w:t>
        </w:r>
      </w:ins>
    </w:p>
    <w:p w14:paraId="46AD1419" w14:textId="77777777" w:rsidR="0008649C" w:rsidRDefault="0008649C" w:rsidP="0008649C">
      <w:pPr>
        <w:pStyle w:val="ListParagraph"/>
        <w:numPr>
          <w:ilvl w:val="1"/>
          <w:numId w:val="17"/>
        </w:numPr>
        <w:spacing w:line="240" w:lineRule="auto"/>
        <w:rPr>
          <w:ins w:id="994" w:author="Flory Koole" w:date="2026-01-27T17:25:00Z" w16du:dateUtc="2026-01-27T16:25:00Z"/>
        </w:rPr>
      </w:pPr>
      <w:ins w:id="995" w:author="Flory Koole" w:date="2026-01-27T17:25:00Z" w16du:dateUtc="2026-01-27T16:25:00Z">
        <w:r>
          <w:t>reglPremieOvlWuoPrc</w:t>
        </w:r>
      </w:ins>
    </w:p>
    <w:p w14:paraId="5806DD70" w14:textId="78E8DFC4" w:rsidR="0008649C" w:rsidRDefault="0008649C">
      <w:pPr>
        <w:pStyle w:val="ListParagraph"/>
        <w:numPr>
          <w:ilvl w:val="1"/>
          <w:numId w:val="17"/>
        </w:numPr>
        <w:spacing w:line="240" w:lineRule="auto"/>
        <w:rPr>
          <w:ins w:id="996" w:author="Flory Koole" w:date="2026-01-27T16:50:00Z" w16du:dateUtc="2026-01-27T15:50:00Z"/>
        </w:rPr>
        <w:pPrChange w:id="997" w:author="Flory Koole" w:date="2026-01-27T17:24:00Z" w16du:dateUtc="2026-01-27T16:24:00Z">
          <w:pPr>
            <w:spacing w:line="240" w:lineRule="auto"/>
          </w:pPr>
        </w:pPrChange>
      </w:pPr>
      <w:ins w:id="998" w:author="Flory Koole" w:date="2026-01-27T17:25:00Z" w16du:dateUtc="2026-01-27T16:25:00Z">
        <w:r>
          <w:t>reglPremieOvlWuoPlusPrc</w:t>
        </w:r>
      </w:ins>
    </w:p>
    <w:p w14:paraId="4F8B6895" w14:textId="77777777" w:rsidR="000F6DE7" w:rsidRDefault="000F6DE7" w:rsidP="000F6DE7">
      <w:pPr>
        <w:spacing w:line="240" w:lineRule="auto"/>
        <w:rPr>
          <w:ins w:id="999" w:author="Flory Koole" w:date="2026-01-27T16:50:00Z" w16du:dateUtc="2026-01-27T15:50:00Z"/>
        </w:rPr>
      </w:pPr>
    </w:p>
    <w:p w14:paraId="3237FE10" w14:textId="77777777" w:rsidR="000F6DE7" w:rsidRDefault="000F6DE7">
      <w:pPr>
        <w:pStyle w:val="Heading3"/>
        <w:rPr>
          <w:ins w:id="1000" w:author="Flory Koole" w:date="2026-01-27T16:50:00Z" w16du:dateUtc="2026-01-27T15:50:00Z"/>
        </w:rPr>
        <w:pPrChange w:id="1001" w:author="Flory Koole" w:date="2026-01-27T18:06:00Z" w16du:dateUtc="2026-01-27T17:06:00Z">
          <w:pPr>
            <w:spacing w:line="240" w:lineRule="auto"/>
          </w:pPr>
        </w:pPrChange>
      </w:pPr>
      <w:ins w:id="1002" w:author="Flory Koole" w:date="2026-01-27T16:50:00Z" w16du:dateUtc="2026-01-27T15:50:00Z">
        <w:r>
          <w:t>Reglement opbouw wijziging</w:t>
        </w:r>
      </w:ins>
    </w:p>
    <w:p w14:paraId="291A6ECD" w14:textId="77777777" w:rsidR="000F6DE7" w:rsidRDefault="000F6DE7" w:rsidP="000F6DE7">
      <w:pPr>
        <w:spacing w:line="240" w:lineRule="auto"/>
        <w:rPr>
          <w:ins w:id="1003" w:author="Flory Koole" w:date="2026-01-27T16:50:00Z" w16du:dateUtc="2026-01-27T15:50:00Z"/>
        </w:rPr>
      </w:pPr>
    </w:p>
    <w:p w14:paraId="1D53E4EF" w14:textId="77777777" w:rsidR="000F6DE7" w:rsidRDefault="000F6DE7" w:rsidP="00AD541C">
      <w:pPr>
        <w:spacing w:line="240" w:lineRule="auto"/>
      </w:pPr>
    </w:p>
    <w:p w14:paraId="0352A093" w14:textId="1856F39B" w:rsidR="00400AD6" w:rsidRDefault="00DA5789" w:rsidP="00AD541C">
      <w:pPr>
        <w:pStyle w:val="Heading1"/>
        <w:spacing w:line="240" w:lineRule="auto"/>
      </w:pPr>
      <w:bookmarkStart w:id="1004" w:name="_Toc187312146"/>
      <w:bookmarkStart w:id="1005" w:name="_Toc788724182"/>
      <w:bookmarkStart w:id="1006" w:name="_Toc1171970173"/>
      <w:r>
        <w:t>Deelnemer en dienstverbanden</w:t>
      </w:r>
      <w:bookmarkEnd w:id="1004"/>
      <w:bookmarkEnd w:id="1005"/>
      <w:bookmarkEnd w:id="1006"/>
    </w:p>
    <w:p w14:paraId="4E87CE45" w14:textId="77777777" w:rsidR="00233F87" w:rsidRDefault="00233F87" w:rsidP="00C31A71">
      <w:pPr>
        <w:spacing w:line="240" w:lineRule="auto"/>
      </w:pPr>
    </w:p>
    <w:p w14:paraId="4873A3F3" w14:textId="77777777" w:rsidR="00233F87" w:rsidRDefault="00233F87" w:rsidP="00233F87">
      <w:pPr>
        <w:pStyle w:val="Heading2"/>
      </w:pPr>
      <w:bookmarkStart w:id="1007" w:name="_Toc187312147"/>
      <w:bookmarkStart w:id="1008" w:name="_Toc202258174"/>
      <w:bookmarkStart w:id="1009" w:name="_Toc25859511"/>
      <w:r>
        <w:t>Algemeen</w:t>
      </w:r>
      <w:bookmarkEnd w:id="1007"/>
      <w:bookmarkEnd w:id="1008"/>
      <w:bookmarkEnd w:id="1009"/>
    </w:p>
    <w:p w14:paraId="2CAC79F7" w14:textId="77777777" w:rsidR="00233F87" w:rsidRDefault="00233F87" w:rsidP="00233F87"/>
    <w:p w14:paraId="49FB2A81" w14:textId="4B010389" w:rsidR="00C31A71" w:rsidRDefault="00DA5789" w:rsidP="00C31A71">
      <w:pPr>
        <w:spacing w:line="240" w:lineRule="auto"/>
      </w:pPr>
      <w:r>
        <w:t xml:space="preserve">Een deelnemer kan meerdere dienstverbanden hebben die betrekking hebben op pensioenopbouw binnen een pensioenfonds. Bij een loondienstverband is dit de koppeling tussen een deelnemer en werkgever. De identificatie bestaat uit BSN, Loonheffingscode en inkomstenverhouding (IKV) nummer. </w:t>
      </w:r>
      <w:r w:rsidR="00C31A71">
        <w:t>Indien er een werkgever als nota-entiteit gekoppeld is aan een dienstverband zal deze de nota ontvangen, zo niet dan zal de nota door de deelnemer worden ontvangen.</w:t>
      </w:r>
    </w:p>
    <w:p w14:paraId="0A1BFA3B" w14:textId="439A7520" w:rsidR="00DA5789" w:rsidRDefault="00DA5789" w:rsidP="00AD541C">
      <w:pPr>
        <w:spacing w:line="240" w:lineRule="auto"/>
      </w:pPr>
    </w:p>
    <w:p w14:paraId="77A880DB" w14:textId="4A9AC7E1" w:rsidR="00DA5789" w:rsidRDefault="00DA5789" w:rsidP="00AD541C">
      <w:pPr>
        <w:spacing w:line="240" w:lineRule="auto"/>
        <w:rPr>
          <w:ins w:id="1010" w:author="Flory Koole (F)" w:date="2025-09-22T14:45:00Z" w16du:dateUtc="2025-09-22T12:45:00Z"/>
        </w:rPr>
      </w:pPr>
      <w:r>
        <w:t xml:space="preserve">Bij </w:t>
      </w:r>
      <w:r w:rsidRPr="00DA5789">
        <w:rPr>
          <w:highlight w:val="yellow"/>
        </w:rPr>
        <w:t>beroepspensioenfondsen</w:t>
      </w:r>
      <w:r>
        <w:t xml:space="preserve"> geldt ook winst uit onderneming (wuo) als pensioengevend. Hiervoor wordt technisch een dienstverband opgevoerd, dat gekoppeld is aan de deelnemer zonder een werkgever.</w:t>
      </w:r>
      <w:r w:rsidRPr="00DA5789">
        <w:t xml:space="preserve"> </w:t>
      </w:r>
      <w:r>
        <w:t>Er is geen voorziening om meerdere dienstverbanden voor een deelnemer zonder werkgever te onderscheiden, waardoor een deelnemer maximaal 1 dienstverband zonder werkgever kan hebben plus 1 of meerdere dienstverbanden met een werkgever.</w:t>
      </w:r>
    </w:p>
    <w:p w14:paraId="40CDC74C" w14:textId="178ABC1B" w:rsidR="003C09C6" w:rsidDel="000F6DE7" w:rsidRDefault="003C09C6" w:rsidP="00AD541C">
      <w:pPr>
        <w:spacing w:line="240" w:lineRule="auto"/>
        <w:rPr>
          <w:ins w:id="1011" w:author="Flory Koole (F)" w:date="2025-09-22T14:45:00Z" w16du:dateUtc="2025-09-22T12:45:00Z"/>
          <w:del w:id="1012" w:author="Flory Koole" w:date="2026-01-27T16:49:00Z" w16du:dateUtc="2026-01-27T15:49:00Z"/>
        </w:rPr>
      </w:pPr>
    </w:p>
    <w:p w14:paraId="6B163A63" w14:textId="77777777" w:rsidR="000F6DE7" w:rsidRDefault="000F6DE7" w:rsidP="00AD541C">
      <w:pPr>
        <w:spacing w:line="240" w:lineRule="auto"/>
      </w:pPr>
    </w:p>
    <w:p w14:paraId="37503A62" w14:textId="77777777" w:rsidR="005B3DC0" w:rsidRDefault="005B3DC0" w:rsidP="00AD541C">
      <w:pPr>
        <w:spacing w:line="240" w:lineRule="auto"/>
      </w:pPr>
    </w:p>
    <w:p w14:paraId="76155611" w14:textId="77777777" w:rsidR="00571C7E" w:rsidRDefault="00571C7E" w:rsidP="00571C7E">
      <w:pPr>
        <w:spacing w:line="240" w:lineRule="auto"/>
      </w:pPr>
    </w:p>
    <w:p w14:paraId="2B93CEF3" w14:textId="77777777" w:rsidR="00571C7E" w:rsidRDefault="00571C7E" w:rsidP="00571C7E">
      <w:pPr>
        <w:pStyle w:val="Heading2"/>
      </w:pPr>
      <w:bookmarkStart w:id="1013" w:name="_Toc187312148"/>
      <w:bookmarkStart w:id="1014" w:name="_Toc1110368552"/>
      <w:bookmarkStart w:id="1015" w:name="_Toc690059197"/>
      <w:r>
        <w:t>Vlaggetjes</w:t>
      </w:r>
      <w:bookmarkEnd w:id="1013"/>
      <w:bookmarkEnd w:id="1014"/>
      <w:bookmarkEnd w:id="1015"/>
    </w:p>
    <w:p w14:paraId="60771505" w14:textId="77777777" w:rsidR="00571C7E" w:rsidRDefault="00571C7E" w:rsidP="00571C7E">
      <w:pPr>
        <w:spacing w:line="240" w:lineRule="auto"/>
      </w:pPr>
    </w:p>
    <w:p w14:paraId="536E4B5D" w14:textId="77777777" w:rsidR="00571C7E" w:rsidRDefault="00571C7E" w:rsidP="00571C7E">
      <w:pPr>
        <w:pStyle w:val="Heading3"/>
      </w:pPr>
      <w:bookmarkStart w:id="1016" w:name="_Toc187312149"/>
      <w:bookmarkStart w:id="1017" w:name="_Toc678944420"/>
      <w:bookmarkStart w:id="1018" w:name="_Toc800287237"/>
      <w:r>
        <w:t>Deelnemer soort</w:t>
      </w:r>
      <w:bookmarkEnd w:id="1016"/>
      <w:bookmarkEnd w:id="1017"/>
      <w:bookmarkEnd w:id="1018"/>
    </w:p>
    <w:p w14:paraId="1F655A31" w14:textId="77777777" w:rsidR="00185286" w:rsidRDefault="00571C7E" w:rsidP="00571C7E">
      <w:pPr>
        <w:spacing w:line="240" w:lineRule="auto"/>
        <w:rPr>
          <w:ins w:id="1019" w:author="flory" w:date="2025-05-02T17:33:00Z" w16du:dateUtc="2025-05-02T15:33:00Z"/>
        </w:rPr>
      </w:pPr>
      <w:r>
        <w:t xml:space="preserve">We hebben bij de deelnemer een kenmerk dat we per administratie kunnen gebruiken voor zaken die specifiek voor een bepaald pensioenfonds zijn. </w:t>
      </w:r>
    </w:p>
    <w:p w14:paraId="0F17460D" w14:textId="0FD67007" w:rsidR="00185286" w:rsidRDefault="00185286" w:rsidP="00571C7E">
      <w:pPr>
        <w:spacing w:line="240" w:lineRule="auto"/>
        <w:rPr>
          <w:ins w:id="1020" w:author="flory" w:date="2025-05-02T17:33:00Z" w16du:dateUtc="2025-05-02T15:33:00Z"/>
        </w:rPr>
      </w:pPr>
    </w:p>
    <w:p w14:paraId="77E6F574" w14:textId="4D29A018" w:rsidR="00F538E7" w:rsidRDefault="00571C7E" w:rsidP="00571C7E">
      <w:pPr>
        <w:spacing w:line="240" w:lineRule="auto"/>
        <w:rPr>
          <w:ins w:id="1021" w:author="Flory Koole" w:date="2026-01-27T16:23:00Z" w16du:dateUtc="2026-01-27T15:23:00Z"/>
        </w:rPr>
      </w:pPr>
      <w:r>
        <w:t xml:space="preserve">Voor </w:t>
      </w:r>
      <w:r w:rsidRPr="00503141">
        <w:rPr>
          <w:highlight w:val="yellow"/>
        </w:rPr>
        <w:t>SPF</w:t>
      </w:r>
      <w:r>
        <w:t xml:space="preserve"> </w:t>
      </w:r>
      <w:del w:id="1022" w:author="Flory Koole" w:date="2026-01-27T16:24:00Z" w16du:dateUtc="2026-01-27T15:24:00Z">
        <w:r w:rsidDel="00F538E7">
          <w:delText xml:space="preserve">geldt </w:delText>
        </w:r>
      </w:del>
      <w:ins w:id="1023" w:author="Flory Koole" w:date="2026-01-27T16:24:00Z" w16du:dateUtc="2026-01-27T15:24:00Z">
        <w:r w:rsidR="00F538E7">
          <w:t xml:space="preserve">wordt </w:t>
        </w:r>
      </w:ins>
      <w:moveToRangeStart w:id="1024" w:author="Flory Koole" w:date="2026-01-27T16:24:00Z" w:name="move220423470"/>
      <w:moveTo w:id="1025" w:author="Flory Koole" w:date="2026-01-27T16:24:00Z" w16du:dateUtc="2026-01-27T15:24:00Z">
        <w:del w:id="1026" w:author="Flory Koole" w:date="2026-01-27T16:24:00Z" w16du:dateUtc="2026-01-27T15:24:00Z">
          <w:r w:rsidR="00F538E7" w:rsidDel="00F538E7">
            <w:delText>D</w:delText>
          </w:r>
        </w:del>
      </w:moveTo>
      <w:ins w:id="1027" w:author="Flory Koole" w:date="2026-01-27T16:24:00Z" w16du:dateUtc="2026-01-27T15:24:00Z">
        <w:r w:rsidR="00F538E7">
          <w:t>d</w:t>
        </w:r>
      </w:ins>
      <w:moveTo w:id="1028" w:author="Flory Koole" w:date="2026-01-27T16:24:00Z" w16du:dateUtc="2026-01-27T15:24:00Z">
        <w:r w:rsidR="00F538E7">
          <w:t xml:space="preserve">it kenmerk </w:t>
        </w:r>
        <w:del w:id="1029" w:author="Flory Koole" w:date="2026-01-27T16:24:00Z" w16du:dateUtc="2026-01-27T15:24:00Z">
          <w:r w:rsidR="00F538E7" w:rsidDel="00F538E7">
            <w:delText xml:space="preserve">wordt </w:delText>
          </w:r>
        </w:del>
        <w:r w:rsidR="00F538E7">
          <w:t>gebruikt voor sturing van de percentages die gelden voor de premies en dekkingen</w:t>
        </w:r>
      </w:moveTo>
      <w:moveToRangeEnd w:id="1024"/>
    </w:p>
    <w:p w14:paraId="6AFE6A8C" w14:textId="77777777" w:rsidR="00F538E7" w:rsidRDefault="00571C7E" w:rsidP="00F538E7">
      <w:pPr>
        <w:pStyle w:val="ListParagraph"/>
        <w:numPr>
          <w:ilvl w:val="0"/>
          <w:numId w:val="17"/>
        </w:numPr>
        <w:spacing w:line="240" w:lineRule="auto"/>
        <w:rPr>
          <w:ins w:id="1030" w:author="Flory Koole" w:date="2026-01-27T16:24:00Z" w16du:dateUtc="2026-01-27T15:24:00Z"/>
        </w:rPr>
      </w:pPr>
      <w:r>
        <w:t xml:space="preserve">0 = Basis </w:t>
      </w:r>
      <w:del w:id="1031" w:author="Flory Koole" w:date="2026-01-27T16:24:00Z" w16du:dateUtc="2026-01-27T15:24:00Z">
        <w:r w:rsidDel="00F538E7">
          <w:delText xml:space="preserve">en </w:delText>
        </w:r>
      </w:del>
    </w:p>
    <w:p w14:paraId="494E13DD" w14:textId="686283AD" w:rsidR="00571C7E" w:rsidRDefault="00571C7E">
      <w:pPr>
        <w:pStyle w:val="ListParagraph"/>
        <w:numPr>
          <w:ilvl w:val="0"/>
          <w:numId w:val="17"/>
        </w:numPr>
        <w:spacing w:line="240" w:lineRule="auto"/>
        <w:rPr>
          <w:ins w:id="1032" w:author="flory" w:date="2025-05-02T17:33:00Z" w16du:dateUtc="2025-05-02T15:33:00Z"/>
        </w:rPr>
        <w:pPrChange w:id="1033" w:author="Flory Koole" w:date="2026-01-27T16:24:00Z" w16du:dateUtc="2026-01-27T15:24:00Z">
          <w:pPr>
            <w:spacing w:line="240" w:lineRule="auto"/>
          </w:pPr>
        </w:pPrChange>
      </w:pPr>
      <w:r>
        <w:t xml:space="preserve">1 = BasisPlus. </w:t>
      </w:r>
      <w:moveFromRangeStart w:id="1034" w:author="Flory Koole" w:date="2026-01-27T16:24:00Z" w:name="move220423470"/>
      <w:moveFrom w:id="1035" w:author="Flory Koole" w:date="2026-01-27T16:24:00Z" w16du:dateUtc="2026-01-27T15:24:00Z">
        <w:r w:rsidDel="00F538E7">
          <w:t>Dit kenmerk wordt gebruikt voor sturing van de percentages die gelden voor de premies en dekkingen</w:t>
        </w:r>
      </w:moveFrom>
      <w:moveFromRangeEnd w:id="1034"/>
    </w:p>
    <w:p w14:paraId="4A754A29" w14:textId="77777777" w:rsidR="00F538E7" w:rsidRDefault="00347960" w:rsidP="00571C7E">
      <w:pPr>
        <w:spacing w:line="240" w:lineRule="auto"/>
        <w:rPr>
          <w:ins w:id="1036" w:author="Flory Koole" w:date="2026-01-27T16:24:00Z" w16du:dateUtc="2026-01-27T15:24:00Z"/>
        </w:rPr>
      </w:pPr>
      <w:ins w:id="1037" w:author="flory" w:date="2025-05-02T17:33:00Z" w16du:dateUtc="2025-05-02T15:33:00Z">
        <w:r>
          <w:t xml:space="preserve">Voor </w:t>
        </w:r>
        <w:r w:rsidRPr="00347960">
          <w:rPr>
            <w:highlight w:val="yellow"/>
            <w:rPrChange w:id="1038" w:author="flory" w:date="2025-05-02T17:34:00Z" w16du:dateUtc="2025-05-02T15:34:00Z">
              <w:rPr/>
            </w:rPrChange>
          </w:rPr>
          <w:t>Shell</w:t>
        </w:r>
        <w:r>
          <w:t xml:space="preserve"> geldt: </w:t>
        </w:r>
      </w:ins>
    </w:p>
    <w:p w14:paraId="12835B3C" w14:textId="77777777" w:rsidR="00F538E7" w:rsidRDefault="00347960" w:rsidP="00F538E7">
      <w:pPr>
        <w:pStyle w:val="ListParagraph"/>
        <w:numPr>
          <w:ilvl w:val="0"/>
          <w:numId w:val="17"/>
        </w:numPr>
        <w:spacing w:line="240" w:lineRule="auto"/>
        <w:rPr>
          <w:ins w:id="1039" w:author="Flory Koole" w:date="2026-01-27T16:24:00Z" w16du:dateUtc="2026-01-27T15:24:00Z"/>
        </w:rPr>
      </w:pPr>
      <w:ins w:id="1040" w:author="flory" w:date="2025-05-02T17:33:00Z" w16du:dateUtc="2025-05-02T15:33:00Z">
        <w:r>
          <w:t>0 = in dienst vanaf 1 juli 2013</w:t>
        </w:r>
      </w:ins>
    </w:p>
    <w:p w14:paraId="54234F08" w14:textId="36705FFE" w:rsidR="00347960" w:rsidRDefault="00347960" w:rsidP="00F538E7">
      <w:pPr>
        <w:pStyle w:val="ListParagraph"/>
        <w:numPr>
          <w:ilvl w:val="0"/>
          <w:numId w:val="17"/>
        </w:numPr>
        <w:spacing w:line="240" w:lineRule="auto"/>
        <w:rPr>
          <w:ins w:id="1041" w:author="Flory Koole" w:date="2026-01-27T16:24:00Z" w16du:dateUtc="2026-01-27T15:24:00Z"/>
        </w:rPr>
      </w:pPr>
      <w:ins w:id="1042" w:author="flory" w:date="2025-05-02T17:34:00Z" w16du:dateUtc="2025-05-02T15:34:00Z">
        <w:del w:id="1043" w:author="Flory Koole" w:date="2026-01-27T16:24:00Z" w16du:dateUtc="2026-01-27T15:24:00Z">
          <w:r w:rsidDel="00F538E7">
            <w:delText xml:space="preserve">, </w:delText>
          </w:r>
        </w:del>
        <w:r>
          <w:t>1 = in dienst voor 1 juli 2013</w:t>
        </w:r>
      </w:ins>
    </w:p>
    <w:p w14:paraId="5029BACF" w14:textId="77777777" w:rsidR="00F538E7" w:rsidRDefault="00F538E7" w:rsidP="00F538E7">
      <w:pPr>
        <w:spacing w:line="240" w:lineRule="auto"/>
        <w:rPr>
          <w:ins w:id="1044" w:author="Flory Koole" w:date="2026-01-27T16:24:00Z" w16du:dateUtc="2026-01-27T15:24:00Z"/>
        </w:rPr>
      </w:pPr>
    </w:p>
    <w:p w14:paraId="3A8E637D" w14:textId="3D78AF1E" w:rsidR="00F538E7" w:rsidRDefault="00F538E7" w:rsidP="00F538E7">
      <w:pPr>
        <w:spacing w:line="240" w:lineRule="auto"/>
        <w:rPr>
          <w:ins w:id="1045" w:author="Flory Koole" w:date="2026-01-27T16:24:00Z" w16du:dateUtc="2026-01-27T15:24:00Z"/>
        </w:rPr>
      </w:pPr>
      <w:ins w:id="1046" w:author="Flory Koole" w:date="2026-01-27T16:24:00Z" w16du:dateUtc="2026-01-27T15:24:00Z">
        <w:r>
          <w:t xml:space="preserve">Voor </w:t>
        </w:r>
        <w:r w:rsidRPr="00F538E7">
          <w:rPr>
            <w:highlight w:val="yellow"/>
            <w:rPrChange w:id="1047" w:author="Flory Koole" w:date="2026-01-27T16:24:00Z" w16du:dateUtc="2026-01-27T15:24:00Z">
              <w:rPr/>
            </w:rPrChange>
          </w:rPr>
          <w:t>Akzo</w:t>
        </w:r>
        <w:r>
          <w:t xml:space="preserve"> geldt</w:t>
        </w:r>
      </w:ins>
    </w:p>
    <w:p w14:paraId="45341471" w14:textId="77777777" w:rsidR="00F538E7" w:rsidRDefault="00F538E7">
      <w:pPr>
        <w:pStyle w:val="ListParagraph"/>
        <w:numPr>
          <w:ilvl w:val="0"/>
          <w:numId w:val="17"/>
        </w:numPr>
        <w:spacing w:line="240" w:lineRule="auto"/>
        <w:rPr>
          <w:ins w:id="1048" w:author="Flory Koole" w:date="2026-01-27T16:25:00Z" w16du:dateUtc="2026-01-27T15:25:00Z"/>
        </w:rPr>
        <w:pPrChange w:id="1049" w:author="Flory Koole" w:date="2026-01-27T16:25:00Z" w16du:dateUtc="2026-01-27T15:25:00Z">
          <w:pPr>
            <w:spacing w:line="240" w:lineRule="auto"/>
          </w:pPr>
        </w:pPrChange>
      </w:pPr>
      <w:ins w:id="1050" w:author="Flory Koole" w:date="2026-01-27T16:25:00Z" w16du:dateUtc="2026-01-27T15:25:00Z">
        <w:r>
          <w:t>1</w:t>
        </w:r>
        <w:r>
          <w:tab/>
          <w:t>PV eigenlijk AO volledig afgefinancierd</w:t>
        </w:r>
      </w:ins>
    </w:p>
    <w:p w14:paraId="7A010552" w14:textId="77777777" w:rsidR="00F538E7" w:rsidRDefault="00F538E7">
      <w:pPr>
        <w:pStyle w:val="ListParagraph"/>
        <w:numPr>
          <w:ilvl w:val="0"/>
          <w:numId w:val="17"/>
        </w:numPr>
        <w:spacing w:line="240" w:lineRule="auto"/>
        <w:rPr>
          <w:ins w:id="1051" w:author="Flory Koole" w:date="2026-01-27T16:25:00Z" w16du:dateUtc="2026-01-27T15:25:00Z"/>
        </w:rPr>
        <w:pPrChange w:id="1052" w:author="Flory Koole" w:date="2026-01-27T16:25:00Z" w16du:dateUtc="2026-01-27T15:25:00Z">
          <w:pPr>
            <w:spacing w:line="240" w:lineRule="auto"/>
          </w:pPr>
        </w:pPrChange>
      </w:pPr>
      <w:ins w:id="1053" w:author="Flory Koole" w:date="2026-01-27T16:25:00Z" w16du:dateUtc="2026-01-27T15:25:00Z">
        <w:r>
          <w:t>10</w:t>
        </w:r>
        <w:r>
          <w:tab/>
          <w:t>ANWH na 62 / meebeweegt met AOW datum</w:t>
        </w:r>
      </w:ins>
    </w:p>
    <w:p w14:paraId="14360591" w14:textId="77777777" w:rsidR="00F538E7" w:rsidRDefault="00F538E7">
      <w:pPr>
        <w:pStyle w:val="ListParagraph"/>
        <w:numPr>
          <w:ilvl w:val="0"/>
          <w:numId w:val="17"/>
        </w:numPr>
        <w:spacing w:line="240" w:lineRule="auto"/>
        <w:rPr>
          <w:ins w:id="1054" w:author="Flory Koole" w:date="2026-01-27T16:25:00Z" w16du:dateUtc="2026-01-27T15:25:00Z"/>
        </w:rPr>
        <w:pPrChange w:id="1055" w:author="Flory Koole" w:date="2026-01-27T16:25:00Z" w16du:dateUtc="2026-01-27T15:25:00Z">
          <w:pPr>
            <w:spacing w:line="240" w:lineRule="auto"/>
          </w:pPr>
        </w:pPrChange>
      </w:pPr>
      <w:ins w:id="1056" w:author="Flory Koole" w:date="2026-01-27T16:25:00Z" w16du:dateUtc="2026-01-27T15:25:00Z">
        <w:r>
          <w:t>11</w:t>
        </w:r>
        <w:r>
          <w:tab/>
          <w:t>ANW afwijkend en AO afgefinancierd</w:t>
        </w:r>
      </w:ins>
    </w:p>
    <w:p w14:paraId="77803901" w14:textId="77777777" w:rsidR="00F538E7" w:rsidRDefault="00F538E7">
      <w:pPr>
        <w:pStyle w:val="ListParagraph"/>
        <w:numPr>
          <w:ilvl w:val="0"/>
          <w:numId w:val="17"/>
        </w:numPr>
        <w:spacing w:line="240" w:lineRule="auto"/>
        <w:rPr>
          <w:ins w:id="1057" w:author="Flory Koole" w:date="2026-01-27T16:25:00Z" w16du:dateUtc="2026-01-27T15:25:00Z"/>
        </w:rPr>
        <w:pPrChange w:id="1058" w:author="Flory Koole" w:date="2026-01-27T16:25:00Z" w16du:dateUtc="2026-01-27T15:25:00Z">
          <w:pPr>
            <w:spacing w:line="240" w:lineRule="auto"/>
          </w:pPr>
        </w:pPrChange>
      </w:pPr>
      <w:ins w:id="1059" w:author="Flory Koole" w:date="2026-01-27T16:25:00Z" w16du:dateUtc="2026-01-27T15:25:00Z">
        <w:r>
          <w:t>100</w:t>
        </w:r>
        <w:r>
          <w:tab/>
          <w:t>Bijzondere vergoedingen</w:t>
        </w:r>
      </w:ins>
    </w:p>
    <w:p w14:paraId="0D17D773" w14:textId="77777777" w:rsidR="00F538E7" w:rsidRDefault="00F538E7">
      <w:pPr>
        <w:pStyle w:val="ListParagraph"/>
        <w:numPr>
          <w:ilvl w:val="0"/>
          <w:numId w:val="17"/>
        </w:numPr>
        <w:spacing w:line="240" w:lineRule="auto"/>
        <w:rPr>
          <w:ins w:id="1060" w:author="Flory Koole" w:date="2026-01-27T16:25:00Z" w16du:dateUtc="2026-01-27T15:25:00Z"/>
        </w:rPr>
        <w:pPrChange w:id="1061" w:author="Flory Koole" w:date="2026-01-27T16:25:00Z" w16du:dateUtc="2026-01-27T15:25:00Z">
          <w:pPr>
            <w:spacing w:line="240" w:lineRule="auto"/>
          </w:pPr>
        </w:pPrChange>
      </w:pPr>
      <w:ins w:id="1062" w:author="Flory Koole" w:date="2026-01-27T16:25:00Z" w16du:dateUtc="2026-01-27T15:25:00Z">
        <w:r>
          <w:t>101</w:t>
        </w:r>
        <w:r>
          <w:tab/>
          <w:t>Bijzondere vergoeding en AO afgefinancierd</w:t>
        </w:r>
      </w:ins>
    </w:p>
    <w:p w14:paraId="66B10275" w14:textId="77777777" w:rsidR="00F538E7" w:rsidRDefault="00F538E7">
      <w:pPr>
        <w:pStyle w:val="ListParagraph"/>
        <w:numPr>
          <w:ilvl w:val="0"/>
          <w:numId w:val="17"/>
        </w:numPr>
        <w:spacing w:line="240" w:lineRule="auto"/>
        <w:rPr>
          <w:ins w:id="1063" w:author="Flory Koole" w:date="2026-01-27T16:25:00Z" w16du:dateUtc="2026-01-27T15:25:00Z"/>
        </w:rPr>
        <w:pPrChange w:id="1064" w:author="Flory Koole" w:date="2026-01-27T16:25:00Z" w16du:dateUtc="2026-01-27T15:25:00Z">
          <w:pPr>
            <w:spacing w:line="240" w:lineRule="auto"/>
          </w:pPr>
        </w:pPrChange>
      </w:pPr>
      <w:ins w:id="1065" w:author="Flory Koole" w:date="2026-01-27T16:25:00Z" w16du:dateUtc="2026-01-27T15:25:00Z">
        <w:r>
          <w:t>110</w:t>
        </w:r>
        <w:r>
          <w:tab/>
          <w:t>Bijzondere vergoeding en ANW afwijkend</w:t>
        </w:r>
      </w:ins>
    </w:p>
    <w:p w14:paraId="37A1C469" w14:textId="2FB83EBD" w:rsidR="00F538E7" w:rsidRDefault="00F538E7">
      <w:pPr>
        <w:pStyle w:val="ListParagraph"/>
        <w:numPr>
          <w:ilvl w:val="0"/>
          <w:numId w:val="17"/>
        </w:numPr>
        <w:spacing w:line="240" w:lineRule="auto"/>
        <w:pPrChange w:id="1066" w:author="Flory Koole" w:date="2026-01-27T16:25:00Z" w16du:dateUtc="2026-01-27T15:25:00Z">
          <w:pPr>
            <w:spacing w:line="240" w:lineRule="auto"/>
          </w:pPr>
        </w:pPrChange>
      </w:pPr>
      <w:ins w:id="1067" w:author="Flory Koole" w:date="2026-01-27T16:25:00Z" w16du:dateUtc="2026-01-27T15:25:00Z">
        <w:r>
          <w:t>111</w:t>
        </w:r>
        <w:r>
          <w:tab/>
          <w:t>Bijzondere vergoeding, ANW afwijkend en AO afgefinancierd</w:t>
        </w:r>
      </w:ins>
    </w:p>
    <w:p w14:paraId="535CE066" w14:textId="0086A857" w:rsidR="00571C7E" w:rsidRDefault="00F538E7" w:rsidP="00571C7E">
      <w:pPr>
        <w:spacing w:line="240" w:lineRule="auto"/>
        <w:rPr>
          <w:ins w:id="1068" w:author="Flory Koole" w:date="2026-01-27T16:26:00Z" w16du:dateUtc="2026-01-27T15:26:00Z"/>
        </w:rPr>
      </w:pPr>
      <w:ins w:id="1069" w:author="Flory Koole" w:date="2026-01-27T16:26:00Z" w16du:dateUtc="2026-01-27T15:26:00Z">
        <w:r>
          <w:t xml:space="preserve">Er zijn properties beschikbaar die aangeven wat van toepassing is: </w:t>
        </w:r>
        <w:r w:rsidRPr="00F538E7">
          <w:t>isDlnSoortBijzondereVergoeding</w:t>
        </w:r>
      </w:ins>
      <w:ins w:id="1070" w:author="Flory Koole" w:date="2026-01-27T16:27:00Z" w16du:dateUtc="2026-01-27T15:27:00Z">
        <w:r w:rsidR="00E975AA">
          <w:t xml:space="preserve"> (honderdtal = 1)</w:t>
        </w:r>
      </w:ins>
      <w:ins w:id="1071" w:author="Flory Koole" w:date="2026-01-27T16:26:00Z" w16du:dateUtc="2026-01-27T15:26:00Z">
        <w:r>
          <w:t xml:space="preserve">, </w:t>
        </w:r>
      </w:ins>
      <w:ins w:id="1072" w:author="Flory Koole" w:date="2026-01-27T16:27:00Z" w16du:dateUtc="2026-01-27T15:27:00Z">
        <w:r w:rsidRPr="00F538E7">
          <w:t>isDlnSoortAnwAfwijkend</w:t>
        </w:r>
        <w:r w:rsidR="00E975AA">
          <w:t xml:space="preserve"> (tiental </w:t>
        </w:r>
      </w:ins>
      <w:ins w:id="1073" w:author="Flory Koole" w:date="2026-01-27T16:28:00Z" w16du:dateUtc="2026-01-27T15:28:00Z">
        <w:r w:rsidR="00E975AA">
          <w:t>= 1)</w:t>
        </w:r>
      </w:ins>
      <w:ins w:id="1074" w:author="Flory Koole" w:date="2026-01-27T16:27:00Z" w16du:dateUtc="2026-01-27T15:27:00Z">
        <w:r>
          <w:t xml:space="preserve"> en </w:t>
        </w:r>
        <w:r w:rsidRPr="00F538E7">
          <w:t>isDlnSoortAoAfgefinancierd</w:t>
        </w:r>
      </w:ins>
      <w:ins w:id="1075" w:author="Flory Koole" w:date="2026-01-27T16:28:00Z" w16du:dateUtc="2026-01-27T15:28:00Z">
        <w:r w:rsidR="00E975AA">
          <w:t xml:space="preserve"> (eindcijfer = 1).</w:t>
        </w:r>
      </w:ins>
    </w:p>
    <w:p w14:paraId="15D3BE56" w14:textId="77777777" w:rsidR="00F538E7" w:rsidRDefault="00F538E7" w:rsidP="00571C7E">
      <w:pPr>
        <w:spacing w:line="240" w:lineRule="auto"/>
      </w:pPr>
    </w:p>
    <w:p w14:paraId="2D197E1A" w14:textId="77777777" w:rsidR="00571C7E" w:rsidRDefault="00571C7E" w:rsidP="00571C7E">
      <w:pPr>
        <w:pStyle w:val="Heading3"/>
      </w:pPr>
      <w:bookmarkStart w:id="1076" w:name="_Toc187312150"/>
      <w:bookmarkStart w:id="1077" w:name="_Toc659153262"/>
      <w:bookmarkStart w:id="1078" w:name="_Toc567478274"/>
      <w:r>
        <w:t>Dienstverband soort</w:t>
      </w:r>
      <w:bookmarkEnd w:id="1076"/>
      <w:bookmarkEnd w:id="1077"/>
      <w:bookmarkEnd w:id="1078"/>
    </w:p>
    <w:p w14:paraId="46076524" w14:textId="77777777" w:rsidR="00571C7E" w:rsidRPr="00DC72BF" w:rsidRDefault="00571C7E" w:rsidP="00571C7E">
      <w:pPr>
        <w:spacing w:before="0" w:after="0" w:line="240" w:lineRule="auto"/>
        <w:rPr>
          <w:rFonts w:eastAsia="Times New Roman" w:cs="Calibri"/>
        </w:rPr>
      </w:pPr>
      <w:r w:rsidRPr="00DC72BF">
        <w:rPr>
          <w:rFonts w:eastAsia="Times New Roman" w:cs="Calibri"/>
        </w:rPr>
        <w:t>dlnDvbSoort = 1 als er bij opvoer van het dienstverband geen werkgever wordt geleverd. Interpretatie is dus 0 = loondienstverband, 1 = zelfstandig dienstverband</w:t>
      </w:r>
    </w:p>
    <w:p w14:paraId="24BFEAAD" w14:textId="77777777" w:rsidR="00571C7E" w:rsidRDefault="00571C7E" w:rsidP="00571C7E">
      <w:pPr>
        <w:spacing w:line="240" w:lineRule="auto"/>
      </w:pPr>
    </w:p>
    <w:p w14:paraId="719AA518" w14:textId="77777777" w:rsidR="00571C7E" w:rsidRDefault="00571C7E" w:rsidP="00571C7E">
      <w:pPr>
        <w:pStyle w:val="Heading3"/>
      </w:pPr>
      <w:bookmarkStart w:id="1079" w:name="_Toc187312151"/>
      <w:bookmarkStart w:id="1080" w:name="_Toc2104153776"/>
      <w:bookmarkStart w:id="1081" w:name="_Toc1387124636"/>
      <w:r>
        <w:t>Dienstverband functiegroep</w:t>
      </w:r>
      <w:bookmarkEnd w:id="1079"/>
      <w:bookmarkEnd w:id="1080"/>
      <w:bookmarkEnd w:id="1081"/>
    </w:p>
    <w:p w14:paraId="54BC770A" w14:textId="26E240B1" w:rsidR="00571C7E" w:rsidRDefault="00571C7E" w:rsidP="00571C7E">
      <w:pPr>
        <w:spacing w:before="0" w:after="0" w:line="240" w:lineRule="auto"/>
        <w:rPr>
          <w:rFonts w:eastAsia="Times New Roman" w:cs="Calibri"/>
        </w:rPr>
      </w:pPr>
      <w:r w:rsidRPr="00DC72BF">
        <w:rPr>
          <w:rFonts w:eastAsia="Times New Roman" w:cs="Calibri"/>
        </w:rPr>
        <w:t>dlnDvbFunctieGroep</w:t>
      </w:r>
      <w:r>
        <w:rPr>
          <w:rFonts w:eastAsia="Times New Roman" w:cs="Calibri"/>
        </w:rPr>
        <w:t>, gebruikt voor de verschillende hoedanigheden/beroepsgroepen, ingericht voor SPF (en SPD)</w:t>
      </w:r>
      <w:r w:rsidRPr="00DC72BF">
        <w:rPr>
          <w:rFonts w:eastAsia="Times New Roman" w:cs="Calibri"/>
        </w:rPr>
        <w:t>:</w:t>
      </w:r>
      <w:r w:rsidR="00C31C67">
        <w:rPr>
          <w:rFonts w:eastAsia="Times New Roman" w:cs="Calibri"/>
        </w:rPr>
        <w:t xml:space="preserve"> </w:t>
      </w:r>
      <w:r>
        <w:rPr>
          <w:rFonts w:eastAsia="Times New Roman" w:cs="Calibri"/>
        </w:rPr>
        <w:t xml:space="preserve">0 = Onbekend, </w:t>
      </w:r>
      <w:r w:rsidRPr="00DC72BF">
        <w:rPr>
          <w:rFonts w:eastAsia="Times New Roman" w:cs="Calibri"/>
        </w:rPr>
        <w:t>1 = DGA</w:t>
      </w:r>
      <w:r>
        <w:rPr>
          <w:rFonts w:eastAsia="Times New Roman" w:cs="Calibri"/>
        </w:rPr>
        <w:t xml:space="preserve">, 2 = Waarnemer. </w:t>
      </w:r>
    </w:p>
    <w:p w14:paraId="5D2F9512" w14:textId="77777777" w:rsidR="00571C7E" w:rsidRDefault="00571C7E" w:rsidP="00571C7E">
      <w:pPr>
        <w:spacing w:before="0" w:after="0" w:line="240" w:lineRule="auto"/>
        <w:rPr>
          <w:rFonts w:eastAsia="Times New Roman" w:cs="Calibri"/>
        </w:rPr>
      </w:pPr>
    </w:p>
    <w:p w14:paraId="0576B699" w14:textId="77777777" w:rsidR="00571C7E" w:rsidRDefault="00571C7E" w:rsidP="00571C7E">
      <w:pPr>
        <w:spacing w:before="0" w:after="0" w:line="240" w:lineRule="auto"/>
        <w:rPr>
          <w:rFonts w:eastAsia="Times New Roman" w:cs="Calibri"/>
        </w:rPr>
      </w:pPr>
      <w:r>
        <w:rPr>
          <w:rFonts w:eastAsia="Times New Roman" w:cs="Calibri"/>
        </w:rPr>
        <w:t xml:space="preserve">Bij </w:t>
      </w:r>
      <w:r w:rsidRPr="00ED6382">
        <w:rPr>
          <w:rFonts w:eastAsia="Times New Roman" w:cs="Calibri"/>
          <w:highlight w:val="yellow"/>
        </w:rPr>
        <w:t>SPF</w:t>
      </w:r>
      <w:r>
        <w:rPr>
          <w:rFonts w:eastAsia="Times New Roman" w:cs="Calibri"/>
        </w:rPr>
        <w:t xml:space="preserve"> wordt het gegeven DGA gebruikt om dit voor premies en aanspraken rekentechnisch te behandelen als zelfstandig (wuo).</w:t>
      </w:r>
    </w:p>
    <w:p w14:paraId="7B2B9439" w14:textId="77777777" w:rsidR="00571C7E" w:rsidRDefault="00571C7E" w:rsidP="00AD541C">
      <w:pPr>
        <w:spacing w:line="240" w:lineRule="auto"/>
      </w:pPr>
    </w:p>
    <w:p w14:paraId="6F8D2E53" w14:textId="77777777" w:rsidR="00571C7E" w:rsidRDefault="00571C7E" w:rsidP="00AD541C">
      <w:pPr>
        <w:spacing w:line="240" w:lineRule="auto"/>
      </w:pPr>
    </w:p>
    <w:p w14:paraId="6B6DF497" w14:textId="7E9142A0" w:rsidR="00DA5789" w:rsidRDefault="00C35945" w:rsidP="00C35945">
      <w:pPr>
        <w:pStyle w:val="Heading2"/>
      </w:pPr>
      <w:bookmarkStart w:id="1082" w:name="_Toc187312152"/>
      <w:bookmarkStart w:id="1083" w:name="_Toc1173688745"/>
      <w:bookmarkStart w:id="1084" w:name="_Toc10134217"/>
      <w:r>
        <w:t>Deelnemer</w:t>
      </w:r>
      <w:bookmarkEnd w:id="1082"/>
      <w:bookmarkEnd w:id="1083"/>
      <w:bookmarkEnd w:id="1084"/>
    </w:p>
    <w:p w14:paraId="50AA496B" w14:textId="77777777" w:rsidR="00C35945" w:rsidRDefault="00C35945" w:rsidP="00AD541C">
      <w:pPr>
        <w:spacing w:line="240" w:lineRule="auto"/>
      </w:pPr>
    </w:p>
    <w:p w14:paraId="104458CB" w14:textId="77777777" w:rsidR="00060B0C" w:rsidRDefault="00060B0C" w:rsidP="00AD541C">
      <w:pPr>
        <w:spacing w:line="240" w:lineRule="auto"/>
        <w:rPr>
          <w:ins w:id="1085" w:author="flory" w:date="2025-04-18T18:28:00Z" w16du:dateUtc="2025-04-18T16:28:00Z"/>
        </w:rPr>
      </w:pPr>
    </w:p>
    <w:p w14:paraId="7B5A6BC9" w14:textId="77777777" w:rsidR="00407635" w:rsidRDefault="00407635" w:rsidP="00AD541C">
      <w:pPr>
        <w:spacing w:line="240" w:lineRule="auto"/>
        <w:rPr>
          <w:ins w:id="1086" w:author="flory" w:date="2025-04-18T18:28:00Z" w16du:dateUtc="2025-04-18T16:28:00Z"/>
        </w:rPr>
      </w:pPr>
    </w:p>
    <w:p w14:paraId="50598240" w14:textId="22FD72EA" w:rsidR="00407635" w:rsidRDefault="004D63CE">
      <w:pPr>
        <w:pStyle w:val="Heading3"/>
        <w:rPr>
          <w:ins w:id="1087" w:author="flory" w:date="2025-04-18T18:28:00Z" w16du:dateUtc="2025-04-18T16:28:00Z"/>
        </w:rPr>
        <w:pPrChange w:id="1088" w:author="flory" w:date="2025-04-18T18:28:00Z" w16du:dateUtc="2025-04-18T16:28:00Z">
          <w:pPr>
            <w:spacing w:line="240" w:lineRule="auto"/>
          </w:pPr>
        </w:pPrChange>
      </w:pPr>
      <w:bookmarkStart w:id="1089" w:name="_Toc661882392"/>
      <w:bookmarkStart w:id="1090" w:name="_Toc184998108"/>
      <w:ins w:id="1091" w:author="flory" w:date="2025-04-18T18:28:00Z">
        <w:r>
          <w:t>Attestatie de vita (AdV)</w:t>
        </w:r>
      </w:ins>
      <w:bookmarkEnd w:id="1089"/>
      <w:bookmarkEnd w:id="1090"/>
    </w:p>
    <w:p w14:paraId="651FD1AE" w14:textId="77777777" w:rsidR="000B1170" w:rsidRPr="000B1170" w:rsidRDefault="000B1170" w:rsidP="000B1170">
      <w:pPr>
        <w:spacing w:line="240" w:lineRule="auto"/>
        <w:rPr>
          <w:ins w:id="1092" w:author="flory" w:date="2025-04-18T18:28:00Z"/>
        </w:rPr>
      </w:pPr>
      <w:ins w:id="1093" w:author="flory" w:date="2025-04-18T18:28:00Z">
        <w:r w:rsidRPr="000B1170">
          <w:t>Deelnemers komen in de selectie AdV als voldaan wordt aan de volgende voorwaarden</w:t>
        </w:r>
      </w:ins>
    </w:p>
    <w:p w14:paraId="10BBF09B" w14:textId="77777777" w:rsidR="000B1170" w:rsidRPr="000B1170" w:rsidRDefault="000B1170" w:rsidP="000B1170">
      <w:pPr>
        <w:numPr>
          <w:ilvl w:val="0"/>
          <w:numId w:val="53"/>
        </w:numPr>
        <w:spacing w:line="240" w:lineRule="auto"/>
        <w:rPr>
          <w:ins w:id="1094" w:author="flory" w:date="2025-04-18T18:28:00Z"/>
        </w:rPr>
      </w:pPr>
      <w:ins w:id="1095" w:author="flory" w:date="2025-04-18T18:28:00Z">
        <w:r w:rsidRPr="000B1170">
          <w:t>dlnIsStatusNietBeeindigd: de deelnemer is niet beëindigd, zoals bij overlijden, afkoop of waardeoverdracht gebeurt</w:t>
        </w:r>
      </w:ins>
    </w:p>
    <w:p w14:paraId="150A2F78" w14:textId="77777777" w:rsidR="000B1170" w:rsidRPr="000B1170" w:rsidRDefault="000B1170" w:rsidP="000B1170">
      <w:pPr>
        <w:numPr>
          <w:ilvl w:val="0"/>
          <w:numId w:val="53"/>
        </w:numPr>
        <w:spacing w:line="240" w:lineRule="auto"/>
        <w:rPr>
          <w:ins w:id="1096" w:author="flory" w:date="2025-04-18T18:28:00Z"/>
        </w:rPr>
      </w:pPr>
      <w:ins w:id="1097" w:author="flory" w:date="2025-04-18T18:28:00Z">
        <w:r w:rsidRPr="000B1170">
          <w:t>prsSelHeeftAdvNodig: (er is geen gbaIndicatie OF woont in buitenland) EN termijnVerificatie is verstreken (technisch: (prsGbaIndicatieNietGeplaatst OR (prsGbaIndicatieGeplaatst AND dbPrsWoonLand &lt;&gt; defLandGba)) AND  prsSelHeeftAdvNodigVerificatie)</w:t>
        </w:r>
      </w:ins>
    </w:p>
    <w:p w14:paraId="42CBDB2C" w14:textId="77777777" w:rsidR="000B1170" w:rsidRPr="000B1170" w:rsidRDefault="000B1170" w:rsidP="000B1170">
      <w:pPr>
        <w:numPr>
          <w:ilvl w:val="0"/>
          <w:numId w:val="53"/>
        </w:numPr>
        <w:spacing w:line="240" w:lineRule="auto"/>
        <w:rPr>
          <w:ins w:id="1098" w:author="flory" w:date="2025-04-18T18:28:00Z"/>
        </w:rPr>
      </w:pPr>
      <w:ins w:id="1099" w:author="flory" w:date="2025-04-18T18:28:00Z">
        <w:r w:rsidRPr="000B1170">
          <w:t>dlnHeeftUitkeringMetWaarde: er is een opgebouwde aanspraak groter dan nul.</w:t>
        </w:r>
      </w:ins>
    </w:p>
    <w:p w14:paraId="21A3F2E4" w14:textId="580814AE" w:rsidR="000B1170" w:rsidRPr="000B1170" w:rsidRDefault="000B1170" w:rsidP="000B1170">
      <w:pPr>
        <w:numPr>
          <w:ilvl w:val="1"/>
          <w:numId w:val="53"/>
        </w:numPr>
        <w:spacing w:line="240" w:lineRule="auto"/>
        <w:rPr>
          <w:ins w:id="1100" w:author="flory" w:date="2025-04-18T18:28:00Z"/>
        </w:rPr>
      </w:pPr>
      <w:ins w:id="1101" w:author="flory" w:date="2025-04-18T18:28:00Z">
        <w:r w:rsidRPr="00E967AB">
          <w:rPr>
            <w:b/>
            <w:bCs/>
            <w:highlight w:val="yellow"/>
            <w:rPrChange w:id="1102" w:author="flory" w:date="2025-04-18T18:29:00Z" w16du:dateUtc="2025-04-18T16:29:00Z">
              <w:rPr>
                <w:b/>
                <w:bCs/>
              </w:rPr>
            </w:rPrChange>
          </w:rPr>
          <w:t>LET OP</w:t>
        </w:r>
        <w:r w:rsidRPr="000B1170">
          <w:t xml:space="preserve">: </w:t>
        </w:r>
      </w:ins>
      <w:ins w:id="1103" w:author="flory" w:date="2025-04-18T18:29:00Z" w16du:dateUtc="2025-04-18T16:29:00Z">
        <w:r w:rsidR="002B3A95">
          <w:t>waarschijnlijk</w:t>
        </w:r>
      </w:ins>
      <w:ins w:id="1104" w:author="flory" w:date="2025-04-18T18:28:00Z">
        <w:r w:rsidRPr="000B1170">
          <w:t xml:space="preserve"> nog uitbreiding nodig voor WTP, aangezien nog geen rekenregels voor beleggingskapitaal</w:t>
        </w:r>
      </w:ins>
      <w:ins w:id="1105" w:author="flory" w:date="2025-04-18T18:29:00Z" w16du:dateUtc="2025-04-18T16:29:00Z">
        <w:r w:rsidR="002B3A95">
          <w:t>?!</w:t>
        </w:r>
      </w:ins>
    </w:p>
    <w:p w14:paraId="29A9C861" w14:textId="77777777" w:rsidR="000B1170" w:rsidRPr="000B1170" w:rsidRDefault="000B1170" w:rsidP="000B1170">
      <w:pPr>
        <w:numPr>
          <w:ilvl w:val="0"/>
          <w:numId w:val="53"/>
        </w:numPr>
        <w:spacing w:line="240" w:lineRule="auto"/>
        <w:rPr>
          <w:ins w:id="1106" w:author="flory" w:date="2025-04-18T18:28:00Z"/>
        </w:rPr>
      </w:pPr>
      <w:ins w:id="1107" w:author="flory" w:date="2025-04-18T18:28:00Z">
        <w:r w:rsidRPr="000B1170">
          <w:t>Deelnemer heeft geen blokkade op AdV (technisch: dlnGeblokkeerd AND dlnRedenGeblokkeerd = 1)</w:t>
        </w:r>
      </w:ins>
    </w:p>
    <w:p w14:paraId="717909E0" w14:textId="77777777" w:rsidR="000B1170" w:rsidRPr="000B1170" w:rsidRDefault="000B1170" w:rsidP="000B1170">
      <w:pPr>
        <w:spacing w:line="240" w:lineRule="auto"/>
        <w:rPr>
          <w:ins w:id="1108" w:author="flory" w:date="2025-04-18T18:28:00Z"/>
        </w:rPr>
      </w:pPr>
    </w:p>
    <w:p w14:paraId="2DF880BC" w14:textId="77777777" w:rsidR="004D63CE" w:rsidRDefault="004D63CE" w:rsidP="00AD541C">
      <w:pPr>
        <w:spacing w:line="240" w:lineRule="auto"/>
        <w:rPr>
          <w:ins w:id="1109" w:author="flory" w:date="2025-04-18T18:28:00Z" w16du:dateUtc="2025-04-18T16:28:00Z"/>
        </w:rPr>
      </w:pPr>
    </w:p>
    <w:p w14:paraId="12A509A5" w14:textId="77777777" w:rsidR="004D63CE" w:rsidRDefault="004D63CE" w:rsidP="00AD541C">
      <w:pPr>
        <w:spacing w:line="240" w:lineRule="auto"/>
      </w:pPr>
    </w:p>
    <w:p w14:paraId="44CF424C" w14:textId="6355CA66" w:rsidR="00060B0C" w:rsidRDefault="00060B0C" w:rsidP="00060B0C">
      <w:pPr>
        <w:pStyle w:val="Heading3"/>
      </w:pPr>
      <w:bookmarkStart w:id="1110" w:name="_Toc187312153"/>
      <w:bookmarkStart w:id="1111" w:name="_Toc995346985"/>
      <w:bookmarkStart w:id="1112" w:name="_Toc384612993"/>
      <w:r>
        <w:t>Grondslagen</w:t>
      </w:r>
      <w:bookmarkEnd w:id="1110"/>
      <w:bookmarkEnd w:id="1111"/>
      <w:bookmarkEnd w:id="1112"/>
    </w:p>
    <w:p w14:paraId="63B3467C" w14:textId="435ABE00" w:rsidR="00ED6382" w:rsidRDefault="00FA309B" w:rsidP="00AD541C">
      <w:pPr>
        <w:spacing w:line="240" w:lineRule="auto"/>
        <w:rPr>
          <w:rFonts w:cs="Calibri"/>
        </w:rPr>
      </w:pPr>
      <w:r>
        <w:rPr>
          <w:rFonts w:cs="Calibri"/>
        </w:rPr>
        <w:t>Grondslagen worden op het niveau dienstverband berekend. Voor BerPF kan de grondslagbepaling anders zijn voor loondienst en zelfstandig.</w:t>
      </w:r>
      <w:r w:rsidR="00BB6439">
        <w:rPr>
          <w:rFonts w:cs="Calibri"/>
        </w:rPr>
        <w:t xml:space="preserve"> Voor loondienstverbanden wordt het laatstverdiende salaris gebruikt voor de grondslagberekening, voor zelfstandige dienstverbanden geldt het gemiddelde over de laatste 5 jaar gebruikt voor de risicoaanspraken bij overlijden en toekenning bij arbeidsongeschiktheid.</w:t>
      </w:r>
    </w:p>
    <w:p w14:paraId="3260AD4C" w14:textId="77777777" w:rsidR="00FA309B" w:rsidRDefault="00FA309B" w:rsidP="00AD541C">
      <w:pPr>
        <w:spacing w:line="240" w:lineRule="auto"/>
        <w:rPr>
          <w:rFonts w:cs="Calibri"/>
        </w:rPr>
      </w:pPr>
    </w:p>
    <w:p w14:paraId="1255E1AA" w14:textId="739985EA" w:rsidR="00ED6382" w:rsidRDefault="00ED6382" w:rsidP="00AD541C">
      <w:pPr>
        <w:spacing w:line="240" w:lineRule="auto"/>
        <w:rPr>
          <w:rFonts w:cs="Calibri"/>
        </w:rPr>
      </w:pPr>
      <w:r>
        <w:rPr>
          <w:rFonts w:cs="Calibri"/>
        </w:rPr>
        <w:t>dlnPensioenGevendInkomen</w:t>
      </w:r>
    </w:p>
    <w:p w14:paraId="75CE77CF" w14:textId="77777777" w:rsidR="00BB6439" w:rsidRDefault="00BB6439" w:rsidP="00AD541C">
      <w:pPr>
        <w:spacing w:line="240" w:lineRule="auto"/>
        <w:rPr>
          <w:rFonts w:cs="Calibri"/>
        </w:rPr>
      </w:pPr>
    </w:p>
    <w:p w14:paraId="0EFF4F7F" w14:textId="6C32D97D" w:rsidR="00ED6382" w:rsidRDefault="00FA309B" w:rsidP="00AD541C">
      <w:pPr>
        <w:spacing w:line="240" w:lineRule="auto"/>
        <w:rPr>
          <w:rFonts w:cs="Calibri"/>
        </w:rPr>
      </w:pPr>
      <w:r w:rsidRPr="00FA309B">
        <w:rPr>
          <w:rFonts w:cs="Calibri"/>
        </w:rPr>
        <w:t>dlnDvbPensioenGrondslagOvl</w:t>
      </w:r>
      <w:r>
        <w:rPr>
          <w:rFonts w:cs="Calibri"/>
        </w:rPr>
        <w:t xml:space="preserve"> = </w:t>
      </w:r>
      <w:r w:rsidRPr="00FA309B">
        <w:rPr>
          <w:rFonts w:cs="Calibri"/>
        </w:rPr>
        <w:t>dlnDvbGemPgiProrataTotaal / dlnDvbGemProrataTotaal</w:t>
      </w:r>
      <w:r>
        <w:rPr>
          <w:rFonts w:cs="Calibri"/>
        </w:rPr>
        <w:t xml:space="preserve"> als </w:t>
      </w:r>
      <w:r w:rsidRPr="00FA309B">
        <w:rPr>
          <w:rFonts w:cs="Calibri"/>
        </w:rPr>
        <w:t>dlnDvbGemProrataTotaal &gt; 0</w:t>
      </w:r>
    </w:p>
    <w:p w14:paraId="2E0A9EAE" w14:textId="04320BE7" w:rsidR="00060B0C" w:rsidRDefault="00ED6382" w:rsidP="00AD541C">
      <w:pPr>
        <w:spacing w:line="240" w:lineRule="auto"/>
      </w:pPr>
      <w:r>
        <w:rPr>
          <w:rFonts w:cs="Calibri"/>
        </w:rPr>
        <w:t>dlnParttimePrc</w:t>
      </w:r>
    </w:p>
    <w:p w14:paraId="12E04089" w14:textId="77777777" w:rsidR="00ED6382" w:rsidRDefault="00ED6382" w:rsidP="00AD541C">
      <w:pPr>
        <w:spacing w:line="240" w:lineRule="auto"/>
      </w:pPr>
    </w:p>
    <w:p w14:paraId="72D78FC1" w14:textId="0107AD5B" w:rsidR="00233F87" w:rsidRDefault="00233F87" w:rsidP="00233F87">
      <w:pPr>
        <w:pStyle w:val="Heading3"/>
      </w:pPr>
      <w:bookmarkStart w:id="1113" w:name="_Toc187312154"/>
      <w:bookmarkStart w:id="1114" w:name="_Toc1025642763"/>
      <w:bookmarkStart w:id="1115" w:name="_Toc1431813465"/>
      <w:r>
        <w:t>Aanspraken</w:t>
      </w:r>
      <w:bookmarkEnd w:id="1113"/>
      <w:bookmarkEnd w:id="1114"/>
      <w:bookmarkEnd w:id="1115"/>
    </w:p>
    <w:p w14:paraId="6A52FFA3" w14:textId="77777777" w:rsidR="00233F87" w:rsidRDefault="00233F87" w:rsidP="00AD541C">
      <w:pPr>
        <w:spacing w:line="240" w:lineRule="auto"/>
      </w:pPr>
    </w:p>
    <w:p w14:paraId="08E0732C" w14:textId="77777777" w:rsidR="00ED6382" w:rsidRDefault="00ED6382" w:rsidP="00AD541C">
      <w:pPr>
        <w:spacing w:line="240" w:lineRule="auto"/>
      </w:pPr>
    </w:p>
    <w:p w14:paraId="46EB7B7B" w14:textId="77777777" w:rsidR="00ED6382" w:rsidRDefault="00ED6382" w:rsidP="00AD541C">
      <w:pPr>
        <w:spacing w:line="240" w:lineRule="auto"/>
      </w:pPr>
    </w:p>
    <w:p w14:paraId="40DACC8F" w14:textId="0ABF6E16" w:rsidR="0064358C" w:rsidRDefault="00FB6224" w:rsidP="00C35945">
      <w:pPr>
        <w:pStyle w:val="Heading2"/>
      </w:pPr>
      <w:bookmarkStart w:id="1116" w:name="_Toc187312155"/>
      <w:bookmarkStart w:id="1117" w:name="_Toc1339852474"/>
      <w:bookmarkStart w:id="1118" w:name="_Toc2023940359"/>
      <w:r>
        <w:t>Dienstverband</w:t>
      </w:r>
      <w:bookmarkEnd w:id="1116"/>
      <w:bookmarkEnd w:id="1117"/>
      <w:bookmarkEnd w:id="1118"/>
    </w:p>
    <w:p w14:paraId="1DCD31DD" w14:textId="77777777" w:rsidR="00060B0C" w:rsidRDefault="00060B0C" w:rsidP="00AD541C">
      <w:pPr>
        <w:spacing w:line="240" w:lineRule="auto"/>
      </w:pPr>
    </w:p>
    <w:p w14:paraId="59BF2998" w14:textId="77777777" w:rsidR="00060B0C" w:rsidRDefault="00060B0C" w:rsidP="00AD541C">
      <w:pPr>
        <w:spacing w:line="240" w:lineRule="auto"/>
      </w:pPr>
    </w:p>
    <w:p w14:paraId="599B318E" w14:textId="7FA9DE1B" w:rsidR="00060B0C" w:rsidRDefault="00060B0C" w:rsidP="00060B0C">
      <w:pPr>
        <w:pStyle w:val="Heading3"/>
      </w:pPr>
      <w:bookmarkStart w:id="1119" w:name="_Toc187312156"/>
      <w:bookmarkStart w:id="1120" w:name="_Toc1082692530"/>
      <w:bookmarkStart w:id="1121" w:name="_Toc992434743"/>
      <w:r>
        <w:t>Grondslagen</w:t>
      </w:r>
      <w:bookmarkEnd w:id="1119"/>
      <w:bookmarkEnd w:id="1120"/>
      <w:bookmarkEnd w:id="1121"/>
    </w:p>
    <w:p w14:paraId="5DFE449C" w14:textId="311B2E31" w:rsidR="007D6D5B" w:rsidRPr="007D6D5B" w:rsidRDefault="007D6D5B" w:rsidP="007D6D5B">
      <w:pPr>
        <w:spacing w:before="0" w:after="0" w:line="240" w:lineRule="auto"/>
        <w:rPr>
          <w:rFonts w:eastAsia="Times New Roman" w:cs="Calibri"/>
        </w:rPr>
      </w:pPr>
      <w:r w:rsidRPr="007D6D5B">
        <w:rPr>
          <w:rFonts w:eastAsia="Times New Roman" w:cs="Calibri"/>
        </w:rPr>
        <w:t xml:space="preserve">Voor inkomensgegevens </w:t>
      </w:r>
      <w:r>
        <w:rPr>
          <w:rFonts w:eastAsia="Times New Roman" w:cs="Calibri"/>
        </w:rPr>
        <w:t xml:space="preserve">bij </w:t>
      </w:r>
      <w:r w:rsidRPr="007D6D5B">
        <w:rPr>
          <w:rFonts w:eastAsia="Times New Roman" w:cs="Calibri"/>
          <w:highlight w:val="yellow"/>
        </w:rPr>
        <w:t>beroepspensioenfondsen</w:t>
      </w:r>
      <w:r>
        <w:rPr>
          <w:rFonts w:eastAsia="Times New Roman" w:cs="Calibri"/>
        </w:rPr>
        <w:t xml:space="preserve"> </w:t>
      </w:r>
      <w:r w:rsidRPr="007D6D5B">
        <w:rPr>
          <w:rFonts w:eastAsia="Times New Roman" w:cs="Calibri"/>
        </w:rPr>
        <w:t>geldt</w:t>
      </w:r>
    </w:p>
    <w:p w14:paraId="7E9B0CA1" w14:textId="2BD1EC8D" w:rsidR="007D6D5B" w:rsidRDefault="007D6D5B" w:rsidP="00C93802">
      <w:pPr>
        <w:pStyle w:val="ListParagraph"/>
        <w:numPr>
          <w:ilvl w:val="0"/>
          <w:numId w:val="14"/>
        </w:numPr>
        <w:spacing w:before="0" w:after="0" w:line="240" w:lineRule="auto"/>
        <w:contextualSpacing w:val="0"/>
        <w:rPr>
          <w:rFonts w:eastAsia="Times New Roman" w:cs="Calibri"/>
        </w:rPr>
      </w:pPr>
      <w:r>
        <w:rPr>
          <w:rFonts w:eastAsia="Times New Roman" w:cs="Calibri"/>
        </w:rPr>
        <w:t xml:space="preserve">Salaris, PGI en PG zijn op fulltime basis, zowel op dienstverband als bij deelnemer. Merk op: bij deelnemer bij een </w:t>
      </w:r>
      <w:r w:rsidRPr="007D6D5B">
        <w:rPr>
          <w:rFonts w:eastAsia="Times New Roman" w:cs="Calibri"/>
          <w:highlight w:val="yellow"/>
        </w:rPr>
        <w:t>beroepspensioenfonds</w:t>
      </w:r>
      <w:r>
        <w:rPr>
          <w:rFonts w:eastAsia="Times New Roman" w:cs="Calibri"/>
        </w:rPr>
        <w:t xml:space="preserve"> hooguit voor communicatie, er wordt niet mee gerekend</w:t>
      </w:r>
    </w:p>
    <w:p w14:paraId="1D407546" w14:textId="77777777" w:rsidR="007D6D5B" w:rsidRDefault="007D6D5B" w:rsidP="00C93802">
      <w:pPr>
        <w:pStyle w:val="ListParagraph"/>
        <w:numPr>
          <w:ilvl w:val="1"/>
          <w:numId w:val="14"/>
        </w:numPr>
        <w:spacing w:before="0" w:after="0" w:line="240" w:lineRule="auto"/>
        <w:contextualSpacing w:val="0"/>
        <w:rPr>
          <w:rFonts w:eastAsia="Times New Roman" w:cs="Calibri"/>
        </w:rPr>
      </w:pPr>
      <w:r>
        <w:rPr>
          <w:rFonts w:eastAsia="Times New Roman" w:cs="Calibri"/>
        </w:rPr>
        <w:t xml:space="preserve">Rekenregel voor PGI = SOM(dvbPGI * dvbparttime) / SOM(dvbParttime) en is dus een bendering </w:t>
      </w:r>
    </w:p>
    <w:p w14:paraId="4CDFD0C7" w14:textId="77777777" w:rsidR="007D6D5B" w:rsidRDefault="007D6D5B" w:rsidP="00C93802">
      <w:pPr>
        <w:pStyle w:val="ListParagraph"/>
        <w:numPr>
          <w:ilvl w:val="0"/>
          <w:numId w:val="14"/>
        </w:numPr>
        <w:spacing w:before="0" w:after="0" w:line="240" w:lineRule="auto"/>
        <w:contextualSpacing w:val="0"/>
        <w:rPr>
          <w:rFonts w:eastAsia="Times New Roman" w:cs="Calibri"/>
        </w:rPr>
      </w:pPr>
      <w:r>
        <w:rPr>
          <w:rFonts w:eastAsia="Times New Roman" w:cs="Calibri"/>
        </w:rPr>
        <w:t>PG_overlijden op parttime basis, zowel bij dienstverband als deelnemer. Ook hier geldt: deelnemer wordt niet mee gerekend</w:t>
      </w:r>
    </w:p>
    <w:p w14:paraId="7C404A15" w14:textId="0FABAF88" w:rsidR="007D6D5B" w:rsidRDefault="007D6D5B" w:rsidP="00C93802">
      <w:pPr>
        <w:pStyle w:val="ListParagraph"/>
        <w:numPr>
          <w:ilvl w:val="1"/>
          <w:numId w:val="14"/>
        </w:numPr>
        <w:spacing w:before="0" w:after="0" w:line="240" w:lineRule="auto"/>
        <w:contextualSpacing w:val="0"/>
        <w:rPr>
          <w:rFonts w:eastAsia="Times New Roman" w:cs="Calibri"/>
        </w:rPr>
      </w:pPr>
      <w:r>
        <w:rPr>
          <w:rFonts w:eastAsia="Times New Roman" w:cs="Calibri"/>
        </w:rPr>
        <w:t>Voor berPF grondslag hiervoor 5-jaarsgemiddelde</w:t>
      </w:r>
    </w:p>
    <w:p w14:paraId="4966F579" w14:textId="7866DE19" w:rsidR="007D6D5B" w:rsidRDefault="007D6D5B" w:rsidP="00C93802">
      <w:pPr>
        <w:pStyle w:val="ListParagraph"/>
        <w:numPr>
          <w:ilvl w:val="2"/>
          <w:numId w:val="14"/>
        </w:numPr>
        <w:spacing w:before="0" w:after="0" w:line="240" w:lineRule="auto"/>
        <w:contextualSpacing w:val="0"/>
        <w:rPr>
          <w:rFonts w:eastAsia="Times New Roman" w:cs="Calibri"/>
        </w:rPr>
      </w:pPr>
      <w:r>
        <w:rPr>
          <w:rFonts w:eastAsia="Times New Roman" w:cs="Calibri"/>
        </w:rPr>
        <w:t xml:space="preserve">Op dienstverband </w:t>
      </w:r>
      <w:r w:rsidR="00075075">
        <w:rPr>
          <w:rFonts w:eastAsia="Times New Roman" w:cs="Calibri"/>
        </w:rPr>
        <w:t>zijn</w:t>
      </w:r>
      <w:r>
        <w:rPr>
          <w:rFonts w:eastAsia="Times New Roman" w:cs="Calibri"/>
        </w:rPr>
        <w:t xml:space="preserve"> 10 velden toegevoegd, per historisch jaar een parttime inkomen en pro rata factor voor dat jaar</w:t>
      </w:r>
    </w:p>
    <w:p w14:paraId="0DE407E4" w14:textId="16CA73AB" w:rsidR="007D6D5B" w:rsidRDefault="007D6D5B" w:rsidP="00C93802">
      <w:pPr>
        <w:pStyle w:val="ListParagraph"/>
        <w:numPr>
          <w:ilvl w:val="2"/>
          <w:numId w:val="14"/>
        </w:numPr>
        <w:spacing w:before="0" w:after="0" w:line="240" w:lineRule="auto"/>
        <w:contextualSpacing w:val="0"/>
        <w:rPr>
          <w:rFonts w:eastAsia="Times New Roman" w:cs="Calibri"/>
        </w:rPr>
      </w:pPr>
      <w:r>
        <w:rPr>
          <w:rFonts w:eastAsia="Times New Roman" w:cs="Calibri"/>
        </w:rPr>
        <w:t xml:space="preserve">Jaarlijkse gebeurtenis voor “doorschuiven per 01-01”. Hier geldt een </w:t>
      </w:r>
      <w:r w:rsidRPr="00075075">
        <w:rPr>
          <w:rFonts w:eastAsia="Times New Roman" w:cs="Calibri"/>
          <w:b/>
          <w:bCs/>
        </w:rPr>
        <w:t>LET OP</w:t>
      </w:r>
      <w:r>
        <w:rPr>
          <w:rFonts w:eastAsia="Times New Roman" w:cs="Calibri"/>
        </w:rPr>
        <w:t>: moet geplaatst worden als eerste van het jaar, vóór de reglementswijziging. Bij dit doorschuiven worden de gegevens van 31-12 in het historische gegeven gezet, dus er wordt geen rekening gehouden met wijzigingen gedurende het jaar i.c.m. historische grondslagen</w:t>
      </w:r>
    </w:p>
    <w:p w14:paraId="1539EEFC" w14:textId="77777777" w:rsidR="007D6D5B" w:rsidRDefault="007D6D5B" w:rsidP="00AD541C">
      <w:pPr>
        <w:spacing w:line="240" w:lineRule="auto"/>
      </w:pPr>
    </w:p>
    <w:p w14:paraId="1A387A37" w14:textId="77777777" w:rsidR="00504BBF" w:rsidRDefault="00504BBF" w:rsidP="00504BBF">
      <w:pPr>
        <w:rPr>
          <w:rFonts w:cs="Calibri"/>
          <w:b/>
          <w:bCs/>
        </w:rPr>
      </w:pPr>
      <w:r>
        <w:rPr>
          <w:rFonts w:cs="Calibri"/>
          <w:b/>
          <w:bCs/>
        </w:rPr>
        <w:t>Pensioengrondslag risico overlijdensdekkingen</w:t>
      </w:r>
    </w:p>
    <w:p w14:paraId="03B557C4" w14:textId="77777777" w:rsidR="00504BBF" w:rsidRDefault="00504BBF" w:rsidP="00C93802">
      <w:pPr>
        <w:pStyle w:val="ListParagraph"/>
        <w:numPr>
          <w:ilvl w:val="0"/>
          <w:numId w:val="19"/>
        </w:numPr>
        <w:spacing w:before="0" w:after="0" w:line="240" w:lineRule="auto"/>
        <w:contextualSpacing w:val="0"/>
        <w:rPr>
          <w:rFonts w:eastAsia="Times New Roman" w:cs="Calibri"/>
        </w:rPr>
      </w:pPr>
      <w:r>
        <w:rPr>
          <w:rFonts w:eastAsia="Times New Roman" w:cs="Calibri"/>
        </w:rPr>
        <w:t>Voor loondienstverbanden (ook DGA’s) wordt nu het laatst bekende salaris gebruikt voor de PP en WZP aanspraken behorende bij de risico overlijdensdekkingen.</w:t>
      </w:r>
    </w:p>
    <w:p w14:paraId="5EF4AE20" w14:textId="77777777" w:rsidR="00504BBF" w:rsidRDefault="00504BBF" w:rsidP="00C93802">
      <w:pPr>
        <w:pStyle w:val="ListParagraph"/>
        <w:numPr>
          <w:ilvl w:val="0"/>
          <w:numId w:val="19"/>
        </w:numPr>
        <w:spacing w:before="0" w:after="0" w:line="240" w:lineRule="auto"/>
        <w:contextualSpacing w:val="0"/>
        <w:rPr>
          <w:rFonts w:eastAsia="Times New Roman" w:cs="Calibri"/>
        </w:rPr>
      </w:pPr>
      <w:r>
        <w:rPr>
          <w:rFonts w:eastAsia="Times New Roman" w:cs="Calibri"/>
        </w:rPr>
        <w:t>Voor zelfstandigen wordt nog steeds het gemiddelde inkomen van de laatste 5 volledige kalenderjaren gebruikt.</w:t>
      </w:r>
    </w:p>
    <w:p w14:paraId="6BC8FD1B" w14:textId="77777777" w:rsidR="00504BBF" w:rsidRDefault="00504BBF" w:rsidP="00C93802">
      <w:pPr>
        <w:pStyle w:val="ListParagraph"/>
        <w:numPr>
          <w:ilvl w:val="0"/>
          <w:numId w:val="19"/>
        </w:numPr>
        <w:spacing w:before="0" w:after="0" w:line="240" w:lineRule="auto"/>
        <w:contextualSpacing w:val="0"/>
        <w:rPr>
          <w:rFonts w:eastAsia="Times New Roman" w:cs="Calibri"/>
        </w:rPr>
      </w:pPr>
      <w:r>
        <w:rPr>
          <w:rFonts w:eastAsia="Times New Roman" w:cs="Calibri"/>
        </w:rPr>
        <w:t>Voor zelfstandigen die minder dan 5 jaar een zelfstandig dienstverband hebben, wordt het gemiddelde salaris over deze kortere periode gebruikt.</w:t>
      </w:r>
    </w:p>
    <w:p w14:paraId="18A2DBD6" w14:textId="77777777" w:rsidR="00504BBF" w:rsidRDefault="00504BBF" w:rsidP="00C93802">
      <w:pPr>
        <w:pStyle w:val="ListParagraph"/>
        <w:numPr>
          <w:ilvl w:val="0"/>
          <w:numId w:val="19"/>
        </w:numPr>
        <w:spacing w:before="0" w:after="0" w:line="240" w:lineRule="auto"/>
        <w:contextualSpacing w:val="0"/>
        <w:rPr>
          <w:rFonts w:eastAsia="Times New Roman" w:cs="Calibri"/>
        </w:rPr>
      </w:pPr>
      <w:r>
        <w:rPr>
          <w:rFonts w:eastAsia="Times New Roman" w:cs="Calibri"/>
        </w:rPr>
        <w:t xml:space="preserve">Begin dit jaar is een tabel toegevoegd waarin het (gemaximeerde parttime) salaris van de afgelopen 5 kalenderjaren kan worden opgeslagen. Op 1 januari van elk jaar moet voor alle actieve dienstverbanden een mutatie worden uitgevoerd waarbij de salarissen in deze tabel een jaar worden opgeschoven. Hiervoor is de post API /api/v1/data/batch/dienstverband/gemiddeldegrondslag ontwikkeld. Om het laatst bekende salaris in de tabel te kunnen zetten, moet deze mutatie als eerste van de dag worden uitgevoerd, zelfs nog voor de reglementswijziging. </w:t>
      </w:r>
    </w:p>
    <w:p w14:paraId="2F352911" w14:textId="77777777" w:rsidR="00504BBF" w:rsidRDefault="00504BBF" w:rsidP="00AD541C">
      <w:pPr>
        <w:spacing w:line="240" w:lineRule="auto"/>
        <w:rPr>
          <w:ins w:id="1122" w:author="Flory Koole" w:date="2025-04-08T08:46:00Z" w16du:dateUtc="2025-04-08T06:46:00Z"/>
        </w:rPr>
      </w:pPr>
    </w:p>
    <w:p w14:paraId="5DE572EB" w14:textId="14186CED" w:rsidR="00344102" w:rsidRPr="00344102" w:rsidRDefault="00705734" w:rsidP="00344102">
      <w:pPr>
        <w:spacing w:line="240" w:lineRule="auto"/>
        <w:rPr>
          <w:ins w:id="1123" w:author="Flory Koole" w:date="2025-04-08T08:46:00Z"/>
          <w:b/>
          <w:bCs/>
        </w:rPr>
      </w:pPr>
      <w:ins w:id="1124" w:author="Flory Koole" w:date="2025-04-08T08:48:00Z" w16du:dateUtc="2025-04-08T06:48:00Z">
        <w:r w:rsidRPr="004D1AA5">
          <w:rPr>
            <w:b/>
            <w:bCs/>
            <w:highlight w:val="yellow"/>
            <w:rPrChange w:id="1125" w:author="Flory Koole" w:date="2025-04-08T08:49:00Z" w16du:dateUtc="2025-04-08T06:49:00Z">
              <w:rPr>
                <w:b/>
                <w:bCs/>
              </w:rPr>
            </w:rPrChange>
          </w:rPr>
          <w:t>BerPF</w:t>
        </w:r>
        <w:r>
          <w:rPr>
            <w:b/>
            <w:bCs/>
          </w:rPr>
          <w:t>:</w:t>
        </w:r>
      </w:ins>
      <w:ins w:id="1126" w:author="Flory Koole" w:date="2025-04-08T08:46:00Z">
        <w:r w:rsidR="00344102" w:rsidRPr="00344102">
          <w:rPr>
            <w:b/>
            <w:bCs/>
          </w:rPr>
          <w:t xml:space="preserve"> Vijfjaarsgemiddeld pensioengevend inkomen bij premievrije zelfstandigen/DGA</w:t>
        </w:r>
      </w:ins>
    </w:p>
    <w:p w14:paraId="46768F5E" w14:textId="77777777" w:rsidR="00344102" w:rsidRPr="00344102" w:rsidRDefault="00344102">
      <w:pPr>
        <w:pStyle w:val="ListParagraph"/>
        <w:numPr>
          <w:ilvl w:val="0"/>
          <w:numId w:val="19"/>
        </w:numPr>
        <w:spacing w:before="0" w:after="0" w:line="240" w:lineRule="auto"/>
        <w:contextualSpacing w:val="0"/>
        <w:rPr>
          <w:ins w:id="1127" w:author="Flory Koole" w:date="2025-04-08T08:46:00Z"/>
          <w:rFonts w:eastAsia="Times New Roman" w:cs="Calibri"/>
          <w:rPrChange w:id="1128" w:author="Flory Koole" w:date="2025-04-08T08:46:00Z" w16du:dateUtc="2025-04-08T06:46:00Z">
            <w:rPr>
              <w:ins w:id="1129" w:author="Flory Koole" w:date="2025-04-08T08:46:00Z"/>
            </w:rPr>
          </w:rPrChange>
        </w:rPr>
        <w:pPrChange w:id="1130" w:author="Flory Koole" w:date="2025-04-08T08:46:00Z" w16du:dateUtc="2025-04-08T06:46:00Z">
          <w:pPr>
            <w:numPr>
              <w:numId w:val="49"/>
            </w:numPr>
            <w:spacing w:line="240" w:lineRule="auto"/>
            <w:ind w:left="360" w:hanging="360"/>
          </w:pPr>
        </w:pPrChange>
      </w:pPr>
      <w:ins w:id="1131" w:author="Flory Koole" w:date="2025-04-08T08:46:00Z">
        <w:r w:rsidRPr="00344102">
          <w:rPr>
            <w:rFonts w:eastAsia="Times New Roman" w:cs="Calibri"/>
            <w:rPrChange w:id="1132" w:author="Flory Koole" w:date="2025-04-08T08:46:00Z" w16du:dateUtc="2025-04-08T06:46:00Z">
              <w:rPr/>
            </w:rPrChange>
          </w:rPr>
          <w:t>Bij uitdiensttreding blijven de inkomensgegevens van de afgelopen 5 jaar staan</w:t>
        </w:r>
      </w:ins>
    </w:p>
    <w:p w14:paraId="4D66D580" w14:textId="77777777" w:rsidR="00344102" w:rsidRPr="00344102" w:rsidRDefault="00344102">
      <w:pPr>
        <w:pStyle w:val="ListParagraph"/>
        <w:numPr>
          <w:ilvl w:val="0"/>
          <w:numId w:val="19"/>
        </w:numPr>
        <w:spacing w:before="0" w:after="0" w:line="240" w:lineRule="auto"/>
        <w:contextualSpacing w:val="0"/>
        <w:rPr>
          <w:ins w:id="1133" w:author="Flory Koole" w:date="2025-04-08T08:46:00Z"/>
          <w:rFonts w:eastAsia="Times New Roman" w:cs="Calibri"/>
          <w:rPrChange w:id="1134" w:author="Flory Koole" w:date="2025-04-08T08:46:00Z" w16du:dateUtc="2025-04-08T06:46:00Z">
            <w:rPr>
              <w:ins w:id="1135" w:author="Flory Koole" w:date="2025-04-08T08:46:00Z"/>
            </w:rPr>
          </w:rPrChange>
        </w:rPr>
        <w:pPrChange w:id="1136" w:author="Flory Koole" w:date="2025-04-08T08:46:00Z" w16du:dateUtc="2025-04-08T06:46:00Z">
          <w:pPr>
            <w:numPr>
              <w:numId w:val="49"/>
            </w:numPr>
            <w:spacing w:line="240" w:lineRule="auto"/>
            <w:ind w:left="360" w:hanging="360"/>
          </w:pPr>
        </w:pPrChange>
      </w:pPr>
      <w:ins w:id="1137" w:author="Flory Koole" w:date="2025-04-08T08:46:00Z">
        <w:r w:rsidRPr="00344102">
          <w:rPr>
            <w:rFonts w:eastAsia="Times New Roman" w:cs="Calibri"/>
            <w:rPrChange w:id="1138" w:author="Flory Koole" w:date="2025-04-08T08:46:00Z" w16du:dateUtc="2025-04-08T06:46:00Z">
              <w:rPr/>
            </w:rPrChange>
          </w:rPr>
          <w:t>De doorschuifmutatie Wijziging gemiddelde grondslagen wordt ook uitgevoerd voor premievrije deelnemers</w:t>
        </w:r>
      </w:ins>
    </w:p>
    <w:p w14:paraId="7D196CDB" w14:textId="77777777" w:rsidR="00344102" w:rsidRPr="00344102" w:rsidRDefault="00344102">
      <w:pPr>
        <w:pStyle w:val="ListParagraph"/>
        <w:numPr>
          <w:ilvl w:val="1"/>
          <w:numId w:val="19"/>
        </w:numPr>
        <w:spacing w:before="0" w:after="0" w:line="240" w:lineRule="auto"/>
        <w:contextualSpacing w:val="0"/>
        <w:rPr>
          <w:ins w:id="1139" w:author="Flory Koole" w:date="2025-04-08T08:46:00Z"/>
          <w:rFonts w:eastAsia="Times New Roman" w:cs="Calibri"/>
          <w:rPrChange w:id="1140" w:author="Flory Koole" w:date="2025-04-08T08:46:00Z" w16du:dateUtc="2025-04-08T06:46:00Z">
            <w:rPr>
              <w:ins w:id="1141" w:author="Flory Koole" w:date="2025-04-08T08:46:00Z"/>
            </w:rPr>
          </w:rPrChange>
        </w:rPr>
        <w:pPrChange w:id="1142" w:author="Flory Koole" w:date="2025-04-08T08:46:00Z" w16du:dateUtc="2025-04-08T06:46:00Z">
          <w:pPr>
            <w:numPr>
              <w:ilvl w:val="1"/>
              <w:numId w:val="49"/>
            </w:numPr>
            <w:spacing w:line="240" w:lineRule="auto"/>
            <w:ind w:left="1080" w:hanging="360"/>
          </w:pPr>
        </w:pPrChange>
      </w:pPr>
      <w:ins w:id="1143" w:author="Flory Koole" w:date="2025-04-08T08:46:00Z">
        <w:r w:rsidRPr="00344102">
          <w:rPr>
            <w:rFonts w:eastAsia="Times New Roman" w:cs="Calibri"/>
            <w:rPrChange w:id="1144" w:author="Flory Koole" w:date="2025-04-08T08:46:00Z" w16du:dateUtc="2025-04-08T06:46:00Z">
              <w:rPr/>
            </w:rPrChange>
          </w:rPr>
          <w:t>Bij deze mutatie wordt het pensioengevend inkomen en parttimepercentage van de uitdienstdatum in dlnDvbGemPensioenGevendInkomenMin1 en dlnDvbGemParttimePrcMin1 gezet</w:t>
        </w:r>
      </w:ins>
    </w:p>
    <w:p w14:paraId="53721A33" w14:textId="77777777" w:rsidR="00344102" w:rsidRPr="00344102" w:rsidRDefault="00344102">
      <w:pPr>
        <w:pStyle w:val="ListParagraph"/>
        <w:numPr>
          <w:ilvl w:val="1"/>
          <w:numId w:val="19"/>
        </w:numPr>
        <w:spacing w:before="0" w:after="0" w:line="240" w:lineRule="auto"/>
        <w:contextualSpacing w:val="0"/>
        <w:rPr>
          <w:ins w:id="1145" w:author="Flory Koole" w:date="2025-04-08T08:46:00Z"/>
          <w:rFonts w:eastAsia="Times New Roman" w:cs="Calibri"/>
          <w:rPrChange w:id="1146" w:author="Flory Koole" w:date="2025-04-08T08:46:00Z" w16du:dateUtc="2025-04-08T06:46:00Z">
            <w:rPr>
              <w:ins w:id="1147" w:author="Flory Koole" w:date="2025-04-08T08:46:00Z"/>
            </w:rPr>
          </w:rPrChange>
        </w:rPr>
        <w:pPrChange w:id="1148" w:author="Flory Koole" w:date="2025-04-08T08:46:00Z" w16du:dateUtc="2025-04-08T06:46:00Z">
          <w:pPr>
            <w:numPr>
              <w:ilvl w:val="1"/>
              <w:numId w:val="49"/>
            </w:numPr>
            <w:spacing w:line="240" w:lineRule="auto"/>
            <w:ind w:left="1080" w:hanging="360"/>
          </w:pPr>
        </w:pPrChange>
      </w:pPr>
      <w:ins w:id="1149" w:author="Flory Koole" w:date="2025-04-08T08:46:00Z">
        <w:r w:rsidRPr="00344102">
          <w:rPr>
            <w:rFonts w:eastAsia="Times New Roman" w:cs="Calibri"/>
            <w:rPrChange w:id="1150" w:author="Flory Koole" w:date="2025-04-08T08:46:00Z" w16du:dateUtc="2025-04-08T06:46:00Z">
              <w:rPr/>
            </w:rPrChange>
          </w:rPr>
          <w:t>dlnDvbGemPgiProrataMin1 wordt berekend als het aantal decimale maanden dat de deelnemer in dienst is geweest</w:t>
        </w:r>
      </w:ins>
    </w:p>
    <w:p w14:paraId="5B63EE1E" w14:textId="77777777" w:rsidR="00344102" w:rsidRPr="00344102" w:rsidRDefault="00344102">
      <w:pPr>
        <w:pStyle w:val="ListParagraph"/>
        <w:numPr>
          <w:ilvl w:val="0"/>
          <w:numId w:val="19"/>
        </w:numPr>
        <w:spacing w:before="0" w:after="0" w:line="240" w:lineRule="auto"/>
        <w:contextualSpacing w:val="0"/>
        <w:rPr>
          <w:ins w:id="1151" w:author="Flory Koole" w:date="2025-04-08T08:46:00Z"/>
          <w:rFonts w:eastAsia="Times New Roman" w:cs="Calibri"/>
          <w:rPrChange w:id="1152" w:author="Flory Koole" w:date="2025-04-08T08:46:00Z" w16du:dateUtc="2025-04-08T06:46:00Z">
            <w:rPr>
              <w:ins w:id="1153" w:author="Flory Koole" w:date="2025-04-08T08:46:00Z"/>
            </w:rPr>
          </w:rPrChange>
        </w:rPr>
        <w:pPrChange w:id="1154" w:author="Flory Koole" w:date="2025-04-08T08:46:00Z" w16du:dateUtc="2025-04-08T06:46:00Z">
          <w:pPr>
            <w:numPr>
              <w:numId w:val="49"/>
            </w:numPr>
            <w:spacing w:line="240" w:lineRule="auto"/>
            <w:ind w:left="360" w:hanging="360"/>
          </w:pPr>
        </w:pPrChange>
      </w:pPr>
      <w:ins w:id="1155" w:author="Flory Koole" w:date="2025-04-08T08:46:00Z">
        <w:r w:rsidRPr="00344102">
          <w:rPr>
            <w:rFonts w:eastAsia="Times New Roman" w:cs="Calibri"/>
            <w:rPrChange w:id="1156" w:author="Flory Koole" w:date="2025-04-08T08:46:00Z" w16du:dateUtc="2025-04-08T06:46:00Z">
              <w:rPr/>
            </w:rPrChange>
          </w:rPr>
          <w:t>Bij herindienst worden de risicoaanspraken LPPRF en WZPRF berekend o.b.v. de dan geldende vijfjaarsgemiddeld pensioengevend inkomen</w:t>
        </w:r>
      </w:ins>
    </w:p>
    <w:p w14:paraId="3B69A844" w14:textId="185F3CB6" w:rsidR="0020022B" w:rsidRPr="00344102" w:rsidDel="00344102" w:rsidRDefault="0020022B">
      <w:pPr>
        <w:pStyle w:val="ListParagraph"/>
        <w:numPr>
          <w:ilvl w:val="0"/>
          <w:numId w:val="19"/>
        </w:numPr>
        <w:spacing w:before="0" w:after="0" w:line="240" w:lineRule="auto"/>
        <w:contextualSpacing w:val="0"/>
        <w:rPr>
          <w:del w:id="1157" w:author="Flory Koole" w:date="2025-04-08T08:46:00Z" w16du:dateUtc="2025-04-08T06:46:00Z"/>
          <w:rFonts w:eastAsia="Times New Roman" w:cs="Calibri"/>
          <w:rPrChange w:id="1158" w:author="Flory Koole" w:date="2025-04-08T08:46:00Z" w16du:dateUtc="2025-04-08T06:46:00Z">
            <w:rPr>
              <w:del w:id="1159" w:author="Flory Koole" w:date="2025-04-08T08:46:00Z" w16du:dateUtc="2025-04-08T06:46:00Z"/>
            </w:rPr>
          </w:rPrChange>
        </w:rPr>
        <w:pPrChange w:id="1160" w:author="Flory Koole" w:date="2025-04-08T08:46:00Z" w16du:dateUtc="2025-04-08T06:46:00Z">
          <w:pPr>
            <w:spacing w:line="240" w:lineRule="auto"/>
          </w:pPr>
        </w:pPrChange>
      </w:pPr>
    </w:p>
    <w:p w14:paraId="1C0015D7" w14:textId="77777777" w:rsidR="00504BBF" w:rsidRDefault="00504BBF" w:rsidP="00AD541C">
      <w:pPr>
        <w:spacing w:line="240" w:lineRule="auto"/>
      </w:pPr>
    </w:p>
    <w:p w14:paraId="50BAF07B" w14:textId="41592DAC" w:rsidR="00DF62E9" w:rsidRDefault="00DF62E9" w:rsidP="00AD541C">
      <w:pPr>
        <w:spacing w:line="240" w:lineRule="auto"/>
      </w:pPr>
      <w:r>
        <w:t>Voor de</w:t>
      </w:r>
      <w:r w:rsidR="00D37F62">
        <w:t xml:space="preserve"> </w:t>
      </w:r>
      <w:r>
        <w:t>uitvoering in de administratie</w:t>
      </w:r>
      <w:r w:rsidR="00D37F62">
        <w:t xml:space="preserve"> </w:t>
      </w:r>
      <w:r w:rsidR="00685580">
        <w:t>is het uitgangspunt dat</w:t>
      </w:r>
      <w:r>
        <w:t xml:space="preserve"> een pensioen</w:t>
      </w:r>
      <w:r w:rsidR="00685580">
        <w:t>g</w:t>
      </w:r>
      <w:r>
        <w:t>evend</w:t>
      </w:r>
      <w:r w:rsidR="00685580">
        <w:t xml:space="preserve"> i</w:t>
      </w:r>
      <w:r>
        <w:t xml:space="preserve">nkomen </w:t>
      </w:r>
      <w:r w:rsidR="00685580">
        <w:t xml:space="preserve">(pgi) </w:t>
      </w:r>
      <w:r>
        <w:t>op fulltime basis en een</w:t>
      </w:r>
      <w:r w:rsidR="00D37F62">
        <w:t xml:space="preserve"> </w:t>
      </w:r>
      <w:r>
        <w:t>parttime</w:t>
      </w:r>
      <w:r w:rsidR="00685580">
        <w:t>percentage</w:t>
      </w:r>
      <w:r>
        <w:t xml:space="preserve"> </w:t>
      </w:r>
      <w:r w:rsidR="00685580">
        <w:t>geleverd worden.</w:t>
      </w:r>
    </w:p>
    <w:p w14:paraId="2D858745" w14:textId="4B84EE20" w:rsidR="00DF62E9" w:rsidRDefault="00DF62E9" w:rsidP="00AD541C">
      <w:pPr>
        <w:spacing w:line="240" w:lineRule="auto"/>
      </w:pPr>
      <w:r w:rsidRPr="00685580">
        <w:rPr>
          <w:color w:val="FF0000"/>
        </w:rPr>
        <w:t>ToDo</w:t>
      </w:r>
      <w:r>
        <w:t>:</w:t>
      </w:r>
    </w:p>
    <w:p w14:paraId="1375EF3D" w14:textId="11C1D6A7" w:rsidR="00DF62E9" w:rsidRDefault="00DF62E9" w:rsidP="00AD541C">
      <w:pPr>
        <w:spacing w:line="240" w:lineRule="auto"/>
      </w:pPr>
      <w:r>
        <w:t>De aanlevering</w:t>
      </w:r>
      <w:r w:rsidR="00D37F62">
        <w:t xml:space="preserve"> </w:t>
      </w:r>
      <w:r>
        <w:t>vindt</w:t>
      </w:r>
      <w:r w:rsidR="00D37F62">
        <w:t xml:space="preserve"> </w:t>
      </w:r>
      <w:r>
        <w:t>plaats</w:t>
      </w:r>
      <w:r w:rsidR="00D37F62">
        <w:t xml:space="preserve"> </w:t>
      </w:r>
      <w:r>
        <w:t>via</w:t>
      </w:r>
      <w:r w:rsidR="00D37F62">
        <w:t xml:space="preserve"> </w:t>
      </w:r>
      <w:r>
        <w:t>LAK/portaal naar OS</w:t>
      </w:r>
      <w:r w:rsidR="00D37F62">
        <w:t>.</w:t>
      </w:r>
      <w:r>
        <w:t xml:space="preserve"> Er dient een</w:t>
      </w:r>
      <w:r w:rsidR="00D37F62">
        <w:t xml:space="preserve"> </w:t>
      </w:r>
      <w:r>
        <w:t>omzetting</w:t>
      </w:r>
      <w:r w:rsidR="00D37F62">
        <w:t xml:space="preserve"> </w:t>
      </w:r>
      <w:r>
        <w:t>plaats te vinden</w:t>
      </w:r>
      <w:r w:rsidR="00D37F62">
        <w:t xml:space="preserve"> </w:t>
      </w:r>
      <w:r>
        <w:t>naar</w:t>
      </w:r>
      <w:r w:rsidR="00D37F62">
        <w:t xml:space="preserve"> </w:t>
      </w:r>
      <w:r>
        <w:t xml:space="preserve">pgs en parttime. </w:t>
      </w:r>
      <w:r w:rsidR="00FB6224">
        <w:t>Uitgangspunt is dat</w:t>
      </w:r>
      <w:r w:rsidR="00D37F62">
        <w:t xml:space="preserve"> </w:t>
      </w:r>
      <w:r>
        <w:t>aangeleverde</w:t>
      </w:r>
      <w:r w:rsidR="00D37F62">
        <w:t xml:space="preserve"> </w:t>
      </w:r>
      <w:r>
        <w:t>gegevens zoals</w:t>
      </w:r>
      <w:r w:rsidR="00D37F62">
        <w:t xml:space="preserve"> </w:t>
      </w:r>
      <w:r>
        <w:t>uren</w:t>
      </w:r>
      <w:r w:rsidR="00D37F62">
        <w:t xml:space="preserve"> </w:t>
      </w:r>
      <w:r w:rsidR="00FB6224">
        <w:t>niet</w:t>
      </w:r>
      <w:r>
        <w:t xml:space="preserve"> nodig</w:t>
      </w:r>
      <w:r w:rsidR="00D37F62">
        <w:t xml:space="preserve"> </w:t>
      </w:r>
      <w:r w:rsidR="00FB6224">
        <w:t xml:space="preserve">zijn </w:t>
      </w:r>
      <w:r>
        <w:t xml:space="preserve">in </w:t>
      </w:r>
      <w:r w:rsidR="00FB6224">
        <w:t xml:space="preserve">de </w:t>
      </w:r>
      <w:r>
        <w:t>uitvoering en communicatie</w:t>
      </w:r>
      <w:r w:rsidR="00FB6224">
        <w:t>, dus niet worden opgeslagen in Qwik.</w:t>
      </w:r>
    </w:p>
    <w:p w14:paraId="6B64114F" w14:textId="77777777" w:rsidR="00DF62E9" w:rsidRDefault="00DF62E9" w:rsidP="00AD541C">
      <w:pPr>
        <w:spacing w:line="240" w:lineRule="auto"/>
      </w:pPr>
    </w:p>
    <w:p w14:paraId="2151F36B" w14:textId="226C765C" w:rsidR="007D6D5B" w:rsidRDefault="007D6D5B" w:rsidP="00D14B6E">
      <w:pPr>
        <w:pStyle w:val="Heading3"/>
      </w:pPr>
      <w:bookmarkStart w:id="1161" w:name="_Toc187312157"/>
      <w:bookmarkStart w:id="1162" w:name="_Toc1111016553"/>
      <w:bookmarkStart w:id="1163" w:name="_Toc137179390"/>
      <w:r>
        <w:t>Aanspraken</w:t>
      </w:r>
      <w:bookmarkEnd w:id="1161"/>
      <w:bookmarkEnd w:id="1162"/>
      <w:bookmarkEnd w:id="1163"/>
    </w:p>
    <w:p w14:paraId="03B610A0" w14:textId="6F7185D4" w:rsidR="00685580" w:rsidRPr="007D6D5B" w:rsidRDefault="007D6D5B" w:rsidP="007D6D5B">
      <w:pPr>
        <w:spacing w:before="0" w:after="0" w:line="240" w:lineRule="auto"/>
        <w:rPr>
          <w:rFonts w:eastAsia="Times New Roman" w:cs="Calibri"/>
        </w:rPr>
      </w:pPr>
      <w:r w:rsidRPr="007D6D5B">
        <w:rPr>
          <w:rFonts w:eastAsia="Times New Roman" w:cs="Calibri"/>
        </w:rPr>
        <w:t>A</w:t>
      </w:r>
      <w:r w:rsidR="00685580" w:rsidRPr="007D6D5B">
        <w:rPr>
          <w:rFonts w:eastAsia="Times New Roman" w:cs="Calibri"/>
        </w:rPr>
        <w:t>anspraakberekening PP en WZP af voor SPF en SPD</w:t>
      </w:r>
    </w:p>
    <w:p w14:paraId="107E518C" w14:textId="77777777" w:rsidR="00685580" w:rsidRDefault="00685580" w:rsidP="00C93802">
      <w:pPr>
        <w:pStyle w:val="ListParagraph"/>
        <w:numPr>
          <w:ilvl w:val="1"/>
          <w:numId w:val="14"/>
        </w:numPr>
        <w:spacing w:before="0" w:after="0" w:line="240" w:lineRule="auto"/>
        <w:contextualSpacing w:val="0"/>
        <w:rPr>
          <w:rFonts w:eastAsia="Times New Roman" w:cs="Calibri"/>
        </w:rPr>
      </w:pPr>
      <w:r>
        <w:rPr>
          <w:rFonts w:eastAsia="Times New Roman" w:cs="Calibri"/>
        </w:rPr>
        <w:t>Voor SPF daarnaast ook Plus en WuoPlus</w:t>
      </w:r>
    </w:p>
    <w:p w14:paraId="590B1484" w14:textId="77777777" w:rsidR="00685580" w:rsidRDefault="00685580" w:rsidP="00C93802">
      <w:pPr>
        <w:pStyle w:val="ListParagraph"/>
        <w:numPr>
          <w:ilvl w:val="2"/>
          <w:numId w:val="14"/>
        </w:numPr>
        <w:spacing w:before="0" w:after="0" w:line="240" w:lineRule="auto"/>
        <w:contextualSpacing w:val="0"/>
        <w:rPr>
          <w:rFonts w:eastAsia="Times New Roman" w:cs="Calibri"/>
        </w:rPr>
      </w:pPr>
      <w:r>
        <w:rPr>
          <w:rFonts w:eastAsia="Times New Roman" w:cs="Calibri"/>
        </w:rPr>
        <w:t>Alle percentages zijn ook toegevoegd in de API aanlevering van reglement</w:t>
      </w:r>
    </w:p>
    <w:p w14:paraId="191EEFAF" w14:textId="77777777" w:rsidR="00685580" w:rsidRDefault="00685580" w:rsidP="00C93802">
      <w:pPr>
        <w:pStyle w:val="ListParagraph"/>
        <w:numPr>
          <w:ilvl w:val="1"/>
          <w:numId w:val="14"/>
        </w:numPr>
        <w:spacing w:before="0" w:after="0" w:line="240" w:lineRule="auto"/>
        <w:contextualSpacing w:val="0"/>
        <w:rPr>
          <w:rFonts w:eastAsia="Times New Roman" w:cs="Calibri"/>
        </w:rPr>
      </w:pPr>
      <w:r>
        <w:rPr>
          <w:rFonts w:eastAsia="Times New Roman" w:cs="Calibri"/>
        </w:rPr>
        <w:t>Aanspraken worden op dienstverband berekend en voor deelnemer met meerdere dienstverbanden gesommeerd bij de deelnemer</w:t>
      </w:r>
    </w:p>
    <w:p w14:paraId="5F6C4596" w14:textId="77777777" w:rsidR="00685580" w:rsidRDefault="00685580" w:rsidP="00C93802">
      <w:pPr>
        <w:pStyle w:val="ListParagraph"/>
        <w:numPr>
          <w:ilvl w:val="0"/>
          <w:numId w:val="14"/>
        </w:numPr>
        <w:spacing w:before="0" w:after="0" w:line="240" w:lineRule="auto"/>
        <w:contextualSpacing w:val="0"/>
        <w:rPr>
          <w:rFonts w:eastAsia="Times New Roman" w:cs="Calibri"/>
        </w:rPr>
      </w:pPr>
      <w:r>
        <w:rPr>
          <w:rFonts w:eastAsia="Times New Roman" w:cs="Calibri"/>
        </w:rPr>
        <w:t xml:space="preserve">Bijsparen toegevoegd o.b.v. percentage van de maximale bijspaarpremie (0%-100%) op dienstverband </w:t>
      </w:r>
    </w:p>
    <w:p w14:paraId="23B17196" w14:textId="77777777" w:rsidR="009F3D6E" w:rsidRDefault="009F3D6E" w:rsidP="00AD541C">
      <w:pPr>
        <w:spacing w:line="240" w:lineRule="auto"/>
      </w:pPr>
    </w:p>
    <w:p w14:paraId="262A072B" w14:textId="3E57FA1A" w:rsidR="00077C97" w:rsidRDefault="00077C97" w:rsidP="00D11CCB">
      <w:pPr>
        <w:pStyle w:val="Heading3"/>
      </w:pPr>
      <w:bookmarkStart w:id="1164" w:name="_Toc187312158"/>
      <w:bookmarkStart w:id="1165" w:name="_Toc435289559"/>
      <w:bookmarkStart w:id="1166" w:name="_Toc1013906299"/>
      <w:r>
        <w:t>Prognoseberekeningen premies (</w:t>
      </w:r>
      <w:r w:rsidRPr="2B26B8BC">
        <w:rPr>
          <w:color w:val="FF0000"/>
        </w:rPr>
        <w:t>specifiek BerPF</w:t>
      </w:r>
      <w:r>
        <w:t>)</w:t>
      </w:r>
      <w:bookmarkEnd w:id="1164"/>
      <w:bookmarkEnd w:id="1165"/>
      <w:bookmarkEnd w:id="1166"/>
    </w:p>
    <w:p w14:paraId="5AECDB04" w14:textId="4151D08B" w:rsidR="00077C97" w:rsidRDefault="007F585A" w:rsidP="00AD541C">
      <w:pPr>
        <w:spacing w:line="240" w:lineRule="auto"/>
      </w:pPr>
      <w:r>
        <w:t xml:space="preserve">Specifiek voor BerPF geldt dat deelnemers zelf de nota moeten betalen en daarvoor de juiste inkomensgegevens en keuzes met gevolgen voor premies moeten aanleveren via het portaal. Dienstverlening van APS hierbij is dat bij de aanlevering van deze gegevens en keuzes op het portaal wil laten zien wat de premies worden met de aangeleverde gegevens en/of keuzes. Hiervoor ondersteunen we een prognoseberekening in Qwik, zodat de prognose van de premies aansluit bij de premieberekeningen die plaatsvinden in de </w:t>
      </w:r>
      <w:r w:rsidR="001A30DE">
        <w:t>administratie</w:t>
      </w:r>
      <w:r>
        <w:t>.</w:t>
      </w:r>
      <w:r w:rsidR="00B171FD">
        <w:t xml:space="preserve"> </w:t>
      </w:r>
    </w:p>
    <w:p w14:paraId="561DA25A" w14:textId="77777777" w:rsidR="00B171FD" w:rsidRDefault="00B171FD" w:rsidP="00AD541C">
      <w:pPr>
        <w:spacing w:line="240" w:lineRule="auto"/>
      </w:pPr>
    </w:p>
    <w:p w14:paraId="37961CDA" w14:textId="577894BF" w:rsidR="00B171FD" w:rsidRDefault="00B171FD" w:rsidP="00AD541C">
      <w:pPr>
        <w:spacing w:line="240" w:lineRule="auto"/>
      </w:pPr>
      <w:r>
        <w:t xml:space="preserve">Hieronder is de </w:t>
      </w:r>
      <w:r w:rsidR="00320ED7">
        <w:t xml:space="preserve">maximaal </w:t>
      </w:r>
      <w:r>
        <w:t xml:space="preserve">mogelijke input en output </w:t>
      </w:r>
      <w:r w:rsidR="00320ED7">
        <w:t xml:space="preserve">gegeven. Aandachtspunt: de input voor Qwik moet corresponderen met de input die is afgesproken voor gegevensaanlevering, dus inkomen op fulltime jaarbasis en parttime percentage. De premies die worden berekend, zijn maandpremies. </w:t>
      </w:r>
    </w:p>
    <w:p w14:paraId="375D9490" w14:textId="77777777" w:rsidR="00B171FD" w:rsidRDefault="00B171FD" w:rsidP="00AD541C">
      <w:pPr>
        <w:spacing w:line="240" w:lineRule="auto"/>
      </w:pPr>
    </w:p>
    <w:p w14:paraId="6A2A5D90" w14:textId="108CD681" w:rsidR="001A30DE" w:rsidRDefault="001A30DE" w:rsidP="00C93802">
      <w:pPr>
        <w:pStyle w:val="ListParagraph"/>
        <w:numPr>
          <w:ilvl w:val="0"/>
          <w:numId w:val="14"/>
        </w:numPr>
        <w:spacing w:line="240" w:lineRule="auto"/>
      </w:pPr>
      <w:r>
        <w:t>Input</w:t>
      </w:r>
    </w:p>
    <w:p w14:paraId="1B92E086" w14:textId="10F9AEC4" w:rsidR="001A30DE" w:rsidRDefault="001A30DE" w:rsidP="00C93802">
      <w:pPr>
        <w:pStyle w:val="ListParagraph"/>
        <w:numPr>
          <w:ilvl w:val="1"/>
          <w:numId w:val="14"/>
        </w:numPr>
        <w:spacing w:line="240" w:lineRule="auto"/>
      </w:pPr>
      <w:r>
        <w:t>Verplicht</w:t>
      </w:r>
    </w:p>
    <w:p w14:paraId="7E6EE736" w14:textId="334B270F" w:rsidR="001A30DE" w:rsidRDefault="001A30DE" w:rsidP="00C93802">
      <w:pPr>
        <w:pStyle w:val="ListParagraph"/>
        <w:numPr>
          <w:ilvl w:val="2"/>
          <w:numId w:val="14"/>
        </w:numPr>
        <w:spacing w:line="240" w:lineRule="auto"/>
      </w:pPr>
      <w:r w:rsidRPr="001A30DE">
        <w:t>Administratie</w:t>
      </w:r>
    </w:p>
    <w:p w14:paraId="4313EDFC" w14:textId="53EF29DA" w:rsidR="001A30DE" w:rsidRDefault="001A30DE" w:rsidP="00C93802">
      <w:pPr>
        <w:pStyle w:val="ListParagraph"/>
        <w:numPr>
          <w:ilvl w:val="2"/>
          <w:numId w:val="14"/>
        </w:numPr>
        <w:spacing w:line="240" w:lineRule="auto"/>
      </w:pPr>
      <w:r w:rsidRPr="001A30DE">
        <w:t>versieDatum</w:t>
      </w:r>
    </w:p>
    <w:p w14:paraId="4B43D56E" w14:textId="72A75F2C" w:rsidR="001A30DE" w:rsidRDefault="001A30DE" w:rsidP="00C93802">
      <w:pPr>
        <w:pStyle w:val="ListParagraph"/>
        <w:numPr>
          <w:ilvl w:val="2"/>
          <w:numId w:val="14"/>
        </w:numPr>
        <w:spacing w:line="240" w:lineRule="auto"/>
      </w:pPr>
      <w:r w:rsidRPr="001A30DE">
        <w:t>dlnRegistratieNr</w:t>
      </w:r>
    </w:p>
    <w:p w14:paraId="7935B506" w14:textId="185A8D7B" w:rsidR="001A30DE" w:rsidRDefault="001A30DE" w:rsidP="00C93802">
      <w:pPr>
        <w:pStyle w:val="ListParagraph"/>
        <w:numPr>
          <w:ilvl w:val="2"/>
          <w:numId w:val="14"/>
        </w:numPr>
        <w:spacing w:line="240" w:lineRule="auto"/>
      </w:pPr>
      <w:r w:rsidRPr="001A30DE">
        <w:t>dlnDvbOrbPensioenGevendInkomen</w:t>
      </w:r>
    </w:p>
    <w:p w14:paraId="4CFCCDDD" w14:textId="23EA5825" w:rsidR="001A30DE" w:rsidRDefault="001A30DE" w:rsidP="00C93802">
      <w:pPr>
        <w:pStyle w:val="ListParagraph"/>
        <w:numPr>
          <w:ilvl w:val="2"/>
          <w:numId w:val="14"/>
        </w:numPr>
        <w:spacing w:line="240" w:lineRule="auto"/>
      </w:pPr>
      <w:r w:rsidRPr="001A30DE">
        <w:t>dlnDvbOrbParttimePrc</w:t>
      </w:r>
    </w:p>
    <w:p w14:paraId="673B0874" w14:textId="39387B33" w:rsidR="001A30DE" w:rsidRDefault="001A30DE" w:rsidP="00C93802">
      <w:pPr>
        <w:pStyle w:val="ListParagraph"/>
        <w:numPr>
          <w:ilvl w:val="1"/>
          <w:numId w:val="14"/>
        </w:numPr>
        <w:spacing w:line="240" w:lineRule="auto"/>
      </w:pPr>
      <w:r>
        <w:t>Optioneel</w:t>
      </w:r>
    </w:p>
    <w:p w14:paraId="131627F5" w14:textId="158E5EF6" w:rsidR="001A30DE" w:rsidRDefault="001A30DE" w:rsidP="00C93802">
      <w:pPr>
        <w:pStyle w:val="ListParagraph"/>
        <w:numPr>
          <w:ilvl w:val="2"/>
          <w:numId w:val="14"/>
        </w:numPr>
        <w:spacing w:line="240" w:lineRule="auto"/>
      </w:pPr>
      <w:r w:rsidRPr="001A30DE">
        <w:t>dlnOrbSoortRelatie</w:t>
      </w:r>
    </w:p>
    <w:p w14:paraId="71E88A79" w14:textId="60685CDD" w:rsidR="001A30DE" w:rsidRDefault="001A30DE" w:rsidP="00C93802">
      <w:pPr>
        <w:pStyle w:val="ListParagraph"/>
        <w:numPr>
          <w:ilvl w:val="2"/>
          <w:numId w:val="14"/>
        </w:numPr>
        <w:spacing w:line="240" w:lineRule="auto"/>
      </w:pPr>
      <w:r w:rsidRPr="001A30DE">
        <w:t>dlnOrbDekPviKeuze</w:t>
      </w:r>
    </w:p>
    <w:p w14:paraId="1820CFDC" w14:textId="4A824D38" w:rsidR="001A30DE" w:rsidRDefault="001A30DE" w:rsidP="00C93802">
      <w:pPr>
        <w:pStyle w:val="ListParagraph"/>
        <w:numPr>
          <w:ilvl w:val="2"/>
          <w:numId w:val="14"/>
        </w:numPr>
        <w:spacing w:line="240" w:lineRule="auto"/>
      </w:pPr>
      <w:r w:rsidRPr="001A30DE">
        <w:t>dlnDvbOrbSoort</w:t>
      </w:r>
    </w:p>
    <w:p w14:paraId="58673145" w14:textId="32F12A68" w:rsidR="001A30DE" w:rsidRDefault="001A30DE" w:rsidP="00C93802">
      <w:pPr>
        <w:pStyle w:val="ListParagraph"/>
        <w:numPr>
          <w:ilvl w:val="2"/>
          <w:numId w:val="14"/>
        </w:numPr>
        <w:spacing w:line="240" w:lineRule="auto"/>
      </w:pPr>
      <w:r w:rsidRPr="001A30DE">
        <w:t>dlnDvbOrbFunctieGroep</w:t>
      </w:r>
    </w:p>
    <w:p w14:paraId="38132E9A" w14:textId="161029C3" w:rsidR="001A30DE" w:rsidRDefault="001A30DE" w:rsidP="00C93802">
      <w:pPr>
        <w:pStyle w:val="ListParagraph"/>
        <w:numPr>
          <w:ilvl w:val="2"/>
          <w:numId w:val="14"/>
        </w:numPr>
        <w:spacing w:line="240" w:lineRule="auto"/>
      </w:pPr>
      <w:r w:rsidRPr="001A30DE">
        <w:t>dlnDvbOrbBijsparenPrc</w:t>
      </w:r>
    </w:p>
    <w:p w14:paraId="36F18274" w14:textId="441DECDD" w:rsidR="001A30DE" w:rsidRDefault="001A30DE" w:rsidP="00C93802">
      <w:pPr>
        <w:pStyle w:val="ListParagraph"/>
        <w:numPr>
          <w:ilvl w:val="2"/>
          <w:numId w:val="14"/>
        </w:numPr>
        <w:spacing w:line="240" w:lineRule="auto"/>
      </w:pPr>
      <w:r w:rsidRPr="001A30DE">
        <w:t>dlnDvbOrbVerlofPrc</w:t>
      </w:r>
    </w:p>
    <w:p w14:paraId="653A4712" w14:textId="612C5E71" w:rsidR="001A30DE" w:rsidRDefault="001A30DE" w:rsidP="00C93802">
      <w:pPr>
        <w:pStyle w:val="ListParagraph"/>
        <w:numPr>
          <w:ilvl w:val="0"/>
          <w:numId w:val="14"/>
        </w:numPr>
        <w:spacing w:line="240" w:lineRule="auto"/>
      </w:pPr>
      <w:r>
        <w:t>Output</w:t>
      </w:r>
    </w:p>
    <w:p w14:paraId="54C62DD8" w14:textId="3A01EEF4" w:rsidR="001A30DE" w:rsidRDefault="001A30DE" w:rsidP="00C93802">
      <w:pPr>
        <w:pStyle w:val="ListParagraph"/>
        <w:numPr>
          <w:ilvl w:val="1"/>
          <w:numId w:val="14"/>
        </w:numPr>
        <w:spacing w:line="240" w:lineRule="auto"/>
      </w:pPr>
      <w:r w:rsidRPr="001A30DE">
        <w:t>dlnDvbOrbPremieWkgr</w:t>
      </w:r>
    </w:p>
    <w:p w14:paraId="7A2414D7" w14:textId="04955EF2" w:rsidR="001A30DE" w:rsidRDefault="001A30DE" w:rsidP="00C93802">
      <w:pPr>
        <w:pStyle w:val="ListParagraph"/>
        <w:numPr>
          <w:ilvl w:val="1"/>
          <w:numId w:val="14"/>
        </w:numPr>
        <w:spacing w:line="240" w:lineRule="auto"/>
      </w:pPr>
      <w:r w:rsidRPr="001A30DE">
        <w:t>dlnDvbOrbPremieWknr</w:t>
      </w:r>
    </w:p>
    <w:p w14:paraId="6489A36A" w14:textId="33CFC37C" w:rsidR="001A30DE" w:rsidRDefault="001A30DE" w:rsidP="00C93802">
      <w:pPr>
        <w:pStyle w:val="ListParagraph"/>
        <w:numPr>
          <w:ilvl w:val="1"/>
          <w:numId w:val="14"/>
        </w:numPr>
        <w:spacing w:line="240" w:lineRule="auto"/>
      </w:pPr>
      <w:r w:rsidRPr="001A30DE">
        <w:t>dlnDvbOrbPremieBijsparen</w:t>
      </w:r>
    </w:p>
    <w:p w14:paraId="7060E870" w14:textId="73F4E9BB" w:rsidR="001A30DE" w:rsidRDefault="001A30DE" w:rsidP="00C93802">
      <w:pPr>
        <w:pStyle w:val="ListParagraph"/>
        <w:numPr>
          <w:ilvl w:val="1"/>
          <w:numId w:val="14"/>
        </w:numPr>
        <w:spacing w:line="240" w:lineRule="auto"/>
      </w:pPr>
      <w:r w:rsidRPr="001A30DE">
        <w:t>dlnDvbOrbRisicoPremieOvl</w:t>
      </w:r>
    </w:p>
    <w:p w14:paraId="15FD752B" w14:textId="7AD17E37" w:rsidR="001A30DE" w:rsidRDefault="001A30DE" w:rsidP="00C93802">
      <w:pPr>
        <w:pStyle w:val="ListParagraph"/>
        <w:numPr>
          <w:ilvl w:val="1"/>
          <w:numId w:val="14"/>
        </w:numPr>
        <w:spacing w:line="240" w:lineRule="auto"/>
      </w:pPr>
      <w:r w:rsidRPr="001A30DE">
        <w:t>dlnDvbOrbPremieVrijstellingAo</w:t>
      </w:r>
    </w:p>
    <w:p w14:paraId="2CD3A44B" w14:textId="0955BDD5" w:rsidR="001A30DE" w:rsidRDefault="001A30DE" w:rsidP="00C93802">
      <w:pPr>
        <w:pStyle w:val="ListParagraph"/>
        <w:numPr>
          <w:ilvl w:val="1"/>
          <w:numId w:val="14"/>
        </w:numPr>
        <w:spacing w:line="240" w:lineRule="auto"/>
      </w:pPr>
      <w:r w:rsidRPr="001A30DE">
        <w:t>dlnDvbOrbKostenAdmin</w:t>
      </w:r>
    </w:p>
    <w:p w14:paraId="6D6F745D" w14:textId="48A11F03" w:rsidR="001A30DE" w:rsidRDefault="001A30DE" w:rsidP="00C93802">
      <w:pPr>
        <w:pStyle w:val="ListParagraph"/>
        <w:numPr>
          <w:ilvl w:val="1"/>
          <w:numId w:val="14"/>
        </w:numPr>
        <w:spacing w:line="240" w:lineRule="auto"/>
      </w:pPr>
      <w:r w:rsidRPr="001A30DE">
        <w:t>dlnDvbOrbKostenAdminToekomst</w:t>
      </w:r>
    </w:p>
    <w:p w14:paraId="699B54A4" w14:textId="716122C3" w:rsidR="001A30DE" w:rsidRDefault="001A30DE" w:rsidP="00C93802">
      <w:pPr>
        <w:pStyle w:val="ListParagraph"/>
        <w:numPr>
          <w:ilvl w:val="1"/>
          <w:numId w:val="14"/>
        </w:numPr>
        <w:spacing w:line="240" w:lineRule="auto"/>
      </w:pPr>
      <w:r w:rsidRPr="001A30DE">
        <w:t>dlnDvbOrbKostenMvev</w:t>
      </w:r>
    </w:p>
    <w:p w14:paraId="2D7BA8B8" w14:textId="77777777" w:rsidR="00077C97" w:rsidRDefault="00077C97" w:rsidP="00AD541C">
      <w:pPr>
        <w:spacing w:line="240" w:lineRule="auto"/>
      </w:pPr>
    </w:p>
    <w:p w14:paraId="17DD1DD5" w14:textId="7435B17A" w:rsidR="00D14B6E" w:rsidRDefault="00D14B6E" w:rsidP="00233F87">
      <w:pPr>
        <w:pStyle w:val="Heading2"/>
      </w:pPr>
      <w:bookmarkStart w:id="1167" w:name="_Toc187312159"/>
      <w:bookmarkStart w:id="1168" w:name="_Toc260997421"/>
      <w:bookmarkStart w:id="1169" w:name="_Toc1083214436"/>
      <w:r>
        <w:t>Factor A</w:t>
      </w:r>
      <w:bookmarkEnd w:id="1167"/>
      <w:bookmarkEnd w:id="1168"/>
      <w:bookmarkEnd w:id="1169"/>
    </w:p>
    <w:p w14:paraId="7172CEF8" w14:textId="30ED36E5" w:rsidR="00195536" w:rsidRPr="00195536" w:rsidRDefault="00195536" w:rsidP="00195536">
      <w:r>
        <w:t>Voo</w:t>
      </w:r>
      <w:r w:rsidR="001A54F4">
        <w:t>r Factor A gelden de volgende zaken:</w:t>
      </w:r>
    </w:p>
    <w:p w14:paraId="214EFCE5" w14:textId="29E98120" w:rsidR="00F74E80" w:rsidRDefault="00F74E80" w:rsidP="00C93802">
      <w:pPr>
        <w:pStyle w:val="ListParagraph"/>
        <w:numPr>
          <w:ilvl w:val="0"/>
          <w:numId w:val="29"/>
        </w:numPr>
        <w:spacing w:before="0" w:after="0" w:line="240" w:lineRule="auto"/>
        <w:contextualSpacing w:val="0"/>
        <w:rPr>
          <w:rFonts w:eastAsia="Times New Roman" w:cs="Calibri"/>
        </w:rPr>
      </w:pPr>
      <w:r>
        <w:rPr>
          <w:rFonts w:eastAsia="Times New Roman" w:cs="Calibri"/>
        </w:rPr>
        <w:t xml:space="preserve">Op dienstverband- en deelnemerniveau </w:t>
      </w:r>
      <w:r w:rsidR="003D7993">
        <w:rPr>
          <w:rFonts w:eastAsia="Times New Roman" w:cs="Calibri"/>
        </w:rPr>
        <w:t>worden</w:t>
      </w:r>
      <w:r w:rsidR="00D92DC9">
        <w:rPr>
          <w:rFonts w:eastAsia="Times New Roman" w:cs="Calibri"/>
        </w:rPr>
        <w:t xml:space="preserve"> </w:t>
      </w:r>
      <w:r>
        <w:rPr>
          <w:rFonts w:eastAsia="Times New Roman" w:cs="Calibri"/>
        </w:rPr>
        <w:t>dlnDvbFactorA en dlnFactorA</w:t>
      </w:r>
      <w:r w:rsidR="00D92DC9">
        <w:rPr>
          <w:rFonts w:eastAsia="Times New Roman" w:cs="Calibri"/>
        </w:rPr>
        <w:t xml:space="preserve"> berekend en vastgelegd</w:t>
      </w:r>
      <w:r>
        <w:rPr>
          <w:rFonts w:eastAsia="Times New Roman" w:cs="Calibri"/>
        </w:rPr>
        <w:t>.</w:t>
      </w:r>
    </w:p>
    <w:p w14:paraId="6E48A379" w14:textId="7B78B307" w:rsidR="00F74E80" w:rsidRDefault="00F74E80" w:rsidP="00C93802">
      <w:pPr>
        <w:pStyle w:val="ListParagraph"/>
        <w:numPr>
          <w:ilvl w:val="0"/>
          <w:numId w:val="29"/>
        </w:numPr>
        <w:spacing w:before="0" w:after="0" w:line="240" w:lineRule="auto"/>
        <w:contextualSpacing w:val="0"/>
        <w:rPr>
          <w:rFonts w:eastAsia="Times New Roman" w:cs="Calibri"/>
        </w:rPr>
      </w:pPr>
      <w:r>
        <w:rPr>
          <w:rFonts w:eastAsia="Times New Roman" w:cs="Calibri"/>
        </w:rPr>
        <w:t xml:space="preserve">Berekening op decimale maanden tot de dag van de mutatie. De dag van de mutatie doet niet mee in de berekening van de factor A. </w:t>
      </w:r>
      <w:r w:rsidR="00DE44CD">
        <w:rPr>
          <w:rFonts w:eastAsia="Times New Roman" w:cs="Calibri"/>
        </w:rPr>
        <w:t>Rekenregels</w:t>
      </w:r>
      <w:r w:rsidR="00197D05">
        <w:rPr>
          <w:rFonts w:eastAsia="Times New Roman" w:cs="Calibri"/>
        </w:rPr>
        <w:t>:</w:t>
      </w:r>
    </w:p>
    <w:p w14:paraId="206A52F6" w14:textId="0529F278" w:rsidR="00197D05" w:rsidRDefault="00197D05" w:rsidP="00197D05">
      <w:pPr>
        <w:pStyle w:val="ListParagraph"/>
        <w:numPr>
          <w:ilvl w:val="1"/>
          <w:numId w:val="29"/>
        </w:numPr>
        <w:spacing w:before="0" w:after="0" w:line="240" w:lineRule="auto"/>
        <w:contextualSpacing w:val="0"/>
        <w:rPr>
          <w:rFonts w:eastAsia="Times New Roman" w:cs="Calibri"/>
        </w:rPr>
      </w:pPr>
      <w:r w:rsidRPr="00197D05">
        <w:rPr>
          <w:rFonts w:eastAsia="Times New Roman" w:cs="Calibri"/>
        </w:rPr>
        <w:t>dlnDvbFactorA</w:t>
      </w:r>
      <w:r>
        <w:rPr>
          <w:rFonts w:eastAsia="Times New Roman" w:cs="Calibri"/>
        </w:rPr>
        <w:t xml:space="preserve"> = </w:t>
      </w:r>
      <w:r w:rsidR="00BD1782" w:rsidRPr="00BD1782">
        <w:rPr>
          <w:rFonts w:eastAsia="Times New Roman" w:cs="Calibri"/>
        </w:rPr>
        <w:t>dbDlnDvbFactorA + dlnDvbFactorABerekendAangroei</w:t>
      </w:r>
    </w:p>
    <w:p w14:paraId="1472341D" w14:textId="7B7E1703" w:rsidR="00BD1782" w:rsidRDefault="00BD1782" w:rsidP="00197D05">
      <w:pPr>
        <w:pStyle w:val="ListParagraph"/>
        <w:numPr>
          <w:ilvl w:val="1"/>
          <w:numId w:val="29"/>
        </w:numPr>
        <w:spacing w:before="0" w:after="0" w:line="240" w:lineRule="auto"/>
        <w:contextualSpacing w:val="0"/>
        <w:rPr>
          <w:rFonts w:eastAsia="Times New Roman" w:cs="Calibri"/>
        </w:rPr>
      </w:pPr>
      <w:r w:rsidRPr="00BD1782">
        <w:rPr>
          <w:rFonts w:eastAsia="Times New Roman" w:cs="Calibri"/>
        </w:rPr>
        <w:t>dlnDvbFactorABerekendAangroei</w:t>
      </w:r>
      <w:r>
        <w:rPr>
          <w:rFonts w:eastAsia="Times New Roman" w:cs="Calibri"/>
        </w:rPr>
        <w:t xml:space="preserve"> = </w:t>
      </w:r>
      <w:r w:rsidRPr="00BD1782">
        <w:rPr>
          <w:rFonts w:eastAsia="Times New Roman" w:cs="Calibri"/>
        </w:rPr>
        <w:t>dlnDvbFactorABerekendAc + dlnDvbFactorABerekendAo + dlnDvbFactorABerekendExc</w:t>
      </w:r>
    </w:p>
    <w:p w14:paraId="4FB6E402" w14:textId="3EB86F46" w:rsidR="003C7C6D" w:rsidRDefault="00170476" w:rsidP="00197D05">
      <w:pPr>
        <w:pStyle w:val="ListParagraph"/>
        <w:numPr>
          <w:ilvl w:val="1"/>
          <w:numId w:val="29"/>
        </w:numPr>
        <w:spacing w:before="0" w:after="0" w:line="240" w:lineRule="auto"/>
        <w:contextualSpacing w:val="0"/>
        <w:rPr>
          <w:rFonts w:eastAsia="Times New Roman" w:cs="Calibri"/>
        </w:rPr>
      </w:pPr>
      <w:r w:rsidRPr="00170476">
        <w:rPr>
          <w:rFonts w:eastAsia="Times New Roman" w:cs="Calibri"/>
        </w:rPr>
        <w:t xml:space="preserve">dlnDvbFactorABerekendAc </w:t>
      </w:r>
      <w:r>
        <w:rPr>
          <w:rFonts w:eastAsia="Times New Roman" w:cs="Calibri"/>
        </w:rPr>
        <w:t xml:space="preserve"> = </w:t>
      </w:r>
      <w:r w:rsidR="003C7C6D" w:rsidRPr="003C7C6D">
        <w:rPr>
          <w:rFonts w:eastAsia="Times New Roman" w:cs="Calibri"/>
        </w:rPr>
        <w:t>(dbDlnDvbPremieWkgr + dbDlnDvbPremieWknr + dbDlnDvbPremieBijsparen) * dlnDvbDuurVerstrekenAcFactorA</w:t>
      </w:r>
    </w:p>
    <w:p w14:paraId="21DF3A85" w14:textId="5C267050" w:rsidR="00170476" w:rsidRDefault="00170476" w:rsidP="00197D05">
      <w:pPr>
        <w:pStyle w:val="ListParagraph"/>
        <w:numPr>
          <w:ilvl w:val="1"/>
          <w:numId w:val="29"/>
        </w:numPr>
        <w:spacing w:before="0" w:after="0" w:line="240" w:lineRule="auto"/>
        <w:contextualSpacing w:val="0"/>
        <w:rPr>
          <w:rFonts w:eastAsia="Times New Roman" w:cs="Calibri"/>
        </w:rPr>
      </w:pPr>
      <w:commentRangeStart w:id="1170"/>
      <w:r w:rsidRPr="00187716">
        <w:rPr>
          <w:rFonts w:eastAsia="Times New Roman" w:cs="Calibri"/>
          <w:color w:val="FF0000"/>
        </w:rPr>
        <w:t xml:space="preserve">dlnDvbFactorABerekendAo </w:t>
      </w:r>
      <w:r>
        <w:rPr>
          <w:rFonts w:eastAsia="Times New Roman" w:cs="Calibri"/>
        </w:rPr>
        <w:t xml:space="preserve">= </w:t>
      </w:r>
      <w:r w:rsidR="004C06C8">
        <w:rPr>
          <w:rFonts w:eastAsia="Times New Roman" w:cs="Calibri"/>
        </w:rPr>
        <w:t>0</w:t>
      </w:r>
      <w:commentRangeEnd w:id="1170"/>
      <w:r w:rsidR="00EE7F11">
        <w:rPr>
          <w:rStyle w:val="CommentReference"/>
          <w:rFonts w:eastAsia="Times New Roman" w:cs="Calibri"/>
          <w:szCs w:val="22"/>
        </w:rPr>
        <w:commentReference w:id="1170"/>
      </w:r>
    </w:p>
    <w:p w14:paraId="3817150D" w14:textId="0C45F2EA" w:rsidR="005452AB" w:rsidRDefault="005452AB" w:rsidP="00197D05">
      <w:pPr>
        <w:pStyle w:val="ListParagraph"/>
        <w:numPr>
          <w:ilvl w:val="1"/>
          <w:numId w:val="29"/>
        </w:numPr>
        <w:spacing w:before="0" w:after="0" w:line="240" w:lineRule="auto"/>
        <w:contextualSpacing w:val="0"/>
        <w:rPr>
          <w:rFonts w:eastAsia="Times New Roman" w:cs="Calibri"/>
        </w:rPr>
      </w:pPr>
      <w:r w:rsidRPr="00BD1782">
        <w:rPr>
          <w:rFonts w:eastAsia="Times New Roman" w:cs="Calibri"/>
        </w:rPr>
        <w:t>dlnDvbFactorABerekendExc</w:t>
      </w:r>
      <w:r>
        <w:rPr>
          <w:rFonts w:eastAsia="Times New Roman" w:cs="Calibri"/>
        </w:rPr>
        <w:t xml:space="preserve"> = 0 (wordt nog niet gebruikt)</w:t>
      </w:r>
    </w:p>
    <w:p w14:paraId="653B34C4" w14:textId="77777777" w:rsidR="00F74E80" w:rsidRDefault="00F74E80" w:rsidP="00C93802">
      <w:pPr>
        <w:pStyle w:val="ListParagraph"/>
        <w:numPr>
          <w:ilvl w:val="0"/>
          <w:numId w:val="29"/>
        </w:numPr>
        <w:spacing w:before="0" w:after="0" w:line="240" w:lineRule="auto"/>
        <w:contextualSpacing w:val="0"/>
        <w:rPr>
          <w:rFonts w:eastAsia="Times New Roman" w:cs="Calibri"/>
        </w:rPr>
      </w:pPr>
      <w:r>
        <w:rPr>
          <w:rFonts w:eastAsia="Times New Roman" w:cs="Calibri"/>
        </w:rPr>
        <w:t>In de UPO-extractie staat het veld dlnUpoFactorA. Bij het aanmaken van de UPO wordt een versiedatum meegegeven gelijk aan 1-1 van een jaar. dlnUpoFactorA berekent de factor A tot en met 31-12 van het jaar ervoor. Tijdens het overleg bespraken we om dlnUpoFactorA ook toe te voegen aan de deelnemerextractie, waar dlnFactorA ook in staat. Echter geeft dlnUpoFactorA alleen een waarde over een heel jaar tijdens het aanmaken van een UPO. Voor de test van factor A op de UPO zal de UPO gedraaid moeten worden.</w:t>
      </w:r>
    </w:p>
    <w:p w14:paraId="58928D45" w14:textId="77777777" w:rsidR="00233F87" w:rsidRDefault="00233F87" w:rsidP="00233F87"/>
    <w:p w14:paraId="5CC84615" w14:textId="77777777" w:rsidR="00233F87" w:rsidRDefault="00233F87" w:rsidP="00233F87"/>
    <w:p w14:paraId="094280B0" w14:textId="77777777" w:rsidR="00233F87" w:rsidRDefault="00233F87" w:rsidP="00233F87">
      <w:pPr>
        <w:pStyle w:val="Heading2"/>
      </w:pPr>
      <w:bookmarkStart w:id="1171" w:name="_Toc187312160"/>
      <w:bookmarkStart w:id="1172" w:name="_Toc119242551"/>
      <w:bookmarkStart w:id="1173" w:name="_Toc984028746"/>
      <w:r>
        <w:t>Gebeurtenissen deelnemer</w:t>
      </w:r>
      <w:bookmarkEnd w:id="1171"/>
      <w:bookmarkEnd w:id="1172"/>
      <w:bookmarkEnd w:id="1173"/>
    </w:p>
    <w:p w14:paraId="574F93A3" w14:textId="77777777" w:rsidR="00233F87" w:rsidRPr="002566DB" w:rsidRDefault="00233F87" w:rsidP="00233F87"/>
    <w:p w14:paraId="22DFBACB" w14:textId="77777777" w:rsidR="00233F87" w:rsidRDefault="00233F87" w:rsidP="00233F87">
      <w:pPr>
        <w:pStyle w:val="Heading3"/>
      </w:pPr>
      <w:bookmarkStart w:id="1174" w:name="_Toc187312161"/>
      <w:bookmarkStart w:id="1175" w:name="_Toc1972106527"/>
      <w:bookmarkStart w:id="1176" w:name="_Toc1583637647"/>
      <w:r>
        <w:t>Nieuwe deelnemer</w:t>
      </w:r>
      <w:bookmarkEnd w:id="1174"/>
      <w:bookmarkEnd w:id="1175"/>
      <w:bookmarkEnd w:id="1176"/>
    </w:p>
    <w:p w14:paraId="7C0DCAC5" w14:textId="77777777" w:rsidR="00233F87" w:rsidRDefault="00233F87" w:rsidP="00233F87">
      <w:pPr>
        <w:spacing w:line="240" w:lineRule="auto"/>
      </w:pPr>
      <w:r>
        <w:t xml:space="preserve">Opvoer van een nieuwe deelnemer is generiek en datagedreven: bij aanlevering van persoons- en deelnemersgegevens voor iemand die nog geen deelnemer is in het pensioenfonds, wordt een nieuwe deelnemer gemaakt. </w:t>
      </w:r>
    </w:p>
    <w:p w14:paraId="3828DD48" w14:textId="77777777" w:rsidR="00233F87" w:rsidRDefault="00233F87" w:rsidP="00233F87">
      <w:pPr>
        <w:spacing w:line="240" w:lineRule="auto"/>
      </w:pPr>
    </w:p>
    <w:p w14:paraId="12BDD46C" w14:textId="77777777" w:rsidR="00233F87" w:rsidRDefault="00233F87" w:rsidP="00233F87">
      <w:pPr>
        <w:spacing w:line="240" w:lineRule="auto"/>
      </w:pPr>
      <w:bookmarkStart w:id="1177" w:name="_Hlk162252502"/>
      <w:r>
        <w:t xml:space="preserve">Er is een </w:t>
      </w:r>
      <w:r w:rsidRPr="00952872">
        <w:rPr>
          <w:highlight w:val="yellow"/>
        </w:rPr>
        <w:t>specifieke werking voor beroepspensioenfondsen</w:t>
      </w:r>
      <w:r>
        <w:t>: de beroepsgenoot meldt zich aan via de website en wordt niet (via UPA) aangeleverd door de werkgever en op dat moment worden nog geen inkomensgegevens aangeleverd. Een deelnemer kan nu daarom worden opgevoerd zonder dienstverband. Ook kan het zijn dat deelname volgt uit de verplichtstellingscontrole; in dat geval wordt de deelnemer door een medewerker opgevoerd. De opvoerdatum wordt als volgt bepaald: het minimum van de opgegeven toetredingsdatum en 1 januari van het jaar t.o.v. de dag van vandaag (systeemdatum), maar nooit eerder dan de start van de administratie in AllVida. De opvoerdatum wordt in het verleden gezet, zodat met grote zekerheid de dienstverbanden later met de juiste datum kunnen worden toegevoegd. Dit is relevant, omdat de notagegevens worden berekend en aangemaakt vanaf de startdatum en o.b.v. de gegevens van een dienstverband. Voorbeelden:</w:t>
      </w:r>
    </w:p>
    <w:p w14:paraId="178AEEBB" w14:textId="77777777" w:rsidR="00233F87" w:rsidRDefault="00233F87" w:rsidP="00233F87">
      <w:pPr>
        <w:pStyle w:val="ListParagraph"/>
        <w:numPr>
          <w:ilvl w:val="0"/>
          <w:numId w:val="10"/>
        </w:numPr>
        <w:spacing w:line="240" w:lineRule="auto"/>
      </w:pPr>
      <w:r>
        <w:t xml:space="preserve">Start administratie 01-01-2025, toetredingsdatum 01-02-2025, aanmelding op 03-06-2025 </w:t>
      </w:r>
      <w:r>
        <w:rPr>
          <w:rFonts w:ascii="Wingdings" w:eastAsia="Wingdings" w:hAnsi="Wingdings" w:cs="Wingdings"/>
        </w:rPr>
        <w:t>à</w:t>
      </w:r>
      <w:r>
        <w:t xml:space="preserve"> opvoerdatum = 01-01-2025 met toetredingsdatum 01-02-2025</w:t>
      </w:r>
    </w:p>
    <w:p w14:paraId="47F537F3" w14:textId="77777777" w:rsidR="00233F87" w:rsidRDefault="00233F87" w:rsidP="00233F87">
      <w:pPr>
        <w:pStyle w:val="ListParagraph"/>
        <w:numPr>
          <w:ilvl w:val="1"/>
          <w:numId w:val="10"/>
        </w:numPr>
        <w:spacing w:line="240" w:lineRule="auto"/>
      </w:pPr>
      <w:r>
        <w:t>Dienstverbanden kunnen worden toegevoegd vanaf 01-01-2025</w:t>
      </w:r>
    </w:p>
    <w:p w14:paraId="25705213" w14:textId="77777777" w:rsidR="00233F87" w:rsidRDefault="00233F87" w:rsidP="00233F87">
      <w:pPr>
        <w:pStyle w:val="ListParagraph"/>
        <w:numPr>
          <w:ilvl w:val="0"/>
          <w:numId w:val="10"/>
        </w:numPr>
        <w:spacing w:line="240" w:lineRule="auto"/>
      </w:pPr>
      <w:r>
        <w:t xml:space="preserve">Start administratie 01-01-2025, toetredingsdatum 01-12-2024, aanmelding op 03-03-2025 </w:t>
      </w:r>
      <w:r>
        <w:rPr>
          <w:rFonts w:ascii="Wingdings" w:eastAsia="Wingdings" w:hAnsi="Wingdings" w:cs="Wingdings"/>
        </w:rPr>
        <w:t>à</w:t>
      </w:r>
      <w:r>
        <w:t xml:space="preserve"> opvoerdatum = 01-01-2025 met toetredingsdatum 01-12-2024</w:t>
      </w:r>
    </w:p>
    <w:p w14:paraId="610972D9" w14:textId="77777777" w:rsidR="00233F87" w:rsidRDefault="00233F87" w:rsidP="00233F87">
      <w:pPr>
        <w:pStyle w:val="ListParagraph"/>
        <w:numPr>
          <w:ilvl w:val="1"/>
          <w:numId w:val="10"/>
        </w:numPr>
        <w:spacing w:line="240" w:lineRule="auto"/>
      </w:pPr>
      <w:r>
        <w:t>Dienstverbanden kunnen worden toegevoegd vanaf 01-01-2025</w:t>
      </w:r>
    </w:p>
    <w:p w14:paraId="4287E7C4" w14:textId="77777777" w:rsidR="00233F87" w:rsidRDefault="00233F87" w:rsidP="00233F87">
      <w:pPr>
        <w:pStyle w:val="ListParagraph"/>
        <w:numPr>
          <w:ilvl w:val="0"/>
          <w:numId w:val="10"/>
        </w:numPr>
        <w:spacing w:line="240" w:lineRule="auto"/>
      </w:pPr>
      <w:r>
        <w:t xml:space="preserve">Start administratie 01-01-2025, toetredingsdatum 01-03-2027, aanmelding op 23-08-2028 </w:t>
      </w:r>
      <w:r>
        <w:rPr>
          <w:rFonts w:ascii="Wingdings" w:eastAsia="Wingdings" w:hAnsi="Wingdings" w:cs="Wingdings"/>
        </w:rPr>
        <w:t>à</w:t>
      </w:r>
      <w:r>
        <w:t xml:space="preserve"> opvoerdatum = 01-01-2026 met toetredingsdatum 01-03-2027</w:t>
      </w:r>
    </w:p>
    <w:p w14:paraId="72D32A7C" w14:textId="77777777" w:rsidR="00233F87" w:rsidRDefault="00233F87" w:rsidP="00233F87">
      <w:pPr>
        <w:pStyle w:val="ListParagraph"/>
        <w:numPr>
          <w:ilvl w:val="1"/>
          <w:numId w:val="10"/>
        </w:numPr>
        <w:spacing w:line="240" w:lineRule="auto"/>
      </w:pPr>
      <w:r>
        <w:t>Dienstverbanden kunnen worden toegevoegd vanaf 01-01-2025</w:t>
      </w:r>
    </w:p>
    <w:p w14:paraId="2A11C08C" w14:textId="77777777" w:rsidR="00233F87" w:rsidRDefault="00233F87" w:rsidP="00233F87">
      <w:pPr>
        <w:pStyle w:val="ListParagraph"/>
        <w:numPr>
          <w:ilvl w:val="0"/>
          <w:numId w:val="10"/>
        </w:numPr>
        <w:spacing w:line="240" w:lineRule="auto"/>
      </w:pPr>
      <w:r>
        <w:t xml:space="preserve">Start administratie 01-01-2025, toetredingsdatum 01-07-2026, aanmelding op 23-08-2030 </w:t>
      </w:r>
      <w:r>
        <w:rPr>
          <w:rFonts w:ascii="Wingdings" w:eastAsia="Wingdings" w:hAnsi="Wingdings" w:cs="Wingdings"/>
        </w:rPr>
        <w:t>à</w:t>
      </w:r>
      <w:r>
        <w:t xml:space="preserve"> opvoerdatum = 01-07-2026 met toetredingsdatum 01-07-2026</w:t>
      </w:r>
    </w:p>
    <w:p w14:paraId="06148B1D" w14:textId="77777777" w:rsidR="00233F87" w:rsidRDefault="00233F87" w:rsidP="00233F87">
      <w:pPr>
        <w:pStyle w:val="ListParagraph"/>
        <w:numPr>
          <w:ilvl w:val="1"/>
          <w:numId w:val="10"/>
        </w:numPr>
        <w:spacing w:line="240" w:lineRule="auto"/>
      </w:pPr>
      <w:r>
        <w:t>Dienstverbanden kunnen worden toegevoegd vanaf 01-07-2026</w:t>
      </w:r>
    </w:p>
    <w:p w14:paraId="5D297940" w14:textId="77777777" w:rsidR="00233F87" w:rsidRDefault="00233F87" w:rsidP="00233F87">
      <w:pPr>
        <w:spacing w:line="240" w:lineRule="auto"/>
      </w:pPr>
      <w:r>
        <w:t>Het kan zijn dat de beroepsgenoot bij aanmelding een verkeerde toetredingsdatum heeft ingevuld. Aangezien deze op het UPO wordt getoond, wordt mogelijk gemaakt deze datum aan te passen. Merk op dat deze datum verder niet wordt gebruikt in de administratie bij berekeningen o.i.d., dus het is niet erg als dit niet of pas veel later wordt aangepast.</w:t>
      </w:r>
    </w:p>
    <w:p w14:paraId="1B1D826A" w14:textId="77777777" w:rsidR="00233F87" w:rsidRDefault="00233F87" w:rsidP="00233F87">
      <w:pPr>
        <w:spacing w:line="240" w:lineRule="auto"/>
      </w:pPr>
    </w:p>
    <w:p w14:paraId="5620E124" w14:textId="77777777" w:rsidR="00233F87" w:rsidRDefault="00233F87" w:rsidP="00C93802">
      <w:pPr>
        <w:pStyle w:val="ListParagraph"/>
        <w:numPr>
          <w:ilvl w:val="0"/>
          <w:numId w:val="15"/>
        </w:numPr>
        <w:spacing w:before="0" w:after="0" w:line="240" w:lineRule="auto"/>
        <w:contextualSpacing w:val="0"/>
        <w:rPr>
          <w:rFonts w:eastAsia="Times New Roman" w:cs="Calibri"/>
          <w:lang w:eastAsia="en-US"/>
        </w:rPr>
      </w:pPr>
      <w:r>
        <w:rPr>
          <w:rFonts w:eastAsia="Times New Roman" w:cs="Calibri"/>
          <w:lang w:eastAsia="en-US"/>
        </w:rPr>
        <w:t>Voor Beroepsen is dlnOpvoerDatum bij Opvoer Deelnemer nu gelijk aan max(admBigBangPlus1,min(dlnToetredingsDatum,datum(01,01,vandaagJaar-2)))</w:t>
      </w:r>
    </w:p>
    <w:p w14:paraId="466A0A9A" w14:textId="77777777" w:rsidR="00233F87" w:rsidRDefault="00233F87" w:rsidP="00C93802">
      <w:pPr>
        <w:pStyle w:val="ListParagraph"/>
        <w:numPr>
          <w:ilvl w:val="1"/>
          <w:numId w:val="15"/>
        </w:numPr>
        <w:spacing w:before="0" w:after="0" w:line="240" w:lineRule="auto"/>
        <w:contextualSpacing w:val="0"/>
        <w:rPr>
          <w:rFonts w:eastAsia="Times New Roman" w:cs="Calibri"/>
          <w:lang w:eastAsia="en-US"/>
        </w:rPr>
      </w:pPr>
      <w:r>
        <w:rPr>
          <w:rFonts w:eastAsia="Times New Roman" w:cs="Calibri"/>
          <w:lang w:eastAsia="en-US"/>
        </w:rPr>
        <w:t>Als dlnToetredingsDatum bij Opvoer Deelnemer wordt meegegeven, is dlnToetredingsDatum gelijk aan die datum</w:t>
      </w:r>
    </w:p>
    <w:p w14:paraId="6D259EB1" w14:textId="77777777" w:rsidR="00233F87" w:rsidRDefault="00233F87" w:rsidP="00C93802">
      <w:pPr>
        <w:pStyle w:val="ListParagraph"/>
        <w:numPr>
          <w:ilvl w:val="1"/>
          <w:numId w:val="15"/>
        </w:numPr>
        <w:spacing w:before="0" w:after="0" w:line="240" w:lineRule="auto"/>
        <w:contextualSpacing w:val="0"/>
        <w:rPr>
          <w:rFonts w:eastAsia="Times New Roman" w:cs="Calibri"/>
          <w:lang w:eastAsia="en-US"/>
        </w:rPr>
      </w:pPr>
      <w:r>
        <w:rPr>
          <w:rFonts w:eastAsia="Times New Roman" w:cs="Calibri"/>
          <w:lang w:eastAsia="en-US"/>
        </w:rPr>
        <w:t>Als dlnToetredingsDatum niet bij Opvoer Deelnemer wordt meegegeven:</w:t>
      </w:r>
    </w:p>
    <w:p w14:paraId="5745E9F4" w14:textId="77777777" w:rsidR="00233F87" w:rsidRDefault="00233F87" w:rsidP="00C93802">
      <w:pPr>
        <w:pStyle w:val="ListParagraph"/>
        <w:numPr>
          <w:ilvl w:val="2"/>
          <w:numId w:val="15"/>
        </w:numPr>
        <w:spacing w:before="0" w:after="0" w:line="240" w:lineRule="auto"/>
        <w:contextualSpacing w:val="0"/>
        <w:rPr>
          <w:rFonts w:eastAsia="Times New Roman" w:cs="Calibri"/>
          <w:lang w:eastAsia="en-US"/>
        </w:rPr>
      </w:pPr>
      <w:r>
        <w:rPr>
          <w:rFonts w:eastAsia="Times New Roman" w:cs="Calibri"/>
          <w:lang w:eastAsia="en-US"/>
        </w:rPr>
        <w:t xml:space="preserve">Maar er wordt wel een dienstverband meegegeven, is dlnToetredingsDatum = dlnDvbIndienstDatum </w:t>
      </w:r>
    </w:p>
    <w:p w14:paraId="302D2702" w14:textId="77777777" w:rsidR="00233F87" w:rsidRDefault="00233F87" w:rsidP="00C93802">
      <w:pPr>
        <w:pStyle w:val="ListParagraph"/>
        <w:numPr>
          <w:ilvl w:val="2"/>
          <w:numId w:val="15"/>
        </w:numPr>
        <w:spacing w:before="0" w:after="0" w:line="240" w:lineRule="auto"/>
        <w:contextualSpacing w:val="0"/>
        <w:rPr>
          <w:rFonts w:eastAsia="Times New Roman" w:cs="Calibri"/>
          <w:lang w:eastAsia="en-US"/>
        </w:rPr>
      </w:pPr>
      <w:r>
        <w:rPr>
          <w:rFonts w:eastAsia="Times New Roman" w:cs="Calibri"/>
          <w:lang w:eastAsia="en-US"/>
        </w:rPr>
        <w:t xml:space="preserve">En er wordt geen dienstverband meegegeven, is dlnToetredingsDatum gelijk aan datum(01,01,vandaagJaar-2) </w:t>
      </w:r>
    </w:p>
    <w:p w14:paraId="4F3E4ABF" w14:textId="77777777" w:rsidR="00233F87" w:rsidRDefault="00233F87" w:rsidP="00C93802">
      <w:pPr>
        <w:pStyle w:val="ListParagraph"/>
        <w:numPr>
          <w:ilvl w:val="0"/>
          <w:numId w:val="15"/>
        </w:numPr>
        <w:spacing w:before="0" w:after="0" w:line="240" w:lineRule="auto"/>
        <w:contextualSpacing w:val="0"/>
        <w:rPr>
          <w:rFonts w:eastAsia="Times New Roman" w:cs="Calibri"/>
          <w:lang w:eastAsia="en-US"/>
        </w:rPr>
      </w:pPr>
      <w:r>
        <w:rPr>
          <w:rFonts w:eastAsia="Times New Roman" w:cs="Calibri"/>
          <w:lang w:eastAsia="en-US"/>
        </w:rPr>
        <w:t xml:space="preserve">dlnToetredingsDatum kan met Correctie grondslagen aangepast worden </w:t>
      </w:r>
    </w:p>
    <w:bookmarkEnd w:id="1177"/>
    <w:p w14:paraId="1CCAFAEE" w14:textId="77777777" w:rsidR="006C2903" w:rsidRDefault="006C2903" w:rsidP="006C2903">
      <w:pPr>
        <w:rPr>
          <w:ins w:id="1178" w:author="Flory Koole" w:date="2025-11-12T14:26:00Z" w16du:dateUtc="2025-11-12T13:26:00Z"/>
          <w:rFonts w:eastAsiaTheme="minorHAnsi" w:cs="Calibri"/>
          <w:lang w:eastAsia="en-US"/>
        </w:rPr>
      </w:pPr>
    </w:p>
    <w:p w14:paraId="32093303" w14:textId="77777777" w:rsidR="006C2903" w:rsidRDefault="006C2903" w:rsidP="006C2903">
      <w:pPr>
        <w:pStyle w:val="Heading3"/>
        <w:numPr>
          <w:ilvl w:val="2"/>
          <w:numId w:val="4"/>
        </w:numPr>
        <w:rPr>
          <w:ins w:id="1179" w:author="Flory Koole" w:date="2025-11-12T14:26:00Z" w16du:dateUtc="2025-11-12T13:26:00Z"/>
          <w:lang w:eastAsia="en-US"/>
        </w:rPr>
      </w:pPr>
      <w:ins w:id="1180" w:author="Flory Koole" w:date="2025-11-12T14:26:00Z" w16du:dateUtc="2025-11-12T13:26:00Z">
        <w:r>
          <w:rPr>
            <w:lang w:eastAsia="en-US"/>
          </w:rPr>
          <w:t xml:space="preserve">Gebeurtenis deelnemer: </w:t>
        </w:r>
        <w:r w:rsidRPr="00F76605">
          <w:rPr>
            <w:lang w:eastAsia="en-US"/>
          </w:rPr>
          <w:t>Identificatie wijziging</w:t>
        </w:r>
      </w:ins>
    </w:p>
    <w:p w14:paraId="25F6B68F" w14:textId="77777777" w:rsidR="006C2903" w:rsidRDefault="006C2903" w:rsidP="006C2903">
      <w:pPr>
        <w:rPr>
          <w:ins w:id="1181" w:author="Flory Koole" w:date="2025-11-12T14:26:00Z" w16du:dateUtc="2025-11-12T13:26:00Z"/>
        </w:rPr>
      </w:pPr>
      <w:ins w:id="1182" w:author="Flory Koole" w:date="2025-11-12T14:26:00Z" w16du:dateUtc="2025-11-12T13:26:00Z">
        <w:r>
          <w:t>Relevante zaken m.b.t. deze gebeurtenis:</w:t>
        </w:r>
      </w:ins>
    </w:p>
    <w:p w14:paraId="04C655D5" w14:textId="77777777" w:rsidR="006C2903" w:rsidRDefault="006C2903" w:rsidP="006C2903">
      <w:pPr>
        <w:pStyle w:val="ListParagraph"/>
        <w:numPr>
          <w:ilvl w:val="0"/>
          <w:numId w:val="6"/>
        </w:numPr>
        <w:rPr>
          <w:ins w:id="1183" w:author="Flory Koole" w:date="2025-11-12T14:26:00Z" w16du:dateUtc="2025-11-12T13:26:00Z"/>
        </w:rPr>
      </w:pPr>
      <w:ins w:id="1184" w:author="Flory Koole" w:date="2025-11-12T14:26:00Z" w16du:dateUtc="2025-11-12T13:26:00Z">
        <w:r>
          <w:t>Afleidbaar of opdrachtvolgend: afleidbaar extern</w:t>
        </w:r>
      </w:ins>
    </w:p>
    <w:p w14:paraId="47D7839A" w14:textId="77777777" w:rsidR="006C2903" w:rsidRDefault="006C2903" w:rsidP="006C2903">
      <w:pPr>
        <w:pStyle w:val="ListParagraph"/>
        <w:numPr>
          <w:ilvl w:val="0"/>
          <w:numId w:val="6"/>
        </w:numPr>
        <w:rPr>
          <w:ins w:id="1185" w:author="Flory Koole" w:date="2025-11-12T14:26:00Z" w16du:dateUtc="2025-11-12T13:26:00Z"/>
        </w:rPr>
      </w:pPr>
      <w:ins w:id="1186" w:author="Flory Koole" w:date="2025-11-12T14:26:00Z" w16du:dateUtc="2025-11-12T13:26:00Z">
        <w:r>
          <w:t xml:space="preserve">Invoer en controles: </w:t>
        </w:r>
      </w:ins>
    </w:p>
    <w:p w14:paraId="31E07FC4" w14:textId="77777777" w:rsidR="006C2903" w:rsidRDefault="006C2903" w:rsidP="006C2903">
      <w:pPr>
        <w:pStyle w:val="ListParagraph"/>
        <w:numPr>
          <w:ilvl w:val="1"/>
          <w:numId w:val="6"/>
        </w:numPr>
        <w:rPr>
          <w:ins w:id="1187" w:author="Flory Koole" w:date="2025-11-12T14:26:00Z" w16du:dateUtc="2025-11-12T13:26:00Z"/>
        </w:rPr>
      </w:pPr>
      <w:ins w:id="1188" w:author="Flory Koole" w:date="2025-11-12T14:26:00Z" w16du:dateUtc="2025-11-12T13:26:00Z">
        <w:r>
          <w:t xml:space="preserve">wordt aangemaakt als voor een deelnemer een gewijzigd </w:t>
        </w:r>
        <w:r w:rsidRPr="00F4259C">
          <w:t>dlnExternExcId</w:t>
        </w:r>
        <w:r>
          <w:t xml:space="preserve"> of </w:t>
        </w:r>
        <w:r w:rsidRPr="00F4259C">
          <w:t>dlnSoort</w:t>
        </w:r>
        <w:r>
          <w:t xml:space="preserve"> wordt aangeleverd</w:t>
        </w:r>
      </w:ins>
    </w:p>
    <w:p w14:paraId="0C924D5C" w14:textId="77777777" w:rsidR="006C2903" w:rsidRDefault="006C2903" w:rsidP="006C2903">
      <w:pPr>
        <w:pStyle w:val="ListParagraph"/>
        <w:numPr>
          <w:ilvl w:val="0"/>
          <w:numId w:val="6"/>
        </w:numPr>
        <w:rPr>
          <w:ins w:id="1189" w:author="Flory Koole" w:date="2025-11-12T14:26:00Z" w16du:dateUtc="2025-11-12T13:26:00Z"/>
        </w:rPr>
      </w:pPr>
      <w:ins w:id="1190" w:author="Flory Koole" w:date="2025-11-12T14:26:00Z" w16du:dateUtc="2025-11-12T13:26:00Z">
        <w:r>
          <w:t>Overgangen in profielen</w:t>
        </w:r>
      </w:ins>
    </w:p>
    <w:p w14:paraId="63AE7D04" w14:textId="77777777" w:rsidR="006C2903" w:rsidRDefault="006C2903" w:rsidP="006C2903">
      <w:pPr>
        <w:pStyle w:val="ListParagraph"/>
        <w:numPr>
          <w:ilvl w:val="1"/>
          <w:numId w:val="6"/>
        </w:numPr>
        <w:rPr>
          <w:ins w:id="1191" w:author="Flory Koole" w:date="2025-11-12T14:26:00Z" w16du:dateUtc="2025-11-12T13:26:00Z"/>
        </w:rPr>
      </w:pPr>
      <w:ins w:id="1192" w:author="Flory Koole" w:date="2025-11-12T14:26:00Z" w16du:dateUtc="2025-11-12T13:26:00Z">
        <w:r>
          <w:t>Kan voor alle niet-beëindigde deelnemers, geen wijzigingen in profiel</w:t>
        </w:r>
      </w:ins>
    </w:p>
    <w:p w14:paraId="37FEDDF1" w14:textId="77777777" w:rsidR="006C2903" w:rsidRDefault="006C2903" w:rsidP="006C2903">
      <w:pPr>
        <w:pStyle w:val="ListParagraph"/>
        <w:numPr>
          <w:ilvl w:val="0"/>
          <w:numId w:val="6"/>
        </w:numPr>
        <w:rPr>
          <w:ins w:id="1193" w:author="Flory Koole" w:date="2025-11-12T14:26:00Z" w16du:dateUtc="2025-11-12T13:26:00Z"/>
        </w:rPr>
      </w:pPr>
      <w:ins w:id="1194" w:author="Flory Koole" w:date="2025-11-12T14:26:00Z" w16du:dateUtc="2025-11-12T13:26:00Z">
        <w:r>
          <w:t>Koppelingen: geen</w:t>
        </w:r>
      </w:ins>
    </w:p>
    <w:p w14:paraId="47953813" w14:textId="77777777" w:rsidR="006C2903" w:rsidRDefault="006C2903" w:rsidP="006C2903">
      <w:pPr>
        <w:pStyle w:val="ListParagraph"/>
        <w:numPr>
          <w:ilvl w:val="0"/>
          <w:numId w:val="6"/>
        </w:numPr>
        <w:rPr>
          <w:ins w:id="1195" w:author="Flory Koole" w:date="2025-11-12T14:26:00Z" w16du:dateUtc="2025-11-12T13:26:00Z"/>
        </w:rPr>
      </w:pPr>
      <w:ins w:id="1196" w:author="Flory Koole" w:date="2025-11-12T14:26:00Z" w16du:dateUtc="2025-11-12T13:26:00Z">
        <w:r>
          <w:t>Speciale berekeningen: geen</w:t>
        </w:r>
      </w:ins>
    </w:p>
    <w:p w14:paraId="5D004114" w14:textId="77777777" w:rsidR="006C2903" w:rsidRDefault="006C2903" w:rsidP="00233F87">
      <w:pPr>
        <w:spacing w:line="240" w:lineRule="auto"/>
        <w:rPr>
          <w:ins w:id="1197" w:author="Flory Koole" w:date="2025-12-17T09:54:00Z" w16du:dateUtc="2025-12-17T08:54:00Z"/>
        </w:rPr>
      </w:pPr>
    </w:p>
    <w:p w14:paraId="56E0EDB1" w14:textId="3F95CB04" w:rsidR="00670DA6" w:rsidRDefault="00CC3211">
      <w:pPr>
        <w:pStyle w:val="Heading3"/>
        <w:numPr>
          <w:ilvl w:val="2"/>
          <w:numId w:val="4"/>
        </w:numPr>
        <w:rPr>
          <w:ins w:id="1198" w:author="Flory Koole" w:date="2025-12-17T09:54:00Z" w16du:dateUtc="2025-12-17T08:54:00Z"/>
          <w:lang w:eastAsia="en-US"/>
        </w:rPr>
        <w:pPrChange w:id="1199" w:author="Flory Koole" w:date="2025-12-17T09:55:00Z" w16du:dateUtc="2025-12-17T08:55:00Z">
          <w:pPr>
            <w:spacing w:line="240" w:lineRule="auto"/>
          </w:pPr>
        </w:pPrChange>
      </w:pPr>
      <w:ins w:id="1200" w:author="Flory Koole" w:date="2025-12-17T09:54:00Z" w16du:dateUtc="2025-12-17T08:54:00Z">
        <w:r>
          <w:rPr>
            <w:lang w:eastAsia="en-US"/>
          </w:rPr>
          <w:t>Einde BasisPlus (</w:t>
        </w:r>
        <w:r w:rsidRPr="00CC3211">
          <w:rPr>
            <w:highlight w:val="yellow"/>
            <w:lang w:eastAsia="en-US"/>
            <w:rPrChange w:id="1201" w:author="Flory Koole" w:date="2025-12-17T10:01:00Z" w16du:dateUtc="2025-12-17T09:01:00Z">
              <w:rPr>
                <w:lang w:eastAsia="en-US"/>
              </w:rPr>
            </w:rPrChange>
          </w:rPr>
          <w:t>Specifiek SPF</w:t>
        </w:r>
        <w:r>
          <w:rPr>
            <w:lang w:eastAsia="en-US"/>
          </w:rPr>
          <w:t>)</w:t>
        </w:r>
      </w:ins>
    </w:p>
    <w:p w14:paraId="4602FDFA" w14:textId="35155C2D" w:rsidR="00CC3211" w:rsidRPr="00CC3211" w:rsidRDefault="00CC3211" w:rsidP="00CC3211">
      <w:pPr>
        <w:spacing w:line="240" w:lineRule="auto"/>
        <w:rPr>
          <w:ins w:id="1202" w:author="Flory Koole" w:date="2025-12-17T09:54:00Z"/>
        </w:rPr>
      </w:pPr>
      <w:ins w:id="1203" w:author="Flory Koole" w:date="2025-12-17T09:55:00Z" w16du:dateUtc="2025-12-17T08:55:00Z">
        <w:r>
          <w:t>B</w:t>
        </w:r>
      </w:ins>
      <w:ins w:id="1204" w:author="Flory Koole" w:date="2025-12-17T09:54:00Z">
        <w:r w:rsidRPr="00CC3211">
          <w:t xml:space="preserve">ij doorgeven van dlnSoort=0 </w:t>
        </w:r>
      </w:ins>
      <w:ins w:id="1205" w:author="Flory Koole" w:date="2025-12-17T09:55:00Z" w16du:dateUtc="2025-12-17T08:55:00Z">
        <w:r w:rsidRPr="00CC3211">
          <w:t xml:space="preserve">wordt </w:t>
        </w:r>
      </w:ins>
      <w:ins w:id="1206" w:author="Flory Koole" w:date="2025-12-17T09:54:00Z">
        <w:r w:rsidRPr="00CC3211">
          <w:t xml:space="preserve">de nieuwe deelnemergebeurtenis 'Einde BasisPlus' afgeleid. De nieuwe risico-aanspraken worden op dat moment alvast berekend op deelnemerniveau. </w:t>
        </w:r>
      </w:ins>
    </w:p>
    <w:p w14:paraId="64650107" w14:textId="77777777" w:rsidR="00CC3211" w:rsidRDefault="00CC3211" w:rsidP="00CC3211">
      <w:pPr>
        <w:rPr>
          <w:ins w:id="1207" w:author="Flory Koole" w:date="2025-12-17T09:56:00Z" w16du:dateUtc="2025-12-17T08:56:00Z"/>
        </w:rPr>
      </w:pPr>
      <w:ins w:id="1208" w:author="Flory Koole" w:date="2025-12-17T09:56:00Z" w16du:dateUtc="2025-12-17T08:56:00Z">
        <w:r>
          <w:t>Relevante zaken m.b.t. deze gebeurtenis:</w:t>
        </w:r>
      </w:ins>
    </w:p>
    <w:p w14:paraId="11E54662" w14:textId="77777777" w:rsidR="00CC3211" w:rsidRDefault="00CC3211" w:rsidP="00CC3211">
      <w:pPr>
        <w:pStyle w:val="ListParagraph"/>
        <w:numPr>
          <w:ilvl w:val="0"/>
          <w:numId w:val="6"/>
        </w:numPr>
        <w:rPr>
          <w:ins w:id="1209" w:author="Flory Koole" w:date="2025-12-17T09:56:00Z" w16du:dateUtc="2025-12-17T08:56:00Z"/>
        </w:rPr>
      </w:pPr>
      <w:ins w:id="1210" w:author="Flory Koole" w:date="2025-12-17T09:56:00Z" w16du:dateUtc="2025-12-17T08:56:00Z">
        <w:r>
          <w:t>Afleidbaar of opdrachtvolgend: afleidbaar extern</w:t>
        </w:r>
      </w:ins>
    </w:p>
    <w:p w14:paraId="23C9D31A" w14:textId="77777777" w:rsidR="00CC3211" w:rsidRDefault="00CC3211" w:rsidP="00CC3211">
      <w:pPr>
        <w:pStyle w:val="ListParagraph"/>
        <w:numPr>
          <w:ilvl w:val="0"/>
          <w:numId w:val="6"/>
        </w:numPr>
        <w:rPr>
          <w:ins w:id="1211" w:author="Flory Koole" w:date="2025-12-17T09:56:00Z" w16du:dateUtc="2025-12-17T08:56:00Z"/>
        </w:rPr>
      </w:pPr>
      <w:ins w:id="1212" w:author="Flory Koole" w:date="2025-12-17T09:56:00Z" w16du:dateUtc="2025-12-17T08:56:00Z">
        <w:r>
          <w:t xml:space="preserve">Invoer en controles: </w:t>
        </w:r>
      </w:ins>
    </w:p>
    <w:p w14:paraId="10B45A73" w14:textId="6FF0A9B0" w:rsidR="00CC3211" w:rsidRDefault="00CC3211" w:rsidP="00CC3211">
      <w:pPr>
        <w:pStyle w:val="ListParagraph"/>
        <w:numPr>
          <w:ilvl w:val="1"/>
          <w:numId w:val="6"/>
        </w:numPr>
        <w:rPr>
          <w:ins w:id="1213" w:author="Flory Koole" w:date="2025-12-17T09:56:00Z" w16du:dateUtc="2025-12-17T08:56:00Z"/>
        </w:rPr>
      </w:pPr>
      <w:ins w:id="1214" w:author="Flory Koole" w:date="2025-12-17T09:59:00Z" w16du:dateUtc="2025-12-17T08:59:00Z">
        <w:r>
          <w:t>W</w:t>
        </w:r>
      </w:ins>
      <w:ins w:id="1215" w:author="Flory Koole" w:date="2025-12-17T09:56:00Z" w16du:dateUtc="2025-12-17T08:56:00Z">
        <w:r>
          <w:t xml:space="preserve">ordt aangemaakt als voor een deelnemer </w:t>
        </w:r>
        <w:r w:rsidRPr="00F4259C">
          <w:t>dlnSoort</w:t>
        </w:r>
      </w:ins>
      <w:ins w:id="1216" w:author="Flory Koole" w:date="2025-12-17T09:57:00Z" w16du:dateUtc="2025-12-17T08:57:00Z">
        <w:r>
          <w:t>=0</w:t>
        </w:r>
      </w:ins>
      <w:ins w:id="1217" w:author="Flory Koole" w:date="2025-12-17T09:56:00Z" w16du:dateUtc="2025-12-17T08:56:00Z">
        <w:r>
          <w:t xml:space="preserve"> wordt aangeleverd</w:t>
        </w:r>
      </w:ins>
      <w:ins w:id="1218" w:author="Flory Koole" w:date="2025-12-17T09:59:00Z" w16du:dateUtc="2025-12-17T08:59:00Z">
        <w:r>
          <w:t>, terwijl deze ongelijk aan nul was</w:t>
        </w:r>
      </w:ins>
    </w:p>
    <w:p w14:paraId="71FEA49F" w14:textId="77777777" w:rsidR="00CC3211" w:rsidRDefault="00CC3211" w:rsidP="00CC3211">
      <w:pPr>
        <w:pStyle w:val="ListParagraph"/>
        <w:numPr>
          <w:ilvl w:val="0"/>
          <w:numId w:val="6"/>
        </w:numPr>
        <w:rPr>
          <w:ins w:id="1219" w:author="Flory Koole" w:date="2025-12-17T09:56:00Z" w16du:dateUtc="2025-12-17T08:56:00Z"/>
        </w:rPr>
      </w:pPr>
      <w:ins w:id="1220" w:author="Flory Koole" w:date="2025-12-17T09:56:00Z" w16du:dateUtc="2025-12-17T08:56:00Z">
        <w:r>
          <w:t>Overgangen in profielen</w:t>
        </w:r>
      </w:ins>
    </w:p>
    <w:p w14:paraId="50FE6677" w14:textId="458F6696" w:rsidR="00CC3211" w:rsidRDefault="00CC3211" w:rsidP="00CC3211">
      <w:pPr>
        <w:pStyle w:val="ListParagraph"/>
        <w:numPr>
          <w:ilvl w:val="1"/>
          <w:numId w:val="6"/>
        </w:numPr>
        <w:rPr>
          <w:ins w:id="1221" w:author="Flory Koole" w:date="2025-12-17T09:56:00Z" w16du:dateUtc="2025-12-17T08:56:00Z"/>
        </w:rPr>
      </w:pPr>
      <w:ins w:id="1222" w:author="Flory Koole" w:date="2025-12-17T09:56:00Z" w16du:dateUtc="2025-12-17T08:56:00Z">
        <w:r>
          <w:t xml:space="preserve">Kan voor </w:t>
        </w:r>
      </w:ins>
      <w:ins w:id="1223" w:author="Flory Koole" w:date="2025-12-17T10:01:00Z" w16du:dateUtc="2025-12-17T09:01:00Z">
        <w:r>
          <w:t xml:space="preserve">actieve en arbeidsongeschikte </w:t>
        </w:r>
      </w:ins>
      <w:ins w:id="1224" w:author="Flory Koole" w:date="2025-12-17T09:56:00Z" w16du:dateUtc="2025-12-17T08:56:00Z">
        <w:r>
          <w:t>deelnemers, geen wijzigingen in profiel</w:t>
        </w:r>
      </w:ins>
    </w:p>
    <w:p w14:paraId="4AADC310" w14:textId="25B727D3" w:rsidR="00CC3211" w:rsidRDefault="00CC3211" w:rsidP="00CC3211">
      <w:pPr>
        <w:pStyle w:val="ListParagraph"/>
        <w:numPr>
          <w:ilvl w:val="0"/>
          <w:numId w:val="6"/>
        </w:numPr>
        <w:rPr>
          <w:ins w:id="1225" w:author="Flory Koole" w:date="2025-12-17T09:57:00Z" w16du:dateUtc="2025-12-17T08:57:00Z"/>
        </w:rPr>
      </w:pPr>
      <w:ins w:id="1226" w:author="Flory Koole" w:date="2025-12-17T09:56:00Z" w16du:dateUtc="2025-12-17T08:56:00Z">
        <w:r>
          <w:t>Koppelingen</w:t>
        </w:r>
      </w:ins>
    </w:p>
    <w:p w14:paraId="7CB10D8E" w14:textId="3E621102" w:rsidR="00CC3211" w:rsidRDefault="00CC3211" w:rsidP="00CC3211">
      <w:pPr>
        <w:pStyle w:val="ListParagraph"/>
        <w:numPr>
          <w:ilvl w:val="1"/>
          <w:numId w:val="6"/>
        </w:numPr>
        <w:rPr>
          <w:ins w:id="1227" w:author="Flory Koole" w:date="2025-12-17T09:57:00Z" w16du:dateUtc="2025-12-17T08:57:00Z"/>
        </w:rPr>
      </w:pPr>
      <w:ins w:id="1228" w:author="Flory Koole" w:date="2025-12-17T09:57:00Z" w16du:dateUtc="2025-12-17T08:57:00Z">
        <w:r>
          <w:t>Andere component: dienstverband</w:t>
        </w:r>
      </w:ins>
      <w:ins w:id="1229" w:author="Flory Koole" w:date="2025-12-17T09:58:00Z" w16du:dateUtc="2025-12-17T08:58:00Z">
        <w:r>
          <w:t xml:space="preserve">, </w:t>
        </w:r>
        <w:r w:rsidRPr="00CC3211">
          <w:t>zodat daar de nieuwe risicopensioenaanspraken en premies berekend worden</w:t>
        </w:r>
      </w:ins>
    </w:p>
    <w:p w14:paraId="1304D438" w14:textId="2BBE556B" w:rsidR="00CC3211" w:rsidRDefault="00CC3211">
      <w:pPr>
        <w:pStyle w:val="ListParagraph"/>
        <w:numPr>
          <w:ilvl w:val="1"/>
          <w:numId w:val="6"/>
        </w:numPr>
        <w:rPr>
          <w:ins w:id="1230" w:author="Flory Koole" w:date="2025-12-17T09:56:00Z" w16du:dateUtc="2025-12-17T08:56:00Z"/>
        </w:rPr>
        <w:pPrChange w:id="1231" w:author="Flory Koole" w:date="2025-12-17T09:57:00Z" w16du:dateUtc="2025-12-17T08:57:00Z">
          <w:pPr>
            <w:pStyle w:val="ListParagraph"/>
            <w:numPr>
              <w:numId w:val="6"/>
            </w:numPr>
            <w:ind w:hanging="360"/>
          </w:pPr>
        </w:pPrChange>
      </w:pPr>
      <w:ins w:id="1232" w:author="Flory Koole" w:date="2025-12-17T09:57:00Z" w16du:dateUtc="2025-12-17T08:57:00Z">
        <w:r>
          <w:t xml:space="preserve">Andere component: </w:t>
        </w:r>
      </w:ins>
      <w:ins w:id="1233" w:author="Flory Koole" w:date="2025-12-17T09:58:00Z" w16du:dateUtc="2025-12-17T08:58:00Z">
        <w:r>
          <w:t xml:space="preserve">dienstverband </w:t>
        </w:r>
      </w:ins>
      <w:ins w:id="1234" w:author="Flory Koole" w:date="2025-12-17T09:57:00Z" w16du:dateUtc="2025-12-17T08:57:00Z">
        <w:r>
          <w:t>incass</w:t>
        </w:r>
      </w:ins>
      <w:ins w:id="1235" w:author="Flory Koole" w:date="2025-12-17T09:58:00Z" w16du:dateUtc="2025-12-17T08:58:00Z">
        <w:r>
          <w:t>o,</w:t>
        </w:r>
        <w:r w:rsidRPr="00CC3211">
          <w:t xml:space="preserve"> zodat de nieuwe premies ook in rekening kunnen worden gebracht</w:t>
        </w:r>
      </w:ins>
    </w:p>
    <w:p w14:paraId="072122DE" w14:textId="73C95EE2" w:rsidR="00CC3211" w:rsidRDefault="00CC3211" w:rsidP="00CC3211">
      <w:pPr>
        <w:pStyle w:val="ListParagraph"/>
        <w:numPr>
          <w:ilvl w:val="0"/>
          <w:numId w:val="6"/>
        </w:numPr>
        <w:rPr>
          <w:ins w:id="1236" w:author="Flory Koole" w:date="2025-12-17T09:59:00Z" w16du:dateUtc="2025-12-17T08:59:00Z"/>
        </w:rPr>
      </w:pPr>
      <w:ins w:id="1237" w:author="Flory Koole" w:date="2025-12-17T09:56:00Z" w16du:dateUtc="2025-12-17T08:56:00Z">
        <w:r>
          <w:t>Speciale berekeningen</w:t>
        </w:r>
      </w:ins>
    </w:p>
    <w:p w14:paraId="2637F499" w14:textId="204A5B00" w:rsidR="00CC3211" w:rsidRDefault="00CC3211" w:rsidP="00CC3211">
      <w:pPr>
        <w:pStyle w:val="ListParagraph"/>
        <w:numPr>
          <w:ilvl w:val="1"/>
          <w:numId w:val="6"/>
        </w:numPr>
        <w:rPr>
          <w:ins w:id="1238" w:author="Flory Koole" w:date="2025-12-17T10:02:00Z" w16du:dateUtc="2025-12-17T09:02:00Z"/>
        </w:rPr>
      </w:pPr>
      <w:ins w:id="1239" w:author="Flory Koole" w:date="2025-12-17T09:59:00Z" w16du:dateUtc="2025-12-17T08:59:00Z">
        <w:r w:rsidRPr="00CC3211">
          <w:t>De nieuwe risico-aanspraken worden berekend op deelnemerniveau</w:t>
        </w:r>
      </w:ins>
    </w:p>
    <w:p w14:paraId="463DBC7A" w14:textId="1D31E124" w:rsidR="00823489" w:rsidRDefault="00823489" w:rsidP="00823489">
      <w:pPr>
        <w:pStyle w:val="ListParagraph"/>
        <w:numPr>
          <w:ilvl w:val="0"/>
          <w:numId w:val="6"/>
        </w:numPr>
        <w:rPr>
          <w:ins w:id="1240" w:author="Flory Koole" w:date="2025-12-17T10:03:00Z" w16du:dateUtc="2025-12-17T09:03:00Z"/>
        </w:rPr>
      </w:pPr>
      <w:ins w:id="1241" w:author="Flory Koole" w:date="2025-12-17T10:02:00Z" w16du:dateUtc="2025-12-17T09:02:00Z">
        <w:r>
          <w:t>Bijzonderheden</w:t>
        </w:r>
      </w:ins>
    </w:p>
    <w:p w14:paraId="666F396D" w14:textId="77777777" w:rsidR="00823489" w:rsidRPr="00CC3211" w:rsidRDefault="00823489">
      <w:pPr>
        <w:pStyle w:val="ListParagraph"/>
        <w:numPr>
          <w:ilvl w:val="1"/>
          <w:numId w:val="6"/>
        </w:numPr>
        <w:spacing w:line="240" w:lineRule="auto"/>
        <w:rPr>
          <w:ins w:id="1242" w:author="Flory Koole" w:date="2025-12-17T10:03:00Z" w16du:dateUtc="2025-12-17T09:03:00Z"/>
        </w:rPr>
        <w:pPrChange w:id="1243" w:author="Flory Koole" w:date="2025-12-17T10:03:00Z" w16du:dateUtc="2025-12-17T09:03:00Z">
          <w:pPr>
            <w:pStyle w:val="ListParagraph"/>
            <w:numPr>
              <w:numId w:val="6"/>
            </w:numPr>
            <w:spacing w:line="240" w:lineRule="auto"/>
            <w:ind w:hanging="360"/>
          </w:pPr>
        </w:pPrChange>
      </w:pPr>
      <w:ins w:id="1244" w:author="Flory Koole" w:date="2025-12-17T10:03:00Z" w16du:dateUtc="2025-12-17T09:03:00Z">
        <w:r w:rsidRPr="00CC3211">
          <w:t>Deze gebeurtenissen zijn enkel voor SPF mogelijk en betreffen dus maatwerk. </w:t>
        </w:r>
      </w:ins>
    </w:p>
    <w:p w14:paraId="53FAF419" w14:textId="77777777" w:rsidR="00823489" w:rsidRPr="00CC3211" w:rsidRDefault="00823489">
      <w:pPr>
        <w:pStyle w:val="ListParagraph"/>
        <w:numPr>
          <w:ilvl w:val="1"/>
          <w:numId w:val="6"/>
        </w:numPr>
        <w:spacing w:line="240" w:lineRule="auto"/>
        <w:rPr>
          <w:ins w:id="1245" w:author="Flory Koole" w:date="2025-12-17T10:03:00Z" w16du:dateUtc="2025-12-17T09:03:00Z"/>
        </w:rPr>
        <w:pPrChange w:id="1246" w:author="Flory Koole" w:date="2025-12-17T10:03:00Z" w16du:dateUtc="2025-12-17T09:03:00Z">
          <w:pPr>
            <w:pStyle w:val="ListParagraph"/>
            <w:numPr>
              <w:numId w:val="6"/>
            </w:numPr>
            <w:spacing w:line="240" w:lineRule="auto"/>
            <w:ind w:hanging="360"/>
          </w:pPr>
        </w:pPrChange>
      </w:pPr>
      <w:ins w:id="1247" w:author="Flory Koole" w:date="2025-12-17T10:03:00Z" w16du:dateUtc="2025-12-17T09:03:00Z">
        <w:r w:rsidRPr="00CC3211">
          <w:t>In het reglement staat dat het Einde van de BasisPlus-regeling per de eerste van de volgende maand plaatsvindt;</w:t>
        </w:r>
      </w:ins>
    </w:p>
    <w:p w14:paraId="5D733354" w14:textId="77777777" w:rsidR="00823489" w:rsidRPr="00CC3211" w:rsidRDefault="00823489">
      <w:pPr>
        <w:pStyle w:val="ListParagraph"/>
        <w:numPr>
          <w:ilvl w:val="1"/>
          <w:numId w:val="6"/>
        </w:numPr>
        <w:spacing w:line="240" w:lineRule="auto"/>
        <w:rPr>
          <w:ins w:id="1248" w:author="Flory Koole" w:date="2025-12-17T10:03:00Z" w16du:dateUtc="2025-12-17T09:03:00Z"/>
        </w:rPr>
        <w:pPrChange w:id="1249" w:author="Flory Koole" w:date="2025-12-17T10:03:00Z" w16du:dateUtc="2025-12-17T09:03:00Z">
          <w:pPr>
            <w:pStyle w:val="ListParagraph"/>
            <w:numPr>
              <w:numId w:val="6"/>
            </w:numPr>
            <w:spacing w:line="240" w:lineRule="auto"/>
            <w:ind w:hanging="360"/>
          </w:pPr>
        </w:pPrChange>
      </w:pPr>
      <w:ins w:id="1250" w:author="Flory Koole" w:date="2025-12-17T10:03:00Z" w16du:dateUtc="2025-12-17T09:03:00Z">
        <w:r w:rsidRPr="00CC3211">
          <w:t>Omdat er enkel voor deelnemers die nu BasisPlus hebben een wijziging naar Basis doorgegeven kan worden, verwacht Qwik altijd dlnSoort=0;</w:t>
        </w:r>
      </w:ins>
    </w:p>
    <w:p w14:paraId="3628AC2B" w14:textId="7F245F6F" w:rsidR="00823489" w:rsidRPr="00CC3211" w:rsidRDefault="00823489">
      <w:pPr>
        <w:pStyle w:val="ListParagraph"/>
        <w:numPr>
          <w:ilvl w:val="1"/>
          <w:numId w:val="6"/>
        </w:numPr>
        <w:spacing w:line="240" w:lineRule="auto"/>
        <w:rPr>
          <w:ins w:id="1251" w:author="Flory Koole" w:date="2025-12-17T10:03:00Z" w16du:dateUtc="2025-12-17T09:03:00Z"/>
        </w:rPr>
        <w:pPrChange w:id="1252" w:author="Flory Koole" w:date="2025-12-17T10:03:00Z" w16du:dateUtc="2025-12-17T09:03:00Z">
          <w:pPr>
            <w:pStyle w:val="ListParagraph"/>
            <w:numPr>
              <w:numId w:val="6"/>
            </w:numPr>
            <w:spacing w:line="240" w:lineRule="auto"/>
            <w:ind w:hanging="360"/>
          </w:pPr>
        </w:pPrChange>
      </w:pPr>
      <w:ins w:id="1253" w:author="Flory Koole" w:date="2025-12-17T10:03:00Z" w16du:dateUtc="2025-12-17T09:03:00Z">
        <w:r w:rsidRPr="00CC3211">
          <w:t xml:space="preserve">In PreProd </w:t>
        </w:r>
      </w:ins>
      <w:ins w:id="1254" w:author="Flory Koole" w:date="2025-12-17T10:05:00Z" w16du:dateUtc="2025-12-17T09:05:00Z">
        <w:r w:rsidR="003325D3">
          <w:t>waren deelnemers met</w:t>
        </w:r>
      </w:ins>
      <w:ins w:id="1255" w:author="Flory Koole" w:date="2025-12-17T10:03:00Z" w16du:dateUtc="2025-12-17T09:03:00Z">
        <w:r w:rsidRPr="00CC3211">
          <w:t xml:space="preserve"> een BasisPlus-regeling </w:t>
        </w:r>
      </w:ins>
      <w:ins w:id="1256" w:author="Flory Koole" w:date="2025-12-17T10:05:00Z" w16du:dateUtc="2025-12-17T09:05:00Z">
        <w:r w:rsidR="003325D3">
          <w:t>aanwezig ten tijde van bouw van deze gebeurteis</w:t>
        </w:r>
      </w:ins>
      <w:ins w:id="1257" w:author="Flory Koole" w:date="2025-12-17T10:03:00Z" w16du:dateUtc="2025-12-17T09:03:00Z">
        <w:r w:rsidRPr="00CC3211">
          <w:t xml:space="preserve">. Hiervan </w:t>
        </w:r>
      </w:ins>
      <w:ins w:id="1258" w:author="Flory Koole" w:date="2025-12-17T10:05:00Z" w16du:dateUtc="2025-12-17T09:05:00Z">
        <w:r w:rsidR="003325D3">
          <w:t>hadden</w:t>
        </w:r>
      </w:ins>
      <w:ins w:id="1259" w:author="Flory Koole" w:date="2025-12-17T10:03:00Z" w16du:dateUtc="2025-12-17T09:03:00Z">
        <w:r w:rsidRPr="00CC3211">
          <w:t xml:space="preserve"> er 8 een status gepensioneerd, 8 </w:t>
        </w:r>
      </w:ins>
      <w:ins w:id="1260" w:author="Flory Koole" w:date="2025-12-17T10:06:00Z" w16du:dateUtc="2025-12-17T09:06:00Z">
        <w:r w:rsidR="003325D3">
          <w:t>arbeidsongeschikt en de rest actief</w:t>
        </w:r>
      </w:ins>
      <w:ins w:id="1261" w:author="Flory Koole" w:date="2025-12-17T10:03:00Z" w16du:dateUtc="2025-12-17T09:03:00Z">
        <w:r w:rsidRPr="00CC3211">
          <w:t xml:space="preserve">. Het is opvallend dat er geen status 40 is met een BasisPlus-regeling. </w:t>
        </w:r>
      </w:ins>
      <w:ins w:id="1262" w:author="Flory Koole" w:date="2025-12-17T10:06:00Z" w16du:dateUtc="2025-12-17T09:06:00Z">
        <w:r w:rsidR="003325D3">
          <w:t>Schijn</w:t>
        </w:r>
      </w:ins>
      <w:ins w:id="1263" w:author="Flory Koole" w:date="2025-12-17T10:03:00Z" w16du:dateUtc="2025-12-17T09:03:00Z">
        <w:r w:rsidRPr="00CC3211">
          <w:t>baar gebeurde hier iets voor in Maia bij uitdiensttreding. Dit is binnen Qwik niet het geval</w:t>
        </w:r>
      </w:ins>
      <w:ins w:id="1264" w:author="Flory Koole" w:date="2025-12-17T10:06:00Z" w16du:dateUtc="2025-12-17T09:06:00Z">
        <w:r w:rsidR="003325D3">
          <w:t xml:space="preserve">. </w:t>
        </w:r>
      </w:ins>
      <w:ins w:id="1265" w:author="Flory Koole" w:date="2025-12-17T10:03:00Z" w16du:dateUtc="2025-12-17T09:03:00Z">
        <w:r w:rsidRPr="00CC3211">
          <w:t xml:space="preserve">Naar aanleiding </w:t>
        </w:r>
      </w:ins>
      <w:ins w:id="1266" w:author="Flory Koole" w:date="2025-12-17T10:07:00Z" w16du:dateUtc="2025-12-17T09:07:00Z">
        <w:r w:rsidR="003325D3">
          <w:t>hier</w:t>
        </w:r>
      </w:ins>
      <w:ins w:id="1267" w:author="Flory Koole" w:date="2025-12-17T10:03:00Z" w16du:dateUtc="2025-12-17T09:03:00Z">
        <w:r w:rsidRPr="00CC3211">
          <w:t>van hebben we ervoor gezorgd dat de nieuwe gebeurtenis voor status 20 en status 31 uitgevoerd kan worden en dat de risico-aanspraken (AO) en premies (AO) aangepast worden.</w:t>
        </w:r>
      </w:ins>
    </w:p>
    <w:p w14:paraId="77EB2E0A" w14:textId="77777777" w:rsidR="00670DA6" w:rsidRDefault="00670DA6" w:rsidP="00233F87">
      <w:pPr>
        <w:spacing w:line="240" w:lineRule="auto"/>
      </w:pPr>
    </w:p>
    <w:p w14:paraId="536408F5" w14:textId="072B337A" w:rsidR="00A36573" w:rsidRDefault="005C4E72" w:rsidP="00A36573">
      <w:pPr>
        <w:pStyle w:val="Heading3"/>
      </w:pPr>
      <w:bookmarkStart w:id="1268" w:name="_Toc2099094271"/>
      <w:bookmarkStart w:id="1269" w:name="_Toc1484779660"/>
      <w:bookmarkStart w:id="1270" w:name="_Toc187312162"/>
      <w:ins w:id="1271" w:author="Flory Koole" w:date="2025-01-14T11:05:00Z">
        <w:r>
          <w:t>Keuze premievrijstelling regeling</w:t>
        </w:r>
      </w:ins>
      <w:bookmarkEnd w:id="1268"/>
      <w:bookmarkEnd w:id="1269"/>
      <w:del w:id="1272" w:author="Flory Koole" w:date="2025-01-14T11:05:00Z">
        <w:r w:rsidDel="00A36573">
          <w:delText>Wijzig keuze PVI</w:delText>
        </w:r>
        <w:bookmarkEnd w:id="1270"/>
        <w:r w:rsidDel="00A36573">
          <w:delText xml:space="preserve"> </w:delText>
        </w:r>
      </w:del>
    </w:p>
    <w:p w14:paraId="11F191AD" w14:textId="77777777" w:rsidR="00D62428" w:rsidRDefault="00D62428" w:rsidP="00D62428">
      <w:pPr>
        <w:spacing w:line="240" w:lineRule="auto"/>
      </w:pPr>
      <w:r>
        <w:t>Relevante zaken m.b.t. deze gebeurtenis</w:t>
      </w:r>
    </w:p>
    <w:p w14:paraId="7B6E503E" w14:textId="77777777" w:rsidR="00D62428" w:rsidRDefault="00D62428" w:rsidP="00D62428">
      <w:pPr>
        <w:pStyle w:val="ListParagraph"/>
        <w:numPr>
          <w:ilvl w:val="0"/>
          <w:numId w:val="6"/>
        </w:numPr>
      </w:pPr>
      <w:r>
        <w:t>Afleidbaar of opdrachtvolgend: afleidbaar</w:t>
      </w:r>
    </w:p>
    <w:p w14:paraId="520955C8" w14:textId="77777777" w:rsidR="00D62428" w:rsidRDefault="00D62428" w:rsidP="00D62428">
      <w:pPr>
        <w:pStyle w:val="ListParagraph"/>
        <w:numPr>
          <w:ilvl w:val="0"/>
          <w:numId w:val="6"/>
        </w:numPr>
      </w:pPr>
      <w:r>
        <w:t>Invoer en controles</w:t>
      </w:r>
    </w:p>
    <w:p w14:paraId="4B2CABDA" w14:textId="4809ACA7" w:rsidR="00D62428" w:rsidRDefault="00D62428" w:rsidP="00D62428">
      <w:pPr>
        <w:pStyle w:val="ListParagraph"/>
        <w:numPr>
          <w:ilvl w:val="1"/>
          <w:numId w:val="6"/>
        </w:numPr>
      </w:pPr>
      <w:r>
        <w:t xml:space="preserve">Gebeurtenis wordt uitgevoerd als </w:t>
      </w:r>
      <w:r w:rsidR="00BE1772">
        <w:t xml:space="preserve">per een </w:t>
      </w:r>
      <w:r w:rsidR="00BE1772" w:rsidRPr="00BE1772">
        <w:t xml:space="preserve">dlnWijzigDatum </w:t>
      </w:r>
      <w:r>
        <w:t>een andere keuze voor PVI (</w:t>
      </w:r>
      <w:r w:rsidRPr="00D62428">
        <w:t>dlnDekPviKeuze</w:t>
      </w:r>
      <w:r>
        <w:t>) wordt doorgegeven dan was vastgelegd voor de deelnemer</w:t>
      </w:r>
    </w:p>
    <w:p w14:paraId="0BC9AE01" w14:textId="77777777" w:rsidR="00D62428" w:rsidRDefault="00D62428" w:rsidP="00D62428">
      <w:pPr>
        <w:pStyle w:val="ListParagraph"/>
        <w:numPr>
          <w:ilvl w:val="0"/>
          <w:numId w:val="6"/>
        </w:numPr>
      </w:pPr>
      <w:r>
        <w:t>Overgangen in profielen</w:t>
      </w:r>
    </w:p>
    <w:p w14:paraId="53250DBD" w14:textId="78AC5F60" w:rsidR="00D62428" w:rsidRDefault="00DF15BE" w:rsidP="00D62428">
      <w:pPr>
        <w:pStyle w:val="ListParagraph"/>
        <w:numPr>
          <w:ilvl w:val="1"/>
          <w:numId w:val="6"/>
        </w:numPr>
      </w:pPr>
      <w:r>
        <w:t>Mogelijk voor deelnemers met een actief dienstverband: ASP, AC en AOAC</w:t>
      </w:r>
    </w:p>
    <w:p w14:paraId="4F8D0066" w14:textId="77777777" w:rsidR="00D62428" w:rsidRDefault="00D62428" w:rsidP="00D62428">
      <w:pPr>
        <w:pStyle w:val="ListParagraph"/>
        <w:numPr>
          <w:ilvl w:val="0"/>
          <w:numId w:val="6"/>
        </w:numPr>
      </w:pPr>
      <w:r>
        <w:t>Koppelingen</w:t>
      </w:r>
    </w:p>
    <w:p w14:paraId="2D2D81A0" w14:textId="362218BB" w:rsidR="00D62428" w:rsidRDefault="00D62428" w:rsidP="00D62428">
      <w:pPr>
        <w:pStyle w:val="ListParagraph"/>
        <w:numPr>
          <w:ilvl w:val="1"/>
          <w:numId w:val="6"/>
        </w:numPr>
      </w:pPr>
      <w:r>
        <w:t>Wijzig keuze PVI op alle onderliggende (actieve) dienstverbanden</w:t>
      </w:r>
    </w:p>
    <w:p w14:paraId="6F5522BE" w14:textId="7AD3F3F3" w:rsidR="00D62428" w:rsidRDefault="00D62428" w:rsidP="00D62428">
      <w:pPr>
        <w:pStyle w:val="ListParagraph"/>
        <w:numPr>
          <w:ilvl w:val="1"/>
          <w:numId w:val="6"/>
        </w:numPr>
      </w:pPr>
      <w:r>
        <w:t>Andere component: Wijzig keuze PVI in incasso</w:t>
      </w:r>
    </w:p>
    <w:p w14:paraId="3022BD20" w14:textId="77777777" w:rsidR="00D62428" w:rsidRDefault="00D62428" w:rsidP="00D62428">
      <w:pPr>
        <w:pStyle w:val="ListParagraph"/>
        <w:numPr>
          <w:ilvl w:val="0"/>
          <w:numId w:val="6"/>
        </w:numPr>
      </w:pPr>
      <w:r>
        <w:t>Speciale berekeningen</w:t>
      </w:r>
    </w:p>
    <w:p w14:paraId="178043D6" w14:textId="77777777" w:rsidR="00B00813" w:rsidRDefault="00ED2164" w:rsidP="00D62428">
      <w:pPr>
        <w:pStyle w:val="ListParagraph"/>
        <w:numPr>
          <w:ilvl w:val="1"/>
          <w:numId w:val="6"/>
        </w:numPr>
      </w:pPr>
      <w:r>
        <w:t xml:space="preserve">versieDatum = </w:t>
      </w:r>
    </w:p>
    <w:p w14:paraId="69EDCB66" w14:textId="2C7B7690" w:rsidR="00ED2164" w:rsidRDefault="00B00813" w:rsidP="00B00813">
      <w:pPr>
        <w:pStyle w:val="ListParagraph"/>
        <w:numPr>
          <w:ilvl w:val="2"/>
          <w:numId w:val="6"/>
        </w:numPr>
      </w:pPr>
      <w:r w:rsidRPr="00B00813">
        <w:t>dlnEersteVersie</w:t>
      </w:r>
      <w:r>
        <w:t xml:space="preserve"> als </w:t>
      </w:r>
      <w:r w:rsidRPr="00B00813">
        <w:t>dlnIsDekPviKeuzeVanafAanvang</w:t>
      </w:r>
    </w:p>
    <w:p w14:paraId="0958134C" w14:textId="70D72126" w:rsidR="00B00813" w:rsidRDefault="00B00813" w:rsidP="00D11CCB">
      <w:pPr>
        <w:pStyle w:val="ListParagraph"/>
        <w:numPr>
          <w:ilvl w:val="2"/>
          <w:numId w:val="6"/>
        </w:numPr>
      </w:pPr>
      <w:r w:rsidRPr="00B00813">
        <w:t>dlnWijzigDatum</w:t>
      </w:r>
      <w:r>
        <w:t xml:space="preserve"> anders</w:t>
      </w:r>
    </w:p>
    <w:p w14:paraId="3FBE2FE5" w14:textId="5ED3443D" w:rsidR="00D62428" w:rsidRDefault="00D62428" w:rsidP="00D62428">
      <w:pPr>
        <w:pStyle w:val="ListParagraph"/>
        <w:numPr>
          <w:ilvl w:val="1"/>
          <w:numId w:val="6"/>
        </w:numPr>
      </w:pPr>
      <w:r>
        <w:t>Als de deelnemer voor PVI heeft gekozen, worden vanaf dat moment voor alle dienstverbanden PVI premie berekend:</w:t>
      </w:r>
    </w:p>
    <w:p w14:paraId="0FC07CBC" w14:textId="5F1AC2A7" w:rsidR="00D62428" w:rsidRDefault="00D62428" w:rsidP="00D62428">
      <w:pPr>
        <w:pStyle w:val="ListParagraph"/>
        <w:numPr>
          <w:ilvl w:val="2"/>
          <w:numId w:val="6"/>
        </w:numPr>
      </w:pPr>
      <w:r w:rsidRPr="00D62428">
        <w:t>dlnDvbPremieVrijstellingAo</w:t>
      </w:r>
      <w:r>
        <w:t xml:space="preserve"> = </w:t>
      </w:r>
      <w:r w:rsidRPr="00D62428">
        <w:t>(dlnDvbPremieStorting + dlnDvbRisicoPremieOvl + dlnDvbKosten) * reglPremiePviPrc/100</w:t>
      </w:r>
    </w:p>
    <w:p w14:paraId="23D464E0" w14:textId="495CCC3E" w:rsidR="00D62428" w:rsidRDefault="00D62428" w:rsidP="00D62428">
      <w:pPr>
        <w:pStyle w:val="ListParagraph"/>
        <w:numPr>
          <w:ilvl w:val="1"/>
          <w:numId w:val="6"/>
        </w:numPr>
      </w:pPr>
      <w:r>
        <w:t>Zodra de deelnemer niet meer kiest voor PVI, worden de PVI premies nul</w:t>
      </w:r>
    </w:p>
    <w:p w14:paraId="7A2EEC52" w14:textId="77777777" w:rsidR="00DF15BE" w:rsidRDefault="00D62428" w:rsidP="00D62428">
      <w:pPr>
        <w:pStyle w:val="ListParagraph"/>
        <w:numPr>
          <w:ilvl w:val="0"/>
          <w:numId w:val="6"/>
        </w:numPr>
      </w:pPr>
      <w:bookmarkStart w:id="1273" w:name="_Hlk174975703"/>
      <w:r>
        <w:t>Bijzonderheden</w:t>
      </w:r>
      <w:r w:rsidR="00B66121">
        <w:t>:</w:t>
      </w:r>
    </w:p>
    <w:p w14:paraId="489A4EE7" w14:textId="77777777" w:rsidR="00D379E0" w:rsidRDefault="00D379E0" w:rsidP="00D379E0">
      <w:pPr>
        <w:pStyle w:val="ListParagraph"/>
        <w:numPr>
          <w:ilvl w:val="1"/>
          <w:numId w:val="6"/>
        </w:numPr>
      </w:pPr>
      <w:r>
        <w:t>De keuze PVI wordt bij aanvang deelname default gevuld als deze niet wordt meegegeven</w:t>
      </w:r>
    </w:p>
    <w:p w14:paraId="62D1CD15" w14:textId="77777777" w:rsidR="00D379E0" w:rsidRDefault="00D379E0" w:rsidP="00D379E0">
      <w:pPr>
        <w:pStyle w:val="ListParagraph"/>
        <w:numPr>
          <w:ilvl w:val="2"/>
          <w:numId w:val="6"/>
        </w:numPr>
      </w:pPr>
      <w:r>
        <w:t xml:space="preserve">Als de PVI dekking reglementair verplicht is, dan </w:t>
      </w:r>
      <w:r w:rsidRPr="00DF15BE">
        <w:t>start de dekking PVI vanaf de opvoerdatum van de deelnemer</w:t>
      </w:r>
      <w:r>
        <w:t xml:space="preserve"> (</w:t>
      </w:r>
      <w:r w:rsidRPr="00DF15BE">
        <w:t>dlnDekPviKeuze</w:t>
      </w:r>
      <w:r>
        <w:t xml:space="preserve"> wordt op TRUE gezet bij opvoer deelnemer). </w:t>
      </w:r>
      <w:r w:rsidRPr="00DF15BE">
        <w:t>Vervolgens wordt het dienstverband opgevoerd en wordt premie PVI gerekend vanaf de opvoerdatum van het dienstverband, ook al ligt de opvoerdatum van het dienstverband in het verleden</w:t>
      </w:r>
    </w:p>
    <w:p w14:paraId="25B57E50" w14:textId="77777777" w:rsidR="00D379E0" w:rsidRDefault="00D379E0" w:rsidP="00D379E0">
      <w:pPr>
        <w:pStyle w:val="ListParagraph"/>
        <w:numPr>
          <w:ilvl w:val="2"/>
          <w:numId w:val="6"/>
        </w:numPr>
      </w:pPr>
      <w:r>
        <w:t xml:space="preserve">Als er reglementair geen of een vrijwillige dekking is voor PVI, dan wordt </w:t>
      </w:r>
      <w:bookmarkStart w:id="1274" w:name="_Hlk174976134"/>
      <w:r w:rsidRPr="00DF15BE">
        <w:t>dlnDekPviKeuze</w:t>
      </w:r>
      <w:r>
        <w:t xml:space="preserve"> </w:t>
      </w:r>
      <w:bookmarkEnd w:id="1274"/>
      <w:r>
        <w:t>FALSE bij opvoer</w:t>
      </w:r>
    </w:p>
    <w:p w14:paraId="18105954" w14:textId="3359484F" w:rsidR="00B00813" w:rsidRDefault="00B00813" w:rsidP="00DF15BE">
      <w:pPr>
        <w:pStyle w:val="ListParagraph"/>
        <w:numPr>
          <w:ilvl w:val="1"/>
          <w:numId w:val="6"/>
        </w:numPr>
      </w:pPr>
      <w:r>
        <w:t xml:space="preserve">De versiedatum van de gebeurtenis </w:t>
      </w:r>
      <w:r w:rsidR="00D379E0">
        <w:t xml:space="preserve">Wijzig keuze PVI </w:t>
      </w:r>
      <w:r>
        <w:t>wordt vastgesteld i.c.m. aangeleverde data vanuit het portaal/proces</w:t>
      </w:r>
    </w:p>
    <w:p w14:paraId="78803870" w14:textId="51DD7602" w:rsidR="00B00813" w:rsidRDefault="00B00813" w:rsidP="00B00813">
      <w:pPr>
        <w:pStyle w:val="ListParagraph"/>
        <w:numPr>
          <w:ilvl w:val="2"/>
          <w:numId w:val="6"/>
        </w:numPr>
        <w:rPr>
          <w:ins w:id="1275" w:author="Flory Koole" w:date="2025-01-14T11:06:00Z" w16du:dateUtc="2025-01-14T10:06:00Z"/>
        </w:rPr>
      </w:pPr>
      <w:r>
        <w:t xml:space="preserve">Default is de versiedatum gelijk aan de doorgegeven </w:t>
      </w:r>
      <w:r w:rsidRPr="00B00813">
        <w:t>dlnWijzigDatum</w:t>
      </w:r>
    </w:p>
    <w:p w14:paraId="5308A907" w14:textId="044C619B" w:rsidR="0070410A" w:rsidRDefault="0070410A" w:rsidP="00B00813">
      <w:pPr>
        <w:pStyle w:val="ListParagraph"/>
        <w:numPr>
          <w:ilvl w:val="2"/>
          <w:numId w:val="6"/>
        </w:numPr>
      </w:pPr>
      <w:ins w:id="1276" w:author="Flory Koole" w:date="2025-01-14T11:06:00Z">
        <w:r w:rsidRPr="0070410A">
          <w:t xml:space="preserve">De </w:t>
        </w:r>
      </w:ins>
      <w:ins w:id="1277" w:author="Flory Koole" w:date="2025-01-14T11:06:00Z" w16du:dateUtc="2025-01-14T10:06:00Z">
        <w:r>
          <w:t>gebeurteni</w:t>
        </w:r>
        <w:r w:rsidR="00774627">
          <w:t>s</w:t>
        </w:r>
      </w:ins>
      <w:ins w:id="1278" w:author="Flory Koole" w:date="2025-01-14T11:06:00Z">
        <w:r w:rsidRPr="0070410A">
          <w:t xml:space="preserve"> mag in het verleden worden uitgevoerd</w:t>
        </w:r>
      </w:ins>
    </w:p>
    <w:p w14:paraId="14E2E9E9" w14:textId="5EEF2D3A" w:rsidR="00B00813" w:rsidRDefault="007E1C92" w:rsidP="00D11CCB">
      <w:pPr>
        <w:pStyle w:val="ListParagraph"/>
        <w:numPr>
          <w:ilvl w:val="2"/>
          <w:numId w:val="6"/>
        </w:numPr>
        <w:rPr>
          <w:ins w:id="1279" w:author="Flory Koole" w:date="2025-01-14T11:07:00Z" w16du:dateUtc="2025-01-14T10:07:00Z"/>
        </w:rPr>
      </w:pPr>
      <w:ins w:id="1280" w:author="Flory Koole" w:date="2025-01-14T11:11:00Z" w16du:dateUtc="2025-01-14T10:11:00Z">
        <w:r w:rsidRPr="002F1838">
          <w:t>Als de boolean dlnIsDekPviKeuzeVanafAanvang niet wordt meegegeven is de waarde False en wordt de mutatie op de meegegeven dlnWijzigDatum uitgevoerd. Als dlnIsDekPviKeuzeVanafAanvang wel wordt meegegeven met waarde True, dan wordt de Pvi-dekking vanaf aanvang deelname aan/uit gezet. Dit is dus niet vanaf aanvang van een dienstverband, maar vanaf aanvang</w:t>
        </w:r>
      </w:ins>
      <w:ins w:id="1281" w:author="Flory Koole" w:date="2025-01-14T11:12:00Z" w16du:dateUtc="2025-01-14T10:12:00Z">
        <w:r w:rsidR="001508E9">
          <w:t>/opvoerdatum</w:t>
        </w:r>
      </w:ins>
      <w:ins w:id="1282" w:author="Flory Koole" w:date="2025-01-14T11:11:00Z" w16du:dateUtc="2025-01-14T10:11:00Z">
        <w:r w:rsidRPr="002F1838">
          <w:t xml:space="preserve"> van de deelnemer.</w:t>
        </w:r>
      </w:ins>
      <w:del w:id="1283" w:author="Flory Koole" w:date="2025-01-14T11:12:00Z" w16du:dateUtc="2025-01-14T10:12:00Z">
        <w:r w:rsidR="00B00813" w:rsidDel="00B91C1A">
          <w:delText xml:space="preserve">Als </w:delText>
        </w:r>
        <w:bookmarkStart w:id="1284" w:name="_Hlk174976200"/>
        <w:r w:rsidR="00B00813" w:rsidRPr="00DF15BE" w:rsidDel="00B91C1A">
          <w:delText>dlnIsDekPviKeuzeVanafAanvang</w:delText>
        </w:r>
        <w:r w:rsidR="00B00813" w:rsidDel="00B91C1A">
          <w:delText xml:space="preserve"> </w:delText>
        </w:r>
        <w:bookmarkEnd w:id="1284"/>
        <w:r w:rsidR="00B00813" w:rsidDel="00B91C1A">
          <w:delText>meegeleverd wordt met waarde TRUE, dan wordt de versiedatum gezet op de opvoerdatum van de deelnemer</w:delText>
        </w:r>
      </w:del>
    </w:p>
    <w:p w14:paraId="3697147F" w14:textId="736DCC15" w:rsidR="001E52D6" w:rsidRDefault="001E52D6" w:rsidP="00D11CCB">
      <w:pPr>
        <w:pStyle w:val="ListParagraph"/>
        <w:numPr>
          <w:ilvl w:val="2"/>
          <w:numId w:val="6"/>
        </w:numPr>
        <w:rPr>
          <w:ins w:id="1285" w:author="Flory Koole" w:date="2025-01-14T11:14:00Z" w16du:dateUtc="2025-01-14T10:14:00Z"/>
        </w:rPr>
      </w:pPr>
      <w:ins w:id="1286" w:author="Flory Koole" w:date="2025-01-14T11:14:00Z">
        <w:r w:rsidRPr="001E52D6">
          <w:t>De keuze voor de PVI-dekking wijzigt niet bij uitdiensttreding. Dus voor een slaper blijft dlnDekPviKeuze op true staan als de keuze voor de PVI-dekking voor de uitdiensttreding true was. Er wordt echter geen premie in rekening gebracht voor een inactief dienstverband, dus er is geen premie die vrijgesteld kan worden, dus er is eigenlijk geen dekking op PVI, terwijl de deelnemerkeuze wel op true staat. Als een slaper een nieuw dienstverband start, wordt de keuze overgenomen van deelnemerniveau. Vanaf aanvang van het nieuwe dienstverband zal de pvi-dekking gelden als de deelnemerkeuze op PVI-dekking true is. Het aan- of uitzetten van de PVI-dekking is een keuze op deelnemerniveau en kan alleen door een actieve deelnemer worden gedaan. Dus na het verwerken van het nieuwe dienstverband, kan de PVI-dekking aan of uit worden gezet. Daarbij moet dan niet dlnIsDekPviKeuzeVanafAanvang worden meegegeven, maar alleen dlnWijzigDatum, welke dan gelijk is aan de aanvangsdatum van het laatste dienstverband of het moment dat de deelnemer de keuze doorgeeft</w:t>
        </w:r>
      </w:ins>
    </w:p>
    <w:p w14:paraId="1701CF9B" w14:textId="21C8FCCD" w:rsidR="00774627" w:rsidRDefault="00774627" w:rsidP="00D11CCB">
      <w:pPr>
        <w:pStyle w:val="ListParagraph"/>
        <w:numPr>
          <w:ilvl w:val="2"/>
          <w:numId w:val="6"/>
        </w:numPr>
        <w:rPr>
          <w:ins w:id="1287" w:author="Flory Koole" w:date="2025-01-14T11:10:00Z" w16du:dateUtc="2025-01-14T10:10:00Z"/>
        </w:rPr>
      </w:pPr>
      <w:ins w:id="1288" w:author="Flory Koole" w:date="2025-01-14T11:07:00Z">
        <w:r w:rsidRPr="00774627">
          <w:t>Opt-out na herindienst kan worden uitgevoerd door dlnIsDekPviKeuzeVanafAanvang = false in te sturen en de wijzigDatum op de herindienstdatum aan te leveren</w:t>
        </w:r>
      </w:ins>
    </w:p>
    <w:p w14:paraId="6311EEC5" w14:textId="55577C1C" w:rsidR="002F1838" w:rsidDel="00BD5976" w:rsidRDefault="002F1838" w:rsidP="00D11CCB">
      <w:pPr>
        <w:pStyle w:val="ListParagraph"/>
        <w:numPr>
          <w:ilvl w:val="2"/>
          <w:numId w:val="6"/>
        </w:numPr>
        <w:rPr>
          <w:del w:id="1289" w:author="Flory Koole" w:date="2025-01-21T10:42:00Z" w16du:dateUtc="2025-01-21T09:42:00Z"/>
        </w:rPr>
      </w:pPr>
    </w:p>
    <w:bookmarkEnd w:id="1273"/>
    <w:p w14:paraId="2AA1677D" w14:textId="66A31717" w:rsidR="00F74E80" w:rsidDel="00BD5976" w:rsidRDefault="00F74E80" w:rsidP="00F74E80">
      <w:pPr>
        <w:rPr>
          <w:del w:id="1290" w:author="Flory Koole" w:date="2025-01-21T10:43:00Z" w16du:dateUtc="2025-01-21T09:43:00Z"/>
        </w:rPr>
      </w:pPr>
    </w:p>
    <w:p w14:paraId="27B93328" w14:textId="331EF579" w:rsidR="00F74E80" w:rsidDel="004C6129" w:rsidRDefault="00F74E80" w:rsidP="00F74E80">
      <w:pPr>
        <w:rPr>
          <w:del w:id="1291" w:author="Flory Koole" w:date="2025-01-21T10:43:00Z" w16du:dateUtc="2025-01-21T09:43:00Z"/>
        </w:rPr>
      </w:pPr>
    </w:p>
    <w:p w14:paraId="6A28520C" w14:textId="77777777" w:rsidR="00F74E80" w:rsidRPr="00F74E80" w:rsidRDefault="00F74E80" w:rsidP="00F74E80"/>
    <w:p w14:paraId="27E07705" w14:textId="06C0B8D7" w:rsidR="00F74E80" w:rsidRPr="00F74E80" w:rsidRDefault="00F74E80" w:rsidP="00F74E80">
      <w:pPr>
        <w:rPr>
          <w:u w:val="single"/>
        </w:rPr>
      </w:pPr>
      <w:r w:rsidRPr="00F74E80">
        <w:rPr>
          <w:u w:val="single"/>
        </w:rPr>
        <w:t xml:space="preserve"> Voorbeelden voor reglPviKeuze </w:t>
      </w:r>
      <w:r>
        <w:rPr>
          <w:u w:val="single"/>
        </w:rPr>
        <w:t>V</w:t>
      </w:r>
      <w:r w:rsidRPr="00F74E80">
        <w:rPr>
          <w:u w:val="single"/>
        </w:rPr>
        <w:t>rijwillig</w:t>
      </w:r>
      <w:r>
        <w:rPr>
          <w:u w:val="single"/>
        </w:rPr>
        <w:t xml:space="preserve"> of Geen</w:t>
      </w:r>
    </w:p>
    <w:p w14:paraId="42EBA763" w14:textId="77777777" w:rsidR="00F74E80" w:rsidRDefault="00F74E80" w:rsidP="00D11CCB">
      <w:pPr>
        <w:pStyle w:val="ListParagraph"/>
        <w:numPr>
          <w:ilvl w:val="0"/>
          <w:numId w:val="6"/>
        </w:numPr>
      </w:pPr>
      <w:r w:rsidRPr="00F74E80">
        <w:t>Bij Opvoer deelnemer dlnDekPviKeuze = FALSE, tenzij deze als TRUE wordt meegegeven</w:t>
      </w:r>
    </w:p>
    <w:p w14:paraId="3FF6EFF8" w14:textId="1705571D" w:rsidR="00F74E80" w:rsidRPr="00F74E80" w:rsidRDefault="00F74E80" w:rsidP="00D11CCB">
      <w:pPr>
        <w:pStyle w:val="ListParagraph"/>
        <w:numPr>
          <w:ilvl w:val="1"/>
          <w:numId w:val="6"/>
        </w:numPr>
      </w:pPr>
      <w:r w:rsidRPr="00F74E80">
        <w:t>Als keuze FALSE was, dan kan Aanvang PVI dekking worden geleverd</w:t>
      </w:r>
    </w:p>
    <w:p w14:paraId="7F60C70B" w14:textId="77777777" w:rsidR="00F74E80" w:rsidRPr="00F74E80" w:rsidRDefault="00F74E80" w:rsidP="00D11CCB">
      <w:pPr>
        <w:pStyle w:val="ListParagraph"/>
        <w:numPr>
          <w:ilvl w:val="2"/>
          <w:numId w:val="6"/>
        </w:numPr>
      </w:pPr>
      <w:r w:rsidRPr="00F74E80">
        <w:t>Zonder meegeven dlnIsDekPviKeuzeVanafAanvang per de doorgegeven dlnWijzigDatum</w:t>
      </w:r>
    </w:p>
    <w:p w14:paraId="3EC0FBEA" w14:textId="77777777" w:rsidR="00F74E80" w:rsidRPr="00F74E80" w:rsidRDefault="00F74E80" w:rsidP="00D11CCB">
      <w:pPr>
        <w:pStyle w:val="ListParagraph"/>
        <w:numPr>
          <w:ilvl w:val="2"/>
          <w:numId w:val="6"/>
        </w:numPr>
      </w:pPr>
      <w:r w:rsidRPr="00F74E80">
        <w:t>Met meegeven dlnIsDekPviKeuzeVanafAanvang = TRUE per de opvoerdatum (dlnEersteVersie)</w:t>
      </w:r>
    </w:p>
    <w:p w14:paraId="0C8D10DC" w14:textId="77777777" w:rsidR="00F74E80" w:rsidRPr="00F74E80" w:rsidRDefault="00F74E80" w:rsidP="00D11CCB">
      <w:pPr>
        <w:pStyle w:val="ListParagraph"/>
        <w:numPr>
          <w:ilvl w:val="1"/>
          <w:numId w:val="6"/>
        </w:numPr>
      </w:pPr>
      <w:r w:rsidRPr="00F74E80">
        <w:t>Als keuze TRUE was, dan kan Einde PVI dekking worden geleverd</w:t>
      </w:r>
    </w:p>
    <w:p w14:paraId="1ACC7B07" w14:textId="77777777" w:rsidR="00F74E80" w:rsidRPr="00F74E80" w:rsidRDefault="00F74E80" w:rsidP="00D11CCB">
      <w:pPr>
        <w:pStyle w:val="ListParagraph"/>
        <w:numPr>
          <w:ilvl w:val="2"/>
          <w:numId w:val="6"/>
        </w:numPr>
      </w:pPr>
      <w:r w:rsidRPr="00F74E80">
        <w:t>Zonder meegeven dlnIsDekPviKeuzeVanafAanvang per de doorgegeven dlnWijzigDatum</w:t>
      </w:r>
    </w:p>
    <w:p w14:paraId="31986A60" w14:textId="77777777" w:rsidR="00F74E80" w:rsidRPr="00F74E80" w:rsidRDefault="00F74E80" w:rsidP="00D11CCB">
      <w:pPr>
        <w:pStyle w:val="ListParagraph"/>
        <w:numPr>
          <w:ilvl w:val="2"/>
          <w:numId w:val="6"/>
        </w:numPr>
      </w:pPr>
      <w:r w:rsidRPr="00F74E80">
        <w:t>Met meegeven dlnIsDekPviKeuzeVanafAanvang - TRUE per de opvoerdatum (dlnEersteVersie)</w:t>
      </w:r>
    </w:p>
    <w:p w14:paraId="5277934D" w14:textId="7D2B939C" w:rsidR="00DF15BE" w:rsidDel="004C6129" w:rsidRDefault="00DF15BE" w:rsidP="00233F87">
      <w:pPr>
        <w:spacing w:line="240" w:lineRule="auto"/>
        <w:rPr>
          <w:del w:id="1292" w:author="Flory Koole" w:date="2025-01-21T10:43:00Z" w16du:dateUtc="2025-01-21T09:43:00Z"/>
        </w:rPr>
      </w:pPr>
    </w:p>
    <w:p w14:paraId="78A19C5C" w14:textId="77777777" w:rsidR="00A36573" w:rsidRDefault="00A36573" w:rsidP="00233F87">
      <w:pPr>
        <w:spacing w:line="240" w:lineRule="auto"/>
      </w:pPr>
    </w:p>
    <w:p w14:paraId="0D2200AD" w14:textId="77777777" w:rsidR="00233F87" w:rsidRDefault="00233F87" w:rsidP="00233F87">
      <w:pPr>
        <w:pStyle w:val="Heading3"/>
      </w:pPr>
      <w:bookmarkStart w:id="1293" w:name="_Toc187312163"/>
      <w:bookmarkStart w:id="1294" w:name="_Toc1550212708"/>
      <w:bookmarkStart w:id="1295" w:name="_Toc950761215"/>
      <w:r>
        <w:t>Beroepsvereniging wijziging</w:t>
      </w:r>
      <w:bookmarkEnd w:id="1293"/>
      <w:bookmarkEnd w:id="1294"/>
      <w:bookmarkEnd w:id="1295"/>
    </w:p>
    <w:p w14:paraId="6C8098FA" w14:textId="77777777" w:rsidR="00233F87" w:rsidRDefault="00233F87" w:rsidP="00233F87">
      <w:pPr>
        <w:rPr>
          <w:rFonts w:cs="Calibri"/>
        </w:rPr>
      </w:pPr>
      <w:r w:rsidRPr="005F57CE">
        <w:rPr>
          <w:rFonts w:cs="Calibri"/>
          <w:highlight w:val="yellow"/>
        </w:rPr>
        <w:t>Specifiek voor beroepspensioenfondsen</w:t>
      </w:r>
      <w:r>
        <w:rPr>
          <w:rFonts w:cs="Calibri"/>
        </w:rPr>
        <w:t xml:space="preserve"> is het relevant of een deelnemer lid is van een beroepsvereniging. Hiervoor zijn 2 gegevens beschikbaar in de administratie die gewijzigd kunnen worden met de gebeurtenis Beroepsvereniging wijziging: dlnBeroepsVereniging en dlnBeroepsVerenigingDatum. Dit kan voor deelnemers binnen beroepspensioenfondsen, voor zowel actieve, premievrije als pensioentrekkende deelnemers.</w:t>
      </w:r>
    </w:p>
    <w:p w14:paraId="1C79AE80" w14:textId="77777777" w:rsidR="00233F87" w:rsidRDefault="00233F87" w:rsidP="00233F87">
      <w:r>
        <w:rPr>
          <w:rFonts w:cs="Calibri"/>
        </w:rPr>
        <w:t xml:space="preserve">Er zijn 3 waarden mogelijk voor dlnBeroepsVereniging: 0 = Onbekend, 1 = Aangemeld, 2 = Afgemeld. Als er niets wordt aangeleverd, dan wordt de deelnemer opgevoerd met waarde Onbekend. Deze waarde kan worden gewijzigd door de juiste waarde (Aangemeld of Afgemeld) met bijbehorende datum door te geven voor een deelnemer. De wijziging wordt dan doorgevoerd op de laatste datum waarop een gebeurtenis is doorgevoerd in de administratie. Als de deelnemer is aangemeld, dan wordt dlnBeroepsVerenigingDatum geïnterpreteerd als startdatum lidmaatschap van de beroepsvereniging. Als de deelnemer is afgemeld dan wordt dlnBeroepsVerenigingDatum geïnterpreteerd als einddatum lidmaatschap van de beroepsvereniging. In AllVida wordt dlnBeroepsVerenigingDatum niet afgeleid, omdat daarvoor de datum geldt waarop de beroepsgenoot dit heeft doorgegeven. Als de aanmelding tegelijk gebeurt met aanmelding bij het pensioenfonds, dan geldt als dlnBeroepsVerenigingDatum de startdatum van de deelname (toetredingsdatum). Bij latere aanmelding geldt als aanvangsdatum de datum waarop de deelnemer dit doorgeeft. Als de deelnemer zich afmeldt via de website of het deelnemerportaal, moet bij afmelding de datum 31-12-kalenderjaar worden doorgegeven aan AllVida. Als dit handmatig wordt ingevoerd, moet dlnBeroepsVerenigingDatum door de gebruiker worden gevuld. LET op: de afronding van de afmeldingsdatum naar 31-12 staat ter discussie; mogelijk wordt dit datum van melding. </w:t>
      </w:r>
    </w:p>
    <w:p w14:paraId="03282BC3" w14:textId="3D7407AA" w:rsidR="00233F87" w:rsidDel="00033238" w:rsidRDefault="00233F87" w:rsidP="00233F87">
      <w:pPr>
        <w:spacing w:line="240" w:lineRule="auto"/>
        <w:rPr>
          <w:del w:id="1296" w:author="Flory Koole (F)" w:date="2025-08-13T18:49:00Z" w16du:dateUtc="2025-08-13T16:49:00Z"/>
          <w:rFonts w:eastAsia="Times New Roman" w:cs="Calibri"/>
        </w:rPr>
      </w:pPr>
    </w:p>
    <w:p w14:paraId="3723815A" w14:textId="72B55875" w:rsidR="00233F87" w:rsidDel="00033238" w:rsidRDefault="00233F87" w:rsidP="00233F87">
      <w:pPr>
        <w:pStyle w:val="Heading3"/>
        <w:rPr>
          <w:del w:id="1297" w:author="Flory Koole (F)" w:date="2025-08-13T18:49:00Z" w16du:dateUtc="2025-08-13T16:49:00Z"/>
          <w:rFonts w:eastAsia="Times New Roman"/>
        </w:rPr>
      </w:pPr>
      <w:bookmarkStart w:id="1298" w:name="_Toc187312164"/>
      <w:bookmarkStart w:id="1299" w:name="_Toc565790468"/>
      <w:del w:id="1300" w:author="Flory Koole (F)" w:date="2025-08-13T18:49:00Z" w16du:dateUtc="2025-08-13T16:49:00Z">
        <w:r w:rsidDel="00033238">
          <w:delText>Vrijwillige</w:delText>
        </w:r>
        <w:r w:rsidRPr="2B26B8BC" w:rsidDel="00033238">
          <w:rPr>
            <w:rFonts w:eastAsia="Times New Roman"/>
          </w:rPr>
          <w:delText xml:space="preserve"> voortzetting (</w:delText>
        </w:r>
        <w:r w:rsidRPr="2B26B8BC" w:rsidDel="00033238">
          <w:rPr>
            <w:rFonts w:eastAsia="Times New Roman"/>
            <w:color w:val="FF0000"/>
          </w:rPr>
          <w:delText>analyse nog uitwerken</w:delText>
        </w:r>
        <w:r w:rsidRPr="2B26B8BC" w:rsidDel="00033238">
          <w:rPr>
            <w:rFonts w:eastAsia="Times New Roman"/>
          </w:rPr>
          <w:delText>)</w:delText>
        </w:r>
        <w:bookmarkEnd w:id="1298"/>
        <w:bookmarkEnd w:id="1299"/>
      </w:del>
    </w:p>
    <w:p w14:paraId="654B4088" w14:textId="1465588F" w:rsidR="00FB3945" w:rsidRPr="00FB3945" w:rsidDel="00033238" w:rsidRDefault="00A340E4">
      <w:pPr>
        <w:spacing w:before="0" w:after="0" w:line="240" w:lineRule="auto"/>
        <w:rPr>
          <w:ins w:id="1301" w:author="Flory Koole" w:date="2025-04-17T15:47:00Z" w16du:dateUtc="2025-04-17T13:47:00Z"/>
          <w:del w:id="1302" w:author="Flory Koole (F)" w:date="2025-08-13T18:49:00Z" w16du:dateUtc="2025-08-13T16:49:00Z"/>
          <w:rFonts w:eastAsia="Times New Roman" w:cs="Calibri"/>
          <w:rPrChange w:id="1303" w:author="Flory Koole" w:date="2025-04-17T15:47:00Z" w16du:dateUtc="2025-04-17T13:47:00Z">
            <w:rPr>
              <w:ins w:id="1304" w:author="Flory Koole" w:date="2025-04-17T15:47:00Z" w16du:dateUtc="2025-04-17T13:47:00Z"/>
              <w:del w:id="1305" w:author="Flory Koole (F)" w:date="2025-08-13T18:49:00Z" w16du:dateUtc="2025-08-13T16:49:00Z"/>
            </w:rPr>
          </w:rPrChange>
        </w:rPr>
        <w:pPrChange w:id="1306" w:author="Flory Koole" w:date="2025-04-17T15:47:00Z" w16du:dateUtc="2025-04-17T13:47:00Z">
          <w:pPr>
            <w:pStyle w:val="ListParagraph"/>
            <w:numPr>
              <w:numId w:val="51"/>
            </w:numPr>
            <w:spacing w:before="0" w:after="0" w:line="240" w:lineRule="auto"/>
            <w:ind w:left="360" w:hanging="360"/>
            <w:contextualSpacing w:val="0"/>
          </w:pPr>
        </w:pPrChange>
      </w:pPr>
      <w:ins w:id="1307" w:author="Flory Koole" w:date="2025-04-17T15:47:00Z" w16du:dateUtc="2025-04-17T13:47:00Z">
        <w:del w:id="1308" w:author="Flory Koole (F)" w:date="2025-08-13T18:49:00Z" w16du:dateUtc="2025-08-13T16:49:00Z">
          <w:r w:rsidDel="00033238">
            <w:rPr>
              <w:rFonts w:eastAsia="Times New Roman" w:cs="Calibri"/>
            </w:rPr>
            <w:delText>2 velden toegevoegd</w:delText>
          </w:r>
        </w:del>
      </w:ins>
    </w:p>
    <w:p w14:paraId="2F12BF15" w14:textId="0876F3CB" w:rsidR="00A340E4" w:rsidDel="00033238" w:rsidRDefault="00FB3945">
      <w:pPr>
        <w:pStyle w:val="ListParagraph"/>
        <w:numPr>
          <w:ilvl w:val="0"/>
          <w:numId w:val="51"/>
        </w:numPr>
        <w:spacing w:before="0" w:after="0" w:line="240" w:lineRule="auto"/>
        <w:contextualSpacing w:val="0"/>
        <w:rPr>
          <w:ins w:id="1309" w:author="Flory Koole" w:date="2025-04-17T15:47:00Z" w16du:dateUtc="2025-04-17T13:47:00Z"/>
          <w:del w:id="1310" w:author="Flory Koole (F)" w:date="2025-08-13T18:49:00Z" w16du:dateUtc="2025-08-13T16:49:00Z"/>
          <w:rFonts w:eastAsia="Times New Roman" w:cs="Calibri"/>
        </w:rPr>
        <w:pPrChange w:id="1311" w:author="Flory Koole" w:date="2025-04-17T15:48:00Z" w16du:dateUtc="2025-04-17T13:48:00Z">
          <w:pPr>
            <w:pStyle w:val="ListParagraph"/>
            <w:numPr>
              <w:ilvl w:val="1"/>
              <w:numId w:val="51"/>
            </w:numPr>
            <w:spacing w:before="0" w:after="0" w:line="240" w:lineRule="auto"/>
            <w:ind w:left="1080" w:hanging="360"/>
            <w:contextualSpacing w:val="0"/>
          </w:pPr>
        </w:pPrChange>
      </w:pPr>
      <w:ins w:id="1312" w:author="Flory Koole" w:date="2025-04-17T15:46:00Z" w16du:dateUtc="2025-04-17T13:46:00Z">
        <w:del w:id="1313" w:author="Flory Koole (F)" w:date="2025-08-13T18:49:00Z" w16du:dateUtc="2025-08-13T16:49:00Z">
          <w:r w:rsidDel="00033238">
            <w:rPr>
              <w:rFonts w:eastAsia="Times New Roman" w:cs="Calibri"/>
            </w:rPr>
            <w:delText xml:space="preserve">dlnVrijwilligeVoortzetting </w:delText>
          </w:r>
        </w:del>
      </w:ins>
    </w:p>
    <w:p w14:paraId="6F981C5A" w14:textId="263EF232" w:rsidR="00A340E4" w:rsidDel="00033238" w:rsidRDefault="00A340E4">
      <w:pPr>
        <w:pStyle w:val="ListParagraph"/>
        <w:numPr>
          <w:ilvl w:val="1"/>
          <w:numId w:val="51"/>
        </w:numPr>
        <w:spacing w:before="0" w:after="0" w:line="240" w:lineRule="auto"/>
        <w:contextualSpacing w:val="0"/>
        <w:rPr>
          <w:ins w:id="1314" w:author="Flory Koole" w:date="2025-04-17T15:47:00Z" w16du:dateUtc="2025-04-17T13:47:00Z"/>
          <w:del w:id="1315" w:author="Flory Koole (F)" w:date="2025-08-13T18:49:00Z" w16du:dateUtc="2025-08-13T16:49:00Z"/>
          <w:rFonts w:eastAsia="Times New Roman" w:cs="Calibri"/>
        </w:rPr>
        <w:pPrChange w:id="1316" w:author="Flory Koole" w:date="2025-04-17T15:48:00Z" w16du:dateUtc="2025-04-17T13:48:00Z">
          <w:pPr>
            <w:pStyle w:val="ListParagraph"/>
            <w:numPr>
              <w:ilvl w:val="2"/>
              <w:numId w:val="51"/>
            </w:numPr>
            <w:spacing w:before="0" w:after="0" w:line="240" w:lineRule="auto"/>
            <w:ind w:left="1800" w:hanging="360"/>
            <w:contextualSpacing w:val="0"/>
          </w:pPr>
        </w:pPrChange>
      </w:pPr>
      <w:ins w:id="1317" w:author="Flory Koole" w:date="2025-04-17T15:47:00Z" w16du:dateUtc="2025-04-17T13:47:00Z">
        <w:del w:id="1318" w:author="Flory Koole (F)" w:date="2025-08-13T18:49:00Z" w16du:dateUtc="2025-08-13T16:49:00Z">
          <w:r w:rsidDel="00033238">
            <w:rPr>
              <w:rFonts w:eastAsia="Times New Roman" w:cs="Calibri"/>
            </w:rPr>
            <w:delText>0 = geen</w:delText>
          </w:r>
        </w:del>
      </w:ins>
    </w:p>
    <w:p w14:paraId="684FE388" w14:textId="040458A2" w:rsidR="00A340E4" w:rsidDel="00033238" w:rsidRDefault="00A340E4">
      <w:pPr>
        <w:pStyle w:val="ListParagraph"/>
        <w:numPr>
          <w:ilvl w:val="1"/>
          <w:numId w:val="51"/>
        </w:numPr>
        <w:spacing w:before="0" w:after="0" w:line="240" w:lineRule="auto"/>
        <w:contextualSpacing w:val="0"/>
        <w:rPr>
          <w:ins w:id="1319" w:author="Flory Koole" w:date="2025-04-17T15:47:00Z" w16du:dateUtc="2025-04-17T13:47:00Z"/>
          <w:del w:id="1320" w:author="Flory Koole (F)" w:date="2025-08-13T18:49:00Z" w16du:dateUtc="2025-08-13T16:49:00Z"/>
          <w:rFonts w:eastAsia="Times New Roman" w:cs="Calibri"/>
        </w:rPr>
        <w:pPrChange w:id="1321" w:author="Flory Koole" w:date="2025-04-17T15:48:00Z" w16du:dateUtc="2025-04-17T13:48:00Z">
          <w:pPr>
            <w:pStyle w:val="ListParagraph"/>
            <w:numPr>
              <w:ilvl w:val="2"/>
              <w:numId w:val="51"/>
            </w:numPr>
            <w:spacing w:before="0" w:after="0" w:line="240" w:lineRule="auto"/>
            <w:ind w:left="1800" w:hanging="360"/>
            <w:contextualSpacing w:val="0"/>
          </w:pPr>
        </w:pPrChange>
      </w:pPr>
      <w:ins w:id="1322" w:author="Flory Koole" w:date="2025-04-17T15:47:00Z" w16du:dateUtc="2025-04-17T13:47:00Z">
        <w:del w:id="1323" w:author="Flory Koole (F)" w:date="2025-08-13T18:49:00Z" w16du:dateUtc="2025-08-13T16:49:00Z">
          <w:r w:rsidDel="00033238">
            <w:rPr>
              <w:rFonts w:eastAsia="Times New Roman" w:cs="Calibri"/>
            </w:rPr>
            <w:delText>1 = alleen risico</w:delText>
          </w:r>
        </w:del>
      </w:ins>
    </w:p>
    <w:p w14:paraId="5DC56F14" w14:textId="7BB45346" w:rsidR="004D05AB" w:rsidRPr="004D05AB" w:rsidDel="00033238" w:rsidRDefault="00FB3945" w:rsidP="00083555">
      <w:pPr>
        <w:pStyle w:val="ListParagraph"/>
        <w:numPr>
          <w:ilvl w:val="1"/>
          <w:numId w:val="51"/>
        </w:numPr>
        <w:spacing w:before="0" w:after="0" w:line="240" w:lineRule="auto"/>
        <w:contextualSpacing w:val="0"/>
        <w:rPr>
          <w:ins w:id="1324" w:author="Flory Koole" w:date="2025-04-17T15:48:00Z" w16du:dateUtc="2025-04-17T13:48:00Z"/>
          <w:del w:id="1325" w:author="Flory Koole (F)" w:date="2025-08-13T18:49:00Z" w16du:dateUtc="2025-08-13T16:49:00Z"/>
          <w:rPrChange w:id="1326" w:author="Flory Koole" w:date="2025-04-17T15:48:00Z" w16du:dateUtc="2025-04-17T13:48:00Z">
            <w:rPr>
              <w:ins w:id="1327" w:author="Flory Koole" w:date="2025-04-17T15:48:00Z" w16du:dateUtc="2025-04-17T13:48:00Z"/>
              <w:del w:id="1328" w:author="Flory Koole (F)" w:date="2025-08-13T18:49:00Z" w16du:dateUtc="2025-08-13T16:49:00Z"/>
              <w:rFonts w:eastAsia="Times New Roman" w:cs="Calibri"/>
            </w:rPr>
          </w:rPrChange>
        </w:rPr>
      </w:pPr>
      <w:ins w:id="1329" w:author="Flory Koole" w:date="2025-04-17T15:46:00Z" w16du:dateUtc="2025-04-17T13:46:00Z">
        <w:del w:id="1330" w:author="Flory Koole (F)" w:date="2025-08-13T18:49:00Z" w16du:dateUtc="2025-08-13T16:49:00Z">
          <w:r w:rsidRPr="004D05AB" w:rsidDel="00033238">
            <w:rPr>
              <w:rFonts w:eastAsia="Times New Roman" w:cs="Calibri"/>
            </w:rPr>
            <w:delText>2 (=gehele regeling)</w:delText>
          </w:r>
        </w:del>
      </w:ins>
    </w:p>
    <w:p w14:paraId="73BC66BD" w14:textId="1FE677B4" w:rsidR="001D2C9F" w:rsidDel="00033238" w:rsidRDefault="00FB3945">
      <w:pPr>
        <w:pStyle w:val="ListParagraph"/>
        <w:numPr>
          <w:ilvl w:val="0"/>
          <w:numId w:val="51"/>
        </w:numPr>
        <w:spacing w:before="0" w:after="0" w:line="240" w:lineRule="auto"/>
        <w:contextualSpacing w:val="0"/>
        <w:rPr>
          <w:ins w:id="1331" w:author="Flory Koole" w:date="2025-04-17T15:46:00Z" w16du:dateUtc="2025-04-17T13:46:00Z"/>
          <w:del w:id="1332" w:author="Flory Koole (F)" w:date="2025-08-13T18:49:00Z" w16du:dateUtc="2025-08-13T16:49:00Z"/>
        </w:rPr>
        <w:pPrChange w:id="1333" w:author="Flory Koole" w:date="2025-04-17T15:48:00Z" w16du:dateUtc="2025-04-17T13:48:00Z">
          <w:pPr/>
        </w:pPrChange>
      </w:pPr>
      <w:ins w:id="1334" w:author="Flory Koole" w:date="2025-04-17T15:46:00Z" w16du:dateUtc="2025-04-17T13:46:00Z">
        <w:del w:id="1335" w:author="Flory Koole (F)" w:date="2025-08-13T18:49:00Z" w16du:dateUtc="2025-08-13T16:49:00Z">
          <w:r w:rsidRPr="004D05AB" w:rsidDel="00033238">
            <w:rPr>
              <w:rFonts w:eastAsia="Times New Roman" w:cs="Calibri"/>
            </w:rPr>
            <w:delText>dlnEindDatumVrijwilligeVoortzetting</w:delText>
          </w:r>
        </w:del>
      </w:ins>
    </w:p>
    <w:p w14:paraId="2C7CC5B0" w14:textId="678B0277" w:rsidR="001D2C9F" w:rsidDel="00033238" w:rsidRDefault="001D2C9F" w:rsidP="00233F87">
      <w:pPr>
        <w:rPr>
          <w:ins w:id="1336" w:author="Flory Koole" w:date="2025-04-17T15:50:00Z" w16du:dateUtc="2025-04-17T13:50:00Z"/>
          <w:del w:id="1337" w:author="Flory Koole (F)" w:date="2025-08-13T18:49:00Z" w16du:dateUtc="2025-08-13T16:49:00Z"/>
        </w:rPr>
      </w:pPr>
    </w:p>
    <w:p w14:paraId="501509DD" w14:textId="77D66AEA" w:rsidR="008140E2" w:rsidDel="00033238" w:rsidRDefault="00F37FA4" w:rsidP="00233F87">
      <w:pPr>
        <w:rPr>
          <w:ins w:id="1338" w:author="Flory Koole" w:date="2025-04-17T15:51:00Z" w16du:dateUtc="2025-04-17T13:51:00Z"/>
          <w:del w:id="1339" w:author="Flory Koole (F)" w:date="2025-08-13T18:49:00Z" w16du:dateUtc="2025-08-13T16:49:00Z"/>
        </w:rPr>
      </w:pPr>
      <w:ins w:id="1340" w:author="Flory Koole" w:date="2025-04-17T15:50:00Z" w16du:dateUtc="2025-04-17T13:50:00Z">
        <w:del w:id="1341" w:author="Flory Koole (F)" w:date="2025-08-13T18:49:00Z" w16du:dateUtc="2025-08-13T16:49:00Z">
          <w:r w:rsidDel="00033238">
            <w:delText>Voortzetting gehele regeling: deelnemer is AC, premienota wordt gemaakt</w:delText>
          </w:r>
        </w:del>
      </w:ins>
    </w:p>
    <w:p w14:paraId="2B5C0467" w14:textId="1F2DCD99" w:rsidR="00F37FA4" w:rsidDel="00033238" w:rsidRDefault="00F37FA4" w:rsidP="00233F87">
      <w:pPr>
        <w:rPr>
          <w:ins w:id="1342" w:author="Flory Koole" w:date="2025-04-17T15:50:00Z" w16du:dateUtc="2025-04-17T13:50:00Z"/>
          <w:del w:id="1343" w:author="Flory Koole (F)" w:date="2025-08-13T18:49:00Z" w16du:dateUtc="2025-08-13T16:49:00Z"/>
        </w:rPr>
      </w:pPr>
      <w:ins w:id="1344" w:author="Flory Koole" w:date="2025-04-17T15:51:00Z" w16du:dateUtc="2025-04-17T13:51:00Z">
        <w:del w:id="1345" w:author="Flory Koole (F)" w:date="2025-08-13T18:49:00Z" w16du:dateUtc="2025-08-13T16:49:00Z">
          <w:r w:rsidDel="00033238">
            <w:delText>Voortzetting alleen risico: deelnemer</w:delText>
          </w:r>
          <w:r w:rsidR="00B160A5" w:rsidDel="00033238">
            <w:delText xml:space="preserve"> is PV, risicopremie uit de beleggingen onttrekken, apart tarief gebruiken voor premieberekening?</w:delText>
          </w:r>
        </w:del>
      </w:ins>
    </w:p>
    <w:p w14:paraId="6C1CCD89" w14:textId="3B351A48" w:rsidR="008140E2" w:rsidDel="00033238" w:rsidRDefault="008140E2" w:rsidP="00233F87">
      <w:pPr>
        <w:rPr>
          <w:ins w:id="1346" w:author="Flory Koole" w:date="2025-04-17T15:48:00Z" w16du:dateUtc="2025-04-17T13:48:00Z"/>
          <w:del w:id="1347" w:author="Flory Koole (F)" w:date="2025-08-13T18:49:00Z" w16du:dateUtc="2025-08-13T16:49:00Z"/>
        </w:rPr>
      </w:pPr>
    </w:p>
    <w:p w14:paraId="4D02B7B6" w14:textId="32D46681" w:rsidR="0083635F" w:rsidDel="00033238" w:rsidRDefault="0083635F" w:rsidP="00233F87">
      <w:pPr>
        <w:rPr>
          <w:ins w:id="1348" w:author="Flory Koole" w:date="2025-04-17T15:48:00Z" w16du:dateUtc="2025-04-17T13:48:00Z"/>
          <w:del w:id="1349" w:author="Flory Koole (F)" w:date="2025-08-13T18:49:00Z" w16du:dateUtc="2025-08-13T16:49:00Z"/>
        </w:rPr>
      </w:pPr>
      <w:ins w:id="1350" w:author="Flory Koole" w:date="2025-04-17T15:48:00Z" w16du:dateUtc="2025-04-17T13:48:00Z">
        <w:del w:id="1351" w:author="Flory Koole (F)" w:date="2025-08-13T18:49:00Z" w16du:dateUtc="2025-08-13T16:49:00Z">
          <w:r w:rsidDel="00033238">
            <w:delText xml:space="preserve">Gebeurtenis Einde vrijwillige </w:delText>
          </w:r>
        </w:del>
      </w:ins>
      <w:ins w:id="1352" w:author="Flory Koole" w:date="2025-04-17T15:49:00Z" w16du:dateUtc="2025-04-17T13:49:00Z">
        <w:del w:id="1353" w:author="Flory Koole (F)" w:date="2025-08-13T18:49:00Z" w16du:dateUtc="2025-08-13T16:49:00Z">
          <w:r w:rsidDel="00033238">
            <w:delText>voortzetting</w:delText>
          </w:r>
        </w:del>
      </w:ins>
    </w:p>
    <w:p w14:paraId="10E260CD" w14:textId="0B0CE19D" w:rsidR="00594975" w:rsidRPr="00594975" w:rsidDel="00033238" w:rsidRDefault="00594975" w:rsidP="00594975">
      <w:pPr>
        <w:numPr>
          <w:ilvl w:val="0"/>
          <w:numId w:val="52"/>
        </w:numPr>
        <w:rPr>
          <w:ins w:id="1354" w:author="Flory Koole" w:date="2025-04-17T15:49:00Z"/>
          <w:del w:id="1355" w:author="Flory Koole (F)" w:date="2025-08-13T18:49:00Z" w16du:dateUtc="2025-08-13T16:49:00Z"/>
        </w:rPr>
      </w:pPr>
      <w:ins w:id="1356" w:author="Flory Koole" w:date="2025-04-17T15:49:00Z">
        <w:del w:id="1357" w:author="Flory Koole (F)" w:date="2025-08-13T18:49:00Z" w16du:dateUtc="2025-08-13T16:49:00Z">
          <w:r w:rsidRPr="00594975" w:rsidDel="00033238">
            <w:delText xml:space="preserve">Voorspelbare gebeurtenis </w:delText>
          </w:r>
        </w:del>
      </w:ins>
    </w:p>
    <w:p w14:paraId="57A85E4E" w14:textId="6804F867" w:rsidR="00594975" w:rsidRPr="00594975" w:rsidDel="00033238" w:rsidRDefault="00594975" w:rsidP="00594975">
      <w:pPr>
        <w:numPr>
          <w:ilvl w:val="0"/>
          <w:numId w:val="52"/>
        </w:numPr>
        <w:rPr>
          <w:ins w:id="1358" w:author="Flory Koole" w:date="2025-04-17T15:49:00Z"/>
          <w:del w:id="1359" w:author="Flory Koole (F)" w:date="2025-08-13T18:49:00Z" w16du:dateUtc="2025-08-13T16:49:00Z"/>
        </w:rPr>
      </w:pPr>
      <w:ins w:id="1360" w:author="Flory Koole" w:date="2025-04-17T15:49:00Z">
        <w:del w:id="1361" w:author="Flory Koole (F)" w:date="2025-08-13T18:49:00Z" w16du:dateUtc="2025-08-13T16:49:00Z">
          <w:r w:rsidRPr="00594975" w:rsidDel="00033238">
            <w:delText>Handmatige beëindiging gaat in 2 stappen</w:delText>
          </w:r>
        </w:del>
      </w:ins>
    </w:p>
    <w:p w14:paraId="7136BB43" w14:textId="2E267E25" w:rsidR="00594975" w:rsidRPr="00594975" w:rsidDel="00033238" w:rsidRDefault="00594975" w:rsidP="00594975">
      <w:pPr>
        <w:numPr>
          <w:ilvl w:val="1"/>
          <w:numId w:val="52"/>
        </w:numPr>
        <w:rPr>
          <w:ins w:id="1362" w:author="Flory Koole" w:date="2025-04-17T15:49:00Z"/>
          <w:del w:id="1363" w:author="Flory Koole (F)" w:date="2025-08-13T18:49:00Z" w16du:dateUtc="2025-08-13T16:49:00Z"/>
        </w:rPr>
      </w:pPr>
      <w:ins w:id="1364" w:author="Flory Koole" w:date="2025-04-17T15:49:00Z" w16du:dateUtc="2025-04-17T13:49:00Z">
        <w:del w:id="1365" w:author="Flory Koole (F)" w:date="2025-08-13T18:49:00Z" w16du:dateUtc="2025-08-13T16:49:00Z">
          <w:r w:rsidDel="00033238">
            <w:delText>De</w:delText>
          </w:r>
        </w:del>
      </w:ins>
      <w:ins w:id="1366" w:author="Flory Koole" w:date="2025-04-17T15:49:00Z">
        <w:del w:id="1367" w:author="Flory Koole (F)" w:date="2025-08-13T18:49:00Z" w16du:dateUtc="2025-08-13T16:49:00Z">
          <w:r w:rsidRPr="00594975" w:rsidDel="00033238">
            <w:delText xml:space="preserve"> de einddatum van de vrijwillige voortzetting </w:delText>
          </w:r>
        </w:del>
      </w:ins>
      <w:ins w:id="1368" w:author="Flory Koole" w:date="2025-04-17T15:50:00Z" w16du:dateUtc="2025-04-17T13:50:00Z">
        <w:del w:id="1369" w:author="Flory Koole (F)" w:date="2025-08-13T18:49:00Z" w16du:dateUtc="2025-08-13T16:49:00Z">
          <w:r w:rsidR="008140E2" w:rsidRPr="00594975" w:rsidDel="00033238">
            <w:delText xml:space="preserve">wordt </w:delText>
          </w:r>
        </w:del>
      </w:ins>
      <w:ins w:id="1370" w:author="Flory Koole" w:date="2025-04-17T15:49:00Z">
        <w:del w:id="1371" w:author="Flory Koole (F)" w:date="2025-08-13T18:49:00Z" w16du:dateUtc="2025-08-13T16:49:00Z">
          <w:r w:rsidRPr="00594975" w:rsidDel="00033238">
            <w:delText>gewijzigd naar de eerste van de maand volgend op de datum die wordt meegegeven. Dit is akkoord bevonden door Products. Zie de mail in de bijlage van story 4109316.</w:delText>
          </w:r>
        </w:del>
      </w:ins>
    </w:p>
    <w:p w14:paraId="5BBAECE1" w14:textId="0862F3FD" w:rsidR="00594975" w:rsidRPr="00594975" w:rsidDel="00033238" w:rsidRDefault="00594975" w:rsidP="00594975">
      <w:pPr>
        <w:numPr>
          <w:ilvl w:val="1"/>
          <w:numId w:val="52"/>
        </w:numPr>
        <w:rPr>
          <w:ins w:id="1372" w:author="Flory Koole" w:date="2025-04-17T15:49:00Z"/>
          <w:del w:id="1373" w:author="Flory Koole (F)" w:date="2025-08-13T18:49:00Z" w16du:dateUtc="2025-08-13T16:49:00Z"/>
        </w:rPr>
      </w:pPr>
      <w:ins w:id="1374" w:author="Flory Koole" w:date="2025-04-17T15:49:00Z">
        <w:del w:id="1375" w:author="Flory Koole (F)" w:date="2025-08-13T18:49:00Z" w16du:dateUtc="2025-08-13T16:49:00Z">
          <w:r w:rsidRPr="00594975" w:rsidDel="00033238">
            <w:delText>Met de hierboven genoemde voorspelbare gebeurtenis wordt de vrijwillige voortzetting vervolgens beëindigd.</w:delText>
          </w:r>
        </w:del>
      </w:ins>
    </w:p>
    <w:p w14:paraId="2D1E512D" w14:textId="70D310E6" w:rsidR="00594975" w:rsidRPr="00594975" w:rsidDel="00033238" w:rsidRDefault="00594975" w:rsidP="00594975">
      <w:pPr>
        <w:numPr>
          <w:ilvl w:val="0"/>
          <w:numId w:val="52"/>
        </w:numPr>
        <w:rPr>
          <w:ins w:id="1376" w:author="Flory Koole" w:date="2025-04-17T15:49:00Z"/>
          <w:del w:id="1377" w:author="Flory Koole (F)" w:date="2025-08-13T18:49:00Z" w16du:dateUtc="2025-08-13T16:49:00Z"/>
        </w:rPr>
      </w:pPr>
      <w:ins w:id="1378" w:author="Flory Koole" w:date="2025-04-17T15:49:00Z">
        <w:del w:id="1379" w:author="Flory Koole (F)" w:date="2025-08-13T18:49:00Z" w16du:dateUtc="2025-08-13T16:49:00Z">
          <w:r w:rsidRPr="00594975" w:rsidDel="00033238">
            <w:delText xml:space="preserve">Na einde vrijwillige voortzetting moeten de risicodekkingen automatisch worden voortgezet. Hier is change request 4163481 voor gemaakt. </w:delText>
          </w:r>
        </w:del>
      </w:ins>
    </w:p>
    <w:p w14:paraId="6A20DF7D" w14:textId="6C3C4A87" w:rsidR="0083635F" w:rsidDel="00033238" w:rsidRDefault="0083635F" w:rsidP="00233F87">
      <w:pPr>
        <w:rPr>
          <w:ins w:id="1380" w:author="Flory Koole" w:date="2025-04-17T15:48:00Z" w16du:dateUtc="2025-04-17T13:48:00Z"/>
          <w:del w:id="1381" w:author="Flory Koole (F)" w:date="2025-08-13T18:49:00Z" w16du:dateUtc="2025-08-13T16:49:00Z"/>
        </w:rPr>
      </w:pPr>
    </w:p>
    <w:p w14:paraId="6FFA2AE5" w14:textId="60040A5D" w:rsidR="0083635F" w:rsidDel="00033238" w:rsidRDefault="0083635F" w:rsidP="00233F87">
      <w:pPr>
        <w:rPr>
          <w:ins w:id="1382" w:author="Flory Koole" w:date="2025-04-17T15:46:00Z" w16du:dateUtc="2025-04-17T13:46:00Z"/>
          <w:del w:id="1383" w:author="Flory Koole (F)" w:date="2025-08-13T18:49:00Z" w16du:dateUtc="2025-08-13T16:49:00Z"/>
        </w:rPr>
      </w:pPr>
    </w:p>
    <w:p w14:paraId="6826254C" w14:textId="69B12F61" w:rsidR="00233F87" w:rsidDel="00033238" w:rsidRDefault="00233F87" w:rsidP="00233F87">
      <w:pPr>
        <w:rPr>
          <w:del w:id="1384" w:author="Flory Koole (F)" w:date="2025-08-13T18:49:00Z" w16du:dateUtc="2025-08-13T16:49:00Z"/>
        </w:rPr>
      </w:pPr>
      <w:del w:id="1385" w:author="Flory Koole (F)" w:date="2025-08-13T18:49:00Z" w16du:dateUtc="2025-08-13T16:49:00Z">
        <w:r w:rsidRPr="005D5130" w:rsidDel="00033238">
          <w:delText>Alleen aanbieden als het kan</w:delText>
        </w:r>
        <w:r w:rsidDel="00033238">
          <w:delText xml:space="preserve"> </w:delText>
        </w:r>
        <w:r w:rsidDel="00033238">
          <w:rPr>
            <w:rFonts w:ascii="Wingdings" w:eastAsia="Wingdings" w:hAnsi="Wingdings" w:cs="Wingdings"/>
          </w:rPr>
          <w:delText>à</w:delText>
        </w:r>
        <w:r w:rsidDel="00033238">
          <w:delText xml:space="preserve"> rekenregel maken en beschikbaar stellen via API: </w:delText>
        </w:r>
        <w:r w:rsidRPr="005D5130" w:rsidDel="00033238">
          <w:delText>of kapitaal onder (x keer) de afkoopgrens gaat vallen</w:delText>
        </w:r>
      </w:del>
    </w:p>
    <w:p w14:paraId="1A71D005" w14:textId="64D2C8EA" w:rsidR="00233F87" w:rsidRPr="005D5130" w:rsidDel="00033238" w:rsidRDefault="00233F87" w:rsidP="00233F87">
      <w:pPr>
        <w:rPr>
          <w:del w:id="1386" w:author="Flory Koole (F)" w:date="2025-08-13T18:49:00Z" w16du:dateUtc="2025-08-13T16:49:00Z"/>
        </w:rPr>
      </w:pPr>
      <w:del w:id="1387" w:author="Flory Koole (F)" w:date="2025-08-13T18:49:00Z" w16du:dateUtc="2025-08-13T16:49:00Z">
        <w:r w:rsidRPr="005D5130" w:rsidDel="00033238">
          <w:delText>Einddatum wordt gezet op basis van keuze 15 jaar of pensionering. ==&gt; volgens mij hebben we deze niet besproken</w:delText>
        </w:r>
      </w:del>
    </w:p>
    <w:p w14:paraId="1B460984" w14:textId="0572A270" w:rsidR="00233F87" w:rsidDel="00033238" w:rsidRDefault="00233F87" w:rsidP="00233F87">
      <w:pPr>
        <w:spacing w:line="240" w:lineRule="auto"/>
        <w:rPr>
          <w:del w:id="1388" w:author="Flory Koole (F)" w:date="2025-08-13T18:49:00Z" w16du:dateUtc="2025-08-13T16:49:00Z"/>
          <w:rFonts w:eastAsia="Times New Roman" w:cs="Calibri"/>
        </w:rPr>
      </w:pPr>
    </w:p>
    <w:p w14:paraId="68E7BB2F" w14:textId="47D9A070" w:rsidR="00233F87" w:rsidRPr="002218D9" w:rsidDel="00033238" w:rsidRDefault="00233F87" w:rsidP="00233F87">
      <w:pPr>
        <w:rPr>
          <w:del w:id="1389" w:author="Flory Koole (F)" w:date="2025-08-13T18:49:00Z" w16du:dateUtc="2025-08-13T16:49:00Z"/>
        </w:rPr>
      </w:pPr>
      <w:del w:id="1390" w:author="Flory Koole (F)" w:date="2025-08-13T18:49:00Z" w16du:dateUtc="2025-08-13T16:49:00Z">
        <w:r w:rsidRPr="002218D9" w:rsidDel="00033238">
          <w:delText>Automatische beëindiging als einde keuze duur (15 jaar, tot pensionering)</w:delText>
        </w:r>
        <w:r w:rsidDel="00033238">
          <w:delText xml:space="preserve">: </w:delText>
        </w:r>
        <w:r w:rsidRPr="002218D9" w:rsidDel="00033238">
          <w:delText>voorspelbare gebeurtenis</w:delText>
        </w:r>
      </w:del>
    </w:p>
    <w:p w14:paraId="1D04D6B0" w14:textId="26EBECD9" w:rsidR="00233F87" w:rsidDel="00033238" w:rsidRDefault="00233F87" w:rsidP="00233F87">
      <w:pPr>
        <w:rPr>
          <w:del w:id="1391" w:author="Flory Koole (F)" w:date="2025-08-13T18:49:00Z" w16du:dateUtc="2025-08-13T16:49:00Z"/>
        </w:rPr>
      </w:pPr>
      <w:del w:id="1392" w:author="Flory Koole (F)" w:date="2025-08-13T18:49:00Z" w16du:dateUtc="2025-08-13T16:49:00Z">
        <w:r w:rsidRPr="002218D9" w:rsidDel="00033238">
          <w:delText>Automatische beëindiging als einde relatie</w:delText>
        </w:r>
        <w:r w:rsidDel="00033238">
          <w:delText>. Verder uitwerken: alleen als enkel PP is voortgezet?</w:delText>
        </w:r>
      </w:del>
    </w:p>
    <w:p w14:paraId="5DACE4E5" w14:textId="641BA623" w:rsidR="00233F87" w:rsidRPr="003019D5" w:rsidDel="00033238" w:rsidRDefault="00233F87" w:rsidP="00233F87">
      <w:pPr>
        <w:rPr>
          <w:del w:id="1393" w:author="Flory Koole (F)" w:date="2025-08-13T18:49:00Z" w16du:dateUtc="2025-08-13T16:49:00Z"/>
        </w:rPr>
      </w:pPr>
      <w:del w:id="1394" w:author="Flory Koole (F)" w:date="2025-08-13T18:49:00Z" w16du:dateUtc="2025-08-13T16:49:00Z">
        <w:r w:rsidRPr="003019D5" w:rsidDel="00033238">
          <w:delText>Automatische beëindiging als kapitaal onder x keer de afkoopgrens dreigt te komen, komend jaar</w:delText>
        </w:r>
        <w:r w:rsidDel="00033238">
          <w:delText>. Verder uitwerken: vanuit proces eerst selectie maken, teruggeven aan OS die gebeurtenis triggert (analoog default keuze CVP of opdracht pensionering)?</w:delText>
        </w:r>
      </w:del>
    </w:p>
    <w:p w14:paraId="4CD5FF8E" w14:textId="13C1808F" w:rsidR="00233F87" w:rsidDel="00033238" w:rsidRDefault="00233F87" w:rsidP="00233F87">
      <w:pPr>
        <w:spacing w:line="240" w:lineRule="auto"/>
        <w:rPr>
          <w:del w:id="1395" w:author="Flory Koole (F)" w:date="2025-08-13T18:49:00Z" w16du:dateUtc="2025-08-13T16:49:00Z"/>
        </w:rPr>
      </w:pPr>
    </w:p>
    <w:p w14:paraId="48B9C6AC" w14:textId="016D9A63" w:rsidR="00233F87" w:rsidDel="00033238" w:rsidRDefault="00233F87" w:rsidP="00233F87">
      <w:pPr>
        <w:spacing w:line="240" w:lineRule="auto"/>
        <w:rPr>
          <w:del w:id="1396" w:author="Flory Koole (F)" w:date="2025-08-13T18:49:00Z" w16du:dateUtc="2025-08-13T16:49:00Z"/>
        </w:rPr>
      </w:pPr>
    </w:p>
    <w:p w14:paraId="122EFBB0" w14:textId="64C8706D" w:rsidR="001F6A49" w:rsidDel="00033238" w:rsidRDefault="001F6A49" w:rsidP="00233F87">
      <w:pPr>
        <w:spacing w:line="240" w:lineRule="auto"/>
        <w:rPr>
          <w:del w:id="1397" w:author="Flory Koole (F)" w:date="2025-08-13T18:49:00Z" w16du:dateUtc="2025-08-13T16:49:00Z"/>
        </w:rPr>
      </w:pPr>
    </w:p>
    <w:p w14:paraId="029FF3AC" w14:textId="77777777" w:rsidR="001F6A49" w:rsidRDefault="001F6A49" w:rsidP="00233F87">
      <w:pPr>
        <w:spacing w:line="240" w:lineRule="auto"/>
      </w:pPr>
    </w:p>
    <w:p w14:paraId="6BDA80B1" w14:textId="4B2B2291" w:rsidR="00F2001F" w:rsidRDefault="00F2001F">
      <w:pPr>
        <w:rPr>
          <w:ins w:id="1398" w:author="Flory Koole (F)" w:date="2025-08-13T18:49:00Z" w16du:dateUtc="2025-08-13T16:49:00Z"/>
        </w:rPr>
      </w:pPr>
      <w:ins w:id="1399" w:author="Flory Koole (F)" w:date="2025-08-13T18:49:00Z" w16du:dateUtc="2025-08-13T16:49:00Z">
        <w:r>
          <w:br w:type="page"/>
        </w:r>
      </w:ins>
    </w:p>
    <w:p w14:paraId="50D9F6C2" w14:textId="77777777" w:rsidR="001F6A49" w:rsidRDefault="001F6A49" w:rsidP="00233F87">
      <w:pPr>
        <w:spacing w:line="240" w:lineRule="auto"/>
      </w:pPr>
    </w:p>
    <w:p w14:paraId="1A079764" w14:textId="77777777" w:rsidR="00233F87" w:rsidRDefault="00233F87" w:rsidP="00233F87">
      <w:pPr>
        <w:pStyle w:val="Heading2"/>
      </w:pPr>
      <w:bookmarkStart w:id="1400" w:name="_Toc187312165"/>
      <w:bookmarkStart w:id="1401" w:name="_Toc91342058"/>
      <w:bookmarkStart w:id="1402" w:name="_Toc410280419"/>
      <w:r>
        <w:t>Gebeurtenissen dienstverband</w:t>
      </w:r>
      <w:bookmarkEnd w:id="1400"/>
      <w:bookmarkEnd w:id="1401"/>
      <w:bookmarkEnd w:id="1402"/>
    </w:p>
    <w:p w14:paraId="3047A82D" w14:textId="77777777" w:rsidR="00233F87" w:rsidRDefault="00233F87" w:rsidP="00233F87">
      <w:pPr>
        <w:spacing w:line="240" w:lineRule="auto"/>
      </w:pPr>
    </w:p>
    <w:p w14:paraId="480B9FD0" w14:textId="77777777" w:rsidR="00233F87" w:rsidRDefault="00233F87" w:rsidP="00233F87">
      <w:pPr>
        <w:pStyle w:val="Heading3"/>
      </w:pPr>
      <w:bookmarkStart w:id="1403" w:name="_Toc187312166"/>
      <w:bookmarkStart w:id="1404" w:name="_Toc1841052314"/>
      <w:bookmarkStart w:id="1405" w:name="_Toc934080132"/>
      <w:r>
        <w:t>Aanvang dienstverband</w:t>
      </w:r>
      <w:bookmarkEnd w:id="1403"/>
      <w:bookmarkEnd w:id="1404"/>
      <w:bookmarkEnd w:id="1405"/>
    </w:p>
    <w:p w14:paraId="2B071FD4" w14:textId="77777777" w:rsidR="001F6A49" w:rsidRDefault="001F6A49" w:rsidP="001F6A49">
      <w:r>
        <w:t>Relevante zaken m.b.t. deze gebeurtenis:</w:t>
      </w:r>
    </w:p>
    <w:p w14:paraId="4B5CD1A2" w14:textId="49971CC2" w:rsidR="001F6A49" w:rsidRDefault="001F6A49" w:rsidP="001F6A49">
      <w:pPr>
        <w:pStyle w:val="ListParagraph"/>
        <w:numPr>
          <w:ilvl w:val="0"/>
          <w:numId w:val="6"/>
        </w:numPr>
      </w:pPr>
      <w:r>
        <w:t>Afleidbaar of opdrachtvolgend: afleidbaar extern</w:t>
      </w:r>
    </w:p>
    <w:p w14:paraId="42E30C3B" w14:textId="77777777" w:rsidR="001F6A49" w:rsidRDefault="001F6A49" w:rsidP="001F6A49">
      <w:pPr>
        <w:pStyle w:val="ListParagraph"/>
        <w:numPr>
          <w:ilvl w:val="0"/>
          <w:numId w:val="6"/>
        </w:numPr>
      </w:pPr>
      <w:r>
        <w:t>Invoer en controles</w:t>
      </w:r>
    </w:p>
    <w:p w14:paraId="1B590376" w14:textId="77777777" w:rsidR="001F6A49" w:rsidRDefault="001F6A49" w:rsidP="001F6A49">
      <w:pPr>
        <w:pStyle w:val="ListParagraph"/>
        <w:numPr>
          <w:ilvl w:val="0"/>
          <w:numId w:val="6"/>
        </w:numPr>
      </w:pPr>
      <w:r>
        <w:t>Overgangen in profielen</w:t>
      </w:r>
    </w:p>
    <w:p w14:paraId="40E6790B" w14:textId="77777777" w:rsidR="001F6A49" w:rsidRDefault="001F6A49" w:rsidP="001F6A49">
      <w:pPr>
        <w:pStyle w:val="ListParagraph"/>
        <w:numPr>
          <w:ilvl w:val="0"/>
          <w:numId w:val="6"/>
        </w:numPr>
      </w:pPr>
      <w:r>
        <w:t>Koppelingen</w:t>
      </w:r>
    </w:p>
    <w:p w14:paraId="64BE7728" w14:textId="77777777" w:rsidR="001F6A49" w:rsidRDefault="001F6A49" w:rsidP="001F6A49">
      <w:pPr>
        <w:pStyle w:val="ListParagraph"/>
        <w:numPr>
          <w:ilvl w:val="0"/>
          <w:numId w:val="6"/>
        </w:numPr>
      </w:pPr>
      <w:r>
        <w:t>Speciale berekeningen</w:t>
      </w:r>
    </w:p>
    <w:p w14:paraId="6DDAAB07" w14:textId="3F84E85B" w:rsidR="001F6A49" w:rsidRDefault="001F6A49" w:rsidP="001F6A49">
      <w:pPr>
        <w:pStyle w:val="ListParagraph"/>
        <w:numPr>
          <w:ilvl w:val="0"/>
          <w:numId w:val="6"/>
        </w:numPr>
      </w:pPr>
      <w:r>
        <w:t>Bijzonderheden</w:t>
      </w:r>
    </w:p>
    <w:p w14:paraId="78FAFBAC" w14:textId="562A1E4A" w:rsidR="001F6A49" w:rsidRDefault="001F6A49" w:rsidP="001F6A49">
      <w:pPr>
        <w:pStyle w:val="ListParagraph"/>
        <w:numPr>
          <w:ilvl w:val="1"/>
          <w:numId w:val="6"/>
        </w:numPr>
      </w:pPr>
      <w:r w:rsidRPr="007766B2">
        <w:rPr>
          <w:highlight w:val="yellow"/>
          <w:rPrChange w:id="1406" w:author="Flory Koole" w:date="2024-10-15T09:43:00Z" w16du:dateUtc="2024-10-15T07:43:00Z">
            <w:rPr/>
          </w:rPrChange>
        </w:rPr>
        <w:t>Voor BerPF</w:t>
      </w:r>
      <w:r>
        <w:t xml:space="preserve"> kan deze gebeurtenis worden ingevoerd via de werklijst. Invoer:</w:t>
      </w:r>
    </w:p>
    <w:p w14:paraId="21BAB1DF" w14:textId="7318BC1C" w:rsidR="001F6A49" w:rsidRDefault="001F6A49" w:rsidP="001F6A49">
      <w:pPr>
        <w:pStyle w:val="ListParagraph"/>
        <w:numPr>
          <w:ilvl w:val="2"/>
          <w:numId w:val="6"/>
        </w:numPr>
      </w:pPr>
      <w:r w:rsidRPr="001F6A49">
        <w:t>verplicht: dlnRegistratieNr, wkgrRegistratieNummer, dlnDvbIndien</w:t>
      </w:r>
      <w:r>
        <w:t>s</w:t>
      </w:r>
      <w:r w:rsidRPr="001F6A49">
        <w:t>tDatum</w:t>
      </w:r>
    </w:p>
    <w:p w14:paraId="320EE480" w14:textId="381083D2" w:rsidR="001F6A49" w:rsidRDefault="001F6A49" w:rsidP="00D11CCB">
      <w:pPr>
        <w:pStyle w:val="ListParagraph"/>
        <w:numPr>
          <w:ilvl w:val="2"/>
          <w:numId w:val="6"/>
        </w:numPr>
      </w:pPr>
      <w:r w:rsidRPr="001F6A49">
        <w:t>optioneel: dlnDvbSoort, dlnDvbFunctieGroep, dlnDvbSalaris, dlnDvbParttimePrc, dlnDvbIsVoorlopig</w:t>
      </w:r>
    </w:p>
    <w:p w14:paraId="00FEC3C3" w14:textId="77777777" w:rsidR="00233F87" w:rsidRDefault="00233F87" w:rsidP="00233F87">
      <w:pPr>
        <w:spacing w:line="240" w:lineRule="auto"/>
      </w:pPr>
    </w:p>
    <w:p w14:paraId="48A8B11C" w14:textId="77777777" w:rsidR="00233F87" w:rsidRDefault="00233F87" w:rsidP="00233F87">
      <w:pPr>
        <w:pStyle w:val="Heading3"/>
      </w:pPr>
      <w:bookmarkStart w:id="1407" w:name="_Toc187312167"/>
      <w:bookmarkStart w:id="1408" w:name="_Toc1512706919"/>
      <w:bookmarkStart w:id="1409" w:name="_Toc1915364783"/>
      <w:r>
        <w:t>Wijzig salaris/parttime</w:t>
      </w:r>
      <w:bookmarkEnd w:id="1407"/>
      <w:bookmarkEnd w:id="1408"/>
      <w:bookmarkEnd w:id="1409"/>
    </w:p>
    <w:p w14:paraId="455F896D" w14:textId="77777777" w:rsidR="001F6A49" w:rsidRDefault="001F6A49" w:rsidP="001F6A49">
      <w:r>
        <w:t>Relevante zaken m.b.t. deze gebeurtenis:</w:t>
      </w:r>
    </w:p>
    <w:p w14:paraId="7D27F2A3" w14:textId="77777777" w:rsidR="001F6A49" w:rsidRDefault="001F6A49" w:rsidP="001F6A49">
      <w:pPr>
        <w:pStyle w:val="ListParagraph"/>
        <w:numPr>
          <w:ilvl w:val="0"/>
          <w:numId w:val="6"/>
        </w:numPr>
      </w:pPr>
      <w:r>
        <w:t>Afleidbaar of opdrachtvolgend: afleidbaar extern</w:t>
      </w:r>
    </w:p>
    <w:p w14:paraId="00944178" w14:textId="77777777" w:rsidR="001F6A49" w:rsidRDefault="001F6A49" w:rsidP="001F6A49">
      <w:pPr>
        <w:pStyle w:val="ListParagraph"/>
        <w:numPr>
          <w:ilvl w:val="0"/>
          <w:numId w:val="6"/>
        </w:numPr>
      </w:pPr>
      <w:r>
        <w:t>Invoer en controles</w:t>
      </w:r>
    </w:p>
    <w:p w14:paraId="52A03B96" w14:textId="77777777" w:rsidR="001F6A49" w:rsidRDefault="001F6A49" w:rsidP="001F6A49">
      <w:pPr>
        <w:pStyle w:val="ListParagraph"/>
        <w:numPr>
          <w:ilvl w:val="0"/>
          <w:numId w:val="6"/>
        </w:numPr>
      </w:pPr>
      <w:r>
        <w:t>Overgangen in profielen</w:t>
      </w:r>
    </w:p>
    <w:p w14:paraId="681ABCA9" w14:textId="77777777" w:rsidR="001F6A49" w:rsidRDefault="001F6A49" w:rsidP="001F6A49">
      <w:pPr>
        <w:pStyle w:val="ListParagraph"/>
        <w:numPr>
          <w:ilvl w:val="0"/>
          <w:numId w:val="6"/>
        </w:numPr>
      </w:pPr>
      <w:r>
        <w:t>Koppelingen</w:t>
      </w:r>
    </w:p>
    <w:p w14:paraId="64C49C86" w14:textId="77777777" w:rsidR="001F6A49" w:rsidRDefault="001F6A49" w:rsidP="001F6A49">
      <w:pPr>
        <w:pStyle w:val="ListParagraph"/>
        <w:numPr>
          <w:ilvl w:val="0"/>
          <w:numId w:val="6"/>
        </w:numPr>
      </w:pPr>
      <w:r>
        <w:t>Speciale berekeningen</w:t>
      </w:r>
    </w:p>
    <w:p w14:paraId="65B5A78E" w14:textId="77777777" w:rsidR="001F6A49" w:rsidRDefault="001F6A49" w:rsidP="001F6A49">
      <w:pPr>
        <w:pStyle w:val="ListParagraph"/>
        <w:numPr>
          <w:ilvl w:val="0"/>
          <w:numId w:val="6"/>
        </w:numPr>
      </w:pPr>
      <w:r>
        <w:t>Bijzonderheden</w:t>
      </w:r>
    </w:p>
    <w:p w14:paraId="0E22A1AB" w14:textId="77777777" w:rsidR="001F6A49" w:rsidRDefault="001F6A49">
      <w:pPr>
        <w:pStyle w:val="ListParagraph"/>
        <w:numPr>
          <w:ilvl w:val="1"/>
          <w:numId w:val="6"/>
        </w:numPr>
        <w:spacing w:line="240" w:lineRule="auto"/>
      </w:pPr>
      <w:r w:rsidRPr="007766B2">
        <w:rPr>
          <w:highlight w:val="yellow"/>
          <w:rPrChange w:id="1410" w:author="Flory Koole" w:date="2024-10-15T09:43:00Z" w16du:dateUtc="2024-10-15T07:43:00Z">
            <w:rPr/>
          </w:rPrChange>
        </w:rPr>
        <w:t>Voor BerPF</w:t>
      </w:r>
      <w:r>
        <w:t xml:space="preserve"> kan deze gebeurtenis worden ingevoerd via de werklijst. Invoer:</w:t>
      </w:r>
    </w:p>
    <w:p w14:paraId="0A9F4B87" w14:textId="412B3F1A" w:rsidR="00233F87" w:rsidRDefault="001F6A49" w:rsidP="001F6A49">
      <w:pPr>
        <w:pStyle w:val="ListParagraph"/>
        <w:numPr>
          <w:ilvl w:val="2"/>
          <w:numId w:val="6"/>
        </w:numPr>
        <w:spacing w:line="240" w:lineRule="auto"/>
      </w:pPr>
      <w:r w:rsidRPr="001F6A49">
        <w:t>verplicht: dlnRegistratieNr, wkgrRegistratieNummer</w:t>
      </w:r>
      <w:r w:rsidR="00DD1BD4">
        <w:t xml:space="preserve">, </w:t>
      </w:r>
      <w:r w:rsidR="00DD1BD4" w:rsidRPr="00DD1BD4">
        <w:t>dlnDvbDatum</w:t>
      </w:r>
    </w:p>
    <w:p w14:paraId="152B8D18" w14:textId="19A73561" w:rsidR="001F6A49" w:rsidRDefault="001F6A49" w:rsidP="00D11CCB">
      <w:pPr>
        <w:pStyle w:val="ListParagraph"/>
        <w:numPr>
          <w:ilvl w:val="2"/>
          <w:numId w:val="6"/>
        </w:numPr>
        <w:spacing w:line="240" w:lineRule="auto"/>
      </w:pPr>
      <w:r w:rsidRPr="001F6A49">
        <w:t>optioneel: dlnDvbSalaris, dlnDvbParttimePrc, dlnDvbIsVoorlopig</w:t>
      </w:r>
    </w:p>
    <w:p w14:paraId="6CAA6975" w14:textId="77777777" w:rsidR="001F6A49" w:rsidRDefault="001F6A49" w:rsidP="001F6A49">
      <w:pPr>
        <w:spacing w:line="240" w:lineRule="auto"/>
        <w:rPr>
          <w:ins w:id="1411" w:author="Flory Koole (F)" w:date="2025-08-20T15:35:00Z" w16du:dateUtc="2025-08-20T13:35:00Z"/>
        </w:rPr>
      </w:pPr>
    </w:p>
    <w:p w14:paraId="66C3C73D" w14:textId="4D164259" w:rsidR="001A178C" w:rsidRDefault="0015247C">
      <w:pPr>
        <w:pStyle w:val="Heading4"/>
        <w:rPr>
          <w:ins w:id="1412" w:author="Flory Koole (F)" w:date="2025-08-20T15:35:00Z" w16du:dateUtc="2025-08-20T13:35:00Z"/>
        </w:rPr>
        <w:pPrChange w:id="1413" w:author="Flory Koole (F)" w:date="2025-08-20T15:36:00Z" w16du:dateUtc="2025-08-20T13:36:00Z">
          <w:pPr>
            <w:spacing w:line="240" w:lineRule="auto"/>
          </w:pPr>
        </w:pPrChange>
      </w:pPr>
      <w:ins w:id="1414" w:author="Flory Koole (F)" w:date="2025-08-20T15:35:00Z" w16du:dateUtc="2025-08-20T13:35:00Z">
        <w:r>
          <w:t>Selecties, specifiek APS BerPF</w:t>
        </w:r>
      </w:ins>
    </w:p>
    <w:p w14:paraId="64D72079" w14:textId="64F9DE11" w:rsidR="0015247C" w:rsidRDefault="0015247C" w:rsidP="001F6A49">
      <w:pPr>
        <w:spacing w:line="240" w:lineRule="auto"/>
        <w:rPr>
          <w:ins w:id="1415" w:author="Flory Koole (F)" w:date="2025-08-20T15:37:00Z" w16du:dateUtc="2025-08-20T13:37:00Z"/>
        </w:rPr>
      </w:pPr>
      <w:ins w:id="1416" w:author="Flory Koole (F)" w:date="2025-08-20T15:35:00Z" w16du:dateUtc="2025-08-20T13:35:00Z">
        <w:r>
          <w:t xml:space="preserve">Voor </w:t>
        </w:r>
      </w:ins>
      <w:ins w:id="1417" w:author="Flory Koole (F)" w:date="2025-08-20T15:36:00Z" w16du:dateUtc="2025-08-20T13:36:00Z">
        <w:r>
          <w:t>beroeps</w:t>
        </w:r>
        <w:r w:rsidR="00BE1F38">
          <w:t>genoten moeten worden aangeschreven om inkomensopgaven te doen. Qwik biedt hiervoor ondersteuning in de vorm van selecties</w:t>
        </w:r>
      </w:ins>
      <w:ins w:id="1418" w:author="Flory Koole (F)" w:date="2025-08-20T15:37:00Z" w16du:dateUtc="2025-08-20T13:37:00Z">
        <w:r w:rsidR="00EF4496">
          <w:t xml:space="preserve"> van dienstverbanden waarvoor in de verschillende situaties</w:t>
        </w:r>
        <w:r w:rsidR="00752CFB">
          <w:t xml:space="preserve"> moet worden aangeleverd</w:t>
        </w:r>
      </w:ins>
      <w:ins w:id="1419" w:author="Flory Koole (F)" w:date="2025-08-20T15:36:00Z" w16du:dateUtc="2025-08-20T13:36:00Z">
        <w:r w:rsidR="00EF4496">
          <w:t>.</w:t>
        </w:r>
      </w:ins>
    </w:p>
    <w:p w14:paraId="728822CE" w14:textId="595FB7AA" w:rsidR="00EF4496" w:rsidRDefault="00EF4496" w:rsidP="00EF4496">
      <w:pPr>
        <w:pStyle w:val="ListParagraph"/>
        <w:numPr>
          <w:ilvl w:val="0"/>
          <w:numId w:val="6"/>
        </w:numPr>
        <w:spacing w:line="240" w:lineRule="auto"/>
        <w:rPr>
          <w:ins w:id="1420" w:author="Flory Koole (F)" w:date="2025-08-20T15:37:00Z" w16du:dateUtc="2025-08-20T13:37:00Z"/>
        </w:rPr>
      </w:pPr>
      <w:ins w:id="1421" w:author="Flory Koole (F)" w:date="2025-08-20T15:37:00Z" w16du:dateUtc="2025-08-20T13:37:00Z">
        <w:r>
          <w:t>Zelfstandig niet aangeleverd</w:t>
        </w:r>
      </w:ins>
    </w:p>
    <w:p w14:paraId="1A462153" w14:textId="0DC0383F" w:rsidR="00EF4496" w:rsidRDefault="00EF4496">
      <w:pPr>
        <w:pStyle w:val="ListParagraph"/>
        <w:numPr>
          <w:ilvl w:val="0"/>
          <w:numId w:val="6"/>
        </w:numPr>
        <w:spacing w:line="240" w:lineRule="auto"/>
        <w:rPr>
          <w:ins w:id="1422" w:author="Flory Koole (F)" w:date="2025-08-20T15:35:00Z" w16du:dateUtc="2025-08-20T13:35:00Z"/>
        </w:rPr>
        <w:pPrChange w:id="1423" w:author="Flory Koole (F)" w:date="2025-08-20T15:37:00Z" w16du:dateUtc="2025-08-20T13:37:00Z">
          <w:pPr>
            <w:spacing w:line="240" w:lineRule="auto"/>
          </w:pPr>
        </w:pPrChange>
      </w:pPr>
      <w:ins w:id="1424" w:author="Flory Koole (F)" w:date="2025-08-20T15:37:00Z" w16du:dateUtc="2025-08-20T13:37:00Z">
        <w:r>
          <w:t>Zelfstandig voorlopig aangeleverd</w:t>
        </w:r>
      </w:ins>
    </w:p>
    <w:p w14:paraId="61098EEC" w14:textId="77777777" w:rsidR="001A178C" w:rsidRDefault="001A178C" w:rsidP="001F6A49">
      <w:pPr>
        <w:spacing w:line="240" w:lineRule="auto"/>
      </w:pPr>
    </w:p>
    <w:p w14:paraId="1C213C82" w14:textId="77777777" w:rsidR="00233F87" w:rsidRDefault="00233F87" w:rsidP="00233F87">
      <w:pPr>
        <w:pStyle w:val="Heading3"/>
      </w:pPr>
      <w:bookmarkStart w:id="1425" w:name="_Toc187312168"/>
      <w:bookmarkStart w:id="1426" w:name="_Toc840087084"/>
      <w:bookmarkStart w:id="1427" w:name="_Toc815727626"/>
      <w:r>
        <w:t>Einde dienstverband</w:t>
      </w:r>
      <w:bookmarkEnd w:id="1425"/>
      <w:bookmarkEnd w:id="1426"/>
      <w:bookmarkEnd w:id="1427"/>
    </w:p>
    <w:p w14:paraId="7DDBF8F0" w14:textId="77777777" w:rsidR="001F6A49" w:rsidRDefault="001F6A49" w:rsidP="001F6A49">
      <w:r>
        <w:t>Relevante zaken m.b.t. deze gebeurtenis:</w:t>
      </w:r>
    </w:p>
    <w:p w14:paraId="7AEA1861" w14:textId="77777777" w:rsidR="001F6A49" w:rsidRDefault="001F6A49" w:rsidP="001F6A49">
      <w:pPr>
        <w:pStyle w:val="ListParagraph"/>
        <w:numPr>
          <w:ilvl w:val="0"/>
          <w:numId w:val="6"/>
        </w:numPr>
      </w:pPr>
      <w:r>
        <w:t>Afleidbaar of opdrachtvolgend: afleidbaar extern</w:t>
      </w:r>
    </w:p>
    <w:p w14:paraId="01B6318F" w14:textId="77777777" w:rsidR="001F6A49" w:rsidRDefault="001F6A49" w:rsidP="001F6A49">
      <w:pPr>
        <w:pStyle w:val="ListParagraph"/>
        <w:numPr>
          <w:ilvl w:val="0"/>
          <w:numId w:val="6"/>
        </w:numPr>
      </w:pPr>
      <w:r>
        <w:t>Invoer en controles</w:t>
      </w:r>
    </w:p>
    <w:p w14:paraId="2556B1DA" w14:textId="457090B0" w:rsidR="00607ADE" w:rsidRDefault="00607ADE" w:rsidP="00D11CCB">
      <w:pPr>
        <w:pStyle w:val="ListParagraph"/>
        <w:numPr>
          <w:ilvl w:val="1"/>
          <w:numId w:val="6"/>
        </w:numPr>
      </w:pPr>
      <w:r>
        <w:t xml:space="preserve">Gebeurtenis wordt aangemaakt als voor een bestaand actief dienstverband </w:t>
      </w:r>
      <w:r w:rsidRPr="00607ADE">
        <w:t>dlnDvbUitdienstDatum</w:t>
      </w:r>
      <w:r>
        <w:t xml:space="preserve"> wordt geleverd</w:t>
      </w:r>
    </w:p>
    <w:p w14:paraId="4597F937" w14:textId="77777777" w:rsidR="001F6A49" w:rsidRDefault="001F6A49" w:rsidP="001F6A49">
      <w:pPr>
        <w:pStyle w:val="ListParagraph"/>
        <w:numPr>
          <w:ilvl w:val="0"/>
          <w:numId w:val="6"/>
        </w:numPr>
      </w:pPr>
      <w:r>
        <w:t>Overgangen in profielen</w:t>
      </w:r>
    </w:p>
    <w:p w14:paraId="7BD8378D" w14:textId="02814660" w:rsidR="001F6A49" w:rsidRPr="00D11CCB" w:rsidRDefault="00607ADE" w:rsidP="001F6A49">
      <w:pPr>
        <w:pStyle w:val="ListParagraph"/>
        <w:numPr>
          <w:ilvl w:val="1"/>
          <w:numId w:val="6"/>
        </w:numPr>
      </w:pPr>
      <w:r>
        <w:t>Dienstverband gaat van status AC naar status PV</w:t>
      </w:r>
    </w:p>
    <w:p w14:paraId="72408AA5" w14:textId="77777777" w:rsidR="001F6A49" w:rsidRDefault="001F6A49" w:rsidP="001F6A49">
      <w:pPr>
        <w:pStyle w:val="ListParagraph"/>
        <w:numPr>
          <w:ilvl w:val="0"/>
          <w:numId w:val="6"/>
        </w:numPr>
      </w:pPr>
      <w:r>
        <w:t>Koppelingen</w:t>
      </w:r>
    </w:p>
    <w:p w14:paraId="5A072561" w14:textId="681F8F99" w:rsidR="00607ADE" w:rsidRDefault="00607ADE" w:rsidP="00607ADE">
      <w:pPr>
        <w:pStyle w:val="ListParagraph"/>
        <w:numPr>
          <w:ilvl w:val="1"/>
          <w:numId w:val="6"/>
        </w:numPr>
      </w:pPr>
      <w:r>
        <w:t>Andere component: deelnemer</w:t>
      </w:r>
    </w:p>
    <w:p w14:paraId="093B761F" w14:textId="4FF0C5ED" w:rsidR="00607ADE" w:rsidRPr="00D11CCB" w:rsidRDefault="00607ADE" w:rsidP="00607ADE">
      <w:pPr>
        <w:pStyle w:val="ListParagraph"/>
        <w:numPr>
          <w:ilvl w:val="2"/>
          <w:numId w:val="6"/>
        </w:numPr>
      </w:pPr>
      <w:r>
        <w:rPr>
          <w:rFonts w:eastAsia="Times New Roman" w:cs="Calibri"/>
        </w:rPr>
        <w:t>Bij een enkelvoudig dienstverband wordt de deelnemer premievrij en gaan deze gegevens ook naar 0</w:t>
      </w:r>
    </w:p>
    <w:p w14:paraId="4CF4846C" w14:textId="687AA7BA" w:rsidR="00607ADE" w:rsidRDefault="00607ADE" w:rsidP="00D11CCB">
      <w:pPr>
        <w:pStyle w:val="ListParagraph"/>
        <w:numPr>
          <w:ilvl w:val="2"/>
          <w:numId w:val="6"/>
        </w:numPr>
      </w:pPr>
      <w:r>
        <w:rPr>
          <w:rFonts w:eastAsia="Times New Roman" w:cs="Calibri"/>
        </w:rPr>
        <w:t>Als er nog 1 of meerdere actieve dienstverbanden aanwezig zijn, blijft de deelnemer actief en worden deze gegevens verminderd met de gegevens van het beëindigde dienstverband</w:t>
      </w:r>
    </w:p>
    <w:p w14:paraId="3113E0B7" w14:textId="77777777" w:rsidR="001F6A49" w:rsidRDefault="001F6A49" w:rsidP="001F6A49">
      <w:pPr>
        <w:pStyle w:val="ListParagraph"/>
        <w:numPr>
          <w:ilvl w:val="0"/>
          <w:numId w:val="6"/>
        </w:numPr>
      </w:pPr>
      <w:r>
        <w:t>Speciale berekeningen</w:t>
      </w:r>
    </w:p>
    <w:p w14:paraId="48CF39A1" w14:textId="50E2A656" w:rsidR="001F6A49" w:rsidRDefault="001F6A49" w:rsidP="00D11CCB">
      <w:pPr>
        <w:pStyle w:val="ListParagraph"/>
        <w:numPr>
          <w:ilvl w:val="1"/>
          <w:numId w:val="6"/>
        </w:numPr>
      </w:pPr>
      <w:r>
        <w:rPr>
          <w:rFonts w:eastAsia="Times New Roman" w:cs="Calibri"/>
        </w:rPr>
        <w:t>Op dienstverbandniveau gaan het salaris, het parttimepercentage, de grondslagen etc. naar 0.</w:t>
      </w:r>
    </w:p>
    <w:p w14:paraId="62A0A139" w14:textId="77777777" w:rsidR="001F6A49" w:rsidRDefault="001F6A49" w:rsidP="001F6A49">
      <w:pPr>
        <w:pStyle w:val="ListParagraph"/>
        <w:numPr>
          <w:ilvl w:val="0"/>
          <w:numId w:val="6"/>
        </w:numPr>
      </w:pPr>
      <w:r>
        <w:t>Bijzonderheden</w:t>
      </w:r>
    </w:p>
    <w:p w14:paraId="4EE85BD7" w14:textId="77777777" w:rsidR="00607ADE" w:rsidRPr="00111F5B" w:rsidRDefault="00607ADE" w:rsidP="00607ADE">
      <w:pPr>
        <w:pStyle w:val="ListParagraph"/>
        <w:numPr>
          <w:ilvl w:val="1"/>
          <w:numId w:val="6"/>
        </w:numPr>
        <w:rPr>
          <w:ins w:id="1428" w:author="Flory Koole (F)" w:date="2025-09-22T14:30:00Z" w16du:dateUtc="2025-09-22T12:30:00Z"/>
          <w:rPrChange w:id="1429" w:author="Flory Koole (F)" w:date="2025-09-22T14:30:00Z" w16du:dateUtc="2025-09-22T12:30:00Z">
            <w:rPr>
              <w:ins w:id="1430" w:author="Flory Koole (F)" w:date="2025-09-22T14:30:00Z" w16du:dateUtc="2025-09-22T12:30:00Z"/>
              <w:rFonts w:eastAsia="Times New Roman" w:cs="Calibri"/>
            </w:rPr>
          </w:rPrChange>
        </w:rPr>
      </w:pPr>
      <w:r>
        <w:rPr>
          <w:rFonts w:eastAsia="Times New Roman" w:cs="Calibri"/>
        </w:rPr>
        <w:t>Bij beëindiging van het laatste dienstverband wordt het partner- en wezenpensioen automatisch voortgezet</w:t>
      </w:r>
    </w:p>
    <w:p w14:paraId="2CC5AA43" w14:textId="2DAFFADD" w:rsidR="00111F5B" w:rsidRDefault="00111F5B" w:rsidP="00607ADE">
      <w:pPr>
        <w:pStyle w:val="ListParagraph"/>
        <w:numPr>
          <w:ilvl w:val="1"/>
          <w:numId w:val="6"/>
        </w:numPr>
      </w:pPr>
      <w:ins w:id="1431" w:author="Flory Koole (F)" w:date="2025-09-22T14:30:00Z" w16du:dateUtc="2025-09-22T12:30:00Z">
        <w:r>
          <w:rPr>
            <w:rFonts w:eastAsia="Times New Roman" w:cs="Calibri"/>
          </w:rPr>
          <w:t xml:space="preserve">Einddatum </w:t>
        </w:r>
        <w:r w:rsidR="002B4B0E">
          <w:rPr>
            <w:rFonts w:eastAsia="Times New Roman" w:cs="Calibri"/>
          </w:rPr>
          <w:t>automatische voortze</w:t>
        </w:r>
      </w:ins>
      <w:ins w:id="1432" w:author="Flory Koole (F)" w:date="2025-09-22T14:31:00Z" w16du:dateUtc="2025-09-22T12:31:00Z">
        <w:r w:rsidR="002B4B0E">
          <w:rPr>
            <w:rFonts w:eastAsia="Times New Roman" w:cs="Calibri"/>
          </w:rPr>
          <w:t>tting wordt opgeslagen , maar is (nog) niet handmatig aanpasbaar</w:t>
        </w:r>
      </w:ins>
    </w:p>
    <w:p w14:paraId="0F61E6A7" w14:textId="4CF174BD" w:rsidR="001F6A49" w:rsidRDefault="001F6A49" w:rsidP="001F6A49">
      <w:pPr>
        <w:pStyle w:val="ListParagraph"/>
        <w:numPr>
          <w:ilvl w:val="1"/>
          <w:numId w:val="6"/>
        </w:numPr>
        <w:spacing w:line="240" w:lineRule="auto"/>
      </w:pPr>
      <w:r>
        <w:rPr>
          <w:rFonts w:eastAsia="Times New Roman" w:cs="Calibri"/>
        </w:rPr>
        <w:t>Als de nota van de uitdienstmaand al betaald is of als de uitdiensttreding met TWK wordt ingevoerd en 1 of meerdere nota’s na de uitdienstdatum al betaald zijn, worden teveel betaalde premies teruggeboekt via de nota en onttrokken van de beleggingsrekening</w:t>
      </w:r>
    </w:p>
    <w:p w14:paraId="4755F241" w14:textId="6AC7D5CC" w:rsidR="001F6A49" w:rsidRDefault="001F6A49" w:rsidP="001F6A49">
      <w:pPr>
        <w:pStyle w:val="ListParagraph"/>
        <w:numPr>
          <w:ilvl w:val="1"/>
          <w:numId w:val="6"/>
        </w:numPr>
        <w:spacing w:line="240" w:lineRule="auto"/>
      </w:pPr>
      <w:r>
        <w:t>Voor BerPF kan deze gebeurtenis worden ingevoerd via de werklijst. Invoer:</w:t>
      </w:r>
    </w:p>
    <w:p w14:paraId="473B8CB1" w14:textId="63BCDBC0" w:rsidR="001F6A49" w:rsidRDefault="001F6A49" w:rsidP="001F6A49">
      <w:pPr>
        <w:pStyle w:val="ListParagraph"/>
        <w:numPr>
          <w:ilvl w:val="2"/>
          <w:numId w:val="6"/>
        </w:numPr>
        <w:spacing w:line="240" w:lineRule="auto"/>
      </w:pPr>
      <w:r w:rsidRPr="001F6A49">
        <w:t>verplicht: dlnRegistratieNr, wkgrRegistratieNummer</w:t>
      </w:r>
      <w:r>
        <w:t xml:space="preserve">, </w:t>
      </w:r>
      <w:r w:rsidRPr="001F6A49">
        <w:t>dlnDvbUitdienstDatum</w:t>
      </w:r>
    </w:p>
    <w:p w14:paraId="0ACB0A6D" w14:textId="77777777" w:rsidR="00233F87" w:rsidRDefault="00233F87" w:rsidP="00233F87">
      <w:pPr>
        <w:spacing w:line="240" w:lineRule="auto"/>
        <w:rPr>
          <w:rFonts w:eastAsia="Times New Roman" w:cs="Calibri"/>
        </w:rPr>
      </w:pPr>
    </w:p>
    <w:p w14:paraId="2A5BA920" w14:textId="77777777" w:rsidR="00233F87" w:rsidRDefault="00233F87" w:rsidP="00233F87">
      <w:pPr>
        <w:pStyle w:val="Heading3"/>
        <w:rPr>
          <w:rFonts w:eastAsia="Times New Roman"/>
        </w:rPr>
      </w:pPr>
      <w:bookmarkStart w:id="1433" w:name="_Toc187312169"/>
      <w:bookmarkStart w:id="1434" w:name="_Toc720105101"/>
      <w:bookmarkStart w:id="1435" w:name="_Toc165349997"/>
      <w:r w:rsidRPr="2B26B8BC">
        <w:rPr>
          <w:rFonts w:eastAsia="Times New Roman"/>
        </w:rPr>
        <w:t xml:space="preserve">Einde </w:t>
      </w:r>
      <w:r>
        <w:t>automatische</w:t>
      </w:r>
      <w:r w:rsidRPr="2B26B8BC">
        <w:rPr>
          <w:rFonts w:eastAsia="Times New Roman"/>
        </w:rPr>
        <w:t xml:space="preserve"> voortzetting</w:t>
      </w:r>
      <w:bookmarkEnd w:id="1433"/>
      <w:bookmarkEnd w:id="1434"/>
      <w:bookmarkEnd w:id="1435"/>
    </w:p>
    <w:p w14:paraId="19740CF0" w14:textId="77777777" w:rsidR="00233F87" w:rsidRDefault="00233F87" w:rsidP="00233F87">
      <w:pPr>
        <w:spacing w:line="240" w:lineRule="auto"/>
        <w:rPr>
          <w:rFonts w:eastAsia="Times New Roman" w:cs="Calibri"/>
        </w:rPr>
      </w:pPr>
      <w:r>
        <w:rPr>
          <w:rFonts w:eastAsia="Times New Roman" w:cs="Calibri"/>
        </w:rPr>
        <w:t>Afhankelijk van het reglement wordt de automatische voortzetting na 3 tot 6 maanden (</w:t>
      </w:r>
      <w:r w:rsidRPr="00A85B7F">
        <w:rPr>
          <w:rFonts w:eastAsia="Times New Roman" w:cs="Calibri"/>
        </w:rPr>
        <w:t>reglDekOvlMndAutoVoortzetting</w:t>
      </w:r>
      <w:r>
        <w:rPr>
          <w:rFonts w:eastAsia="Times New Roman" w:cs="Calibri"/>
        </w:rPr>
        <w:t>)</w:t>
      </w:r>
      <w:r w:rsidRPr="00A85B7F">
        <w:rPr>
          <w:rFonts w:eastAsia="Times New Roman" w:cs="Calibri"/>
        </w:rPr>
        <w:t xml:space="preserve"> </w:t>
      </w:r>
      <w:r>
        <w:rPr>
          <w:rFonts w:eastAsia="Times New Roman" w:cs="Calibri"/>
        </w:rPr>
        <w:t>beëindigd met een voorspelbare gebeurtenis, maar alleen als de deelnemer nog steeds premievrij is.</w:t>
      </w:r>
    </w:p>
    <w:p w14:paraId="3D7F4A8D" w14:textId="77777777" w:rsidR="00C41772" w:rsidRDefault="00C41772" w:rsidP="00233F87">
      <w:pPr>
        <w:spacing w:line="240" w:lineRule="auto"/>
        <w:rPr>
          <w:rFonts w:eastAsia="Times New Roman" w:cs="Calibri"/>
        </w:rPr>
      </w:pPr>
    </w:p>
    <w:p w14:paraId="1E89BE9E" w14:textId="7FBFA6AE" w:rsidR="00233F87" w:rsidRDefault="00233F87" w:rsidP="00233F87">
      <w:pPr>
        <w:pStyle w:val="Heading3"/>
      </w:pPr>
      <w:bookmarkStart w:id="1436" w:name="_Toc187312170"/>
      <w:bookmarkStart w:id="1437" w:name="_Toc33640468"/>
      <w:bookmarkStart w:id="1438" w:name="_Toc451102098"/>
      <w:r>
        <w:t>Aanvang verlof</w:t>
      </w:r>
      <w:bookmarkEnd w:id="1436"/>
      <w:bookmarkEnd w:id="1437"/>
      <w:bookmarkEnd w:id="1438"/>
    </w:p>
    <w:p w14:paraId="25627E07" w14:textId="77777777" w:rsidR="00233F87" w:rsidRDefault="00233F87" w:rsidP="00C93802">
      <w:pPr>
        <w:pStyle w:val="ListParagraph"/>
        <w:numPr>
          <w:ilvl w:val="1"/>
          <w:numId w:val="16"/>
        </w:numPr>
        <w:spacing w:before="0" w:after="0" w:line="240" w:lineRule="auto"/>
        <w:contextualSpacing w:val="0"/>
        <w:rPr>
          <w:rFonts w:eastAsia="Times New Roman" w:cs="Calibri"/>
        </w:rPr>
      </w:pPr>
      <w:r>
        <w:rPr>
          <w:rFonts w:eastAsia="Times New Roman" w:cs="Calibri"/>
        </w:rPr>
        <w:t>De velden die meegegeven moeten worden bij de mutatie, zijn:</w:t>
      </w:r>
    </w:p>
    <w:p w14:paraId="4E89A916"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Datum waarop het onbetaald verlof start: dlnDvbAanvangsDatumVerlof</w:t>
      </w:r>
    </w:p>
    <w:p w14:paraId="122882F8"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Het percentage onbetaald verlof: dlnDvbVerlofPrc</w:t>
      </w:r>
    </w:p>
    <w:p w14:paraId="37350CA1"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Het type verlof: dlnDvbVerlofType. Deze moet gelijk zijn aan 2.</w:t>
      </w:r>
    </w:p>
    <w:p w14:paraId="09326099"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BSN</w:t>
      </w:r>
    </w:p>
    <w:p w14:paraId="6CB07478"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reglRegistratieNr of reglExternNr of reglExternId</w:t>
      </w:r>
    </w:p>
    <w:p w14:paraId="487103D9"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wkgrLoonHeffingsCode of rprsKvk, afhankelijk van koppeling met werkgever</w:t>
      </w:r>
    </w:p>
    <w:p w14:paraId="32AD772C" w14:textId="77777777" w:rsidR="00233F87" w:rsidRDefault="00233F87" w:rsidP="00233F87">
      <w:pPr>
        <w:spacing w:line="240" w:lineRule="auto"/>
        <w:rPr>
          <w:ins w:id="1439" w:author="flory" w:date="2025-06-30T16:51:00Z" w16du:dateUtc="2025-06-30T16:51:18Z"/>
        </w:rPr>
      </w:pPr>
    </w:p>
    <w:p w14:paraId="51225A6A" w14:textId="603BB875" w:rsidR="4EC24623" w:rsidRDefault="276CB65B">
      <w:pPr>
        <w:pStyle w:val="ListParagraph"/>
        <w:spacing w:before="0" w:after="0" w:line="240" w:lineRule="auto"/>
        <w:rPr>
          <w:ins w:id="1440" w:author="flory" w:date="2025-07-01T08:55:00Z" w16du:dateUtc="2025-07-01T08:55:53Z"/>
          <w:rFonts w:eastAsia="Calibri" w:cs="Calibri"/>
        </w:rPr>
        <w:pPrChange w:id="1441" w:author="flory" w:date="2025-07-01T08:55:00Z">
          <w:pPr/>
        </w:pPrChange>
      </w:pPr>
      <w:ins w:id="1442" w:author="flory" w:date="2025-07-01T08:55:00Z">
        <w:r w:rsidRPr="7E8A1F4B">
          <w:rPr>
            <w:rFonts w:eastAsia="Calibri" w:cs="Calibri"/>
          </w:rPr>
          <w:t>Spaarpremies worden verminderd naar rato van verlofPrc, waardoor opbouw lager wordt</w:t>
        </w:r>
      </w:ins>
    </w:p>
    <w:p w14:paraId="1778C33A" w14:textId="3E4B5A98" w:rsidR="4EC24623" w:rsidRDefault="276CB65B">
      <w:pPr>
        <w:pStyle w:val="ListParagraph"/>
        <w:spacing w:before="0" w:after="0" w:line="240" w:lineRule="auto"/>
        <w:rPr>
          <w:ins w:id="1443" w:author="flory" w:date="2025-07-01T08:55:00Z" w16du:dateUtc="2025-07-01T08:55:53Z"/>
          <w:rFonts w:eastAsia="Calibri" w:cs="Calibri"/>
        </w:rPr>
        <w:pPrChange w:id="1444" w:author="flory" w:date="2025-07-01T08:55:00Z">
          <w:pPr/>
        </w:pPrChange>
      </w:pPr>
      <w:ins w:id="1445" w:author="flory" w:date="2025-07-01T08:55:00Z">
        <w:r w:rsidRPr="7E8A1F4B">
          <w:rPr>
            <w:rFonts w:eastAsia="Calibri" w:cs="Calibri"/>
          </w:rPr>
          <w:t>Kosten premies incasso worden verminderd naar rato van verlofPrc</w:t>
        </w:r>
      </w:ins>
    </w:p>
    <w:p w14:paraId="1A8EA10C" w14:textId="3608E3C4" w:rsidR="4EC24623" w:rsidRDefault="276CB65B">
      <w:pPr>
        <w:pStyle w:val="ListParagraph"/>
        <w:spacing w:before="0" w:after="0" w:line="240" w:lineRule="auto"/>
        <w:rPr>
          <w:ins w:id="1446" w:author="flory" w:date="2025-07-01T08:56:00Z" w16du:dateUtc="2025-07-01T08:56:27Z"/>
          <w:rFonts w:eastAsia="Calibri" w:cs="Calibri"/>
        </w:rPr>
        <w:pPrChange w:id="1447" w:author="flory" w:date="2025-07-01T08:55:00Z">
          <w:pPr/>
        </w:pPrChange>
      </w:pPr>
      <w:ins w:id="1448" w:author="flory" w:date="2025-07-01T08:56:00Z">
        <w:r w:rsidRPr="7E8A1F4B">
          <w:rPr>
            <w:rFonts w:eastAsia="Calibri" w:cs="Calibri"/>
          </w:rPr>
          <w:t>Dekkingen voor overlijden en PVI blijven in stand en daarvoor worden ook (volledige) premies in rekening gebracht</w:t>
        </w:r>
      </w:ins>
    </w:p>
    <w:p w14:paraId="56C06B15" w14:textId="27537058" w:rsidR="4EC24623" w:rsidRDefault="276CB65B">
      <w:pPr>
        <w:spacing w:line="240" w:lineRule="auto"/>
        <w:rPr>
          <w:ins w:id="1449" w:author="flory" w:date="2025-06-30T16:51:00Z" w16du:dateUtc="2025-06-30T16:51:18Z"/>
          <w:rFonts w:eastAsia="Calibri" w:cs="Calibri"/>
        </w:rPr>
        <w:pPrChange w:id="1450" w:author="flory" w:date="2025-07-01T08:55:00Z">
          <w:pPr>
            <w:numPr>
              <w:numId w:val="65"/>
            </w:numPr>
            <w:tabs>
              <w:tab w:val="num" w:pos="720"/>
            </w:tabs>
            <w:ind w:left="720" w:hanging="720"/>
          </w:pPr>
        </w:pPrChange>
      </w:pPr>
      <w:ins w:id="1451" w:author="flory" w:date="2025-07-01T08:55:00Z">
        <w:r w:rsidRPr="7E8A1F4B">
          <w:rPr>
            <w:rFonts w:eastAsia="Calibri" w:cs="Calibri"/>
          </w:rPr>
          <w:t>Bij overlijden is er dekking voor NP (IPPAR en WEES krijgen volledig recht)</w:t>
        </w:r>
      </w:ins>
    </w:p>
    <w:p w14:paraId="37DF65FC" w14:textId="5D90882B" w:rsidR="4EC24623" w:rsidRDefault="4EC24623" w:rsidP="4EC24623">
      <w:pPr>
        <w:spacing w:line="240" w:lineRule="auto"/>
      </w:pPr>
    </w:p>
    <w:p w14:paraId="43C19692" w14:textId="766A6010" w:rsidR="00233F87" w:rsidRDefault="00233F87" w:rsidP="00233F87">
      <w:pPr>
        <w:pStyle w:val="Heading3"/>
      </w:pPr>
      <w:bookmarkStart w:id="1452" w:name="_Toc187312171"/>
      <w:bookmarkStart w:id="1453" w:name="_Toc554085725"/>
      <w:bookmarkStart w:id="1454" w:name="_Toc997390470"/>
      <w:r>
        <w:t>Einde verlof</w:t>
      </w:r>
      <w:bookmarkEnd w:id="1452"/>
      <w:bookmarkEnd w:id="1453"/>
      <w:bookmarkEnd w:id="1454"/>
    </w:p>
    <w:p w14:paraId="74BA32BB" w14:textId="77777777" w:rsidR="00233F87" w:rsidRDefault="00233F87" w:rsidP="00C93802">
      <w:pPr>
        <w:pStyle w:val="ListParagraph"/>
        <w:numPr>
          <w:ilvl w:val="1"/>
          <w:numId w:val="16"/>
        </w:numPr>
        <w:spacing w:before="0" w:after="0" w:line="240" w:lineRule="auto"/>
        <w:contextualSpacing w:val="0"/>
        <w:rPr>
          <w:rFonts w:eastAsia="Times New Roman" w:cs="Calibri"/>
        </w:rPr>
      </w:pPr>
      <w:r>
        <w:rPr>
          <w:rFonts w:eastAsia="Times New Roman" w:cs="Calibri"/>
        </w:rPr>
        <w:t>De velden die meegegeven moeten worden bij de mutatie, zijn:</w:t>
      </w:r>
    </w:p>
    <w:p w14:paraId="26392C04"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Datum waarop het onbetaald verlof eindigt: dlnDvbEindDatumVerlof. Deze datum wordt niet opgeslagen in de database. Afhankelijk van hoe de mutatie wordt aangeleverd voor andere pensioenfondsen, kan deze datum alsnog worden opgeslagen of kan deze mutatie wijzigen.</w:t>
      </w:r>
    </w:p>
    <w:p w14:paraId="7A5A677F"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BSN</w:t>
      </w:r>
    </w:p>
    <w:p w14:paraId="79416F5D"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reglRegistratieNr of reglExternNr of reglExternId</w:t>
      </w:r>
    </w:p>
    <w:p w14:paraId="5E5A4948" w14:textId="77777777" w:rsidR="00233F87" w:rsidRDefault="00233F87" w:rsidP="00C93802">
      <w:pPr>
        <w:pStyle w:val="ListParagraph"/>
        <w:numPr>
          <w:ilvl w:val="2"/>
          <w:numId w:val="16"/>
        </w:numPr>
        <w:spacing w:before="0" w:after="0" w:line="240" w:lineRule="auto"/>
        <w:contextualSpacing w:val="0"/>
        <w:rPr>
          <w:rFonts w:eastAsia="Times New Roman" w:cs="Calibri"/>
        </w:rPr>
      </w:pPr>
      <w:r>
        <w:rPr>
          <w:rFonts w:eastAsia="Times New Roman" w:cs="Calibri"/>
        </w:rPr>
        <w:t>wkgrLoonHeffingsCode of rprsKvk, afhankelijk van koppeling met werkgever</w:t>
      </w:r>
    </w:p>
    <w:p w14:paraId="48BA2ACB" w14:textId="77777777" w:rsidR="00233F87" w:rsidRDefault="00233F87" w:rsidP="00C93802">
      <w:pPr>
        <w:pStyle w:val="ListParagraph"/>
        <w:numPr>
          <w:ilvl w:val="1"/>
          <w:numId w:val="16"/>
        </w:numPr>
        <w:spacing w:before="0" w:after="0" w:line="240" w:lineRule="auto"/>
        <w:contextualSpacing w:val="0"/>
        <w:rPr>
          <w:rFonts w:eastAsia="Times New Roman" w:cs="Calibri"/>
        </w:rPr>
      </w:pPr>
      <w:r>
        <w:rPr>
          <w:rFonts w:eastAsia="Times New Roman" w:cs="Calibri"/>
        </w:rPr>
        <w:t>Het percentage en type verlof worden beide op 0 gezet door deze mutatie.</w:t>
      </w:r>
    </w:p>
    <w:p w14:paraId="11BD3CDC" w14:textId="77777777" w:rsidR="00233F87" w:rsidRDefault="00233F87" w:rsidP="00233F87">
      <w:pPr>
        <w:spacing w:line="240" w:lineRule="auto"/>
      </w:pPr>
    </w:p>
    <w:p w14:paraId="64F5145F" w14:textId="523C2570" w:rsidR="00E81464" w:rsidRDefault="00E81464" w:rsidP="00D11CCB">
      <w:pPr>
        <w:pStyle w:val="Heading3"/>
      </w:pPr>
      <w:bookmarkStart w:id="1455" w:name="_Toc187312172"/>
      <w:bookmarkStart w:id="1456" w:name="_Toc1731816698"/>
      <w:bookmarkStart w:id="1457" w:name="_Toc938588967"/>
      <w:r>
        <w:t>Wijzig verlof</w:t>
      </w:r>
      <w:bookmarkEnd w:id="1455"/>
      <w:bookmarkEnd w:id="1456"/>
      <w:bookmarkEnd w:id="1457"/>
    </w:p>
    <w:p w14:paraId="74BBE4AD" w14:textId="77777777" w:rsidR="006926AD" w:rsidRDefault="006926AD" w:rsidP="00C93802">
      <w:pPr>
        <w:pStyle w:val="ListParagraph"/>
        <w:numPr>
          <w:ilvl w:val="1"/>
          <w:numId w:val="16"/>
        </w:numPr>
        <w:spacing w:before="0" w:after="0" w:line="240" w:lineRule="auto"/>
        <w:contextualSpacing w:val="0"/>
        <w:rPr>
          <w:rFonts w:eastAsia="Times New Roman" w:cs="Calibri"/>
        </w:rPr>
      </w:pPr>
      <w:r>
        <w:rPr>
          <w:rFonts w:eastAsia="Times New Roman" w:cs="Calibri"/>
        </w:rPr>
        <w:t>De velden die meegegeven moeten worden bij de mutatie, zijn:</w:t>
      </w:r>
    </w:p>
    <w:p w14:paraId="6740B403" w14:textId="17D42692" w:rsidR="006926AD" w:rsidRDefault="006926AD" w:rsidP="00C93802">
      <w:pPr>
        <w:pStyle w:val="ListParagraph"/>
        <w:numPr>
          <w:ilvl w:val="2"/>
          <w:numId w:val="16"/>
        </w:numPr>
        <w:spacing w:before="0" w:after="0" w:line="240" w:lineRule="auto"/>
        <w:contextualSpacing w:val="0"/>
        <w:rPr>
          <w:rFonts w:eastAsia="Times New Roman" w:cs="Calibri"/>
        </w:rPr>
      </w:pPr>
      <w:r>
        <w:rPr>
          <w:rFonts w:eastAsia="Times New Roman" w:cs="Calibri"/>
        </w:rPr>
        <w:t xml:space="preserve">Datum waarop het onbetaald verlof wijzigt: </w:t>
      </w:r>
      <w:r w:rsidRPr="006926AD">
        <w:rPr>
          <w:rFonts w:eastAsia="Times New Roman" w:cs="Calibri"/>
        </w:rPr>
        <w:t>dlnDvbWijzigDatumVerlof</w:t>
      </w:r>
    </w:p>
    <w:p w14:paraId="3846B7F9" w14:textId="77777777" w:rsidR="006926AD" w:rsidRDefault="006926AD" w:rsidP="00C93802">
      <w:pPr>
        <w:pStyle w:val="ListParagraph"/>
        <w:numPr>
          <w:ilvl w:val="2"/>
          <w:numId w:val="16"/>
        </w:numPr>
        <w:spacing w:before="0" w:after="0" w:line="240" w:lineRule="auto"/>
        <w:contextualSpacing w:val="0"/>
        <w:rPr>
          <w:rFonts w:eastAsia="Times New Roman" w:cs="Calibri"/>
        </w:rPr>
      </w:pPr>
      <w:r>
        <w:rPr>
          <w:rFonts w:eastAsia="Times New Roman" w:cs="Calibri"/>
        </w:rPr>
        <w:t>Het percentage onbetaald verlof: dlnDvbVerlofPrc</w:t>
      </w:r>
    </w:p>
    <w:p w14:paraId="5B620F76" w14:textId="77777777" w:rsidR="006926AD" w:rsidRDefault="006926AD" w:rsidP="00C93802">
      <w:pPr>
        <w:pStyle w:val="ListParagraph"/>
        <w:numPr>
          <w:ilvl w:val="2"/>
          <w:numId w:val="16"/>
        </w:numPr>
        <w:spacing w:before="0" w:after="0" w:line="240" w:lineRule="auto"/>
        <w:contextualSpacing w:val="0"/>
        <w:rPr>
          <w:rFonts w:eastAsia="Times New Roman" w:cs="Calibri"/>
        </w:rPr>
      </w:pPr>
      <w:r>
        <w:rPr>
          <w:rFonts w:eastAsia="Times New Roman" w:cs="Calibri"/>
        </w:rPr>
        <w:t>BSN</w:t>
      </w:r>
    </w:p>
    <w:p w14:paraId="5BF8134F" w14:textId="77777777" w:rsidR="006926AD" w:rsidRDefault="006926AD" w:rsidP="00C93802">
      <w:pPr>
        <w:pStyle w:val="ListParagraph"/>
        <w:numPr>
          <w:ilvl w:val="2"/>
          <w:numId w:val="16"/>
        </w:numPr>
        <w:spacing w:before="0" w:after="0" w:line="240" w:lineRule="auto"/>
        <w:contextualSpacing w:val="0"/>
        <w:rPr>
          <w:rFonts w:eastAsia="Times New Roman" w:cs="Calibri"/>
        </w:rPr>
      </w:pPr>
      <w:r>
        <w:rPr>
          <w:rFonts w:eastAsia="Times New Roman" w:cs="Calibri"/>
        </w:rPr>
        <w:t>reglRegistratieNr of reglExternNr of reglExternId</w:t>
      </w:r>
    </w:p>
    <w:p w14:paraId="570997B0" w14:textId="77777777" w:rsidR="006926AD" w:rsidRDefault="006926AD" w:rsidP="00C93802">
      <w:pPr>
        <w:pStyle w:val="ListParagraph"/>
        <w:numPr>
          <w:ilvl w:val="2"/>
          <w:numId w:val="16"/>
        </w:numPr>
        <w:spacing w:before="0" w:after="0" w:line="240" w:lineRule="auto"/>
        <w:contextualSpacing w:val="0"/>
        <w:rPr>
          <w:rFonts w:eastAsia="Times New Roman" w:cs="Calibri"/>
        </w:rPr>
      </w:pPr>
      <w:r>
        <w:rPr>
          <w:rFonts w:eastAsia="Times New Roman" w:cs="Calibri"/>
        </w:rPr>
        <w:t>wkgrLoonHeffingsCode of rprsKvk, afhankelijk van koppeling met werkgever</w:t>
      </w:r>
    </w:p>
    <w:p w14:paraId="260D1A8C" w14:textId="77777777" w:rsidR="006926AD" w:rsidRDefault="006926AD" w:rsidP="006926AD">
      <w:pPr>
        <w:spacing w:line="240" w:lineRule="auto"/>
      </w:pPr>
    </w:p>
    <w:p w14:paraId="538E5DD6" w14:textId="77777777" w:rsidR="00E81464" w:rsidRDefault="00E81464" w:rsidP="00233F87">
      <w:pPr>
        <w:spacing w:line="240" w:lineRule="auto"/>
      </w:pPr>
    </w:p>
    <w:p w14:paraId="23D4717B" w14:textId="77777777" w:rsidR="00233F87" w:rsidRDefault="00233F87" w:rsidP="00233F87">
      <w:pPr>
        <w:pStyle w:val="Heading3"/>
      </w:pPr>
      <w:bookmarkStart w:id="1458" w:name="_Toc187312173"/>
      <w:bookmarkStart w:id="1459" w:name="_Toc893861509"/>
      <w:bookmarkStart w:id="1460" w:name="_Toc173287899"/>
      <w:r>
        <w:t>Aanvang bijsparen</w:t>
      </w:r>
      <w:bookmarkEnd w:id="1458"/>
      <w:bookmarkEnd w:id="1459"/>
      <w:bookmarkEnd w:id="1460"/>
    </w:p>
    <w:p w14:paraId="5F2BEC99" w14:textId="079970AC" w:rsidR="00233F87" w:rsidRDefault="00C41772" w:rsidP="00233F87">
      <w:pPr>
        <w:spacing w:line="240" w:lineRule="auto"/>
      </w:pPr>
      <w:r>
        <w:t>Relevante zaken m.b.t. deze gebeurtenis</w:t>
      </w:r>
    </w:p>
    <w:p w14:paraId="73FEB253" w14:textId="204497C5" w:rsidR="00C41772" w:rsidRDefault="00C41772" w:rsidP="00C41772">
      <w:pPr>
        <w:pStyle w:val="ListParagraph"/>
        <w:numPr>
          <w:ilvl w:val="0"/>
          <w:numId w:val="6"/>
        </w:numPr>
      </w:pPr>
      <w:r>
        <w:t>Afleidbaar of opdrachtvolgend: afleidbaar</w:t>
      </w:r>
    </w:p>
    <w:p w14:paraId="0D0C1975" w14:textId="77777777" w:rsidR="00C41772" w:rsidRDefault="00C41772" w:rsidP="00C41772">
      <w:pPr>
        <w:pStyle w:val="ListParagraph"/>
        <w:numPr>
          <w:ilvl w:val="0"/>
          <w:numId w:val="6"/>
        </w:numPr>
      </w:pPr>
      <w:r>
        <w:t>Invoer en controles</w:t>
      </w:r>
    </w:p>
    <w:p w14:paraId="2CDCC1A9" w14:textId="11E7CF7A" w:rsidR="006A493A" w:rsidRDefault="006A493A" w:rsidP="00C41772">
      <w:pPr>
        <w:pStyle w:val="ListParagraph"/>
        <w:numPr>
          <w:ilvl w:val="1"/>
          <w:numId w:val="6"/>
        </w:numPr>
      </w:pPr>
      <w:r>
        <w:t xml:space="preserve">Gebeurtenis kan worden uitgevoerd voor actieve deelnemers. </w:t>
      </w:r>
      <w:r w:rsidRPr="00D11CCB">
        <w:rPr>
          <w:highlight w:val="yellow"/>
        </w:rPr>
        <w:t>Vraag aan Arjen</w:t>
      </w:r>
      <w:r>
        <w:t>: ook AOAC?</w:t>
      </w:r>
    </w:p>
    <w:p w14:paraId="2439685C" w14:textId="7FD516E8" w:rsidR="00C41772" w:rsidRDefault="00C41772" w:rsidP="00C41772">
      <w:pPr>
        <w:pStyle w:val="ListParagraph"/>
        <w:numPr>
          <w:ilvl w:val="1"/>
          <w:numId w:val="6"/>
        </w:numPr>
      </w:pPr>
      <w:r>
        <w:t>Gebeurtenis wordt uitgevoerd als een bijspaarpercentage groter dan nul wordt doorgegeven, terwijl het bijspaarpercentage voor dienstverband gelijk was aan nul</w:t>
      </w:r>
    </w:p>
    <w:p w14:paraId="488C6FD4" w14:textId="38D1EBB7" w:rsidR="00B52FF3" w:rsidRDefault="00B52FF3" w:rsidP="00C41772">
      <w:pPr>
        <w:pStyle w:val="ListParagraph"/>
        <w:numPr>
          <w:ilvl w:val="1"/>
          <w:numId w:val="6"/>
        </w:numPr>
      </w:pPr>
      <w:r>
        <w:t xml:space="preserve">Datum </w:t>
      </w:r>
      <w:r w:rsidR="001A4E7C">
        <w:t>per wanneer de wijziging wordt doorgegeven, is input voor de gebeurtenis. De v</w:t>
      </w:r>
      <w:r>
        <w:t xml:space="preserve">ersiedatum </w:t>
      </w:r>
      <w:r w:rsidR="001A4E7C">
        <w:t>van de gebeurtenis is dan de eerste dag van de maand volgend op deze datum, ook als deze datum de eerste van een maand is</w:t>
      </w:r>
    </w:p>
    <w:p w14:paraId="49655681" w14:textId="77777777" w:rsidR="00C41772" w:rsidRDefault="00C41772" w:rsidP="00C41772">
      <w:pPr>
        <w:pStyle w:val="ListParagraph"/>
        <w:numPr>
          <w:ilvl w:val="0"/>
          <w:numId w:val="6"/>
        </w:numPr>
      </w:pPr>
      <w:r>
        <w:t>Overgangen in profielen</w:t>
      </w:r>
    </w:p>
    <w:p w14:paraId="4FB47ED6" w14:textId="17220A5E" w:rsidR="00C41772" w:rsidRDefault="00C41772" w:rsidP="00C41772">
      <w:pPr>
        <w:pStyle w:val="ListParagraph"/>
        <w:numPr>
          <w:ilvl w:val="1"/>
          <w:numId w:val="6"/>
        </w:numPr>
      </w:pPr>
      <w:r>
        <w:t>Geen</w:t>
      </w:r>
    </w:p>
    <w:p w14:paraId="5A72A7C4" w14:textId="77777777" w:rsidR="00C41772" w:rsidRDefault="00C41772" w:rsidP="00C41772">
      <w:pPr>
        <w:pStyle w:val="ListParagraph"/>
        <w:numPr>
          <w:ilvl w:val="0"/>
          <w:numId w:val="6"/>
        </w:numPr>
      </w:pPr>
      <w:r>
        <w:t>Koppelingen</w:t>
      </w:r>
    </w:p>
    <w:p w14:paraId="7B9AE3BD" w14:textId="25593C84" w:rsidR="00C41772" w:rsidRDefault="00C41772" w:rsidP="00C41772">
      <w:pPr>
        <w:pStyle w:val="ListParagraph"/>
        <w:numPr>
          <w:ilvl w:val="1"/>
          <w:numId w:val="6"/>
        </w:numPr>
      </w:pPr>
      <w:r>
        <w:t>Andere component</w:t>
      </w:r>
      <w:r w:rsidR="00AF5828">
        <w:t xml:space="preserve">: Aanvang bijsparen in </w:t>
      </w:r>
      <w:r>
        <w:t>incasso</w:t>
      </w:r>
    </w:p>
    <w:p w14:paraId="001FCC31" w14:textId="4D49C9F1" w:rsidR="00C41772" w:rsidRDefault="00C41772" w:rsidP="00C41772">
      <w:pPr>
        <w:pStyle w:val="ListParagraph"/>
        <w:numPr>
          <w:ilvl w:val="0"/>
          <w:numId w:val="6"/>
        </w:numPr>
      </w:pPr>
      <w:r>
        <w:t>Speciale berekeningen</w:t>
      </w:r>
      <w:r w:rsidR="00DD25CE">
        <w:t>: periodepremie uit bijsparen</w:t>
      </w:r>
    </w:p>
    <w:p w14:paraId="1769C60B" w14:textId="0E3BE257" w:rsidR="00B52FF3" w:rsidRDefault="00B52FF3" w:rsidP="00C41772">
      <w:pPr>
        <w:pStyle w:val="ListParagraph"/>
        <w:numPr>
          <w:ilvl w:val="1"/>
          <w:numId w:val="6"/>
        </w:numPr>
      </w:pPr>
      <w:r>
        <w:t>Afgeleide versiedatum is 1</w:t>
      </w:r>
      <w:r w:rsidRPr="00D11CCB">
        <w:rPr>
          <w:vertAlign w:val="superscript"/>
        </w:rPr>
        <w:t>e</w:t>
      </w:r>
      <w:r>
        <w:t xml:space="preserve"> van de volgende maand</w:t>
      </w:r>
    </w:p>
    <w:p w14:paraId="704E405B" w14:textId="208E8AA6" w:rsidR="00C41772" w:rsidRDefault="0019181E" w:rsidP="00C41772">
      <w:pPr>
        <w:pStyle w:val="ListParagraph"/>
        <w:numPr>
          <w:ilvl w:val="1"/>
          <w:numId w:val="6"/>
        </w:numPr>
      </w:pPr>
      <w:r w:rsidRPr="0019181E">
        <w:t>dlnDvbBijsparenPrcBerekend</w:t>
      </w:r>
      <w:r>
        <w:t xml:space="preserve"> = </w:t>
      </w:r>
      <w:r w:rsidRPr="0019181E">
        <w:t>dlnDvbBijsparenPrc * dlnDvbBijsparenPrcMax / 100</w:t>
      </w:r>
    </w:p>
    <w:p w14:paraId="261476E3" w14:textId="528887E9" w:rsidR="0019181E" w:rsidRDefault="0019181E" w:rsidP="00C41772">
      <w:pPr>
        <w:pStyle w:val="ListParagraph"/>
        <w:numPr>
          <w:ilvl w:val="1"/>
          <w:numId w:val="6"/>
        </w:numPr>
      </w:pPr>
      <w:r w:rsidRPr="0019181E">
        <w:t>dlnDvbPremieBijsparenBerekend</w:t>
      </w:r>
      <w:r>
        <w:t xml:space="preserve"> = </w:t>
      </w:r>
      <w:r w:rsidRPr="0019181E">
        <w:t>dlnDvbPremieGrondslagBasis</w:t>
      </w:r>
      <w:r>
        <w:t xml:space="preserve"> * </w:t>
      </w:r>
      <w:r w:rsidRPr="0019181E">
        <w:t>dlnDvbBijsparenPrcBerekend</w:t>
      </w:r>
      <w:r>
        <w:t>/100 / periodeEenheidAdmin</w:t>
      </w:r>
    </w:p>
    <w:p w14:paraId="67B8D3D3" w14:textId="7212CEDD" w:rsidR="0019181E" w:rsidRDefault="0019181E" w:rsidP="00C41772">
      <w:pPr>
        <w:pStyle w:val="ListParagraph"/>
        <w:numPr>
          <w:ilvl w:val="1"/>
          <w:numId w:val="6"/>
        </w:numPr>
      </w:pPr>
      <w:r w:rsidRPr="0019181E">
        <w:t>dlnDvbPremieBijsparen</w:t>
      </w:r>
      <w:r>
        <w:t xml:space="preserve"> = </w:t>
      </w:r>
      <w:r w:rsidRPr="0019181E">
        <w:t>dlnDvbPremieBijsparenBerekend * (1 - dlnDvbOnbetaaldVerlofPrc/100)</w:t>
      </w:r>
    </w:p>
    <w:p w14:paraId="0507E750" w14:textId="4DA4B600" w:rsidR="00C41772" w:rsidRDefault="00C41772" w:rsidP="00C41772">
      <w:pPr>
        <w:pStyle w:val="ListParagraph"/>
        <w:numPr>
          <w:ilvl w:val="0"/>
          <w:numId w:val="6"/>
        </w:numPr>
      </w:pPr>
      <w:r>
        <w:t>Bijzonderheden</w:t>
      </w:r>
      <w:r w:rsidR="00C31C67">
        <w:t xml:space="preserve"> </w:t>
      </w:r>
    </w:p>
    <w:p w14:paraId="491B9130" w14:textId="21EBEA99" w:rsidR="00D45B09" w:rsidRDefault="00D45B09" w:rsidP="00580667">
      <w:pPr>
        <w:pStyle w:val="ListParagraph"/>
        <w:numPr>
          <w:ilvl w:val="1"/>
          <w:numId w:val="6"/>
        </w:numPr>
      </w:pPr>
      <w:r>
        <w:t>Per dienstverband kan worden gekozen voor bijsparen</w:t>
      </w:r>
      <w:r w:rsidR="00780DB1">
        <w:t>, ook voor zelfstandig dienstverband</w:t>
      </w:r>
    </w:p>
    <w:p w14:paraId="7415006F" w14:textId="28A405F2" w:rsidR="0019181E" w:rsidRDefault="0019181E" w:rsidP="00580667">
      <w:pPr>
        <w:pStyle w:val="ListParagraph"/>
        <w:numPr>
          <w:ilvl w:val="1"/>
          <w:numId w:val="6"/>
        </w:numPr>
      </w:pPr>
      <w:r>
        <w:t>De periodieke bijspaarpremie wordt opgenomen in de p</w:t>
      </w:r>
      <w:r w:rsidRPr="0019181E">
        <w:t>remie</w:t>
      </w:r>
      <w:r>
        <w:t>s</w:t>
      </w:r>
      <w:r w:rsidRPr="0019181E">
        <w:t>torting</w:t>
      </w:r>
      <w:r>
        <w:t xml:space="preserve"> van het betreffende dienstverband</w:t>
      </w:r>
      <w:r w:rsidR="00D45B09">
        <w:t xml:space="preserve">. </w:t>
      </w:r>
      <w:r w:rsidR="00D45B09" w:rsidRPr="00D45B09">
        <w:rPr>
          <w:highlight w:val="yellow"/>
        </w:rPr>
        <w:t>Vraa</w:t>
      </w:r>
      <w:r w:rsidR="00D45B09" w:rsidRPr="00D06776">
        <w:rPr>
          <w:highlight w:val="yellow"/>
        </w:rPr>
        <w:t>g</w:t>
      </w:r>
      <w:r w:rsidR="00D06776" w:rsidRPr="00D06776">
        <w:rPr>
          <w:highlight w:val="yellow"/>
        </w:rPr>
        <w:t xml:space="preserve"> aan Arjen</w:t>
      </w:r>
      <w:r w:rsidR="00D45B09">
        <w:t>: leidt bijsparen alleen tot extra premiestorting, dus geen verandering in (risico)aanspraken?</w:t>
      </w:r>
      <w:r w:rsidR="00751A27">
        <w:t xml:space="preserve"> Dus door deelnemer geen extra risicoaanspraken te verzekeren als reglement t.o.v. wettelijk daarvoor ruimte biedt?</w:t>
      </w:r>
    </w:p>
    <w:p w14:paraId="2C47855C" w14:textId="7722EA1B" w:rsidR="001873F3" w:rsidRDefault="004754FB" w:rsidP="00580667">
      <w:pPr>
        <w:pStyle w:val="ListParagraph"/>
        <w:numPr>
          <w:ilvl w:val="1"/>
          <w:numId w:val="6"/>
        </w:numPr>
      </w:pPr>
      <w:r>
        <w:t>Fondskeuze voor SPF en SPD: o</w:t>
      </w:r>
      <w:r w:rsidR="001873F3">
        <w:t>ver de bijspaarpremie geldt PVI dekking</w:t>
      </w:r>
    </w:p>
    <w:p w14:paraId="5C09BDCE" w14:textId="318BF0F3" w:rsidR="00580667" w:rsidRDefault="00580667" w:rsidP="00580667">
      <w:pPr>
        <w:pStyle w:val="ListParagraph"/>
        <w:numPr>
          <w:ilvl w:val="1"/>
          <w:numId w:val="6"/>
        </w:numPr>
      </w:pPr>
      <w:r>
        <w:t xml:space="preserve">De maximale bijspaarruimte wordt berekend en het bijspaarpercentage is het percentage van de maximale bijspaarruimte. Het bijspaarpercentage is dus maximaal 100%. </w:t>
      </w:r>
      <w:r w:rsidRPr="00580667">
        <w:rPr>
          <w:highlight w:val="yellow"/>
        </w:rPr>
        <w:t>Specifiek voor BerPF</w:t>
      </w:r>
      <w:r>
        <w:t xml:space="preserve">: </w:t>
      </w:r>
      <w:r w:rsidR="0019181E">
        <w:t>maximaal 1/3 van de werkgever premie gel</w:t>
      </w:r>
      <w:r w:rsidR="002163F2">
        <w:t>d</w:t>
      </w:r>
      <w:r w:rsidR="0019181E">
        <w:t xml:space="preserve">t als bijspaarruimte, rekenregel: </w:t>
      </w:r>
      <w:r w:rsidRPr="00580667">
        <w:t>dlnDvbBijsparenPrcMax</w:t>
      </w:r>
      <w:r>
        <w:t xml:space="preserve"> = </w:t>
      </w:r>
      <w:r w:rsidRPr="00580667">
        <w:t>min(dlnDvbPremieWkgrPrc / 3, dlnDvbPremieWkgrPrcMax - dlnDvbPremieWkgrPrc)</w:t>
      </w:r>
    </w:p>
    <w:p w14:paraId="4C6C658A" w14:textId="42E6F418" w:rsidR="00D61B61" w:rsidRDefault="00D61B61" w:rsidP="00D61B61">
      <w:pPr>
        <w:pStyle w:val="ListParagraph"/>
        <w:numPr>
          <w:ilvl w:val="2"/>
          <w:numId w:val="6"/>
        </w:numPr>
      </w:pPr>
      <w:r w:rsidRPr="00D61B61">
        <w:rPr>
          <w:color w:val="FF0000"/>
        </w:rPr>
        <w:t>Actie, uitzoeken bij 1</w:t>
      </w:r>
      <w:r w:rsidRPr="00D61B61">
        <w:rPr>
          <w:color w:val="FF0000"/>
          <w:vertAlign w:val="superscript"/>
        </w:rPr>
        <w:t>e</w:t>
      </w:r>
      <w:r w:rsidRPr="00D61B61">
        <w:rPr>
          <w:color w:val="FF0000"/>
        </w:rPr>
        <w:t xml:space="preserve"> niet BerPF</w:t>
      </w:r>
      <w:r>
        <w:t xml:space="preserve">: maximale bijspaarpercentage staat nu default op 100, FKO denkt dat dit voor WTP moet worden </w:t>
      </w:r>
      <w:r w:rsidRPr="00580667">
        <w:t xml:space="preserve">dlnDvbPremieWkgrPrcMax </w:t>
      </w:r>
      <w:r w:rsidR="0003528C">
        <w:t>–</w:t>
      </w:r>
      <w:r w:rsidRPr="00580667">
        <w:t xml:space="preserve"> dlnDvbPremieWkgrPrc</w:t>
      </w:r>
    </w:p>
    <w:p w14:paraId="74F3097E" w14:textId="4B8553FA" w:rsidR="0003528C" w:rsidRDefault="0003528C" w:rsidP="00D11CCB">
      <w:pPr>
        <w:pStyle w:val="ListParagraph"/>
        <w:numPr>
          <w:ilvl w:val="1"/>
          <w:numId w:val="6"/>
        </w:numPr>
      </w:pPr>
      <w:r>
        <w:t>Bij aanvraag (in wijziging) bijsparen in december is het nieuwe reglement nog niet bekend in Qwik. Prognoseberekening zal hierdoor afwijken van definitieve premie. Hiervoor komt een disclaimer op het portaal</w:t>
      </w:r>
    </w:p>
    <w:p w14:paraId="421D9C14" w14:textId="77777777" w:rsidR="00C41772" w:rsidRDefault="00C41772" w:rsidP="00233F87">
      <w:pPr>
        <w:spacing w:line="240" w:lineRule="auto"/>
      </w:pPr>
    </w:p>
    <w:p w14:paraId="0508D1B3" w14:textId="1343B6A4" w:rsidR="003F3DC2" w:rsidRDefault="003F3DC2" w:rsidP="00233F87">
      <w:pPr>
        <w:spacing w:line="240" w:lineRule="auto"/>
      </w:pPr>
      <w:r w:rsidRPr="003F3DC2">
        <w:rPr>
          <w:highlight w:val="yellow"/>
        </w:rPr>
        <w:t>Actie</w:t>
      </w:r>
      <w:r w:rsidR="002163F2">
        <w:t xml:space="preserve"> </w:t>
      </w:r>
      <w:r w:rsidR="002163F2" w:rsidRPr="00D11CCB">
        <w:rPr>
          <w:highlight w:val="yellow"/>
        </w:rPr>
        <w:t>Arjen</w:t>
      </w:r>
      <w:r>
        <w:t>: uitwerken rekenvoorbeeld</w:t>
      </w:r>
    </w:p>
    <w:p w14:paraId="3DD7D3AC" w14:textId="77777777" w:rsidR="003F3DC2" w:rsidRDefault="003F3DC2" w:rsidP="00233F87">
      <w:pPr>
        <w:spacing w:line="240" w:lineRule="auto"/>
      </w:pPr>
    </w:p>
    <w:p w14:paraId="33208093" w14:textId="77777777" w:rsidR="00233F87" w:rsidRDefault="00233F87" w:rsidP="00233F87">
      <w:pPr>
        <w:pStyle w:val="Heading3"/>
      </w:pPr>
      <w:bookmarkStart w:id="1461" w:name="_Toc187312174"/>
      <w:bookmarkStart w:id="1462" w:name="_Toc441342070"/>
      <w:bookmarkStart w:id="1463" w:name="_Toc407134699"/>
      <w:r>
        <w:t>Wijzig bijsparen</w:t>
      </w:r>
      <w:bookmarkEnd w:id="1461"/>
      <w:bookmarkEnd w:id="1462"/>
      <w:bookmarkEnd w:id="1463"/>
    </w:p>
    <w:p w14:paraId="2733E623" w14:textId="77777777" w:rsidR="00C41772" w:rsidRDefault="00C41772" w:rsidP="00C41772">
      <w:pPr>
        <w:spacing w:line="240" w:lineRule="auto"/>
      </w:pPr>
      <w:r>
        <w:t>Relevante zaken m.b.t. deze gebeurtenis</w:t>
      </w:r>
    </w:p>
    <w:p w14:paraId="0D108271" w14:textId="77777777" w:rsidR="00C41772" w:rsidRDefault="00C41772" w:rsidP="00C41772">
      <w:pPr>
        <w:pStyle w:val="ListParagraph"/>
        <w:numPr>
          <w:ilvl w:val="0"/>
          <w:numId w:val="6"/>
        </w:numPr>
      </w:pPr>
      <w:r>
        <w:t>Afleidbaar of opdrachtvolgend: afleidbaar</w:t>
      </w:r>
    </w:p>
    <w:p w14:paraId="4D68E598" w14:textId="77777777" w:rsidR="00C41772" w:rsidRDefault="00C41772" w:rsidP="00C41772">
      <w:pPr>
        <w:pStyle w:val="ListParagraph"/>
        <w:numPr>
          <w:ilvl w:val="0"/>
          <w:numId w:val="6"/>
        </w:numPr>
      </w:pPr>
      <w:r>
        <w:t>Invoer en controles</w:t>
      </w:r>
    </w:p>
    <w:p w14:paraId="4C3CC911" w14:textId="55DD54BB" w:rsidR="00C41772" w:rsidRDefault="00C41772" w:rsidP="00C41772">
      <w:pPr>
        <w:pStyle w:val="ListParagraph"/>
        <w:numPr>
          <w:ilvl w:val="1"/>
          <w:numId w:val="6"/>
        </w:numPr>
      </w:pPr>
      <w:r>
        <w:t>Gebeurtenis wordt uitgevoerd als een bijspaarpercentage groter dan nul wordt doorgegeven, afwijkend van het oude bijspaarpercentage voor dit dienstverband dat groter was dan nul</w:t>
      </w:r>
    </w:p>
    <w:p w14:paraId="1E57737E" w14:textId="77777777" w:rsidR="001A4E7C" w:rsidRDefault="001A4E7C" w:rsidP="001A4E7C">
      <w:pPr>
        <w:pStyle w:val="ListParagraph"/>
        <w:numPr>
          <w:ilvl w:val="1"/>
          <w:numId w:val="6"/>
        </w:numPr>
      </w:pPr>
      <w:r>
        <w:t>Datum per wanneer de wijziging wordt doorgegeven, is input voor de gebeurtenis. De versiedatum van de gebeurtenis is dan de eerste dag van de maand volgend op deze datum, ook als deze datum de eerste van een maand is</w:t>
      </w:r>
    </w:p>
    <w:p w14:paraId="52FA6AA4" w14:textId="77777777" w:rsidR="00C41772" w:rsidRDefault="00C41772" w:rsidP="00C41772">
      <w:pPr>
        <w:pStyle w:val="ListParagraph"/>
        <w:numPr>
          <w:ilvl w:val="0"/>
          <w:numId w:val="6"/>
        </w:numPr>
      </w:pPr>
      <w:r>
        <w:t>Overgangen in profielen</w:t>
      </w:r>
    </w:p>
    <w:p w14:paraId="6BD9EAC5" w14:textId="77777777" w:rsidR="00C41772" w:rsidRDefault="00C41772" w:rsidP="00C41772">
      <w:pPr>
        <w:pStyle w:val="ListParagraph"/>
        <w:numPr>
          <w:ilvl w:val="1"/>
          <w:numId w:val="6"/>
        </w:numPr>
      </w:pPr>
      <w:r>
        <w:t>Geen</w:t>
      </w:r>
    </w:p>
    <w:p w14:paraId="22107590" w14:textId="77777777" w:rsidR="00C41772" w:rsidRDefault="00C41772" w:rsidP="00C41772">
      <w:pPr>
        <w:pStyle w:val="ListParagraph"/>
        <w:numPr>
          <w:ilvl w:val="0"/>
          <w:numId w:val="6"/>
        </w:numPr>
      </w:pPr>
      <w:r>
        <w:t>Koppelingen</w:t>
      </w:r>
    </w:p>
    <w:p w14:paraId="6C7AE1A9" w14:textId="38831B8A" w:rsidR="00C41772" w:rsidRDefault="00C41772" w:rsidP="00C41772">
      <w:pPr>
        <w:pStyle w:val="ListParagraph"/>
        <w:numPr>
          <w:ilvl w:val="1"/>
          <w:numId w:val="6"/>
        </w:numPr>
      </w:pPr>
      <w:r>
        <w:t>Andere component</w:t>
      </w:r>
      <w:r w:rsidR="00AF5828">
        <w:t>: Wijzig bijsparen in</w:t>
      </w:r>
      <w:r>
        <w:t xml:space="preserve"> incasso</w:t>
      </w:r>
    </w:p>
    <w:p w14:paraId="4130141E" w14:textId="77777777" w:rsidR="00C41772" w:rsidRDefault="00C41772" w:rsidP="00C41772">
      <w:pPr>
        <w:pStyle w:val="ListParagraph"/>
        <w:numPr>
          <w:ilvl w:val="0"/>
          <w:numId w:val="6"/>
        </w:numPr>
      </w:pPr>
      <w:r>
        <w:t>Speciale berekeningen</w:t>
      </w:r>
    </w:p>
    <w:p w14:paraId="6C80A953" w14:textId="39904FFC" w:rsidR="00C41772" w:rsidRDefault="00492DEF" w:rsidP="00C41772">
      <w:pPr>
        <w:pStyle w:val="ListParagraph"/>
        <w:numPr>
          <w:ilvl w:val="1"/>
          <w:numId w:val="6"/>
        </w:numPr>
      </w:pPr>
      <w:r>
        <w:t>bijspaarpremie verandert door gewijzigd bijspaarpercentage, zie rekenregels bij Aanvang bijsparen</w:t>
      </w:r>
    </w:p>
    <w:p w14:paraId="00F15CD3" w14:textId="312F0B3F" w:rsidR="00233F87" w:rsidRDefault="00C41772" w:rsidP="00C41772">
      <w:pPr>
        <w:pStyle w:val="ListParagraph"/>
        <w:numPr>
          <w:ilvl w:val="0"/>
          <w:numId w:val="6"/>
        </w:numPr>
        <w:spacing w:line="240" w:lineRule="auto"/>
      </w:pPr>
      <w:r>
        <w:t>Bijzonderheden</w:t>
      </w:r>
      <w:r w:rsidR="00492DEF">
        <w:t xml:space="preserve">: </w:t>
      </w:r>
    </w:p>
    <w:p w14:paraId="15B361F0" w14:textId="77777777" w:rsidR="0052103B" w:rsidRDefault="0052103B" w:rsidP="0052103B">
      <w:pPr>
        <w:pStyle w:val="ListParagraph"/>
        <w:numPr>
          <w:ilvl w:val="1"/>
          <w:numId w:val="6"/>
        </w:numPr>
      </w:pPr>
      <w:r>
        <w:t>Bij aanvraag (in wijziging) bijsparen in december is het nieuwe reglement nog niet bekend in Qwik. Prognoseberekening zal hierdoor afwijken van definitieve premie. Hiervoor komt een disclaimer op het portaal</w:t>
      </w:r>
    </w:p>
    <w:p w14:paraId="4682C0D3" w14:textId="77777777" w:rsidR="00233F87" w:rsidRDefault="00233F87" w:rsidP="00233F87">
      <w:pPr>
        <w:spacing w:line="240" w:lineRule="auto"/>
      </w:pPr>
    </w:p>
    <w:p w14:paraId="212C4502" w14:textId="77777777" w:rsidR="00233F87" w:rsidRDefault="00233F87" w:rsidP="00233F87">
      <w:pPr>
        <w:pStyle w:val="Heading3"/>
      </w:pPr>
      <w:bookmarkStart w:id="1464" w:name="_Toc187312175"/>
      <w:bookmarkStart w:id="1465" w:name="_Toc1040694358"/>
      <w:bookmarkStart w:id="1466" w:name="_Toc844522147"/>
      <w:r>
        <w:t>Einde bijsparen</w:t>
      </w:r>
      <w:bookmarkEnd w:id="1464"/>
      <w:bookmarkEnd w:id="1465"/>
      <w:bookmarkEnd w:id="1466"/>
    </w:p>
    <w:p w14:paraId="589E79EB" w14:textId="77777777" w:rsidR="00C41772" w:rsidRDefault="00C41772" w:rsidP="00C41772">
      <w:pPr>
        <w:spacing w:line="240" w:lineRule="auto"/>
      </w:pPr>
      <w:r>
        <w:t>Relevante zaken m.b.t. deze gebeurtenis</w:t>
      </w:r>
    </w:p>
    <w:p w14:paraId="52B82468" w14:textId="77777777" w:rsidR="00C41772" w:rsidRDefault="00C41772" w:rsidP="00C41772">
      <w:pPr>
        <w:pStyle w:val="ListParagraph"/>
        <w:numPr>
          <w:ilvl w:val="0"/>
          <w:numId w:val="6"/>
        </w:numPr>
      </w:pPr>
      <w:r>
        <w:t>Afleidbaar of opdrachtvolgend: afleidbaar</w:t>
      </w:r>
    </w:p>
    <w:p w14:paraId="7D59832B" w14:textId="77777777" w:rsidR="00C41772" w:rsidRDefault="00C41772" w:rsidP="00C41772">
      <w:pPr>
        <w:pStyle w:val="ListParagraph"/>
        <w:numPr>
          <w:ilvl w:val="0"/>
          <w:numId w:val="6"/>
        </w:numPr>
      </w:pPr>
      <w:r>
        <w:t>Invoer en controles</w:t>
      </w:r>
    </w:p>
    <w:p w14:paraId="6E09FD35" w14:textId="0E253C70" w:rsidR="00C41772" w:rsidRDefault="00C41772" w:rsidP="00C41772">
      <w:pPr>
        <w:pStyle w:val="ListParagraph"/>
        <w:numPr>
          <w:ilvl w:val="1"/>
          <w:numId w:val="6"/>
        </w:numPr>
      </w:pPr>
      <w:r>
        <w:t>Gebeurtenis wordt uitgevoerd als een bijspaarpercentage van nul wordt doorgegeven, terwijl het oude bijspaarpercentage voor het dienstverband groter was dan nul</w:t>
      </w:r>
    </w:p>
    <w:p w14:paraId="6318CF6E" w14:textId="77777777" w:rsidR="001A4E7C" w:rsidRDefault="001A4E7C" w:rsidP="001A4E7C">
      <w:pPr>
        <w:pStyle w:val="ListParagraph"/>
        <w:numPr>
          <w:ilvl w:val="1"/>
          <w:numId w:val="6"/>
        </w:numPr>
      </w:pPr>
      <w:r>
        <w:t>Datum per wanneer de wijziging wordt doorgegeven, is input voor de gebeurtenis. De versiedatum van de gebeurtenis is dan de eerste dag van de maand volgend op deze datum, ook als deze datum de eerste van een maand is</w:t>
      </w:r>
    </w:p>
    <w:p w14:paraId="1043CC5F" w14:textId="77777777" w:rsidR="00C41772" w:rsidRDefault="00C41772" w:rsidP="00C41772">
      <w:pPr>
        <w:pStyle w:val="ListParagraph"/>
        <w:numPr>
          <w:ilvl w:val="0"/>
          <w:numId w:val="6"/>
        </w:numPr>
      </w:pPr>
      <w:r>
        <w:t>Overgangen in profielen</w:t>
      </w:r>
    </w:p>
    <w:p w14:paraId="14042491" w14:textId="77777777" w:rsidR="00C41772" w:rsidRDefault="00C41772" w:rsidP="00C41772">
      <w:pPr>
        <w:pStyle w:val="ListParagraph"/>
        <w:numPr>
          <w:ilvl w:val="1"/>
          <w:numId w:val="6"/>
        </w:numPr>
      </w:pPr>
      <w:r>
        <w:t>Geen</w:t>
      </w:r>
    </w:p>
    <w:p w14:paraId="7DFB9029" w14:textId="77777777" w:rsidR="00C41772" w:rsidRDefault="00C41772" w:rsidP="00C41772">
      <w:pPr>
        <w:pStyle w:val="ListParagraph"/>
        <w:numPr>
          <w:ilvl w:val="0"/>
          <w:numId w:val="6"/>
        </w:numPr>
      </w:pPr>
      <w:r>
        <w:t>Koppelingen</w:t>
      </w:r>
    </w:p>
    <w:p w14:paraId="36D66BA8" w14:textId="1FCC9B7B" w:rsidR="00C41772" w:rsidRDefault="00C41772" w:rsidP="00C41772">
      <w:pPr>
        <w:pStyle w:val="ListParagraph"/>
        <w:numPr>
          <w:ilvl w:val="1"/>
          <w:numId w:val="6"/>
        </w:numPr>
      </w:pPr>
      <w:r>
        <w:t>Andere component</w:t>
      </w:r>
      <w:r w:rsidR="00AF5828">
        <w:t>: Einde bijsparen in</w:t>
      </w:r>
      <w:r>
        <w:t xml:space="preserve"> incasso</w:t>
      </w:r>
    </w:p>
    <w:p w14:paraId="5AECE21F" w14:textId="77777777" w:rsidR="00C41772" w:rsidRDefault="00C41772" w:rsidP="00C41772">
      <w:pPr>
        <w:pStyle w:val="ListParagraph"/>
        <w:numPr>
          <w:ilvl w:val="0"/>
          <w:numId w:val="6"/>
        </w:numPr>
      </w:pPr>
      <w:r>
        <w:t>Speciale berekeningen</w:t>
      </w:r>
    </w:p>
    <w:p w14:paraId="4CABB426" w14:textId="7032AA2F" w:rsidR="00C41772" w:rsidRDefault="00477658" w:rsidP="00C41772">
      <w:pPr>
        <w:pStyle w:val="ListParagraph"/>
        <w:numPr>
          <w:ilvl w:val="1"/>
          <w:numId w:val="6"/>
        </w:numPr>
      </w:pPr>
      <w:r>
        <w:t>Bijspaarpremie wordt nul a.g.v. bijspaarpercentage nul</w:t>
      </w:r>
    </w:p>
    <w:p w14:paraId="2505551A" w14:textId="74CF3125" w:rsidR="00C41772" w:rsidRDefault="00C41772" w:rsidP="00C41772">
      <w:pPr>
        <w:pStyle w:val="ListParagraph"/>
        <w:numPr>
          <w:ilvl w:val="0"/>
          <w:numId w:val="6"/>
        </w:numPr>
      </w:pPr>
      <w:r>
        <w:t>Bijzonderheden</w:t>
      </w:r>
      <w:r w:rsidR="00C31C67">
        <w:t xml:space="preserve"> </w:t>
      </w:r>
    </w:p>
    <w:p w14:paraId="21DD6F11" w14:textId="77777777" w:rsidR="0052103B" w:rsidRDefault="0052103B" w:rsidP="0052103B"/>
    <w:p w14:paraId="45A2CC09" w14:textId="77777777" w:rsidR="0052103B" w:rsidRDefault="0052103B" w:rsidP="0052103B"/>
    <w:p w14:paraId="0F3160A9" w14:textId="08B47189" w:rsidR="0052103B" w:rsidRDefault="0052103B" w:rsidP="00D11CCB">
      <w:pPr>
        <w:pStyle w:val="Heading2"/>
      </w:pPr>
      <w:bookmarkStart w:id="1467" w:name="_Toc187312176"/>
      <w:bookmarkStart w:id="1468" w:name="_Toc903167237"/>
      <w:bookmarkStart w:id="1469" w:name="_Toc418564693"/>
      <w:r>
        <w:t>Prognose premie voor portaal</w:t>
      </w:r>
      <w:bookmarkEnd w:id="1467"/>
      <w:bookmarkEnd w:id="1468"/>
      <w:bookmarkEnd w:id="1469"/>
    </w:p>
    <w:p w14:paraId="05F06C2D" w14:textId="77777777" w:rsidR="0052103B" w:rsidRPr="00C41772" w:rsidRDefault="0052103B" w:rsidP="00D11CCB"/>
    <w:p w14:paraId="34659E99" w14:textId="77777777" w:rsidR="0052103B" w:rsidRDefault="0052103B" w:rsidP="00D11CCB">
      <w:r>
        <w:t>Bij aanvraag (in wijziging) bijsparen in december is het nieuwe reglement nog niet bekend in Qwik. Prognoseberekening zal hierdoor afwijken van definitieve premie. Hiervoor komt een disclaimer op het portaal</w:t>
      </w:r>
    </w:p>
    <w:p w14:paraId="3A602150" w14:textId="77777777" w:rsidR="00233F87" w:rsidRDefault="00233F87" w:rsidP="00233F87">
      <w:pPr>
        <w:spacing w:line="240" w:lineRule="auto"/>
      </w:pPr>
    </w:p>
    <w:p w14:paraId="14EACDC3" w14:textId="77777777" w:rsidR="00233F87" w:rsidRDefault="00233F87" w:rsidP="00233F87">
      <w:pPr>
        <w:spacing w:line="240" w:lineRule="auto"/>
      </w:pPr>
    </w:p>
    <w:p w14:paraId="56E6CD12" w14:textId="77777777" w:rsidR="000E7BE5" w:rsidRDefault="000E7BE5" w:rsidP="00AD541C">
      <w:pPr>
        <w:spacing w:line="240" w:lineRule="auto"/>
      </w:pPr>
    </w:p>
    <w:p w14:paraId="5A0570F4" w14:textId="6BD2AD17" w:rsidR="00A62015" w:rsidRDefault="00A62015" w:rsidP="00A62015">
      <w:pPr>
        <w:pStyle w:val="Heading1"/>
      </w:pPr>
      <w:bookmarkStart w:id="1470" w:name="_Toc187312177"/>
      <w:bookmarkStart w:id="1471" w:name="_Toc1659937783"/>
      <w:bookmarkStart w:id="1472" w:name="_Toc25799635"/>
      <w:r>
        <w:t>Persoonswijzigingen</w:t>
      </w:r>
      <w:bookmarkEnd w:id="1470"/>
      <w:bookmarkEnd w:id="1471"/>
      <w:bookmarkEnd w:id="1472"/>
    </w:p>
    <w:p w14:paraId="6F1B8DF4" w14:textId="77777777" w:rsidR="00976940" w:rsidRDefault="00976940" w:rsidP="00976940"/>
    <w:p w14:paraId="0F21BB29" w14:textId="77777777" w:rsidR="00976940" w:rsidRDefault="00976940" w:rsidP="2B26B8BC">
      <w:pPr>
        <w:pStyle w:val="Heading2"/>
      </w:pPr>
      <w:bookmarkStart w:id="1473" w:name="_Toc152844352"/>
      <w:bookmarkStart w:id="1474" w:name="_Toc187312178"/>
      <w:bookmarkStart w:id="1475" w:name="_Toc1547410564"/>
      <w:bookmarkStart w:id="1476" w:name="_Toc118779261"/>
      <w:r>
        <w:t>Samenhang met bedrijfsprocessen</w:t>
      </w:r>
      <w:bookmarkEnd w:id="1473"/>
      <w:bookmarkEnd w:id="1474"/>
      <w:bookmarkEnd w:id="1475"/>
      <w:bookmarkEnd w:id="1476"/>
    </w:p>
    <w:p w14:paraId="1C15CE91" w14:textId="77777777" w:rsidR="00976940" w:rsidRDefault="00976940" w:rsidP="00976940">
      <w:r>
        <w:t xml:space="preserve">Bij deze detailanalyse zijn de volgende documenten m.b.t. bedrijfsprocessen doorgenomen </w:t>
      </w:r>
    </w:p>
    <w:p w14:paraId="0BA24CC6" w14:textId="77777777" w:rsidR="00976940" w:rsidRDefault="00976940" w:rsidP="00C93802">
      <w:pPr>
        <w:pStyle w:val="ListParagraph"/>
        <w:numPr>
          <w:ilvl w:val="0"/>
          <w:numId w:val="27"/>
        </w:numPr>
      </w:pPr>
      <w:r>
        <w:t>Bedrijfsproces - D01 Onderhouden persoonsgegevens v0.4</w:t>
      </w:r>
    </w:p>
    <w:p w14:paraId="6C67EEF7" w14:textId="77777777" w:rsidR="00976940" w:rsidRDefault="00976940" w:rsidP="00C93802">
      <w:pPr>
        <w:pStyle w:val="ListParagraph"/>
        <w:numPr>
          <w:ilvl w:val="0"/>
          <w:numId w:val="27"/>
        </w:numPr>
      </w:pPr>
      <w:r>
        <w:t>Bedrijfsproces - D02 Onderhouden partnerschap v0.2</w:t>
      </w:r>
    </w:p>
    <w:p w14:paraId="6A476BEB" w14:textId="77777777" w:rsidR="00976940" w:rsidRDefault="00976940" w:rsidP="00C93802">
      <w:pPr>
        <w:pStyle w:val="ListParagraph"/>
        <w:numPr>
          <w:ilvl w:val="0"/>
          <w:numId w:val="27"/>
        </w:numPr>
      </w:pPr>
      <w:r>
        <w:t>Bedrijfsproces - D44 Afhandelen einde relatie</w:t>
      </w:r>
    </w:p>
    <w:p w14:paraId="51040FAE" w14:textId="77777777" w:rsidR="00976940" w:rsidRDefault="00976940" w:rsidP="00C93802">
      <w:pPr>
        <w:pStyle w:val="ListParagraph"/>
        <w:numPr>
          <w:ilvl w:val="0"/>
          <w:numId w:val="27"/>
        </w:numPr>
      </w:pPr>
      <w:r>
        <w:t>Bedrijfsproces - D45 Afhandelen verdeling pensioenaanspraken 0.5</w:t>
      </w:r>
    </w:p>
    <w:p w14:paraId="23DA62F9" w14:textId="77777777" w:rsidR="00976940" w:rsidRDefault="00976940" w:rsidP="00976940">
      <w:r>
        <w:t>De volgende zaken zijn onderkend als verschillen met beschrijvingen in deze documenten</w:t>
      </w:r>
    </w:p>
    <w:p w14:paraId="0C13BF5B" w14:textId="77777777" w:rsidR="00976940" w:rsidRDefault="00976940" w:rsidP="00C93802">
      <w:pPr>
        <w:pStyle w:val="ListParagraph"/>
        <w:numPr>
          <w:ilvl w:val="0"/>
          <w:numId w:val="27"/>
        </w:numPr>
      </w:pPr>
      <w:r>
        <w:t>In bedrijfsproces D01 worden diverse controles genoemd. Qwik kent daarvan alleen de IBAN check, de overige worden verondersteld in het bedrijfsproces gedaan te worden. Aanvullingen voor Qwik moeten apart doorgegeven worden als dat gewenst is.</w:t>
      </w:r>
    </w:p>
    <w:p w14:paraId="6CA0B1D0" w14:textId="77777777" w:rsidR="00976940" w:rsidRDefault="00976940" w:rsidP="00C93802">
      <w:pPr>
        <w:pStyle w:val="ListParagraph"/>
        <w:numPr>
          <w:ilvl w:val="0"/>
          <w:numId w:val="27"/>
        </w:numPr>
      </w:pPr>
      <w:r>
        <w:t xml:space="preserve">In D01 wordt onderscheid gemaakt tussen correctie geslacht en wijziging geslacht. Vanuit BRP worden alleen correcties verondersteld, die vanaf de opvoerdatum (versiedatum) van de deelnemer worden doorgevoerd. Vooralsnog wordt geen rekening gehouden met geslachtwijzigingen waarvoor een versiedatum in de loop van de deelneming kan plaatsvinden. </w:t>
      </w:r>
    </w:p>
    <w:p w14:paraId="6BD27BC2" w14:textId="77777777" w:rsidR="00976940" w:rsidRDefault="00976940" w:rsidP="00C93802">
      <w:pPr>
        <w:pStyle w:val="ListParagraph"/>
        <w:numPr>
          <w:ilvl w:val="0"/>
          <w:numId w:val="27"/>
        </w:numPr>
      </w:pPr>
      <w:r>
        <w:t xml:space="preserve">Verevening en conversie zijn opgenomen in het bedrijfsproces D44. Voor Qwik zijn dit aparte gebeurtenissen die alle op hun eigen manier extern worden afgeleid zoals beschreven in dit document. </w:t>
      </w:r>
    </w:p>
    <w:p w14:paraId="04E2C3C8" w14:textId="77777777" w:rsidR="00976940" w:rsidRDefault="00976940" w:rsidP="00C93802">
      <w:pPr>
        <w:pStyle w:val="ListParagraph"/>
        <w:numPr>
          <w:ilvl w:val="1"/>
          <w:numId w:val="27"/>
        </w:numPr>
      </w:pPr>
      <w:r>
        <w:t>Uitgangspunt is dat verevening en conversie niet automatisch na een einde relatie door Qwik worden aangemaakt, maar dat hiervoor vanuit een bedrijfsproces data worden aangeleverd waaruit volgt dat deze uitgevoerd moeten worden. De timing is verschillend voor Einde relatie (veelal BRP) en verevening/conversie (deelnemer portaal)</w:t>
      </w:r>
    </w:p>
    <w:p w14:paraId="0A7D7E57" w14:textId="77777777" w:rsidR="00976940" w:rsidRDefault="00976940" w:rsidP="00C93802">
      <w:pPr>
        <w:pStyle w:val="ListParagraph"/>
        <w:numPr>
          <w:ilvl w:val="0"/>
          <w:numId w:val="27"/>
        </w:numPr>
      </w:pPr>
      <w:bookmarkStart w:id="1477" w:name="_Hlk86078661"/>
      <w:r>
        <w:t xml:space="preserve">D44, 3.4: </w:t>
      </w:r>
      <w:r>
        <w:rPr>
          <w:lang w:eastAsia="nl-NL"/>
        </w:rPr>
        <w:t xml:space="preserve">Indien er sprake is van samenleving, dan is per pensioenfonds reglementair vastgelegd na welke periode van het onafgebroken voeren van een gezamenlijke huishouding er ook daadwerkelijk reglementair sprake is van samenleving. </w:t>
      </w:r>
    </w:p>
    <w:p w14:paraId="0B64894E" w14:textId="77777777" w:rsidR="00976940" w:rsidRDefault="00976940" w:rsidP="00C93802">
      <w:pPr>
        <w:pStyle w:val="ListParagraph"/>
        <w:numPr>
          <w:ilvl w:val="1"/>
          <w:numId w:val="27"/>
        </w:numPr>
      </w:pPr>
      <w:r>
        <w:rPr>
          <w:lang w:eastAsia="nl-NL"/>
        </w:rPr>
        <w:t>Uitgangspunt is dat dit wordt afgehandeld in het bedrijfsproces i.c.m. de contractafspraken-administratie. We leggen hiervoor niets vast in Qwik</w:t>
      </w:r>
      <w:bookmarkEnd w:id="1477"/>
    </w:p>
    <w:p w14:paraId="2AF42391" w14:textId="77777777" w:rsidR="00976940" w:rsidRDefault="00976940" w:rsidP="00C93802">
      <w:pPr>
        <w:pStyle w:val="ListParagraph"/>
        <w:numPr>
          <w:ilvl w:val="0"/>
          <w:numId w:val="27"/>
        </w:numPr>
      </w:pPr>
      <w:r>
        <w:rPr>
          <w:lang w:eastAsia="nl-NL"/>
        </w:rPr>
        <w:t xml:space="preserve">D44, 3.4: </w:t>
      </w:r>
      <w:r>
        <w:t xml:space="preserve">Indien het een einde van een huwelijk of een geregistreerd partnerschap betreft van een uitkeringsgerechtigde deelnemer, dan wordt na het uitvoeren van conversie altijd automatisch het resterende partnerpensioen uitgeruild voor extra ouderdomspensioen. </w:t>
      </w:r>
    </w:p>
    <w:p w14:paraId="73054E49" w14:textId="77777777" w:rsidR="00976940" w:rsidRDefault="00976940" w:rsidP="00C93802">
      <w:pPr>
        <w:pStyle w:val="ListParagraph"/>
        <w:numPr>
          <w:ilvl w:val="1"/>
          <w:numId w:val="27"/>
        </w:numPr>
      </w:pPr>
      <w:r>
        <w:t>Dit is de beoogde werking na ingang WPS en zal dan worden opgepakt (zie ook apart punt bij 1.2)</w:t>
      </w:r>
    </w:p>
    <w:p w14:paraId="2D9933D7" w14:textId="77777777" w:rsidR="00976940" w:rsidRDefault="00976940" w:rsidP="00C93802">
      <w:pPr>
        <w:pStyle w:val="ListParagraph"/>
        <w:numPr>
          <w:ilvl w:val="0"/>
          <w:numId w:val="27"/>
        </w:numPr>
      </w:pPr>
      <w:r>
        <w:t xml:space="preserve">D44, 3.4: </w:t>
      </w:r>
      <w:r>
        <w:rPr>
          <w:rFonts w:eastAsia="Times New Roman"/>
        </w:rPr>
        <w:t xml:space="preserve">Alleen de helft van het partnerpensioen dat is opgebouwd tijdens de periode van samenwonen (inclusief pensioenkapitaal ten behoeve van een bijzonder partnerpensioen) wordt afgesplitst als bijzonder partnerpensioen. </w:t>
      </w:r>
    </w:p>
    <w:p w14:paraId="6966998B" w14:textId="77777777" w:rsidR="00976940" w:rsidRDefault="00976940" w:rsidP="00C93802">
      <w:pPr>
        <w:pStyle w:val="ListParagraph"/>
        <w:numPr>
          <w:ilvl w:val="1"/>
          <w:numId w:val="27"/>
        </w:numPr>
      </w:pPr>
      <w:r>
        <w:t>Dit wordt niet zo ingericht in Qwik. Besproken is dat bij einde relatie in alle gevallen bijzonder partnerpensioen wordt afgesplitst en dat op dit punt geen andere regels zijn voor samenwonenden, geregistreerde partners en gehuwden</w:t>
      </w:r>
    </w:p>
    <w:p w14:paraId="201D4C8E" w14:textId="77777777" w:rsidR="00976940" w:rsidRDefault="00976940" w:rsidP="00C93802">
      <w:pPr>
        <w:pStyle w:val="ListParagraph"/>
        <w:numPr>
          <w:ilvl w:val="0"/>
          <w:numId w:val="27"/>
        </w:numPr>
      </w:pPr>
      <w:r>
        <w:t>D44, 3.4: bepalingen omtrent scheiding van tafel en bed</w:t>
      </w:r>
    </w:p>
    <w:p w14:paraId="1F0E9C02" w14:textId="77777777" w:rsidR="00976940" w:rsidRDefault="00976940" w:rsidP="00C93802">
      <w:pPr>
        <w:pStyle w:val="ListParagraph"/>
        <w:numPr>
          <w:ilvl w:val="1"/>
          <w:numId w:val="27"/>
        </w:numPr>
      </w:pPr>
      <w:r>
        <w:t>Scheiding van tafel en bed wordt vooralsnog niet geïmplementeerd in Qwik. Door de zeldzaamheid hiervan wordt het gekenmerkt als “nice to have”</w:t>
      </w:r>
    </w:p>
    <w:p w14:paraId="0E83C9F4" w14:textId="77777777" w:rsidR="00976940" w:rsidRDefault="00976940" w:rsidP="00C93802">
      <w:pPr>
        <w:pStyle w:val="ListParagraph"/>
        <w:numPr>
          <w:ilvl w:val="0"/>
          <w:numId w:val="27"/>
        </w:numPr>
      </w:pPr>
      <w:r>
        <w:t xml:space="preserve">D44, 3.4: </w:t>
      </w:r>
      <w:r>
        <w:rPr>
          <w:rFonts w:eastAsia="Times New Roman"/>
        </w:rPr>
        <w:t xml:space="preserve">Specifieke bepalingen voor einde huwelijk buiten Nederland m.b.t verevening en conversie. </w:t>
      </w:r>
    </w:p>
    <w:p w14:paraId="70E74538" w14:textId="77777777" w:rsidR="00976940" w:rsidRDefault="00976940" w:rsidP="00C93802">
      <w:pPr>
        <w:pStyle w:val="ListParagraph"/>
        <w:numPr>
          <w:ilvl w:val="1"/>
          <w:numId w:val="27"/>
        </w:numPr>
      </w:pPr>
      <w:r>
        <w:rPr>
          <w:rFonts w:eastAsia="Times New Roman"/>
        </w:rPr>
        <w:t>Uitgangspunt: regelen in het bedrijfsproces, aanlevering aan Qwik correct vanuit bedrijfsproces</w:t>
      </w:r>
    </w:p>
    <w:p w14:paraId="2555C845" w14:textId="77777777" w:rsidR="00A62015" w:rsidRDefault="00A62015" w:rsidP="00AD541C">
      <w:pPr>
        <w:spacing w:line="240" w:lineRule="auto"/>
      </w:pPr>
    </w:p>
    <w:p w14:paraId="771A57C3" w14:textId="18FA6E50" w:rsidR="00A62015" w:rsidRDefault="00976940" w:rsidP="2B26B8BC">
      <w:pPr>
        <w:pStyle w:val="Heading2"/>
      </w:pPr>
      <w:bookmarkStart w:id="1478" w:name="_Toc152844351"/>
      <w:bookmarkStart w:id="1479" w:name="_Toc187312179"/>
      <w:bookmarkStart w:id="1480" w:name="_Toc1944487874"/>
      <w:bookmarkStart w:id="1481" w:name="_Toc122389345"/>
      <w:r>
        <w:t>U</w:t>
      </w:r>
      <w:r w:rsidR="00A62015">
        <w:t>itgangspunten</w:t>
      </w:r>
      <w:bookmarkEnd w:id="1478"/>
      <w:bookmarkEnd w:id="1479"/>
      <w:bookmarkEnd w:id="1480"/>
      <w:bookmarkEnd w:id="1481"/>
    </w:p>
    <w:p w14:paraId="310072DE" w14:textId="77777777" w:rsidR="00A62015" w:rsidRDefault="00A62015" w:rsidP="00A62015">
      <w:r>
        <w:t>De volgende bijzonderheden en uitgangspunten gelden voor persoonswijzigingen</w:t>
      </w:r>
    </w:p>
    <w:p w14:paraId="13E122AF" w14:textId="4103DF49" w:rsidR="00976940" w:rsidRDefault="00976940" w:rsidP="00C93802">
      <w:pPr>
        <w:pStyle w:val="ListParagraph"/>
        <w:numPr>
          <w:ilvl w:val="0"/>
          <w:numId w:val="25"/>
        </w:numPr>
      </w:pPr>
      <w:r>
        <w:t>Algemeen</w:t>
      </w:r>
    </w:p>
    <w:p w14:paraId="3EFC5403" w14:textId="77777777" w:rsidR="00976940" w:rsidRDefault="00976940" w:rsidP="00C93802">
      <w:pPr>
        <w:pStyle w:val="ListParagraph"/>
        <w:numPr>
          <w:ilvl w:val="1"/>
          <w:numId w:val="25"/>
        </w:numPr>
      </w:pPr>
      <w:r>
        <w:t>Voor natuurlijke personen is de belangrijkste bron BRP, aangevuld met (deelnemer)portaal</w:t>
      </w:r>
    </w:p>
    <w:p w14:paraId="712FD905" w14:textId="77777777" w:rsidR="00976940" w:rsidRDefault="00976940" w:rsidP="00C93802">
      <w:pPr>
        <w:pStyle w:val="ListParagraph"/>
        <w:numPr>
          <w:ilvl w:val="1"/>
          <w:numId w:val="25"/>
        </w:numPr>
      </w:pPr>
      <w:r>
        <w:t>Een aantal persoonsgegevens en daarmee mutaties daarop hebben geen invloed op de pensioenadministratie en een aantal wel</w:t>
      </w:r>
    </w:p>
    <w:p w14:paraId="53A57E2A" w14:textId="77777777" w:rsidR="00976940" w:rsidRDefault="00976940" w:rsidP="00C93802">
      <w:pPr>
        <w:pStyle w:val="ListParagraph"/>
        <w:numPr>
          <w:ilvl w:val="1"/>
          <w:numId w:val="25"/>
        </w:numPr>
      </w:pPr>
      <w:r>
        <w:t>Aanvullend op einde relatie worden verevening en conversie na verevening als onderdeel van de persoonsgebeurtenissen behandeld</w:t>
      </w:r>
    </w:p>
    <w:p w14:paraId="79437B99" w14:textId="77777777" w:rsidR="00A62015" w:rsidRDefault="00A62015" w:rsidP="00C93802">
      <w:pPr>
        <w:pStyle w:val="ListParagraph"/>
        <w:numPr>
          <w:ilvl w:val="0"/>
          <w:numId w:val="25"/>
        </w:numPr>
      </w:pPr>
      <w:r>
        <w:t>Aanvang relatie</w:t>
      </w:r>
    </w:p>
    <w:p w14:paraId="2CE98B54" w14:textId="48FCFA53" w:rsidR="00A62015" w:rsidRDefault="00A62015" w:rsidP="00C93802">
      <w:pPr>
        <w:pStyle w:val="ListParagraph"/>
        <w:numPr>
          <w:ilvl w:val="1"/>
          <w:numId w:val="25"/>
        </w:numPr>
      </w:pPr>
      <w:r>
        <w:t>Vastleggen van ingekocht OP en PP t.b.v. eventuele latere berekening bijzonder en verevend</w:t>
      </w:r>
    </w:p>
    <w:p w14:paraId="1692DAFA" w14:textId="77777777" w:rsidR="00A62015" w:rsidRDefault="00A62015" w:rsidP="00C93802">
      <w:pPr>
        <w:pStyle w:val="ListParagraph"/>
        <w:numPr>
          <w:ilvl w:val="1"/>
          <w:numId w:val="25"/>
        </w:numPr>
      </w:pPr>
      <w:r>
        <w:t>Wet stelt alleen voor gehuwden, dus alleen bij aanvang huwelijk/partnerschap, niet bij aanvang samenwonen</w:t>
      </w:r>
    </w:p>
    <w:p w14:paraId="1AE76AE9" w14:textId="16795B82" w:rsidR="00A62015" w:rsidRDefault="00A62015" w:rsidP="00C93802">
      <w:pPr>
        <w:pStyle w:val="ListParagraph"/>
        <w:numPr>
          <w:ilvl w:val="1"/>
          <w:numId w:val="25"/>
        </w:numPr>
      </w:pPr>
      <w:bookmarkStart w:id="1482" w:name="_Hlk84252301"/>
      <w:r w:rsidRPr="00A62015">
        <w:rPr>
          <w:highlight w:val="yellow"/>
        </w:rPr>
        <w:t>Vraag</w:t>
      </w:r>
      <w:r>
        <w:t>: moeten we nog iets met VHP units bij IWO: tijdsevenredig o.b.v. huwelijkse periode t.o.v. diensttijd (datumIndienst/datumAanvangHuwelijk)</w:t>
      </w:r>
      <w:bookmarkEnd w:id="1482"/>
    </w:p>
    <w:p w14:paraId="3AFD2810" w14:textId="77777777" w:rsidR="00A62015" w:rsidRDefault="00A62015" w:rsidP="00C93802">
      <w:pPr>
        <w:pStyle w:val="ListParagraph"/>
        <w:numPr>
          <w:ilvl w:val="0"/>
          <w:numId w:val="25"/>
        </w:numPr>
      </w:pPr>
      <w:r>
        <w:t>Einde relatie, algemene werking</w:t>
      </w:r>
    </w:p>
    <w:p w14:paraId="1CF6C93A" w14:textId="77777777" w:rsidR="00A62015" w:rsidRDefault="00A62015" w:rsidP="00C93802">
      <w:pPr>
        <w:pStyle w:val="ListParagraph"/>
        <w:numPr>
          <w:ilvl w:val="1"/>
          <w:numId w:val="25"/>
        </w:numPr>
      </w:pPr>
      <w:r>
        <w:t>Bijzonder LPP registreren bij hoofdverzekerde</w:t>
      </w:r>
    </w:p>
    <w:p w14:paraId="429280A0" w14:textId="77777777" w:rsidR="00A62015" w:rsidRDefault="00A62015" w:rsidP="00C93802">
      <w:pPr>
        <w:pStyle w:val="ListParagraph"/>
        <w:numPr>
          <w:ilvl w:val="1"/>
          <w:numId w:val="25"/>
        </w:numPr>
      </w:pPr>
      <w:r>
        <w:t>Opvoer ex-partner</w:t>
      </w:r>
    </w:p>
    <w:p w14:paraId="095D49B4" w14:textId="48B85228" w:rsidR="00A62015" w:rsidRDefault="00A62015" w:rsidP="00C93802">
      <w:pPr>
        <w:pStyle w:val="ListParagraph"/>
        <w:numPr>
          <w:ilvl w:val="2"/>
          <w:numId w:val="25"/>
        </w:numPr>
      </w:pPr>
      <w:r>
        <w:t>Afsplitsing bijzonder PP</w:t>
      </w:r>
    </w:p>
    <w:p w14:paraId="7356EBA4" w14:textId="77777777" w:rsidR="00A62015" w:rsidRDefault="00A62015" w:rsidP="00C93802">
      <w:pPr>
        <w:pStyle w:val="ListParagraph"/>
        <w:numPr>
          <w:ilvl w:val="2"/>
          <w:numId w:val="25"/>
        </w:numPr>
      </w:pPr>
      <w:r>
        <w:t xml:space="preserve">Afsplitsing is </w:t>
      </w:r>
      <w:r w:rsidRPr="00A62015">
        <w:rPr>
          <w:color w:val="FF0000"/>
        </w:rPr>
        <w:t>definitief</w:t>
      </w:r>
      <w:r>
        <w:t xml:space="preserve">: vloeit </w:t>
      </w:r>
      <w:r w:rsidRPr="00A62015">
        <w:rPr>
          <w:color w:val="FF0000"/>
        </w:rPr>
        <w:t>niet</w:t>
      </w:r>
      <w:r>
        <w:t xml:space="preserve"> terug bij overlijden partner. Bij APS komt beide voor: wel en niet terugvloeien. Indicatie op reglement (Qwik)?</w:t>
      </w:r>
    </w:p>
    <w:p w14:paraId="689AFACC" w14:textId="77777777" w:rsidR="00A62015" w:rsidRDefault="00A62015" w:rsidP="00C93802">
      <w:pPr>
        <w:pStyle w:val="ListParagraph"/>
        <w:numPr>
          <w:ilvl w:val="1"/>
          <w:numId w:val="25"/>
        </w:numPr>
      </w:pPr>
      <w:r>
        <w:t>Verevening</w:t>
      </w:r>
    </w:p>
    <w:p w14:paraId="1C9446A4" w14:textId="77777777" w:rsidR="00A62015" w:rsidRDefault="00A62015" w:rsidP="00C93802">
      <w:pPr>
        <w:pStyle w:val="ListParagraph"/>
        <w:numPr>
          <w:ilvl w:val="2"/>
          <w:numId w:val="25"/>
        </w:numPr>
      </w:pPr>
      <w:r>
        <w:t>Aansturing vanuit bedrijfsproces, Qwik gaat ook onder de nieuwe wetgeving niet zelf een verevening afleiden.</w:t>
      </w:r>
    </w:p>
    <w:p w14:paraId="7F66D5F2" w14:textId="77777777" w:rsidR="00A62015" w:rsidRDefault="00A62015" w:rsidP="00C93802">
      <w:pPr>
        <w:pStyle w:val="ListParagraph"/>
        <w:numPr>
          <w:ilvl w:val="2"/>
          <w:numId w:val="25"/>
        </w:numPr>
      </w:pPr>
      <w:r>
        <w:t>Verevend recht volgt hoofdverzekerde met ingang (openstaande actie over hoog-laag)</w:t>
      </w:r>
    </w:p>
    <w:p w14:paraId="272A92FC" w14:textId="77777777" w:rsidR="00A62015" w:rsidRDefault="00A62015" w:rsidP="00C93802">
      <w:pPr>
        <w:pStyle w:val="ListParagraph"/>
        <w:numPr>
          <w:ilvl w:val="2"/>
          <w:numId w:val="25"/>
        </w:numPr>
      </w:pPr>
      <w:r>
        <w:t>Verevend vloeit ook terug na overlijden ex</w:t>
      </w:r>
    </w:p>
    <w:p w14:paraId="2755A0F2" w14:textId="77777777" w:rsidR="00A62015" w:rsidRDefault="00A62015" w:rsidP="00C93802">
      <w:pPr>
        <w:pStyle w:val="ListParagraph"/>
        <w:numPr>
          <w:ilvl w:val="1"/>
          <w:numId w:val="25"/>
        </w:numPr>
      </w:pPr>
      <w:r>
        <w:t>Conversie</w:t>
      </w:r>
    </w:p>
    <w:p w14:paraId="1B0C1DC3" w14:textId="18FFA0BF" w:rsidR="00A62015" w:rsidRDefault="00A62015" w:rsidP="00C93802">
      <w:pPr>
        <w:pStyle w:val="ListParagraph"/>
        <w:numPr>
          <w:ilvl w:val="2"/>
          <w:numId w:val="25"/>
        </w:numPr>
      </w:pPr>
      <w:r>
        <w:t xml:space="preserve">Koppeling met hoofdverzekerde wordt verbroken en status ex-partner wordt slaper, herkenbaar aan apart </w:t>
      </w:r>
      <w:r w:rsidR="00976940">
        <w:t>vlaggetje</w:t>
      </w:r>
      <w:r>
        <w:t xml:space="preserve">. </w:t>
      </w:r>
      <w:r>
        <w:rPr>
          <w:rFonts w:eastAsia="Times New Roman"/>
        </w:rPr>
        <w:t>Besluit: geen extra status voor geconverteerde partners, zijn “gewone” slapers of pensioengerechtigden (wel herkenbaar als geconverteerde ex)</w:t>
      </w:r>
      <w:r>
        <w:t xml:space="preserve"> </w:t>
      </w:r>
    </w:p>
    <w:p w14:paraId="3ADE7E02" w14:textId="24FD3EC3" w:rsidR="00A62015" w:rsidRDefault="00976940" w:rsidP="00C93802">
      <w:pPr>
        <w:pStyle w:val="ListParagraph"/>
        <w:numPr>
          <w:ilvl w:val="2"/>
          <w:numId w:val="25"/>
        </w:numPr>
      </w:pPr>
      <w:r>
        <w:t>V</w:t>
      </w:r>
      <w:r w:rsidR="00A62015">
        <w:t>olgt opdracht uit het (bedrijfs)proces</w:t>
      </w:r>
    </w:p>
    <w:p w14:paraId="0494E71A" w14:textId="77777777" w:rsidR="00A62015" w:rsidRDefault="00A62015" w:rsidP="00C93802">
      <w:pPr>
        <w:pStyle w:val="ListParagraph"/>
        <w:numPr>
          <w:ilvl w:val="1"/>
          <w:numId w:val="26"/>
        </w:numPr>
        <w:spacing w:before="0" w:after="0" w:line="240" w:lineRule="auto"/>
        <w:rPr>
          <w:rFonts w:eastAsia="Times New Roman"/>
        </w:rPr>
      </w:pPr>
      <w:r>
        <w:t>Afstandsverklaring is mogelijk en is dan voor zowel bijzonder als verevend. Polis wordt beëindigd. Dit is g</w:t>
      </w:r>
      <w:r>
        <w:rPr>
          <w:rFonts w:eastAsia="Times New Roman"/>
        </w:rPr>
        <w:t>een probleem, omdat</w:t>
      </w:r>
    </w:p>
    <w:p w14:paraId="5F7271C9" w14:textId="225D9516" w:rsidR="00A62015" w:rsidRDefault="00A62015" w:rsidP="00C93802">
      <w:pPr>
        <w:pStyle w:val="ListParagraph"/>
        <w:numPr>
          <w:ilvl w:val="2"/>
          <w:numId w:val="26"/>
        </w:numPr>
        <w:spacing w:before="0" w:after="0" w:line="240" w:lineRule="auto"/>
        <w:rPr>
          <w:rFonts w:eastAsia="Times New Roman"/>
        </w:rPr>
      </w:pPr>
      <w:r>
        <w:rPr>
          <w:rFonts w:eastAsia="Times New Roman"/>
        </w:rPr>
        <w:t>Men kan kiezen voor bijzonder PP, maar geen verevening</w:t>
      </w:r>
    </w:p>
    <w:p w14:paraId="448425B4" w14:textId="77777777" w:rsidR="00A62015" w:rsidRDefault="00A62015" w:rsidP="00C93802">
      <w:pPr>
        <w:pStyle w:val="ListParagraph"/>
        <w:numPr>
          <w:ilvl w:val="2"/>
          <w:numId w:val="26"/>
        </w:numPr>
        <w:spacing w:before="0" w:after="0" w:line="240" w:lineRule="auto"/>
        <w:rPr>
          <w:rFonts w:eastAsia="Times New Roman"/>
        </w:rPr>
      </w:pPr>
      <w:r>
        <w:rPr>
          <w:rFonts w:eastAsia="Times New Roman"/>
        </w:rPr>
        <w:t>Afstandsverklaring in principe gebeurt direct na afsplitsing partnerpensioen (geen verevend aanwezig)</w:t>
      </w:r>
    </w:p>
    <w:p w14:paraId="1CA743A2" w14:textId="0DA808BE" w:rsidR="00A62015" w:rsidRDefault="00A62015" w:rsidP="00C93802">
      <w:pPr>
        <w:pStyle w:val="ListParagraph"/>
        <w:numPr>
          <w:ilvl w:val="2"/>
          <w:numId w:val="26"/>
        </w:numPr>
        <w:spacing w:before="0" w:after="0" w:line="240" w:lineRule="auto"/>
        <w:rPr>
          <w:rFonts w:eastAsia="Times New Roman"/>
        </w:rPr>
      </w:pPr>
      <w:r>
        <w:rPr>
          <w:rFonts w:eastAsia="Times New Roman"/>
        </w:rPr>
        <w:t>Voor uitzonderingen -afstand bijzonder PP, maar wel verevenen- de zogenaamde IWO-route gevolgd kan worden: Opvoer verevende partner (met alleen OP)</w:t>
      </w:r>
    </w:p>
    <w:p w14:paraId="57DA5E24" w14:textId="77777777" w:rsidR="00A62015" w:rsidRDefault="00A62015" w:rsidP="00C93802">
      <w:pPr>
        <w:pStyle w:val="ListParagraph"/>
        <w:numPr>
          <w:ilvl w:val="0"/>
          <w:numId w:val="25"/>
        </w:numPr>
      </w:pPr>
      <w:r>
        <w:t>Overlijden, algemene werking</w:t>
      </w:r>
    </w:p>
    <w:p w14:paraId="6F5A5F12" w14:textId="77777777" w:rsidR="00A62015" w:rsidRDefault="00A62015" w:rsidP="00C93802">
      <w:pPr>
        <w:pStyle w:val="ListParagraph"/>
        <w:numPr>
          <w:ilvl w:val="1"/>
          <w:numId w:val="25"/>
        </w:numPr>
      </w:pPr>
      <w:r>
        <w:t>Beëindiging deelnemer</w:t>
      </w:r>
    </w:p>
    <w:p w14:paraId="78FE2721" w14:textId="77777777" w:rsidR="00A62015" w:rsidRDefault="00A62015" w:rsidP="00C93802">
      <w:pPr>
        <w:pStyle w:val="ListParagraph"/>
        <w:numPr>
          <w:ilvl w:val="2"/>
          <w:numId w:val="25"/>
        </w:numPr>
      </w:pPr>
      <w:r>
        <w:t>datumExpiratie bij overlijden: uitkerend pensioen tot en met de laatste dag van de periode van overlijden.</w:t>
      </w:r>
    </w:p>
    <w:p w14:paraId="493004EA" w14:textId="55C674E9" w:rsidR="00A62015" w:rsidRDefault="00A62015" w:rsidP="00C93802">
      <w:pPr>
        <w:pStyle w:val="ListParagraph"/>
        <w:numPr>
          <w:ilvl w:val="1"/>
          <w:numId w:val="25"/>
        </w:numPr>
      </w:pPr>
      <w:r>
        <w:t xml:space="preserve">Opvoer ingegane partner: ingang PP </w:t>
      </w:r>
    </w:p>
    <w:p w14:paraId="7D9C80A4" w14:textId="77777777" w:rsidR="00A62015" w:rsidRDefault="00A62015" w:rsidP="00C93802">
      <w:pPr>
        <w:pStyle w:val="ListParagraph"/>
        <w:numPr>
          <w:ilvl w:val="2"/>
          <w:numId w:val="25"/>
        </w:numPr>
      </w:pPr>
      <w:r>
        <w:t>datumIngang: dag na overlijden hoofdverzekerde</w:t>
      </w:r>
    </w:p>
    <w:p w14:paraId="77FFFDC0" w14:textId="77777777" w:rsidR="00A62015" w:rsidRDefault="00A62015" w:rsidP="00C93802">
      <w:pPr>
        <w:pStyle w:val="ListParagraph"/>
        <w:numPr>
          <w:ilvl w:val="2"/>
          <w:numId w:val="25"/>
        </w:numPr>
      </w:pPr>
      <w:r>
        <w:t>reservering bij niet uitkeren alleen in uitkeringenadministratie? Is alleen een vlaggetje die excasso tegenhoudt. Reservering “normaal” zoals reguliere ingegane polis</w:t>
      </w:r>
    </w:p>
    <w:p w14:paraId="32B6976D" w14:textId="77777777" w:rsidR="00A62015" w:rsidRDefault="00A62015" w:rsidP="00C93802">
      <w:pPr>
        <w:pStyle w:val="ListParagraph"/>
        <w:numPr>
          <w:ilvl w:val="1"/>
          <w:numId w:val="25"/>
        </w:numPr>
      </w:pPr>
      <w:r>
        <w:t>Ingang ex-partner: ingang bijzonder LPP</w:t>
      </w:r>
    </w:p>
    <w:p w14:paraId="21DC00FF" w14:textId="77777777" w:rsidR="00A62015" w:rsidRDefault="00A62015" w:rsidP="00C93802">
      <w:pPr>
        <w:pStyle w:val="ListParagraph"/>
        <w:numPr>
          <w:ilvl w:val="2"/>
          <w:numId w:val="25"/>
        </w:numPr>
      </w:pPr>
      <w:r>
        <w:t>Korting GLV wordt toegepast op recht</w:t>
      </w:r>
    </w:p>
    <w:p w14:paraId="101F0CA8" w14:textId="77777777" w:rsidR="00A62015" w:rsidRDefault="00A62015" w:rsidP="00C93802">
      <w:pPr>
        <w:pStyle w:val="ListParagraph"/>
        <w:numPr>
          <w:ilvl w:val="1"/>
          <w:numId w:val="25"/>
        </w:numPr>
      </w:pPr>
      <w:r>
        <w:t>Opvoer wees</w:t>
      </w:r>
    </w:p>
    <w:p w14:paraId="12355097" w14:textId="77777777" w:rsidR="00A62015" w:rsidRDefault="00A62015" w:rsidP="00C93802">
      <w:pPr>
        <w:pStyle w:val="ListParagraph"/>
        <w:numPr>
          <w:ilvl w:val="2"/>
          <w:numId w:val="25"/>
        </w:numPr>
      </w:pPr>
      <w:r>
        <w:t>datumIngang: dag na overlijden hoofdverzekerde</w:t>
      </w:r>
    </w:p>
    <w:p w14:paraId="2261763E" w14:textId="4AB7D939" w:rsidR="00A62015" w:rsidRDefault="00A62015" w:rsidP="00C93802">
      <w:pPr>
        <w:pStyle w:val="ListParagraph"/>
        <w:numPr>
          <w:ilvl w:val="2"/>
          <w:numId w:val="25"/>
        </w:numPr>
      </w:pPr>
      <w:r>
        <w:t>datumExpiratie: tot 2</w:t>
      </w:r>
      <w:r w:rsidR="00976940">
        <w:t>5</w:t>
      </w:r>
      <w:r>
        <w:t xml:space="preserve"> jaar of tot en met periode </w:t>
      </w:r>
      <w:r w:rsidR="00976940">
        <w:t xml:space="preserve">(maand) </w:t>
      </w:r>
      <w:r>
        <w:t>overlijden kind</w:t>
      </w:r>
    </w:p>
    <w:p w14:paraId="1001E3A5" w14:textId="77777777" w:rsidR="00A62015" w:rsidRDefault="00A62015" w:rsidP="00C93802">
      <w:pPr>
        <w:pStyle w:val="ListParagraph"/>
        <w:numPr>
          <w:ilvl w:val="1"/>
          <w:numId w:val="25"/>
        </w:numPr>
      </w:pPr>
      <w:r>
        <w:t xml:space="preserve">Overlijden huidige partner </w:t>
      </w:r>
      <w:r>
        <w:rPr>
          <w:rFonts w:ascii="Wingdings" w:eastAsia="Wingdings" w:hAnsi="Wingdings" w:cs="Wingdings"/>
        </w:rPr>
        <w:t>à</w:t>
      </w:r>
      <w:r>
        <w:t xml:space="preserve"> einde relatie (doorgifte vanuit BRP)</w:t>
      </w:r>
    </w:p>
    <w:p w14:paraId="3386F07B" w14:textId="77777777" w:rsidR="00A62015" w:rsidRDefault="00A62015" w:rsidP="00C93802">
      <w:pPr>
        <w:pStyle w:val="ListParagraph"/>
        <w:numPr>
          <w:ilvl w:val="1"/>
          <w:numId w:val="25"/>
        </w:numPr>
      </w:pPr>
      <w:r>
        <w:t xml:space="preserve">Overlijden ex-partner </w:t>
      </w:r>
      <w:r>
        <w:rPr>
          <w:rFonts w:ascii="Wingdings" w:eastAsia="Wingdings" w:hAnsi="Wingdings" w:cs="Wingdings"/>
        </w:rPr>
        <w:t>à</w:t>
      </w:r>
      <w:r>
        <w:t xml:space="preserve"> niet terugvloeien BPP, wel terugvloeien van LOP</w:t>
      </w:r>
    </w:p>
    <w:p w14:paraId="5AC479B8" w14:textId="77777777" w:rsidR="00A62015" w:rsidRDefault="00A62015" w:rsidP="00C93802">
      <w:pPr>
        <w:pStyle w:val="ListParagraph"/>
        <w:numPr>
          <w:ilvl w:val="0"/>
          <w:numId w:val="25"/>
        </w:numPr>
      </w:pPr>
      <w:r>
        <w:t>Werking TWK na Einde relatie en overlijden</w:t>
      </w:r>
    </w:p>
    <w:p w14:paraId="3E7E7C48" w14:textId="77777777" w:rsidR="00A62015" w:rsidRDefault="00A62015" w:rsidP="00C93802">
      <w:pPr>
        <w:pStyle w:val="ListParagraph"/>
        <w:numPr>
          <w:ilvl w:val="1"/>
          <w:numId w:val="25"/>
        </w:numPr>
      </w:pPr>
      <w:r>
        <w:t>Correctie op de opvoer van de ex/ingegane partner</w:t>
      </w:r>
    </w:p>
    <w:p w14:paraId="656685D1" w14:textId="3044B758" w:rsidR="00A62015" w:rsidRDefault="00A62015" w:rsidP="00C93802">
      <w:pPr>
        <w:pStyle w:val="ListParagraph"/>
        <w:numPr>
          <w:ilvl w:val="0"/>
          <w:numId w:val="25"/>
        </w:numPr>
      </w:pPr>
      <w:r>
        <w:t>Groot leeftijdsverschil (GLV)</w:t>
      </w:r>
      <w:r w:rsidR="00976940">
        <w:t xml:space="preserve">, </w:t>
      </w:r>
      <w:r w:rsidR="00976940" w:rsidRPr="00976940">
        <w:rPr>
          <w:highlight w:val="yellow"/>
        </w:rPr>
        <w:t>vraag</w:t>
      </w:r>
      <w:r w:rsidR="00976940">
        <w:t>: doen we hier nog iets mee onder WTP?</w:t>
      </w:r>
    </w:p>
    <w:p w14:paraId="29AB3813" w14:textId="2F510C2D" w:rsidR="00976940" w:rsidRDefault="00A62015" w:rsidP="00C93802">
      <w:pPr>
        <w:pStyle w:val="ListParagraph"/>
        <w:numPr>
          <w:ilvl w:val="0"/>
          <w:numId w:val="25"/>
        </w:numPr>
      </w:pPr>
      <w:r>
        <w:t>Invoering WPS</w:t>
      </w:r>
      <w:r>
        <w:br/>
        <w:t xml:space="preserve">De nieuwe wet WPS is </w:t>
      </w:r>
      <w:r w:rsidR="00976940">
        <w:t>al een aantal keer uitgesteld</w:t>
      </w:r>
      <w:r>
        <w:t xml:space="preserve">. </w:t>
      </w:r>
      <w:r w:rsidR="00976940">
        <w:t>Om na invoering deze wet zo goed mogelijk en STP uit te kunnen voeren, sorteren we daar wel vast op voor</w:t>
      </w:r>
      <w:r w:rsidR="00976940" w:rsidRPr="00976940">
        <w:t xml:space="preserve"> </w:t>
      </w:r>
      <w:r w:rsidR="00976940">
        <w:t>door het vastleggen van opgebouwd VHP bij Aanvang relatie, ook voor het partnerpensioen. Overige voorziene wijzigingen die t.z.t. moeten worden geïmplementeerd als zaken duidelijk en definitief zijn:</w:t>
      </w:r>
    </w:p>
    <w:p w14:paraId="549E31C5" w14:textId="06B36DB4" w:rsidR="00A62015" w:rsidRDefault="00A62015" w:rsidP="00C93802">
      <w:pPr>
        <w:pStyle w:val="ListParagraph"/>
        <w:numPr>
          <w:ilvl w:val="1"/>
          <w:numId w:val="25"/>
        </w:numPr>
      </w:pPr>
      <w:r>
        <w:t>Einde relatie</w:t>
      </w:r>
    </w:p>
    <w:p w14:paraId="53E83A6B" w14:textId="77777777" w:rsidR="00A62015" w:rsidRDefault="00A62015" w:rsidP="00C93802">
      <w:pPr>
        <w:pStyle w:val="ListParagraph"/>
        <w:numPr>
          <w:ilvl w:val="2"/>
          <w:numId w:val="25"/>
        </w:numPr>
      </w:pPr>
      <w:r>
        <w:t>Afsplitsen bijzonder partnerpensioen: tijdens huwelijk opgebouwd (i.p.v. het volledige partnerpensioen).</w:t>
      </w:r>
    </w:p>
    <w:p w14:paraId="0F15EB46" w14:textId="77777777" w:rsidR="00A62015" w:rsidRDefault="00A62015" w:rsidP="00C93802">
      <w:pPr>
        <w:pStyle w:val="ListParagraph"/>
        <w:numPr>
          <w:ilvl w:val="2"/>
          <w:numId w:val="25"/>
        </w:numPr>
      </w:pPr>
      <w:r>
        <w:rPr>
          <w:rFonts w:eastAsia="Times New Roman"/>
        </w:rPr>
        <w:t>Niet zeker: “Alleen de helft van het partnerpensioen dat is opgebouwd tijdens de periode van samenwonen (inclusief pensioenkapitaal ten behoeve van een bijzonder partnerpensioen) wordt afgesplitst als bijzonder partnerpensioen”.</w:t>
      </w:r>
    </w:p>
    <w:p w14:paraId="56EF8C15" w14:textId="77777777" w:rsidR="00A62015" w:rsidRDefault="00A62015" w:rsidP="00C93802">
      <w:pPr>
        <w:pStyle w:val="ListParagraph"/>
        <w:numPr>
          <w:ilvl w:val="2"/>
          <w:numId w:val="25"/>
        </w:numPr>
      </w:pPr>
      <w:r>
        <w:t>Bij gepensioneerden: uitruil van resterende partnerpensioen (opgebouwd buiten huwelijkse duur) bij hoofdverzekerde. Het kan ook zijn dat dit pas na conversie gebeurt</w:t>
      </w:r>
    </w:p>
    <w:p w14:paraId="3EDDEF8D" w14:textId="77777777" w:rsidR="00A62015" w:rsidRDefault="00A62015" w:rsidP="00C93802">
      <w:pPr>
        <w:pStyle w:val="ListParagraph"/>
        <w:numPr>
          <w:ilvl w:val="1"/>
          <w:numId w:val="25"/>
        </w:numPr>
      </w:pPr>
      <w:r>
        <w:t>Wijzig relatie</w:t>
      </w:r>
    </w:p>
    <w:p w14:paraId="633BB99B" w14:textId="556C7509" w:rsidR="00A62015" w:rsidRDefault="00A62015" w:rsidP="00C93802">
      <w:pPr>
        <w:pStyle w:val="ListParagraph"/>
        <w:numPr>
          <w:ilvl w:val="2"/>
          <w:numId w:val="25"/>
        </w:numPr>
      </w:pPr>
      <w:r>
        <w:t>Nu wordt de aanvangsdatum relatie aangepast.</w:t>
      </w:r>
      <w:r w:rsidR="00C31C67">
        <w:t xml:space="preserve"> </w:t>
      </w:r>
      <w:r>
        <w:rPr>
          <w:rFonts w:eastAsia="Times New Roman"/>
        </w:rPr>
        <w:t>Bij invoering en implementatie van WPS beoordelen of dit aangepast moet worden, ook i.c.m. VHP aanspraken</w:t>
      </w:r>
    </w:p>
    <w:p w14:paraId="054C50CB" w14:textId="77777777" w:rsidR="00A62015" w:rsidRDefault="00A62015" w:rsidP="00C93802">
      <w:pPr>
        <w:pStyle w:val="ListParagraph"/>
        <w:numPr>
          <w:ilvl w:val="1"/>
          <w:numId w:val="25"/>
        </w:numPr>
      </w:pPr>
      <w:r>
        <w:rPr>
          <w:rFonts w:eastAsia="Times New Roman"/>
        </w:rPr>
        <w:t>Wijziging bijzonder na afstand/overlijden ex</w:t>
      </w:r>
    </w:p>
    <w:p w14:paraId="5BC43B49" w14:textId="77777777" w:rsidR="00A62015" w:rsidRDefault="00A62015" w:rsidP="00C93802">
      <w:pPr>
        <w:pStyle w:val="ListParagraph"/>
        <w:numPr>
          <w:ilvl w:val="2"/>
          <w:numId w:val="25"/>
        </w:numPr>
      </w:pPr>
      <w:r>
        <w:t>onder de nieuwe wet WPS is er standaard conversie. Deze gebeurtenis is dan wellicht alleen nog van toepassing na afstandsverklaring</w:t>
      </w:r>
    </w:p>
    <w:p w14:paraId="79C7F35F" w14:textId="6CD8042B" w:rsidR="002507D9" w:rsidRDefault="002507D9" w:rsidP="00C93802">
      <w:pPr>
        <w:pStyle w:val="ListParagraph"/>
        <w:numPr>
          <w:ilvl w:val="1"/>
          <w:numId w:val="25"/>
        </w:numPr>
      </w:pPr>
      <w:r>
        <w:t>Correctie vanuit migratie</w:t>
      </w:r>
    </w:p>
    <w:p w14:paraId="53CBFFBB" w14:textId="44D499BD" w:rsidR="002507D9" w:rsidRDefault="002507D9" w:rsidP="00C93802">
      <w:pPr>
        <w:pStyle w:val="ListParagraph"/>
        <w:numPr>
          <w:ilvl w:val="2"/>
          <w:numId w:val="25"/>
        </w:numPr>
      </w:pPr>
      <w:r>
        <w:t xml:space="preserve">Bij het schrijven van deze analyse lijkt het erop </w:t>
      </w:r>
      <w:r w:rsidRPr="002507D9">
        <w:t xml:space="preserve">dat vanuit migratie </w:t>
      </w:r>
      <w:r>
        <w:t xml:space="preserve">geen VHP_PP wordt meegegeven. Dat betekent dat op een later moment een actie moet zijn om VHP_PP vanuit migratie alsnog te vullen/berekenen of dat Einde relatie dan niet meer STP </w:t>
      </w:r>
      <w:r w:rsidR="003373CD">
        <w:t xml:space="preserve">verwerkt </w:t>
      </w:r>
      <w:r>
        <w:t xml:space="preserve">kan </w:t>
      </w:r>
      <w:r w:rsidR="003373CD">
        <w:t xml:space="preserve">worden </w:t>
      </w:r>
      <w:r>
        <w:t>voor migratiedeelnemers met een partner</w:t>
      </w:r>
    </w:p>
    <w:p w14:paraId="153F214A" w14:textId="77777777" w:rsidR="00A62015" w:rsidRDefault="00A62015" w:rsidP="00AD541C">
      <w:pPr>
        <w:spacing w:line="240" w:lineRule="auto"/>
      </w:pPr>
    </w:p>
    <w:p w14:paraId="5B75D55C" w14:textId="32CC5F0C" w:rsidR="002566DB" w:rsidRDefault="002566DB" w:rsidP="00A62015">
      <w:pPr>
        <w:pStyle w:val="Heading2"/>
      </w:pPr>
      <w:bookmarkStart w:id="1483" w:name="_Toc187312180"/>
      <w:bookmarkStart w:id="1484" w:name="_Toc165180082"/>
      <w:bookmarkStart w:id="1485" w:name="_Toc726840706"/>
      <w:r>
        <w:t>Aanvang en einde relatie</w:t>
      </w:r>
      <w:bookmarkEnd w:id="1483"/>
      <w:bookmarkEnd w:id="1484"/>
      <w:bookmarkEnd w:id="1485"/>
    </w:p>
    <w:p w14:paraId="7C7973FD" w14:textId="77777777" w:rsidR="00760695" w:rsidRPr="00760695" w:rsidRDefault="00760695" w:rsidP="00760695"/>
    <w:p w14:paraId="475C4D7B" w14:textId="2D394626" w:rsidR="00825F24" w:rsidRDefault="00825F24" w:rsidP="00A62015">
      <w:pPr>
        <w:pStyle w:val="Heading3"/>
      </w:pPr>
      <w:bookmarkStart w:id="1486" w:name="_Toc187312181"/>
      <w:bookmarkStart w:id="1487" w:name="_Toc1348473882"/>
      <w:bookmarkStart w:id="1488" w:name="_Toc1694731633"/>
      <w:r>
        <w:t>Aanvang relatie</w:t>
      </w:r>
      <w:bookmarkEnd w:id="1486"/>
      <w:bookmarkEnd w:id="1487"/>
      <w:bookmarkEnd w:id="1488"/>
    </w:p>
    <w:p w14:paraId="00808D01" w14:textId="5A8EBD48" w:rsidR="00825F24" w:rsidRDefault="00825F24" w:rsidP="00825F24">
      <w:pPr>
        <w:rPr>
          <w:rFonts w:cs="Calibri"/>
        </w:rPr>
      </w:pPr>
      <w:r>
        <w:rPr>
          <w:rFonts w:cs="Calibri"/>
        </w:rPr>
        <w:t>Bij wijziging van alleenstaand naar samenwonen, gehuwd of geregistreerd partnerschap geb</w:t>
      </w:r>
      <w:r w:rsidR="002C6637">
        <w:rPr>
          <w:rFonts w:cs="Calibri"/>
        </w:rPr>
        <w:t>e</w:t>
      </w:r>
      <w:r>
        <w:rPr>
          <w:rFonts w:cs="Calibri"/>
        </w:rPr>
        <w:t>urt het volgende:</w:t>
      </w:r>
    </w:p>
    <w:p w14:paraId="5EAE06ED" w14:textId="77777777" w:rsidR="00825F24" w:rsidRDefault="00825F24" w:rsidP="00C93802">
      <w:pPr>
        <w:pStyle w:val="ListParagraph"/>
        <w:numPr>
          <w:ilvl w:val="0"/>
          <w:numId w:val="11"/>
        </w:numPr>
        <w:spacing w:before="0" w:after="0" w:line="240" w:lineRule="auto"/>
        <w:contextualSpacing w:val="0"/>
        <w:rPr>
          <w:rFonts w:eastAsia="Times New Roman" w:cs="Calibri"/>
        </w:rPr>
      </w:pPr>
      <w:r>
        <w:rPr>
          <w:rFonts w:eastAsia="Times New Roman" w:cs="Calibri"/>
        </w:rPr>
        <w:t>Bij SPF wordt voor actieven het risicopartnerpensioen verzekerd. Eventueel in te halen premies worden via de nota in rekening gebracht.</w:t>
      </w:r>
    </w:p>
    <w:p w14:paraId="554C8857" w14:textId="77777777" w:rsidR="00825F24" w:rsidRDefault="00825F24" w:rsidP="00C93802">
      <w:pPr>
        <w:pStyle w:val="ListParagraph"/>
        <w:numPr>
          <w:ilvl w:val="0"/>
          <w:numId w:val="11"/>
        </w:numPr>
        <w:spacing w:before="0" w:after="0" w:line="240" w:lineRule="auto"/>
        <w:contextualSpacing w:val="0"/>
        <w:rPr>
          <w:rFonts w:eastAsia="Times New Roman" w:cs="Calibri"/>
        </w:rPr>
      </w:pPr>
      <w:r>
        <w:rPr>
          <w:rFonts w:eastAsia="Times New Roman" w:cs="Calibri"/>
        </w:rPr>
        <w:t>Bij de deelnemer worden de pensioenaanspraken en dakpannen vastgelegd van de periode voor het huwelijk/partnerschap (VHP OP) en/of relatie (VHP PP).</w:t>
      </w:r>
    </w:p>
    <w:p w14:paraId="74175987" w14:textId="77777777" w:rsidR="00825F24" w:rsidRDefault="00825F24" w:rsidP="00C93802">
      <w:pPr>
        <w:pStyle w:val="ListParagraph"/>
        <w:numPr>
          <w:ilvl w:val="0"/>
          <w:numId w:val="11"/>
        </w:numPr>
        <w:spacing w:before="0" w:after="0" w:line="240" w:lineRule="auto"/>
        <w:contextualSpacing w:val="0"/>
        <w:rPr>
          <w:rFonts w:eastAsia="Times New Roman" w:cs="Calibri"/>
        </w:rPr>
      </w:pPr>
      <w:r>
        <w:rPr>
          <w:rFonts w:eastAsia="Times New Roman" w:cs="Calibri"/>
        </w:rPr>
        <w:t>Op de beleggingsrekening worden de units vastgelegd van de periode voor het huwelijk/partnerschap (VHP) en/of relatie (VRP).</w:t>
      </w:r>
    </w:p>
    <w:p w14:paraId="3ED28DC6" w14:textId="77777777" w:rsidR="00825F24" w:rsidRDefault="00825F24" w:rsidP="00C93802">
      <w:pPr>
        <w:pStyle w:val="ListParagraph"/>
        <w:numPr>
          <w:ilvl w:val="0"/>
          <w:numId w:val="11"/>
        </w:numPr>
        <w:spacing w:before="0" w:after="0" w:line="240" w:lineRule="auto"/>
        <w:contextualSpacing w:val="0"/>
        <w:rPr>
          <w:rFonts w:eastAsia="Times New Roman" w:cs="Calibri"/>
        </w:rPr>
      </w:pPr>
      <w:commentRangeStart w:id="1489"/>
      <w:r w:rsidRPr="007A28BE">
        <w:rPr>
          <w:rFonts w:eastAsia="Times New Roman" w:cs="Calibri"/>
          <w:color w:val="FF0000"/>
        </w:rPr>
        <w:t>Bekende bug</w:t>
      </w:r>
      <w:commentRangeEnd w:id="1489"/>
      <w:r w:rsidR="007A28BE">
        <w:rPr>
          <w:rStyle w:val="CommentReference"/>
          <w:rFonts w:eastAsia="Times New Roman" w:cs="Calibri"/>
          <w:szCs w:val="22"/>
        </w:rPr>
        <w:commentReference w:id="1489"/>
      </w:r>
      <w:r>
        <w:rPr>
          <w:rFonts w:eastAsia="Times New Roman" w:cs="Calibri"/>
        </w:rPr>
        <w:t>: Voor SPF blijft het risicopartnerpensioen op deelnemerniveau gelijk aan 0 bij aanvang relatie. Op dienstverbandniveau gaat het wel goed.</w:t>
      </w:r>
    </w:p>
    <w:p w14:paraId="0E19B709" w14:textId="77777777" w:rsidR="00825F24" w:rsidRDefault="00825F24" w:rsidP="00AD541C">
      <w:pPr>
        <w:spacing w:line="240" w:lineRule="auto"/>
      </w:pPr>
    </w:p>
    <w:p w14:paraId="1B0CEAEF" w14:textId="6EA92E86" w:rsidR="00825F24" w:rsidRDefault="00825F24" w:rsidP="00A62015">
      <w:pPr>
        <w:pStyle w:val="Heading3"/>
      </w:pPr>
      <w:bookmarkStart w:id="1490" w:name="_Toc187312182"/>
      <w:bookmarkStart w:id="1491" w:name="_Toc2053635533"/>
      <w:bookmarkStart w:id="1492" w:name="_Toc1859782648"/>
      <w:r>
        <w:t>Wijzig relatie</w:t>
      </w:r>
      <w:bookmarkEnd w:id="1490"/>
      <w:bookmarkEnd w:id="1491"/>
      <w:bookmarkEnd w:id="1492"/>
    </w:p>
    <w:p w14:paraId="6375431C" w14:textId="4322F014" w:rsidR="002C6637" w:rsidRDefault="002C6637" w:rsidP="002C6637">
      <w:pPr>
        <w:rPr>
          <w:rFonts w:cs="Calibri"/>
        </w:rPr>
      </w:pPr>
      <w:r>
        <w:rPr>
          <w:rFonts w:cs="Calibri"/>
        </w:rPr>
        <w:t>Bij wijziging van samenwonen naar gehuwd of geregistreerd partnerschap gebeurt het volgende:</w:t>
      </w:r>
    </w:p>
    <w:p w14:paraId="249C7778" w14:textId="77777777" w:rsidR="002C6637" w:rsidRDefault="002C6637" w:rsidP="00C93802">
      <w:pPr>
        <w:pStyle w:val="ListParagraph"/>
        <w:numPr>
          <w:ilvl w:val="0"/>
          <w:numId w:val="12"/>
        </w:numPr>
        <w:spacing w:before="0" w:after="0" w:line="240" w:lineRule="auto"/>
        <w:contextualSpacing w:val="0"/>
        <w:rPr>
          <w:rFonts w:eastAsia="Times New Roman" w:cs="Calibri"/>
        </w:rPr>
      </w:pPr>
      <w:r>
        <w:rPr>
          <w:rFonts w:eastAsia="Times New Roman" w:cs="Calibri"/>
        </w:rPr>
        <w:t>Bij de deelnemer worden de pensioenaanspraken en dakpannen vastgelegd van de periode voor het huwelijk/partnerschap (VHP).</w:t>
      </w:r>
    </w:p>
    <w:p w14:paraId="219FF875" w14:textId="77777777" w:rsidR="002C6637" w:rsidRDefault="002C6637" w:rsidP="00C93802">
      <w:pPr>
        <w:pStyle w:val="ListParagraph"/>
        <w:numPr>
          <w:ilvl w:val="0"/>
          <w:numId w:val="12"/>
        </w:numPr>
        <w:spacing w:before="0" w:after="0" w:line="240" w:lineRule="auto"/>
        <w:contextualSpacing w:val="0"/>
        <w:rPr>
          <w:rFonts w:eastAsia="Times New Roman" w:cs="Calibri"/>
        </w:rPr>
      </w:pPr>
      <w:r>
        <w:rPr>
          <w:rFonts w:eastAsia="Times New Roman" w:cs="Calibri"/>
        </w:rPr>
        <w:t>Op de beleggingsrekening worden de units vastgelegd van de periode voor het huwelijk/partnerschap (VHP).</w:t>
      </w:r>
    </w:p>
    <w:p w14:paraId="7641A7F5" w14:textId="77777777" w:rsidR="00825F24" w:rsidRDefault="00825F24" w:rsidP="00AD541C">
      <w:pPr>
        <w:spacing w:line="240" w:lineRule="auto"/>
      </w:pPr>
    </w:p>
    <w:p w14:paraId="2BA572D1" w14:textId="1B70964C" w:rsidR="00962ED2" w:rsidRDefault="00962ED2" w:rsidP="00A62015">
      <w:pPr>
        <w:pStyle w:val="Heading3"/>
      </w:pPr>
      <w:bookmarkStart w:id="1493" w:name="_Toc187312183"/>
      <w:bookmarkStart w:id="1494" w:name="_Toc933469929"/>
      <w:bookmarkStart w:id="1495" w:name="_Toc454734449"/>
      <w:r>
        <w:t>Einde relatie</w:t>
      </w:r>
      <w:bookmarkEnd w:id="1493"/>
      <w:bookmarkEnd w:id="1494"/>
      <w:bookmarkEnd w:id="1495"/>
    </w:p>
    <w:p w14:paraId="1F0FC89C" w14:textId="6F454019" w:rsidR="00962ED2" w:rsidRDefault="00962ED2" w:rsidP="00AD541C">
      <w:pPr>
        <w:spacing w:line="240" w:lineRule="auto"/>
      </w:pPr>
      <w:r>
        <w:t>De gevolgen bij einde relatie is afhankelijk van het partnersysteem dat reglementair geldt</w:t>
      </w:r>
    </w:p>
    <w:p w14:paraId="7877E90F" w14:textId="047B5C4F" w:rsidR="00962ED2" w:rsidRDefault="00962ED2" w:rsidP="00C93802">
      <w:pPr>
        <w:pStyle w:val="ListParagraph"/>
        <w:numPr>
          <w:ilvl w:val="0"/>
          <w:numId w:val="11"/>
        </w:numPr>
        <w:spacing w:before="0" w:after="0" w:line="240" w:lineRule="auto"/>
        <w:contextualSpacing w:val="0"/>
        <w:rPr>
          <w:rFonts w:eastAsia="Times New Roman" w:cs="Calibri"/>
        </w:rPr>
      </w:pPr>
      <w:r>
        <w:rPr>
          <w:rFonts w:eastAsia="Times New Roman" w:cs="Calibri"/>
        </w:rPr>
        <w:t>SPF heeft gekozen voor een bepaalde partner systeem. Indien aanwezig, komt het risicopartnerpensioen te vervallen. De aanspraak gaat naar 0, zowel bij de deelnemer als op het dienstverband. Eventueel teveel betaalde premies worden teruggeboekt via de nota.</w:t>
      </w:r>
    </w:p>
    <w:p w14:paraId="2B34D6B7" w14:textId="0B90FD26" w:rsidR="00962ED2" w:rsidRDefault="00962ED2" w:rsidP="00C93802">
      <w:pPr>
        <w:pStyle w:val="ListParagraph"/>
        <w:numPr>
          <w:ilvl w:val="0"/>
          <w:numId w:val="11"/>
        </w:numPr>
        <w:spacing w:before="0" w:after="0" w:line="240" w:lineRule="auto"/>
        <w:contextualSpacing w:val="0"/>
        <w:rPr>
          <w:rFonts w:eastAsia="Times New Roman" w:cs="Calibri"/>
        </w:rPr>
      </w:pPr>
      <w:r>
        <w:rPr>
          <w:rFonts w:eastAsia="Times New Roman" w:cs="Calibri"/>
        </w:rPr>
        <w:t xml:space="preserve">De ex-partner bestond al als persoon in de administratie, maar wordt nu ook deelnemer en krijgt een beleggingsrekening. De ex-partner krijgt het partnerpensioen uit CVP inclusief de dakpannen (als dat ingekocht was voor de hoofdverzekerde) en de bijzondere units. </w:t>
      </w:r>
      <w:r w:rsidRPr="00962ED2">
        <w:rPr>
          <w:rFonts w:eastAsia="Times New Roman" w:cs="Calibri"/>
        </w:rPr>
        <w:t>Het VHP PP wordt niet in mindering gebracht.</w:t>
      </w:r>
    </w:p>
    <w:p w14:paraId="251E0479" w14:textId="31A87E10" w:rsidR="00962ED2" w:rsidRPr="00962ED2" w:rsidRDefault="00962ED2" w:rsidP="00C93802">
      <w:pPr>
        <w:pStyle w:val="ListParagraph"/>
        <w:numPr>
          <w:ilvl w:val="0"/>
          <w:numId w:val="11"/>
        </w:numPr>
        <w:spacing w:before="0" w:after="0" w:line="240" w:lineRule="auto"/>
        <w:contextualSpacing w:val="0"/>
        <w:rPr>
          <w:rFonts w:eastAsia="Times New Roman" w:cs="Calibri"/>
        </w:rPr>
      </w:pPr>
      <w:r w:rsidRPr="00962ED2">
        <w:rPr>
          <w:rFonts w:eastAsia="Times New Roman" w:cs="Calibri"/>
        </w:rPr>
        <w:t>De VHP-aanspraken voor OP en PP en de VHP+VRP-units wijzigen niet en gaan dus niet naar 0. Bij een eventuele aanvang van een nieuwe relatie worden ze opnieuw berekend.</w:t>
      </w:r>
    </w:p>
    <w:p w14:paraId="7606F886" w14:textId="77777777" w:rsidR="00825F24" w:rsidRDefault="00825F24" w:rsidP="00AD541C">
      <w:pPr>
        <w:spacing w:line="240" w:lineRule="auto"/>
      </w:pPr>
    </w:p>
    <w:p w14:paraId="792AC23B" w14:textId="45C2EBE0" w:rsidR="00504BBF" w:rsidRDefault="00504BBF" w:rsidP="00A62015">
      <w:pPr>
        <w:pStyle w:val="Heading3"/>
      </w:pPr>
      <w:bookmarkStart w:id="1496" w:name="_Toc187312184"/>
      <w:bookmarkStart w:id="1497" w:name="_Toc804019547"/>
      <w:bookmarkStart w:id="1498" w:name="_Toc935491993"/>
      <w:r>
        <w:t>Afstandsverklaring</w:t>
      </w:r>
      <w:bookmarkEnd w:id="1496"/>
      <w:bookmarkEnd w:id="1497"/>
      <w:bookmarkEnd w:id="1498"/>
    </w:p>
    <w:p w14:paraId="73FB5899" w14:textId="77777777" w:rsidR="00504BBF" w:rsidRDefault="00504BBF" w:rsidP="00C93802">
      <w:pPr>
        <w:pStyle w:val="ListParagraph"/>
        <w:numPr>
          <w:ilvl w:val="0"/>
          <w:numId w:val="18"/>
        </w:numPr>
        <w:spacing w:before="0" w:after="0" w:line="240" w:lineRule="auto"/>
        <w:contextualSpacing w:val="0"/>
        <w:rPr>
          <w:rFonts w:eastAsia="Times New Roman" w:cs="Calibri"/>
        </w:rPr>
      </w:pPr>
      <w:r>
        <w:rPr>
          <w:rFonts w:eastAsia="Times New Roman" w:cs="Calibri"/>
        </w:rPr>
        <w:t>Na een einde relatie kan de partner afstand doen van het partnerpensioen. Het PP uit CVP en de bijzondere units vloeien dan terug naar de hoofdverzekerde.</w:t>
      </w:r>
    </w:p>
    <w:p w14:paraId="0C82E5CA" w14:textId="77777777" w:rsidR="00504BBF" w:rsidRDefault="00504BBF" w:rsidP="00C93802">
      <w:pPr>
        <w:pStyle w:val="ListParagraph"/>
        <w:numPr>
          <w:ilvl w:val="0"/>
          <w:numId w:val="18"/>
        </w:numPr>
        <w:spacing w:before="0" w:after="0" w:line="240" w:lineRule="auto"/>
        <w:contextualSpacing w:val="0"/>
        <w:rPr>
          <w:rFonts w:eastAsia="Times New Roman" w:cs="Calibri"/>
        </w:rPr>
      </w:pPr>
      <w:r>
        <w:rPr>
          <w:rFonts w:eastAsia="Times New Roman" w:cs="Calibri"/>
        </w:rPr>
        <w:t>Afstandsverklaring na verevening is op de backlog geplaatst.</w:t>
      </w:r>
    </w:p>
    <w:p w14:paraId="14B621C5" w14:textId="77777777" w:rsidR="00504BBF" w:rsidRDefault="00504BBF" w:rsidP="00C93802">
      <w:pPr>
        <w:pStyle w:val="ListParagraph"/>
        <w:numPr>
          <w:ilvl w:val="0"/>
          <w:numId w:val="18"/>
        </w:numPr>
        <w:spacing w:before="0" w:after="0" w:line="240" w:lineRule="auto"/>
        <w:contextualSpacing w:val="0"/>
        <w:rPr>
          <w:rFonts w:eastAsia="Times New Roman" w:cs="Calibri"/>
        </w:rPr>
      </w:pPr>
      <w:r>
        <w:rPr>
          <w:rFonts w:eastAsia="Times New Roman" w:cs="Calibri"/>
        </w:rPr>
        <w:t>Rechten uit de overgangsmaatregelen na invaren zijn niet meegenomen in de test. Hetzelfde geldt voor de rechten als er niet is ingevaren.</w:t>
      </w:r>
    </w:p>
    <w:p w14:paraId="1E3E54D5" w14:textId="77777777" w:rsidR="00504BBF" w:rsidRDefault="00504BBF" w:rsidP="00AD541C">
      <w:pPr>
        <w:spacing w:line="240" w:lineRule="auto"/>
      </w:pPr>
    </w:p>
    <w:p w14:paraId="6201CB95" w14:textId="6CA28029" w:rsidR="00E0362B" w:rsidRDefault="00E0362B" w:rsidP="00A62015">
      <w:pPr>
        <w:pStyle w:val="Heading3"/>
      </w:pPr>
      <w:bookmarkStart w:id="1499" w:name="_Toc187312185"/>
      <w:bookmarkStart w:id="1500" w:name="_Toc854118724"/>
      <w:bookmarkStart w:id="1501" w:name="_Toc1597488266"/>
      <w:r>
        <w:t>Verevening</w:t>
      </w:r>
      <w:bookmarkEnd w:id="1499"/>
      <w:bookmarkEnd w:id="1500"/>
      <w:bookmarkEnd w:id="1501"/>
    </w:p>
    <w:p w14:paraId="0C34E649" w14:textId="54BDB3A7" w:rsidR="00E0362B" w:rsidRDefault="004670A9" w:rsidP="00AD541C">
      <w:pPr>
        <w:spacing w:line="240" w:lineRule="auto"/>
      </w:pPr>
      <w:r>
        <w:rPr>
          <w:rFonts w:eastAsia="Times New Roman" w:cs="Calibri"/>
        </w:rPr>
        <w:t>Verevening is alleen mogelijk na een einde relatie van huwelijk of partnerschap (niet na samenwonen).</w:t>
      </w:r>
    </w:p>
    <w:p w14:paraId="0FFC4A69" w14:textId="4D38D1A0" w:rsidR="00E0362B" w:rsidRDefault="004670A9" w:rsidP="00AD541C">
      <w:pPr>
        <w:spacing w:line="240" w:lineRule="auto"/>
        <w:rPr>
          <w:ins w:id="1502" w:author="Flory Koole" w:date="2025-05-19T17:44:00Z" w16du:dateUtc="2025-05-19T15:44:00Z"/>
          <w:rFonts w:eastAsia="Times New Roman" w:cs="Calibri"/>
        </w:rPr>
      </w:pPr>
      <w:r>
        <w:rPr>
          <w:rFonts w:eastAsia="Times New Roman" w:cs="Calibri"/>
        </w:rPr>
        <w:t>Door de verevening worden een deel van het ouderdomspensioen uit CVP inclusief de dakpannen (als dat ingekocht was voor de hoofdverzekerde in de huwelijkse periode) en een deel van de units worden van de hoofdverzekerde overgeheveld naar de ex-partner.</w:t>
      </w:r>
    </w:p>
    <w:p w14:paraId="5D2CD9E9" w14:textId="77777777" w:rsidR="00304DEA" w:rsidRDefault="00304DEA" w:rsidP="00AD541C">
      <w:pPr>
        <w:spacing w:line="240" w:lineRule="auto"/>
        <w:rPr>
          <w:ins w:id="1503" w:author="Flory Koole" w:date="2025-05-19T17:44:00Z" w16du:dateUtc="2025-05-19T15:44:00Z"/>
          <w:rFonts w:eastAsia="Times New Roman" w:cs="Calibri"/>
        </w:rPr>
      </w:pPr>
    </w:p>
    <w:p w14:paraId="4E05AE75" w14:textId="6B61E04C" w:rsidR="00304DEA" w:rsidRDefault="00304DEA" w:rsidP="00AD541C">
      <w:pPr>
        <w:spacing w:line="240" w:lineRule="auto"/>
        <w:rPr>
          <w:rFonts w:eastAsia="Times New Roman" w:cs="Calibri"/>
        </w:rPr>
      </w:pPr>
      <w:ins w:id="1504" w:author="Flory Koole" w:date="2025-05-19T17:44:00Z" w16du:dateUtc="2025-05-19T15:44:00Z">
        <w:r w:rsidRPr="00031981">
          <w:rPr>
            <w:rFonts w:eastAsia="Times New Roman" w:cs="Calibri"/>
            <w:rPrChange w:id="1505" w:author="Flory Koole" w:date="2025-05-19T17:45:00Z" w16du:dateUtc="2025-05-19T15:45:00Z">
              <w:rPr>
                <w:rFonts w:cs="Calibri"/>
                <w:color w:val="auto"/>
              </w:rPr>
            </w:rPrChange>
          </w:rPr>
          <w:t>Er is een veld dlnSetupVhpOnjuist beschikbaar dat bij migratie gevuld kan worden als voor een deelnemer in het oude systeem de VHP rechten niet juist zijn bepaald en opgeslagen. Dit item kan in de procesafhandeling voor verevening worden gebruikt: als de waarde van dlnSetupVhpOnjuist TRUE is, dan moet/kan eerst het juiste VHP recht gevuld worden middels gebeurtenis Correctie rechten alvorens de verevening door te verwerken</w:t>
        </w:r>
      </w:ins>
    </w:p>
    <w:p w14:paraId="0BCB9E15" w14:textId="77777777" w:rsidR="004670A9" w:rsidRDefault="004670A9" w:rsidP="00AD541C">
      <w:pPr>
        <w:spacing w:line="240" w:lineRule="auto"/>
      </w:pPr>
    </w:p>
    <w:p w14:paraId="30DF05FE" w14:textId="3CB15C40" w:rsidR="00E0362B" w:rsidRDefault="005B2F3C" w:rsidP="00A62015">
      <w:pPr>
        <w:pStyle w:val="Heading3"/>
      </w:pPr>
      <w:bookmarkStart w:id="1506" w:name="_Toc1417718313"/>
      <w:bookmarkStart w:id="1507" w:name="_Toc491394378"/>
      <w:bookmarkStart w:id="1508" w:name="_Toc187312186"/>
      <w:ins w:id="1509" w:author="Flory Koole" w:date="2025-01-14T11:39:00Z">
        <w:r>
          <w:t>Conversie ex-partner</w:t>
        </w:r>
      </w:ins>
      <w:bookmarkEnd w:id="1506"/>
      <w:bookmarkEnd w:id="1507"/>
      <w:del w:id="1510" w:author="Flory Koole" w:date="2025-01-14T11:39:00Z">
        <w:r w:rsidDel="00E0362B">
          <w:delText>Conversie na verevening</w:delText>
        </w:r>
      </w:del>
      <w:bookmarkEnd w:id="1508"/>
    </w:p>
    <w:p w14:paraId="7F0DD100" w14:textId="5ABFFC4A" w:rsidR="00E0362B" w:rsidDel="00EC279B" w:rsidRDefault="0081555E" w:rsidP="00AD541C">
      <w:pPr>
        <w:spacing w:line="240" w:lineRule="auto"/>
        <w:rPr>
          <w:del w:id="1511" w:author="Flory Koole" w:date="2025-01-14T17:54:00Z" w16du:dateUtc="2025-01-14T16:54:00Z"/>
        </w:rPr>
      </w:pPr>
      <w:del w:id="1512" w:author="Flory Koole" w:date="2025-01-14T17:50:00Z" w16du:dateUtc="2025-01-14T16:50:00Z">
        <w:r w:rsidDel="00690E5B">
          <w:rPr>
            <w:rFonts w:eastAsia="Times New Roman" w:cs="Calibri"/>
          </w:rPr>
          <w:delText xml:space="preserve">Bij de hoofdverzekerde wijzigt er nu niets. </w:delText>
        </w:r>
      </w:del>
      <w:del w:id="1513" w:author="Flory Koole" w:date="2025-01-14T17:54:00Z" w16du:dateUtc="2025-01-14T16:54:00Z">
        <w:r w:rsidDel="00EC279B">
          <w:rPr>
            <w:rFonts w:eastAsia="Times New Roman" w:cs="Calibri"/>
          </w:rPr>
          <w:delText>De werking voor ex-partners is als volgt</w:delText>
        </w:r>
      </w:del>
    </w:p>
    <w:p w14:paraId="68445DA0" w14:textId="6366DDBC" w:rsidR="0081555E" w:rsidDel="007A7200" w:rsidRDefault="0081555E">
      <w:pPr>
        <w:pStyle w:val="ListParagraph"/>
        <w:numPr>
          <w:ilvl w:val="0"/>
          <w:numId w:val="13"/>
        </w:numPr>
        <w:spacing w:before="0" w:after="0" w:line="240" w:lineRule="auto"/>
        <w:contextualSpacing w:val="0"/>
        <w:rPr>
          <w:del w:id="1514" w:author="Flory Koole" w:date="2025-01-14T17:51:00Z" w16du:dateUtc="2025-01-14T16:51:00Z"/>
          <w:rFonts w:eastAsia="Times New Roman" w:cs="Calibri"/>
        </w:rPr>
      </w:pPr>
      <w:del w:id="1515" w:author="Flory Koole" w:date="2025-01-14T17:50:00Z" w16du:dateUtc="2025-01-14T16:50:00Z">
        <w:r w:rsidRPr="007A7200" w:rsidDel="00690E5B">
          <w:rPr>
            <w:rFonts w:eastAsia="Times New Roman" w:cs="Calibri"/>
          </w:rPr>
          <w:delText>De status verandert in een premievrije deelnemer met eigen aanspraken en een beleggingsrekening gebaseerd op zijn/haar eigen leeftijd</w:delText>
        </w:r>
      </w:del>
      <w:del w:id="1516" w:author="Flory Koole" w:date="2025-01-14T17:51:00Z" w16du:dateUtc="2025-01-14T16:51:00Z">
        <w:r w:rsidRPr="007A7200" w:rsidDel="007A7200">
          <w:rPr>
            <w:rFonts w:eastAsia="Times New Roman" w:cs="Calibri"/>
          </w:rPr>
          <w:delText xml:space="preserve">. </w:delText>
        </w:r>
      </w:del>
    </w:p>
    <w:p w14:paraId="21C8C461" w14:textId="1E25748F" w:rsidR="0081555E" w:rsidRPr="007A7200" w:rsidDel="0062193E" w:rsidRDefault="0081555E">
      <w:pPr>
        <w:pStyle w:val="ListParagraph"/>
        <w:numPr>
          <w:ilvl w:val="0"/>
          <w:numId w:val="13"/>
        </w:numPr>
        <w:spacing w:before="0" w:after="0" w:line="240" w:lineRule="auto"/>
        <w:contextualSpacing w:val="0"/>
        <w:rPr>
          <w:del w:id="1517" w:author="Flory Koole" w:date="2025-01-14T17:54:00Z" w16du:dateUtc="2025-01-14T16:54:00Z"/>
          <w:rFonts w:eastAsia="Times New Roman" w:cs="Calibri"/>
        </w:rPr>
      </w:pPr>
      <w:del w:id="1518" w:author="Flory Koole" w:date="2025-01-14T17:51:00Z" w16du:dateUtc="2025-01-14T16:51:00Z">
        <w:r w:rsidRPr="0062193E" w:rsidDel="007A7200">
          <w:rPr>
            <w:rFonts w:eastAsia="Times New Roman" w:cs="Calibri"/>
          </w:rPr>
          <w:delText>De geconverteerde ex-partners zijn te herkennen aan dlnGeconverteerd die op Ja wordt gezet</w:delText>
        </w:r>
      </w:del>
      <w:del w:id="1519" w:author="Flory Koole" w:date="2025-01-14T17:54:00Z" w16du:dateUtc="2025-01-14T16:54:00Z">
        <w:r w:rsidRPr="0062193E" w:rsidDel="0062193E">
          <w:rPr>
            <w:rFonts w:eastAsia="Times New Roman" w:cs="Calibri"/>
          </w:rPr>
          <w:delText>.</w:delText>
        </w:r>
      </w:del>
    </w:p>
    <w:p w14:paraId="39C42766" w14:textId="563B8DEE" w:rsidR="006B4782" w:rsidDel="0062193E" w:rsidRDefault="0081555E" w:rsidP="00C93802">
      <w:pPr>
        <w:pStyle w:val="ListParagraph"/>
        <w:numPr>
          <w:ilvl w:val="0"/>
          <w:numId w:val="13"/>
        </w:numPr>
        <w:spacing w:before="0" w:after="0" w:line="240" w:lineRule="auto"/>
        <w:contextualSpacing w:val="0"/>
        <w:rPr>
          <w:del w:id="1520" w:author="Flory Koole" w:date="2025-01-14T17:54:00Z" w16du:dateUtc="2025-01-14T16:54:00Z"/>
          <w:rFonts w:eastAsia="Times New Roman" w:cs="Calibri"/>
        </w:rPr>
      </w:pPr>
      <w:del w:id="1521" w:author="Flory Koole" w:date="2025-01-14T17:54:00Z" w16du:dateUtc="2025-01-14T16:54:00Z">
        <w:r w:rsidRPr="0062193E" w:rsidDel="0062193E">
          <w:rPr>
            <w:rFonts w:eastAsia="Times New Roman" w:cs="Calibri"/>
          </w:rPr>
          <w:delText>De units op de beleggingsrekening van de ex-partner blijven gelijk.</w:delText>
        </w:r>
      </w:del>
    </w:p>
    <w:p w14:paraId="24775E54" w14:textId="77777777" w:rsidR="0037166A" w:rsidRDefault="0037166A" w:rsidP="0037166A">
      <w:pPr>
        <w:rPr>
          <w:ins w:id="1522" w:author="Flory Koole" w:date="2025-01-14T11:36:00Z" w16du:dateUtc="2025-01-14T10:36:00Z"/>
        </w:rPr>
      </w:pPr>
      <w:ins w:id="1523" w:author="Flory Koole" w:date="2025-01-14T11:36:00Z" w16du:dateUtc="2025-01-14T10:36:00Z">
        <w:r>
          <w:t>Relevante zaken m.b.t. deze gebeurtenis:</w:t>
        </w:r>
      </w:ins>
    </w:p>
    <w:p w14:paraId="126A7AA2" w14:textId="77777777" w:rsidR="0037166A" w:rsidRDefault="0037166A" w:rsidP="0037166A">
      <w:pPr>
        <w:pStyle w:val="ListParagraph"/>
        <w:numPr>
          <w:ilvl w:val="0"/>
          <w:numId w:val="6"/>
        </w:numPr>
        <w:rPr>
          <w:ins w:id="1524" w:author="Flory Koole" w:date="2025-01-14T11:36:00Z" w16du:dateUtc="2025-01-14T10:36:00Z"/>
        </w:rPr>
      </w:pPr>
      <w:ins w:id="1525" w:author="Flory Koole" w:date="2025-01-14T11:36:00Z" w16du:dateUtc="2025-01-14T10:36:00Z">
        <w:r>
          <w:t>Afleidbaar of opdrachtvolgend: afleidbaar extern</w:t>
        </w:r>
      </w:ins>
    </w:p>
    <w:p w14:paraId="19EF6295" w14:textId="77777777" w:rsidR="0037166A" w:rsidRDefault="0037166A" w:rsidP="0037166A">
      <w:pPr>
        <w:pStyle w:val="ListParagraph"/>
        <w:numPr>
          <w:ilvl w:val="0"/>
          <w:numId w:val="6"/>
        </w:numPr>
        <w:rPr>
          <w:ins w:id="1526" w:author="Flory Koole" w:date="2025-01-14T11:36:00Z" w16du:dateUtc="2025-01-14T10:36:00Z"/>
        </w:rPr>
      </w:pPr>
      <w:ins w:id="1527" w:author="Flory Koole" w:date="2025-01-14T11:36:00Z" w16du:dateUtc="2025-01-14T10:36:00Z">
        <w:r>
          <w:t>Invoer en controles</w:t>
        </w:r>
      </w:ins>
    </w:p>
    <w:p w14:paraId="0FA5BDC8" w14:textId="45675127" w:rsidR="0037166A" w:rsidRDefault="0037166A" w:rsidP="0037166A">
      <w:pPr>
        <w:pStyle w:val="ListParagraph"/>
        <w:numPr>
          <w:ilvl w:val="1"/>
          <w:numId w:val="6"/>
        </w:numPr>
        <w:rPr>
          <w:ins w:id="1528" w:author="Flory Koole" w:date="2025-01-14T11:36:00Z" w16du:dateUtc="2025-01-14T10:36:00Z"/>
        </w:rPr>
      </w:pPr>
      <w:ins w:id="1529" w:author="Flory Koole" w:date="2025-01-14T11:36:00Z" w16du:dateUtc="2025-01-14T10:36:00Z">
        <w:r>
          <w:t>Gebeurtenis wordt aangemaakt al</w:t>
        </w:r>
      </w:ins>
      <w:ins w:id="1530" w:author="Flory Koole" w:date="2025-01-14T11:40:00Z" w16du:dateUtc="2025-01-14T10:40:00Z">
        <w:r w:rsidR="0047470A">
          <w:t>s de gebeurtenis wordt doorgegeven (</w:t>
        </w:r>
        <w:r w:rsidR="0047470A" w:rsidRPr="0047470A">
          <w:t>dlnHandmatigConversieEx</w:t>
        </w:r>
        <w:r w:rsidR="0047470A">
          <w:t>) voor een ex-partner</w:t>
        </w:r>
      </w:ins>
    </w:p>
    <w:p w14:paraId="646E585A" w14:textId="77777777" w:rsidR="0037166A" w:rsidRDefault="0037166A" w:rsidP="0037166A">
      <w:pPr>
        <w:pStyle w:val="ListParagraph"/>
        <w:numPr>
          <w:ilvl w:val="0"/>
          <w:numId w:val="6"/>
        </w:numPr>
        <w:rPr>
          <w:ins w:id="1531" w:author="Flory Koole" w:date="2025-01-14T11:36:00Z" w16du:dateUtc="2025-01-14T10:36:00Z"/>
        </w:rPr>
      </w:pPr>
      <w:ins w:id="1532" w:author="Flory Koole" w:date="2025-01-14T11:36:00Z" w16du:dateUtc="2025-01-14T10:36:00Z">
        <w:r>
          <w:t>Overgangen in profielen</w:t>
        </w:r>
      </w:ins>
    </w:p>
    <w:p w14:paraId="78406576" w14:textId="106804F7" w:rsidR="0037166A" w:rsidRDefault="00DE0190" w:rsidP="0037166A">
      <w:pPr>
        <w:pStyle w:val="ListParagraph"/>
        <w:numPr>
          <w:ilvl w:val="1"/>
          <w:numId w:val="6"/>
        </w:numPr>
        <w:rPr>
          <w:ins w:id="1533" w:author="Flory Koole" w:date="2025-01-14T11:41:00Z" w16du:dateUtc="2025-01-14T10:41:00Z"/>
        </w:rPr>
      </w:pPr>
      <w:ins w:id="1534" w:author="Flory Koole" w:date="2025-01-14T11:37:00Z" w16du:dateUtc="2025-01-14T10:37:00Z">
        <w:r>
          <w:t>Status</w:t>
        </w:r>
      </w:ins>
      <w:ins w:id="1535" w:author="Flory Koole" w:date="2025-01-14T11:36:00Z" w16du:dateUtc="2025-01-14T10:36:00Z">
        <w:r w:rsidR="0037166A">
          <w:t xml:space="preserve"> gaat</w:t>
        </w:r>
      </w:ins>
      <w:ins w:id="1536" w:author="Flory Koole" w:date="2025-01-14T17:51:00Z" w16du:dateUtc="2025-01-14T16:51:00Z">
        <w:r w:rsidR="00690E5B">
          <w:t xml:space="preserve">. </w:t>
        </w:r>
        <w:r w:rsidR="00690E5B">
          <w:rPr>
            <w:rFonts w:eastAsia="Times New Roman" w:cs="Calibri"/>
          </w:rPr>
          <w:t xml:space="preserve">De status verandert </w:t>
        </w:r>
        <w:r w:rsidR="00E534E7">
          <w:t>van status EX naar status PV</w:t>
        </w:r>
        <w:r w:rsidR="00E534E7">
          <w:rPr>
            <w:rFonts w:eastAsia="Times New Roman" w:cs="Calibri"/>
          </w:rPr>
          <w:t xml:space="preserve"> </w:t>
        </w:r>
        <w:r w:rsidR="00690E5B">
          <w:rPr>
            <w:rFonts w:eastAsia="Times New Roman" w:cs="Calibri"/>
          </w:rPr>
          <w:t>met eigen aanspraken en een beleggingsrekening gebaseerd op zijn/haar eigen leeftijd</w:t>
        </w:r>
      </w:ins>
    </w:p>
    <w:p w14:paraId="208D5D09" w14:textId="0E2E990A" w:rsidR="000F0378" w:rsidRDefault="004C7B47" w:rsidP="000F0378">
      <w:pPr>
        <w:pStyle w:val="ListParagraph"/>
        <w:numPr>
          <w:ilvl w:val="2"/>
          <w:numId w:val="6"/>
        </w:numPr>
        <w:rPr>
          <w:ins w:id="1537" w:author="Flory Koole" w:date="2025-01-14T17:54:00Z" w16du:dateUtc="2025-01-14T16:54:00Z"/>
        </w:rPr>
      </w:pPr>
      <w:ins w:id="1538" w:author="Flory Koole" w:date="2025-01-14T11:41:00Z">
        <w:r w:rsidRPr="004C7B47">
          <w:t>Bij APS wordt er bij conversie niet naar de status, maar naar de leeftijd van de ex-partner gekeken. Die controle wordt / moet worden gedaan in het proces</w:t>
        </w:r>
      </w:ins>
      <w:ins w:id="1539" w:author="Flory Koole" w:date="2025-01-14T17:31:00Z" w16du:dateUtc="2025-01-14T16:31:00Z">
        <w:r w:rsidR="006538F1">
          <w:t>. E</w:t>
        </w:r>
      </w:ins>
      <w:ins w:id="1540" w:author="Flory Koole" w:date="2025-01-14T17:31:00Z">
        <w:r w:rsidR="006538F1" w:rsidRPr="006538F1">
          <w:t xml:space="preserve">en EXIP mag </w:t>
        </w:r>
      </w:ins>
      <w:ins w:id="1541" w:author="Flory Koole" w:date="2025-01-14T17:31:00Z" w16du:dateUtc="2025-01-14T16:31:00Z">
        <w:r w:rsidR="00783CA5">
          <w:t xml:space="preserve">hierdoor </w:t>
        </w:r>
      </w:ins>
      <w:ins w:id="1542" w:author="Flory Koole" w:date="2025-01-14T17:31:00Z">
        <w:r w:rsidR="006538F1" w:rsidRPr="006538F1">
          <w:t xml:space="preserve">wel converteren als hij/zij jong genoeg is. De aanspraken worden omgerekend en verder niets. Er wordt </w:t>
        </w:r>
      </w:ins>
      <w:ins w:id="1543" w:author="Flory Koole" w:date="2025-01-14T17:31:00Z" w16du:dateUtc="2025-01-14T16:31:00Z">
        <w:r w:rsidR="00783CA5">
          <w:t>dan</w:t>
        </w:r>
      </w:ins>
      <w:ins w:id="1544" w:author="Flory Koole" w:date="2025-01-14T17:31:00Z">
        <w:r w:rsidR="006538F1" w:rsidRPr="006538F1">
          <w:t xml:space="preserve"> geen beleggingsrekening geopend om het kapitaal van een deel van de aanspraken op te storten</w:t>
        </w:r>
      </w:ins>
    </w:p>
    <w:p w14:paraId="409D7C58" w14:textId="300245CF" w:rsidR="0062193E" w:rsidRPr="00D11CCB" w:rsidRDefault="0062193E">
      <w:pPr>
        <w:pStyle w:val="ListParagraph"/>
        <w:numPr>
          <w:ilvl w:val="2"/>
          <w:numId w:val="6"/>
        </w:numPr>
        <w:rPr>
          <w:ins w:id="1545" w:author="Flory Koole" w:date="2025-01-14T11:36:00Z" w16du:dateUtc="2025-01-14T10:36:00Z"/>
        </w:rPr>
        <w:pPrChange w:id="1546" w:author="Flory Koole" w:date="2025-01-14T11:41:00Z" w16du:dateUtc="2025-01-14T10:41:00Z">
          <w:pPr>
            <w:pStyle w:val="ListParagraph"/>
            <w:numPr>
              <w:ilvl w:val="1"/>
              <w:numId w:val="6"/>
            </w:numPr>
            <w:ind w:left="1440" w:hanging="360"/>
          </w:pPr>
        </w:pPrChange>
      </w:pPr>
      <w:ins w:id="1547" w:author="Flory Koole" w:date="2025-01-14T17:54:00Z" w16du:dateUtc="2025-01-14T16:54:00Z">
        <w:r w:rsidRPr="0062193E">
          <w:rPr>
            <w:rFonts w:eastAsia="Times New Roman" w:cs="Calibri"/>
          </w:rPr>
          <w:t>De units op de beleggingsrekening van de ex-partner blijven gelijk</w:t>
        </w:r>
      </w:ins>
    </w:p>
    <w:p w14:paraId="598147DE" w14:textId="77777777" w:rsidR="0037166A" w:rsidRDefault="0037166A" w:rsidP="0037166A">
      <w:pPr>
        <w:pStyle w:val="ListParagraph"/>
        <w:numPr>
          <w:ilvl w:val="0"/>
          <w:numId w:val="6"/>
        </w:numPr>
        <w:rPr>
          <w:ins w:id="1548" w:author="Flory Koole" w:date="2025-01-14T11:36:00Z" w16du:dateUtc="2025-01-14T10:36:00Z"/>
        </w:rPr>
      </w:pPr>
      <w:ins w:id="1549" w:author="Flory Koole" w:date="2025-01-14T11:36:00Z" w16du:dateUtc="2025-01-14T10:36:00Z">
        <w:r>
          <w:t>Koppelingen</w:t>
        </w:r>
      </w:ins>
    </w:p>
    <w:p w14:paraId="5F1168AE" w14:textId="067A193D" w:rsidR="00857DC3" w:rsidRDefault="00857DC3" w:rsidP="00DE0190">
      <w:pPr>
        <w:pStyle w:val="ListParagraph"/>
        <w:numPr>
          <w:ilvl w:val="1"/>
          <w:numId w:val="6"/>
        </w:numPr>
        <w:rPr>
          <w:ins w:id="1550" w:author="Flory Koole" w:date="2025-01-14T17:36:00Z" w16du:dateUtc="2025-01-14T16:36:00Z"/>
        </w:rPr>
      </w:pPr>
      <w:ins w:id="1551" w:author="Flory Koole" w:date="2025-01-14T17:36:00Z" w16du:dateUtc="2025-01-14T16:36:00Z">
        <w:r>
          <w:t>Andere</w:t>
        </w:r>
        <w:r w:rsidR="00190853">
          <w:t xml:space="preserve"> component: b</w:t>
        </w:r>
      </w:ins>
      <w:ins w:id="1552" w:author="Flory Koole" w:date="2025-01-14T17:37:00Z" w16du:dateUtc="2025-01-14T16:37:00Z">
        <w:r w:rsidR="00190853">
          <w:t>eleggingsrekening</w:t>
        </w:r>
      </w:ins>
    </w:p>
    <w:p w14:paraId="064EFA76" w14:textId="75EB4DB7" w:rsidR="0037166A" w:rsidRDefault="0037166A" w:rsidP="00DE0190">
      <w:pPr>
        <w:pStyle w:val="ListParagraph"/>
        <w:numPr>
          <w:ilvl w:val="1"/>
          <w:numId w:val="6"/>
        </w:numPr>
        <w:rPr>
          <w:ins w:id="1553" w:author="Flory Koole" w:date="2025-01-14T17:35:00Z" w16du:dateUtc="2025-01-14T16:35:00Z"/>
        </w:rPr>
      </w:pPr>
      <w:ins w:id="1554" w:author="Flory Koole" w:date="2025-01-14T11:36:00Z" w16du:dateUtc="2025-01-14T10:36:00Z">
        <w:r>
          <w:t xml:space="preserve">Andere component: </w:t>
        </w:r>
      </w:ins>
      <w:ins w:id="1555" w:author="Flory Koole" w:date="2025-01-14T17:35:00Z" w16du:dateUtc="2025-01-14T16:35:00Z">
        <w:r w:rsidR="00E35C2F">
          <w:t>exca</w:t>
        </w:r>
        <w:r w:rsidR="00F60EAA">
          <w:t>sso als er een uitkerend pensioen is</w:t>
        </w:r>
      </w:ins>
    </w:p>
    <w:p w14:paraId="5991A9C2" w14:textId="148053DE" w:rsidR="00F60EAA" w:rsidRDefault="00F60EAA">
      <w:pPr>
        <w:pStyle w:val="ListParagraph"/>
        <w:numPr>
          <w:ilvl w:val="1"/>
          <w:numId w:val="6"/>
        </w:numPr>
        <w:rPr>
          <w:ins w:id="1556" w:author="Flory Koole" w:date="2025-01-14T11:36:00Z" w16du:dateUtc="2025-01-14T10:36:00Z"/>
        </w:rPr>
        <w:pPrChange w:id="1557" w:author="Flory Koole" w:date="2025-01-14T11:37:00Z" w16du:dateUtc="2025-01-14T10:37:00Z">
          <w:pPr>
            <w:pStyle w:val="ListParagraph"/>
            <w:numPr>
              <w:ilvl w:val="2"/>
              <w:numId w:val="6"/>
            </w:numPr>
            <w:ind w:left="2160" w:hanging="360"/>
          </w:pPr>
        </w:pPrChange>
      </w:pPr>
      <w:ins w:id="1558" w:author="Flory Koole" w:date="2025-01-14T17:35:00Z" w16du:dateUtc="2025-01-14T16:35:00Z">
        <w:r>
          <w:t>Andere deelnemer</w:t>
        </w:r>
      </w:ins>
      <w:ins w:id="1559" w:author="Flory Koole" w:date="2025-01-14T17:37:00Z" w16du:dateUtc="2025-01-14T16:37:00Z">
        <w:r w:rsidR="00190853">
          <w:t xml:space="preserve">: </w:t>
        </w:r>
      </w:ins>
      <w:commentRangeStart w:id="1560"/>
      <w:ins w:id="1561" w:author="Flory Koole" w:date="2025-01-14T17:44:00Z" w16du:dateUtc="2025-01-14T16:44:00Z">
        <w:r w:rsidR="00212621" w:rsidRPr="00212621">
          <w:t>Wijziging bijzonder na conversie ex-partner</w:t>
        </w:r>
      </w:ins>
      <w:commentRangeEnd w:id="1560"/>
      <w:ins w:id="1562" w:author="Flory Koole" w:date="2025-01-14T17:45:00Z" w16du:dateUtc="2025-01-14T16:45:00Z">
        <w:r w:rsidR="00C72462">
          <w:rPr>
            <w:rStyle w:val="CommentReference"/>
            <w:szCs w:val="22"/>
          </w:rPr>
          <w:commentReference w:id="1560"/>
        </w:r>
      </w:ins>
      <w:ins w:id="1563" w:author="Flory Koole" w:date="2025-01-14T17:44:00Z" w16du:dateUtc="2025-01-14T16:44:00Z">
        <w:r w:rsidR="00F34802">
          <w:t xml:space="preserve">. </w:t>
        </w:r>
      </w:ins>
    </w:p>
    <w:p w14:paraId="1EEB3F36" w14:textId="77777777" w:rsidR="0037166A" w:rsidRDefault="0037166A" w:rsidP="0037166A">
      <w:pPr>
        <w:pStyle w:val="ListParagraph"/>
        <w:numPr>
          <w:ilvl w:val="0"/>
          <w:numId w:val="6"/>
        </w:numPr>
        <w:rPr>
          <w:ins w:id="1564" w:author="Flory Koole" w:date="2025-01-14T11:36:00Z" w16du:dateUtc="2025-01-14T10:36:00Z"/>
        </w:rPr>
      </w:pPr>
      <w:ins w:id="1565" w:author="Flory Koole" w:date="2025-01-14T11:36:00Z" w16du:dateUtc="2025-01-14T10:36:00Z">
        <w:r>
          <w:t>Speciale berekeningen</w:t>
        </w:r>
      </w:ins>
    </w:p>
    <w:p w14:paraId="00DF708D" w14:textId="2C4FBD35" w:rsidR="001155F0" w:rsidRDefault="001155F0" w:rsidP="0037166A">
      <w:pPr>
        <w:pStyle w:val="ListParagraph"/>
        <w:numPr>
          <w:ilvl w:val="1"/>
          <w:numId w:val="6"/>
        </w:numPr>
        <w:rPr>
          <w:ins w:id="1566" w:author="Flory Koole" w:date="2025-01-14T17:58:00Z" w16du:dateUtc="2025-01-14T16:58:00Z"/>
        </w:rPr>
      </w:pPr>
      <w:ins w:id="1567" w:author="Flory Koole" w:date="2025-01-14T17:58:00Z" w16du:dateUtc="2025-01-14T16:58:00Z">
        <w:r w:rsidRPr="001155F0">
          <w:t>dlnGeconverteerd</w:t>
        </w:r>
        <w:r>
          <w:t xml:space="preserve"> = tru</w:t>
        </w:r>
      </w:ins>
      <w:ins w:id="1568" w:author="Flory Koole" w:date="2025-01-14T17:59:00Z" w16du:dateUtc="2025-01-14T16:59:00Z">
        <w:r>
          <w:t>e</w:t>
        </w:r>
      </w:ins>
    </w:p>
    <w:p w14:paraId="41E4B2E3" w14:textId="21D198CB" w:rsidR="0037166A" w:rsidRDefault="00141B56" w:rsidP="0037166A">
      <w:pPr>
        <w:pStyle w:val="ListParagraph"/>
        <w:numPr>
          <w:ilvl w:val="1"/>
          <w:numId w:val="6"/>
        </w:numPr>
        <w:rPr>
          <w:ins w:id="1569" w:author="Flory Koole" w:date="2025-01-14T18:00:00Z" w16du:dateUtc="2025-01-14T17:00:00Z"/>
        </w:rPr>
      </w:pPr>
      <w:ins w:id="1570" w:author="Flory Koole" w:date="2025-01-14T17:58:00Z" w16du:dateUtc="2025-01-14T16:58:00Z">
        <w:r w:rsidRPr="00141B56">
          <w:t>dlnPensioenDatum</w:t>
        </w:r>
        <w:r>
          <w:t xml:space="preserve"> = </w:t>
        </w:r>
      </w:ins>
    </w:p>
    <w:p w14:paraId="17BEE3B0" w14:textId="1F1A5CC5" w:rsidR="0076623B" w:rsidRDefault="0076623B" w:rsidP="0037166A">
      <w:pPr>
        <w:pStyle w:val="ListParagraph"/>
        <w:numPr>
          <w:ilvl w:val="1"/>
          <w:numId w:val="6"/>
        </w:numPr>
        <w:rPr>
          <w:ins w:id="1571" w:author="Flory Koole" w:date="2025-01-14T17:59:00Z" w16du:dateUtc="2025-01-14T16:59:00Z"/>
        </w:rPr>
      </w:pPr>
      <w:ins w:id="1572" w:author="Flory Koole" w:date="2025-01-14T18:00:00Z" w16du:dateUtc="2025-01-14T17:00:00Z">
        <w:r w:rsidRPr="00141B56">
          <w:t>dlnPensioenDatum</w:t>
        </w:r>
        <w:r>
          <w:t xml:space="preserve">Werkelijk = </w:t>
        </w:r>
        <w:r w:rsidRPr="00141B56">
          <w:t>dlnPensioenDatum</w:t>
        </w:r>
      </w:ins>
    </w:p>
    <w:p w14:paraId="64534753" w14:textId="66593FB8" w:rsidR="00035C3A" w:rsidRDefault="00035C3A" w:rsidP="0037166A">
      <w:pPr>
        <w:pStyle w:val="ListParagraph"/>
        <w:numPr>
          <w:ilvl w:val="1"/>
          <w:numId w:val="6"/>
        </w:numPr>
        <w:rPr>
          <w:ins w:id="1573" w:author="Flory Koole" w:date="2025-01-14T18:00:00Z" w16du:dateUtc="2025-01-14T17:00:00Z"/>
        </w:rPr>
      </w:pPr>
      <w:ins w:id="1574" w:author="Flory Koole" w:date="2025-01-14T17:59:00Z" w16du:dateUtc="2025-01-14T16:59:00Z">
        <w:r w:rsidRPr="00035C3A">
          <w:t>dlnIngangsDatumPensioenLOP</w:t>
        </w:r>
        <w:r w:rsidR="0076623B">
          <w:t xml:space="preserve">F = </w:t>
        </w:r>
        <w:r w:rsidR="0076623B" w:rsidRPr="00141B56">
          <w:t>dlnPensioenDatum</w:t>
        </w:r>
      </w:ins>
    </w:p>
    <w:p w14:paraId="55F1C7CA" w14:textId="0F57DBD0" w:rsidR="00602246" w:rsidRDefault="00602246" w:rsidP="0037166A">
      <w:pPr>
        <w:pStyle w:val="ListParagraph"/>
        <w:numPr>
          <w:ilvl w:val="1"/>
          <w:numId w:val="6"/>
        </w:numPr>
        <w:rPr>
          <w:ins w:id="1575" w:author="Flory Koole" w:date="2025-01-14T18:01:00Z" w16du:dateUtc="2025-01-14T17:01:00Z"/>
        </w:rPr>
      </w:pPr>
      <w:ins w:id="1576" w:author="Flory Koole" w:date="2025-01-14T18:00:00Z" w16du:dateUtc="2025-01-14T17:00:00Z">
        <w:r w:rsidRPr="00602246">
          <w:t>dlnOpgebouwdAcLOPF</w:t>
        </w:r>
        <w:r>
          <w:t xml:space="preserve"> = </w:t>
        </w:r>
        <w:r w:rsidRPr="00602246">
          <w:t>(dlnTeOpgebouwdAcLOPF * finKpsHvConversie(LOPF) + dlnTeOpgebouwdAcLOPFDT * finKpsHvConversie(LOPFDT) + dlnTeOpgebouwdAcLPPF * finKpsHv(LPPF) + dlnTeOpgebouwdAcLPPFDT * finKpsHv(LPPFDT) + dlnTeOpgebouwdAcTOPFHL * finKpsHvConversie(TOPFHL) + dlnTeOpgebouwdAcTOPFAOW * finKpsHvConversie(TOPFAOW)) / finKps(LOPF)</w:t>
        </w:r>
      </w:ins>
    </w:p>
    <w:p w14:paraId="17B9294A" w14:textId="32D027DD" w:rsidR="00181A83" w:rsidRDefault="00181A83" w:rsidP="0037166A">
      <w:pPr>
        <w:pStyle w:val="ListParagraph"/>
        <w:numPr>
          <w:ilvl w:val="1"/>
          <w:numId w:val="6"/>
        </w:numPr>
        <w:rPr>
          <w:ins w:id="1577" w:author="Flory Koole" w:date="2025-01-14T18:03:00Z" w16du:dateUtc="2025-01-14T17:03:00Z"/>
        </w:rPr>
      </w:pPr>
      <w:ins w:id="1578" w:author="Flory Koole" w:date="2025-01-14T18:01:00Z" w16du:dateUtc="2025-01-14T17:01:00Z">
        <w:r w:rsidRPr="00181A83">
          <w:t>dlnConversieBijzonderHvLOPF</w:t>
        </w:r>
        <w:r>
          <w:t xml:space="preserve"> </w:t>
        </w:r>
      </w:ins>
      <w:ins w:id="1579" w:author="Flory Koole" w:date="2025-01-14T18:02:00Z" w16du:dateUtc="2025-01-14T17:02:00Z">
        <w:r>
          <w:t xml:space="preserve">= </w:t>
        </w:r>
        <w:r w:rsidR="009873E3" w:rsidRPr="009873E3">
          <w:t>dlnTeOpgebouwdAc</w:t>
        </w:r>
      </w:ins>
      <w:ins w:id="1580" w:author="Flory Koole" w:date="2025-01-14T18:03:00Z" w16du:dateUtc="2025-01-14T17:03:00Z">
        <w:r w:rsidR="00DC7293">
          <w:t>LOPF</w:t>
        </w:r>
      </w:ins>
      <w:ins w:id="1581" w:author="Flory Koole" w:date="2025-01-14T18:02:00Z" w16du:dateUtc="2025-01-14T17:02:00Z">
        <w:r w:rsidR="009873E3" w:rsidRPr="009873E3">
          <w:t xml:space="preserve"> *  (finKpsHv(</w:t>
        </w:r>
      </w:ins>
      <w:ins w:id="1582" w:author="Flory Koole" w:date="2025-01-14T18:03:00Z" w16du:dateUtc="2025-01-14T17:03:00Z">
        <w:r w:rsidR="00B6322B">
          <w:t>LOPF</w:t>
        </w:r>
      </w:ins>
      <w:ins w:id="1583" w:author="Flory Koole" w:date="2025-01-14T18:02:00Z" w16du:dateUtc="2025-01-14T17:02:00Z">
        <w:r w:rsidR="009873E3" w:rsidRPr="009873E3">
          <w:t>) - finKpsHvConversie(</w:t>
        </w:r>
      </w:ins>
      <w:ins w:id="1584" w:author="Flory Koole" w:date="2025-01-14T18:03:00Z" w16du:dateUtc="2025-01-14T17:03:00Z">
        <w:r w:rsidR="00B6322B">
          <w:t>LOPF</w:t>
        </w:r>
      </w:ins>
      <w:ins w:id="1585" w:author="Flory Koole" w:date="2025-01-14T18:02:00Z" w16du:dateUtc="2025-01-14T17:02:00Z">
        <w:r w:rsidR="009873E3" w:rsidRPr="009873E3">
          <w:t>))/ finKpsHv(</w:t>
        </w:r>
      </w:ins>
      <w:ins w:id="1586" w:author="Flory Koole" w:date="2025-01-14T18:03:00Z" w16du:dateUtc="2025-01-14T17:03:00Z">
        <w:r w:rsidR="00B6322B">
          <w:t>LOPF</w:t>
        </w:r>
      </w:ins>
      <w:ins w:id="1587" w:author="Flory Koole" w:date="2025-01-14T18:02:00Z" w16du:dateUtc="2025-01-14T17:02:00Z">
        <w:r w:rsidR="009873E3" w:rsidRPr="009873E3">
          <w:t>)</w:t>
        </w:r>
      </w:ins>
    </w:p>
    <w:p w14:paraId="658B52AC" w14:textId="281D734B" w:rsidR="00B6322B" w:rsidRDefault="00B6322B" w:rsidP="00E36B50">
      <w:pPr>
        <w:pStyle w:val="ListParagraph"/>
        <w:numPr>
          <w:ilvl w:val="1"/>
          <w:numId w:val="6"/>
        </w:numPr>
        <w:rPr>
          <w:ins w:id="1588" w:author="Flory Koole" w:date="2025-01-14T11:36:00Z" w16du:dateUtc="2025-01-14T10:36:00Z"/>
        </w:rPr>
      </w:pPr>
      <w:ins w:id="1589" w:author="Flory Koole" w:date="2025-01-14T18:03:00Z" w16du:dateUtc="2025-01-14T17:03:00Z">
        <w:r w:rsidRPr="009873E3">
          <w:t>finKpsHvConversie(</w:t>
        </w:r>
        <w:r>
          <w:t>LOPF</w:t>
        </w:r>
        <w:r w:rsidRPr="009873E3">
          <w:t>)</w:t>
        </w:r>
      </w:ins>
      <w:ins w:id="1590" w:author="Flory Koole" w:date="2025-01-14T18:04:00Z" w16du:dateUtc="2025-01-14T17:04:00Z">
        <w:r w:rsidR="0078510C">
          <w:t xml:space="preserve"> is een axy</w:t>
        </w:r>
      </w:ins>
    </w:p>
    <w:p w14:paraId="7DAF981C" w14:textId="77777777" w:rsidR="0037166A" w:rsidRDefault="0037166A" w:rsidP="0037166A">
      <w:pPr>
        <w:pStyle w:val="ListParagraph"/>
        <w:numPr>
          <w:ilvl w:val="0"/>
          <w:numId w:val="6"/>
        </w:numPr>
        <w:rPr>
          <w:ins w:id="1591" w:author="Flory Koole" w:date="2025-01-14T17:51:00Z" w16du:dateUtc="2025-01-14T16:51:00Z"/>
        </w:rPr>
      </w:pPr>
      <w:ins w:id="1592" w:author="Flory Koole" w:date="2025-01-14T11:36:00Z" w16du:dateUtc="2025-01-14T10:36:00Z">
        <w:r>
          <w:t>Bijzonderheden</w:t>
        </w:r>
      </w:ins>
    </w:p>
    <w:p w14:paraId="645A336B" w14:textId="108CD443" w:rsidR="001C1B1B" w:rsidRPr="00C74EC2" w:rsidRDefault="00413D9A" w:rsidP="00083555">
      <w:pPr>
        <w:pStyle w:val="ListParagraph"/>
        <w:numPr>
          <w:ilvl w:val="1"/>
          <w:numId w:val="6"/>
        </w:numPr>
        <w:spacing w:before="0" w:after="0" w:line="240" w:lineRule="auto"/>
        <w:contextualSpacing w:val="0"/>
        <w:rPr>
          <w:ins w:id="1593" w:author="Flory Koole" w:date="2025-01-14T18:10:00Z" w16du:dateUtc="2025-01-14T17:10:00Z"/>
          <w:rPrChange w:id="1594" w:author="Flory Koole" w:date="2025-01-14T18:10:00Z" w16du:dateUtc="2025-01-14T17:10:00Z">
            <w:rPr>
              <w:ins w:id="1595" w:author="Flory Koole" w:date="2025-01-14T18:10:00Z" w16du:dateUtc="2025-01-14T17:10:00Z"/>
              <w:rFonts w:eastAsia="Times New Roman" w:cs="Calibri"/>
            </w:rPr>
          </w:rPrChange>
        </w:rPr>
      </w:pPr>
      <w:ins w:id="1596" w:author="Flory Koole" w:date="2025-01-14T17:52:00Z" w16du:dateUtc="2025-01-14T16:52:00Z">
        <w:r w:rsidRPr="000F7610">
          <w:rPr>
            <w:rFonts w:eastAsia="Times New Roman" w:cs="Calibri"/>
          </w:rPr>
          <w:t xml:space="preserve">De </w:t>
        </w:r>
        <w:r w:rsidR="001C1B1B" w:rsidRPr="000F7610">
          <w:rPr>
            <w:rFonts w:eastAsia="Times New Roman" w:cs="Calibri"/>
          </w:rPr>
          <w:t>koppeling tussen h</w:t>
        </w:r>
      </w:ins>
      <w:ins w:id="1597" w:author="Flory Koole" w:date="2025-01-14T17:53:00Z" w16du:dateUtc="2025-01-14T16:53:00Z">
        <w:r w:rsidRPr="000F7610">
          <w:rPr>
            <w:rFonts w:eastAsia="Times New Roman" w:cs="Calibri"/>
          </w:rPr>
          <w:t>oo</w:t>
        </w:r>
      </w:ins>
      <w:ins w:id="1598" w:author="Flory Koole" w:date="2025-01-14T17:52:00Z" w16du:dateUtc="2025-01-14T16:52:00Z">
        <w:r w:rsidR="001C1B1B" w:rsidRPr="000F7610">
          <w:rPr>
            <w:rFonts w:eastAsia="Times New Roman" w:cs="Calibri"/>
          </w:rPr>
          <w:t>fd</w:t>
        </w:r>
      </w:ins>
      <w:ins w:id="1599" w:author="Flory Koole" w:date="2025-01-14T17:53:00Z" w16du:dateUtc="2025-01-14T16:53:00Z">
        <w:r w:rsidRPr="000F7610">
          <w:rPr>
            <w:rFonts w:eastAsia="Times New Roman" w:cs="Calibri"/>
          </w:rPr>
          <w:t xml:space="preserve">verzekerde en </w:t>
        </w:r>
      </w:ins>
      <w:ins w:id="1600" w:author="Flory Koole" w:date="2025-01-14T17:52:00Z" w16du:dateUtc="2025-01-14T16:52:00Z">
        <w:r w:rsidR="001C1B1B" w:rsidRPr="000F7610">
          <w:rPr>
            <w:rFonts w:eastAsia="Times New Roman" w:cs="Calibri"/>
          </w:rPr>
          <w:t>ex vervalt</w:t>
        </w:r>
      </w:ins>
      <w:ins w:id="1601" w:author="Flory Koole" w:date="2025-01-14T17:53:00Z" w16du:dateUtc="2025-01-14T16:53:00Z">
        <w:r w:rsidRPr="000F7610">
          <w:rPr>
            <w:rFonts w:eastAsia="Times New Roman" w:cs="Calibri"/>
          </w:rPr>
          <w:t xml:space="preserve">. Hierdoor </w:t>
        </w:r>
        <w:r w:rsidR="000F7610" w:rsidRPr="000F7610">
          <w:rPr>
            <w:rFonts w:eastAsia="Times New Roman" w:cs="Calibri"/>
          </w:rPr>
          <w:t>vloeien afgesplitste</w:t>
        </w:r>
      </w:ins>
      <w:ins w:id="1602" w:author="Flory Koole" w:date="2025-01-14T17:52:00Z" w16du:dateUtc="2025-01-14T16:52:00Z">
        <w:r w:rsidR="001C1B1B" w:rsidRPr="000F7610">
          <w:rPr>
            <w:rFonts w:eastAsia="Times New Roman" w:cs="Calibri"/>
          </w:rPr>
          <w:t xml:space="preserve"> bedragen niet meer terug naar hoofdverzekerde</w:t>
        </w:r>
      </w:ins>
      <w:ins w:id="1603" w:author="Flory Koole" w:date="2025-01-14T17:53:00Z" w16du:dateUtc="2025-01-14T16:53:00Z">
        <w:r w:rsidR="000F7610" w:rsidRPr="000F7610">
          <w:rPr>
            <w:rFonts w:eastAsia="Times New Roman" w:cs="Calibri"/>
          </w:rPr>
          <w:t xml:space="preserve"> bij eerder overlijden van de ex</w:t>
        </w:r>
      </w:ins>
    </w:p>
    <w:p w14:paraId="57ECE577" w14:textId="5B2CF8DE" w:rsidR="00C74EC2" w:rsidRDefault="00C74EC2">
      <w:pPr>
        <w:pStyle w:val="ListParagraph"/>
        <w:numPr>
          <w:ilvl w:val="1"/>
          <w:numId w:val="6"/>
        </w:numPr>
        <w:spacing w:before="0" w:after="0" w:line="240" w:lineRule="auto"/>
        <w:contextualSpacing w:val="0"/>
        <w:rPr>
          <w:ins w:id="1604" w:author="Flory Koole" w:date="2025-01-14T11:36:00Z" w16du:dateUtc="2025-01-14T10:36:00Z"/>
        </w:rPr>
        <w:pPrChange w:id="1605" w:author="Flory Koole" w:date="2025-01-14T17:52:00Z" w16du:dateUtc="2025-01-14T16:52:00Z">
          <w:pPr>
            <w:pStyle w:val="ListParagraph"/>
            <w:numPr>
              <w:numId w:val="6"/>
            </w:numPr>
            <w:ind w:hanging="360"/>
          </w:pPr>
        </w:pPrChange>
      </w:pPr>
      <w:ins w:id="1606" w:author="Flory Koole" w:date="2025-01-14T18:10:00Z" w16du:dateUtc="2025-01-14T17:10:00Z">
        <w:r>
          <w:t>Er wordt een correctie voor de hoofdverzekerde berekend voor het feit dat het LOP bij vooroverlijden van een geconverteerde ex niet terugvloeit</w:t>
        </w:r>
      </w:ins>
    </w:p>
    <w:p w14:paraId="438FE2AD" w14:textId="77777777" w:rsidR="0037166A" w:rsidRDefault="0037166A" w:rsidP="0037166A">
      <w:pPr>
        <w:spacing w:line="240" w:lineRule="auto"/>
        <w:rPr>
          <w:ins w:id="1607" w:author="Flory Koole" w:date="2025-01-14T18:06:00Z" w16du:dateUtc="2025-01-14T17:06:00Z"/>
          <w:rFonts w:eastAsia="Times New Roman" w:cs="Calibri"/>
        </w:rPr>
      </w:pPr>
    </w:p>
    <w:p w14:paraId="3582AE60" w14:textId="64921B3D" w:rsidR="005F15D7" w:rsidRDefault="00AA6B93">
      <w:pPr>
        <w:pStyle w:val="Heading3"/>
        <w:rPr>
          <w:ins w:id="1608" w:author="Flory Koole" w:date="2025-01-14T18:06:00Z" w16du:dateUtc="2025-01-14T17:06:00Z"/>
        </w:rPr>
        <w:pPrChange w:id="1609" w:author="Flory Koole" w:date="2025-01-14T18:07:00Z" w16du:dateUtc="2025-01-14T17:07:00Z">
          <w:pPr>
            <w:spacing w:line="240" w:lineRule="auto"/>
          </w:pPr>
        </w:pPrChange>
      </w:pPr>
      <w:bookmarkStart w:id="1610" w:name="_Toc836592172"/>
      <w:bookmarkStart w:id="1611" w:name="_Toc1271572884"/>
      <w:ins w:id="1612" w:author="Flory Koole" w:date="2025-01-14T18:07:00Z">
        <w:r>
          <w:t>Wijziging bijzonder na conversie ex-partner</w:t>
        </w:r>
      </w:ins>
      <w:bookmarkEnd w:id="1610"/>
      <w:bookmarkEnd w:id="1611"/>
    </w:p>
    <w:p w14:paraId="1B73918C" w14:textId="77777777" w:rsidR="005F15D7" w:rsidRDefault="005F15D7" w:rsidP="005F15D7">
      <w:pPr>
        <w:rPr>
          <w:ins w:id="1613" w:author="Flory Koole" w:date="2025-01-14T18:06:00Z" w16du:dateUtc="2025-01-14T17:06:00Z"/>
        </w:rPr>
      </w:pPr>
      <w:ins w:id="1614" w:author="Flory Koole" w:date="2025-01-14T18:06:00Z" w16du:dateUtc="2025-01-14T17:06:00Z">
        <w:r>
          <w:t>Relevante zaken m.b.t. deze gebeurtenis:</w:t>
        </w:r>
      </w:ins>
    </w:p>
    <w:p w14:paraId="3BA378B5" w14:textId="372592D7" w:rsidR="005F15D7" w:rsidRDefault="005F15D7" w:rsidP="005F15D7">
      <w:pPr>
        <w:pStyle w:val="ListParagraph"/>
        <w:numPr>
          <w:ilvl w:val="0"/>
          <w:numId w:val="6"/>
        </w:numPr>
        <w:rPr>
          <w:ins w:id="1615" w:author="Flory Koole" w:date="2025-01-14T18:06:00Z" w16du:dateUtc="2025-01-14T17:06:00Z"/>
        </w:rPr>
      </w:pPr>
      <w:ins w:id="1616" w:author="Flory Koole" w:date="2025-01-14T18:06:00Z" w16du:dateUtc="2025-01-14T17:06:00Z">
        <w:r>
          <w:t xml:space="preserve">Afleidbaar of opdrachtvolgend: afleidbaar </w:t>
        </w:r>
      </w:ins>
      <w:ins w:id="1617" w:author="Flory Koole" w:date="2025-01-14T18:07:00Z" w16du:dateUtc="2025-01-14T17:07:00Z">
        <w:r w:rsidR="00DB69A7">
          <w:t>in</w:t>
        </w:r>
      </w:ins>
      <w:ins w:id="1618" w:author="Flory Koole" w:date="2025-01-14T18:06:00Z" w16du:dateUtc="2025-01-14T17:06:00Z">
        <w:r>
          <w:t>tern</w:t>
        </w:r>
      </w:ins>
    </w:p>
    <w:p w14:paraId="095A9139" w14:textId="77777777" w:rsidR="005F15D7" w:rsidRDefault="005F15D7" w:rsidP="005F15D7">
      <w:pPr>
        <w:pStyle w:val="ListParagraph"/>
        <w:numPr>
          <w:ilvl w:val="0"/>
          <w:numId w:val="6"/>
        </w:numPr>
        <w:rPr>
          <w:ins w:id="1619" w:author="Flory Koole" w:date="2025-01-14T18:06:00Z" w16du:dateUtc="2025-01-14T17:06:00Z"/>
        </w:rPr>
      </w:pPr>
      <w:ins w:id="1620" w:author="Flory Koole" w:date="2025-01-14T18:06:00Z" w16du:dateUtc="2025-01-14T17:06:00Z">
        <w:r>
          <w:t>Invoer en controles</w:t>
        </w:r>
      </w:ins>
    </w:p>
    <w:p w14:paraId="7281E689" w14:textId="539618B7" w:rsidR="005F15D7" w:rsidRDefault="005F15D7" w:rsidP="005F15D7">
      <w:pPr>
        <w:pStyle w:val="ListParagraph"/>
        <w:numPr>
          <w:ilvl w:val="1"/>
          <w:numId w:val="6"/>
        </w:numPr>
        <w:rPr>
          <w:ins w:id="1621" w:author="Flory Koole" w:date="2025-01-14T18:06:00Z" w16du:dateUtc="2025-01-14T17:06:00Z"/>
        </w:rPr>
      </w:pPr>
      <w:ins w:id="1622" w:author="Flory Koole" w:date="2025-01-14T18:06:00Z" w16du:dateUtc="2025-01-14T17:06:00Z">
        <w:r>
          <w:t xml:space="preserve">Gebeurtenis wordt aangemaakt als </w:t>
        </w:r>
      </w:ins>
      <w:ins w:id="1623" w:author="Flory Koole" w:date="2025-01-14T18:07:00Z" w16du:dateUtc="2025-01-14T17:07:00Z">
        <w:r w:rsidR="00DB69A7">
          <w:t>gevolg</w:t>
        </w:r>
        <w:r w:rsidR="00AA6B93">
          <w:t xml:space="preserve"> van Conversie van </w:t>
        </w:r>
      </w:ins>
      <w:ins w:id="1624" w:author="Flory Koole" w:date="2025-01-14T18:06:00Z" w16du:dateUtc="2025-01-14T17:06:00Z">
        <w:r>
          <w:t>een ex-partner</w:t>
        </w:r>
      </w:ins>
    </w:p>
    <w:p w14:paraId="7C7603C3" w14:textId="77777777" w:rsidR="005F15D7" w:rsidRDefault="005F15D7" w:rsidP="005F15D7">
      <w:pPr>
        <w:pStyle w:val="ListParagraph"/>
        <w:numPr>
          <w:ilvl w:val="0"/>
          <w:numId w:val="6"/>
        </w:numPr>
        <w:rPr>
          <w:ins w:id="1625" w:author="Flory Koole" w:date="2025-01-14T18:06:00Z" w16du:dateUtc="2025-01-14T17:06:00Z"/>
        </w:rPr>
      </w:pPr>
      <w:ins w:id="1626" w:author="Flory Koole" w:date="2025-01-14T18:06:00Z" w16du:dateUtc="2025-01-14T17:06:00Z">
        <w:r>
          <w:t>Overgangen in profielen</w:t>
        </w:r>
      </w:ins>
    </w:p>
    <w:p w14:paraId="2C73F010" w14:textId="5D9F8C5E" w:rsidR="005F15D7" w:rsidRPr="00D11CCB" w:rsidRDefault="005F15D7">
      <w:pPr>
        <w:pStyle w:val="ListParagraph"/>
        <w:numPr>
          <w:ilvl w:val="1"/>
          <w:numId w:val="6"/>
        </w:numPr>
        <w:rPr>
          <w:ins w:id="1627" w:author="Flory Koole" w:date="2025-01-14T18:06:00Z" w16du:dateUtc="2025-01-14T17:06:00Z"/>
        </w:rPr>
        <w:pPrChange w:id="1628" w:author="Flory Koole" w:date="2025-01-14T18:06:00Z" w16du:dateUtc="2025-01-14T17:06:00Z">
          <w:pPr>
            <w:pStyle w:val="ListParagraph"/>
            <w:numPr>
              <w:ilvl w:val="2"/>
              <w:numId w:val="6"/>
            </w:numPr>
            <w:ind w:left="2160" w:hanging="360"/>
          </w:pPr>
        </w:pPrChange>
      </w:pPr>
      <w:ins w:id="1629" w:author="Flory Koole" w:date="2025-01-14T18:06:00Z" w16du:dateUtc="2025-01-14T17:06:00Z">
        <w:r>
          <w:t xml:space="preserve">Status </w:t>
        </w:r>
        <w:r w:rsidRPr="0062193E">
          <w:rPr>
            <w:rFonts w:eastAsia="Times New Roman" w:cs="Calibri"/>
          </w:rPr>
          <w:t>blij</w:t>
        </w:r>
        <w:r w:rsidR="00DB69A7">
          <w:rPr>
            <w:rFonts w:eastAsia="Times New Roman" w:cs="Calibri"/>
          </w:rPr>
          <w:t>ft</w:t>
        </w:r>
        <w:r w:rsidRPr="0062193E">
          <w:rPr>
            <w:rFonts w:eastAsia="Times New Roman" w:cs="Calibri"/>
          </w:rPr>
          <w:t xml:space="preserve"> gelijk</w:t>
        </w:r>
      </w:ins>
    </w:p>
    <w:p w14:paraId="76CD6934" w14:textId="77777777" w:rsidR="005F15D7" w:rsidRDefault="005F15D7" w:rsidP="005F15D7">
      <w:pPr>
        <w:pStyle w:val="ListParagraph"/>
        <w:numPr>
          <w:ilvl w:val="0"/>
          <w:numId w:val="6"/>
        </w:numPr>
        <w:rPr>
          <w:ins w:id="1630" w:author="Flory Koole" w:date="2025-01-14T18:06:00Z" w16du:dateUtc="2025-01-14T17:06:00Z"/>
        </w:rPr>
      </w:pPr>
      <w:ins w:id="1631" w:author="Flory Koole" w:date="2025-01-14T18:06:00Z" w16du:dateUtc="2025-01-14T17:06:00Z">
        <w:r>
          <w:t>Koppelingen</w:t>
        </w:r>
      </w:ins>
    </w:p>
    <w:p w14:paraId="4149F676" w14:textId="151A6008" w:rsidR="005F15D7" w:rsidRDefault="005F15D7" w:rsidP="005F15D7">
      <w:pPr>
        <w:pStyle w:val="ListParagraph"/>
        <w:numPr>
          <w:ilvl w:val="1"/>
          <w:numId w:val="6"/>
        </w:numPr>
        <w:rPr>
          <w:ins w:id="1632" w:author="Flory Koole" w:date="2025-01-14T18:06:00Z" w16du:dateUtc="2025-01-14T17:06:00Z"/>
        </w:rPr>
      </w:pPr>
      <w:ins w:id="1633" w:author="Flory Koole" w:date="2025-01-14T18:06:00Z" w16du:dateUtc="2025-01-14T17:06:00Z">
        <w:r>
          <w:t>Andere component: beleggingsrekening</w:t>
        </w:r>
      </w:ins>
      <w:ins w:id="1634" w:author="Flory Koole" w:date="2025-01-14T18:08:00Z" w16du:dateUtc="2025-01-14T17:08:00Z">
        <w:r w:rsidR="004870BE">
          <w:t xml:space="preserve"> (</w:t>
        </w:r>
        <w:r w:rsidR="004870BE" w:rsidRPr="00F41F8B">
          <w:rPr>
            <w:highlight w:val="yellow"/>
            <w:rPrChange w:id="1635" w:author="Flory Koole" w:date="2025-01-14T18:08:00Z" w16du:dateUtc="2025-01-14T17:08:00Z">
              <w:rPr/>
            </w:rPrChange>
          </w:rPr>
          <w:t>?</w:t>
        </w:r>
        <w:r w:rsidR="004870BE">
          <w:t>)</w:t>
        </w:r>
      </w:ins>
    </w:p>
    <w:p w14:paraId="4D80EF66" w14:textId="77777777" w:rsidR="005F15D7" w:rsidRDefault="005F15D7" w:rsidP="005F15D7">
      <w:pPr>
        <w:pStyle w:val="ListParagraph"/>
        <w:numPr>
          <w:ilvl w:val="1"/>
          <w:numId w:val="6"/>
        </w:numPr>
        <w:rPr>
          <w:ins w:id="1636" w:author="Flory Koole" w:date="2025-01-14T18:06:00Z" w16du:dateUtc="2025-01-14T17:06:00Z"/>
        </w:rPr>
      </w:pPr>
      <w:ins w:id="1637" w:author="Flory Koole" w:date="2025-01-14T18:06:00Z" w16du:dateUtc="2025-01-14T17:06:00Z">
        <w:r>
          <w:t>Andere component: excasso als er een uitkerend pensioen is</w:t>
        </w:r>
      </w:ins>
    </w:p>
    <w:p w14:paraId="7C504D4D" w14:textId="77777777" w:rsidR="005F15D7" w:rsidRDefault="005F15D7" w:rsidP="005F15D7">
      <w:pPr>
        <w:pStyle w:val="ListParagraph"/>
        <w:numPr>
          <w:ilvl w:val="0"/>
          <w:numId w:val="6"/>
        </w:numPr>
        <w:rPr>
          <w:ins w:id="1638" w:author="Flory Koole" w:date="2025-01-14T18:06:00Z" w16du:dateUtc="2025-01-14T17:06:00Z"/>
        </w:rPr>
      </w:pPr>
      <w:ins w:id="1639" w:author="Flory Koole" w:date="2025-01-14T18:06:00Z" w16du:dateUtc="2025-01-14T17:06:00Z">
        <w:r>
          <w:t>Speciale berekeningen</w:t>
        </w:r>
      </w:ins>
    </w:p>
    <w:p w14:paraId="13C2BA9C" w14:textId="65063EC5" w:rsidR="005F15D7" w:rsidRDefault="004B7DD0" w:rsidP="005F15D7">
      <w:pPr>
        <w:pStyle w:val="ListParagraph"/>
        <w:numPr>
          <w:ilvl w:val="1"/>
          <w:numId w:val="6"/>
        </w:numPr>
        <w:rPr>
          <w:ins w:id="1640" w:author="Flory Koole" w:date="2025-01-14T18:06:00Z" w16du:dateUtc="2025-01-14T17:06:00Z"/>
        </w:rPr>
      </w:pPr>
      <w:ins w:id="1641" w:author="Flory Koole" w:date="2025-01-14T18:09:00Z" w16du:dateUtc="2025-01-14T17:09:00Z">
        <w:r w:rsidRPr="002B1AC6">
          <w:rPr>
            <w:highlight w:val="yellow"/>
            <w:rPrChange w:id="1642" w:author="Flory Koole" w:date="2025-01-14T18:10:00Z" w16du:dateUtc="2025-01-14T17:10:00Z">
              <w:rPr/>
            </w:rPrChange>
          </w:rPr>
          <w:t>Vraag</w:t>
        </w:r>
        <w:r w:rsidR="002B1AC6">
          <w:t>: is dit al afgestemd/ingericht/getest?</w:t>
        </w:r>
      </w:ins>
    </w:p>
    <w:p w14:paraId="4F9561AF" w14:textId="1502476A" w:rsidR="005F15D7" w:rsidRDefault="005F15D7" w:rsidP="00C74EC2">
      <w:pPr>
        <w:pStyle w:val="ListParagraph"/>
        <w:numPr>
          <w:ilvl w:val="0"/>
          <w:numId w:val="6"/>
        </w:numPr>
        <w:spacing w:line="240" w:lineRule="auto"/>
        <w:rPr>
          <w:ins w:id="1643" w:author="Flory Koole" w:date="2025-01-14T18:10:00Z" w16du:dateUtc="2025-01-14T17:10:00Z"/>
        </w:rPr>
      </w:pPr>
      <w:ins w:id="1644" w:author="Flory Koole" w:date="2025-01-14T18:06:00Z" w16du:dateUtc="2025-01-14T17:06:00Z">
        <w:r>
          <w:t>Bijzonderheden</w:t>
        </w:r>
      </w:ins>
    </w:p>
    <w:p w14:paraId="710F5F62" w14:textId="40E7FB7F" w:rsidR="00235E09" w:rsidRDefault="00C74EC2">
      <w:pPr>
        <w:pStyle w:val="ListParagraph"/>
        <w:numPr>
          <w:ilvl w:val="1"/>
          <w:numId w:val="6"/>
        </w:numPr>
        <w:spacing w:line="240" w:lineRule="auto"/>
        <w:pPrChange w:id="1645" w:author="Flory Koole" w:date="2025-01-14T18:10:00Z" w16du:dateUtc="2025-01-14T17:10:00Z">
          <w:pPr>
            <w:spacing w:line="240" w:lineRule="auto"/>
          </w:pPr>
        </w:pPrChange>
      </w:pPr>
      <w:ins w:id="1646" w:author="Flory Koole" w:date="2025-01-14T18:10:00Z" w16du:dateUtc="2025-01-14T17:10:00Z">
        <w:r>
          <w:t>Er wordt een correctie voor de hoofdverzekerde berekend voor het feit dat het LOP bij vooroverlijden van een geconverteerde ex niet terugvloeit</w:t>
        </w:r>
      </w:ins>
    </w:p>
    <w:p w14:paraId="6A27915F" w14:textId="77777777" w:rsidR="00760695" w:rsidRDefault="00760695" w:rsidP="00760695"/>
    <w:p w14:paraId="7AF2D646" w14:textId="4BD34631" w:rsidR="002566DB" w:rsidRDefault="002566DB" w:rsidP="00A62015">
      <w:pPr>
        <w:pStyle w:val="Heading2"/>
      </w:pPr>
      <w:bookmarkStart w:id="1647" w:name="_Toc187312187"/>
      <w:bookmarkStart w:id="1648" w:name="_Toc2027285013"/>
      <w:bookmarkStart w:id="1649" w:name="_Toc82607647"/>
      <w:r>
        <w:t>Overlijden</w:t>
      </w:r>
      <w:bookmarkEnd w:id="1647"/>
      <w:bookmarkEnd w:id="1648"/>
      <w:bookmarkEnd w:id="1649"/>
    </w:p>
    <w:p w14:paraId="0BF8A116" w14:textId="6F2C1405" w:rsidR="00E0362B" w:rsidRDefault="004A1066" w:rsidP="00AD541C">
      <w:pPr>
        <w:spacing w:line="240" w:lineRule="auto"/>
      </w:pPr>
      <w:r>
        <w:t>De gevolgen van overlijden in de pensioenadministratie is afhankelijk van de status van de overledene</w:t>
      </w:r>
    </w:p>
    <w:p w14:paraId="69ADB868" w14:textId="77777777" w:rsidR="00760695" w:rsidRDefault="00760695" w:rsidP="00AD541C">
      <w:pPr>
        <w:spacing w:line="240" w:lineRule="auto"/>
      </w:pPr>
    </w:p>
    <w:p w14:paraId="2FF3E7A4" w14:textId="5BEA5B8F" w:rsidR="00760695" w:rsidRDefault="00760695" w:rsidP="00A62015">
      <w:pPr>
        <w:pStyle w:val="Heading3"/>
      </w:pPr>
      <w:bookmarkStart w:id="1650" w:name="_Toc187312188"/>
      <w:bookmarkStart w:id="1651" w:name="_Toc1596749924"/>
      <w:bookmarkStart w:id="1652" w:name="_Toc2128495244"/>
      <w:r>
        <w:t xml:space="preserve">Overlijden </w:t>
      </w:r>
      <w:r w:rsidR="008B2B5F">
        <w:t>hoofdverzekerde</w:t>
      </w:r>
      <w:bookmarkEnd w:id="1650"/>
      <w:bookmarkEnd w:id="1651"/>
      <w:bookmarkEnd w:id="1652"/>
    </w:p>
    <w:p w14:paraId="28717E4F" w14:textId="77777777" w:rsidR="004A1066" w:rsidRDefault="004A1066" w:rsidP="00C93802">
      <w:pPr>
        <w:pStyle w:val="ListParagraph"/>
        <w:numPr>
          <w:ilvl w:val="0"/>
          <w:numId w:val="11"/>
        </w:numPr>
        <w:spacing w:before="0" w:after="0" w:line="240" w:lineRule="auto"/>
        <w:contextualSpacing w:val="0"/>
        <w:rPr>
          <w:rFonts w:eastAsia="Times New Roman" w:cs="Calibri"/>
        </w:rPr>
      </w:pPr>
      <w:r>
        <w:rPr>
          <w:rFonts w:eastAsia="Times New Roman" w:cs="Calibri"/>
        </w:rPr>
        <w:t>Bij overlijden van een actieve deelnemer (of premievrije deelnemer met automatische voortzetting) wordt de partner opgevoerd als deelnemer met status ingegane partner en krijgt vanaf dan het risicopartnerpensioen uitgekeerd.</w:t>
      </w:r>
    </w:p>
    <w:p w14:paraId="28FCAD96" w14:textId="77777777" w:rsidR="004A1066" w:rsidRDefault="004A1066" w:rsidP="00C93802">
      <w:pPr>
        <w:pStyle w:val="ListParagraph"/>
        <w:numPr>
          <w:ilvl w:val="0"/>
          <w:numId w:val="11"/>
        </w:numPr>
        <w:spacing w:before="0" w:after="0" w:line="240" w:lineRule="auto"/>
        <w:contextualSpacing w:val="0"/>
        <w:rPr>
          <w:rFonts w:eastAsia="Times New Roman" w:cs="Calibri"/>
        </w:rPr>
      </w:pPr>
      <w:r>
        <w:rPr>
          <w:rFonts w:eastAsia="Times New Roman" w:cs="Calibri"/>
        </w:rPr>
        <w:t>Bij overlijden van een gepensioneerde deelnemer wordt de partner opgevoerd als deelnemer met status ingegane partner en krijgt vanaf dan het partnerpensioen uit CVP uitgekeerd.</w:t>
      </w:r>
    </w:p>
    <w:p w14:paraId="0A0D0128" w14:textId="77777777" w:rsidR="00760695" w:rsidRDefault="00760695" w:rsidP="00760695">
      <w:pPr>
        <w:spacing w:before="0" w:after="0" w:line="240" w:lineRule="auto"/>
        <w:rPr>
          <w:rFonts w:eastAsia="Times New Roman" w:cs="Calibri"/>
        </w:rPr>
      </w:pPr>
    </w:p>
    <w:p w14:paraId="70126CE9" w14:textId="77777777" w:rsidR="00B07E23" w:rsidRDefault="00B07E23" w:rsidP="00760695">
      <w:pPr>
        <w:spacing w:before="0" w:after="0" w:line="240" w:lineRule="auto"/>
        <w:rPr>
          <w:rFonts w:eastAsia="Times New Roman" w:cs="Calibri"/>
        </w:rPr>
      </w:pPr>
    </w:p>
    <w:p w14:paraId="45F8346C" w14:textId="77777777" w:rsidR="008B2B5F" w:rsidRPr="008B2B5F" w:rsidRDefault="008B2B5F" w:rsidP="008B2B5F">
      <w:pPr>
        <w:spacing w:before="0" w:after="0" w:line="240" w:lineRule="auto"/>
        <w:rPr>
          <w:rFonts w:eastAsia="Times New Roman" w:cs="Calibri"/>
          <w:b/>
          <w:bCs/>
          <w:u w:val="single"/>
        </w:rPr>
      </w:pPr>
      <w:r w:rsidRPr="008B2B5F">
        <w:rPr>
          <w:rFonts w:eastAsia="Times New Roman" w:cs="Calibri"/>
          <w:b/>
          <w:bCs/>
          <w:u w:val="single"/>
        </w:rPr>
        <w:t>Overlijden hoofdverzekerde</w:t>
      </w:r>
    </w:p>
    <w:p w14:paraId="5DFFED5F" w14:textId="77777777" w:rsidR="008B2B5F" w:rsidRPr="008B2B5F" w:rsidRDefault="008B2B5F" w:rsidP="008B2B5F">
      <w:pPr>
        <w:spacing w:before="0" w:after="0" w:line="240" w:lineRule="auto"/>
        <w:rPr>
          <w:rFonts w:eastAsia="Times New Roman" w:cs="Calibri"/>
        </w:rPr>
      </w:pPr>
    </w:p>
    <w:p w14:paraId="3E42430F" w14:textId="77777777" w:rsidR="008B2B5F" w:rsidRPr="008B2B5F" w:rsidRDefault="008B2B5F" w:rsidP="008B2B5F">
      <w:pPr>
        <w:spacing w:before="0" w:after="0" w:line="240" w:lineRule="auto"/>
        <w:rPr>
          <w:rFonts w:eastAsia="Times New Roman" w:cs="Calibri"/>
          <w:b/>
          <w:bCs/>
        </w:rPr>
      </w:pPr>
      <w:r w:rsidRPr="008B2B5F">
        <w:rPr>
          <w:rFonts w:eastAsia="Times New Roman" w:cs="Calibri"/>
          <w:b/>
          <w:bCs/>
        </w:rPr>
        <w:t>Status en pensioensoorten</w:t>
      </w:r>
    </w:p>
    <w:p w14:paraId="0F135F5C"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Actief:</w:t>
      </w:r>
    </w:p>
    <w:p w14:paraId="753DF5C8"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LPPFR partnerpensioen op risicobasis voor overlijden voor pensioeningang</w:t>
      </w:r>
    </w:p>
    <w:p w14:paraId="650ADDAF"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Opgebouwd LPP na invaren</w:t>
      </w:r>
    </w:p>
    <w:p w14:paraId="6CE76F4B" w14:textId="77777777" w:rsidR="008B2B5F" w:rsidRPr="008B2B5F" w:rsidRDefault="008B2B5F" w:rsidP="00C93802">
      <w:pPr>
        <w:numPr>
          <w:ilvl w:val="2"/>
          <w:numId w:val="23"/>
        </w:numPr>
        <w:spacing w:before="0" w:after="0" w:line="240" w:lineRule="auto"/>
        <w:rPr>
          <w:rFonts w:eastAsia="Times New Roman" w:cs="Calibri"/>
        </w:rPr>
      </w:pPr>
      <w:r w:rsidRPr="008B2B5F">
        <w:rPr>
          <w:rFonts w:eastAsia="Times New Roman" w:cs="Calibri"/>
        </w:rPr>
        <w:t>LPPTR voor overlijden voor pensioeningang</w:t>
      </w:r>
    </w:p>
    <w:p w14:paraId="05A57F98"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LPPF in CVP, voor overlijden na pensioeningang</w:t>
      </w:r>
    </w:p>
    <w:p w14:paraId="391C9AB3"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Premievrij WZP blijft staan na invaren</w:t>
      </w:r>
    </w:p>
    <w:p w14:paraId="19678C83"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WZP op risicobasis (WZPFR)</w:t>
      </w:r>
    </w:p>
    <w:p w14:paraId="34863C02"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AO met PVI:</w:t>
      </w:r>
    </w:p>
    <w:p w14:paraId="1CB8D7F8"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LPPFR partnerpensioen op risicobasis voor overlijden voor pensioeningang</w:t>
      </w:r>
    </w:p>
    <w:p w14:paraId="7A420441"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Opgebouwd LPP na invaren</w:t>
      </w:r>
    </w:p>
    <w:p w14:paraId="51AA3689" w14:textId="77777777" w:rsidR="008B2B5F" w:rsidRPr="008B2B5F" w:rsidRDefault="008B2B5F" w:rsidP="00C93802">
      <w:pPr>
        <w:numPr>
          <w:ilvl w:val="2"/>
          <w:numId w:val="23"/>
        </w:numPr>
        <w:spacing w:before="0" w:after="0" w:line="240" w:lineRule="auto"/>
        <w:rPr>
          <w:rFonts w:eastAsia="Times New Roman" w:cs="Calibri"/>
        </w:rPr>
      </w:pPr>
      <w:r w:rsidRPr="008B2B5F">
        <w:rPr>
          <w:rFonts w:eastAsia="Times New Roman" w:cs="Calibri"/>
        </w:rPr>
        <w:t>LPPTR voor overlijden voor pensioeningang</w:t>
      </w:r>
    </w:p>
    <w:p w14:paraId="09FB089B"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LPPF in CVP, voor overlijden na pensioeningang</w:t>
      </w:r>
    </w:p>
    <w:p w14:paraId="7E85C5D2"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Premievrij WZP blijft staan na invaren</w:t>
      </w:r>
    </w:p>
    <w:p w14:paraId="6D030D3C"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WZP op risicobasis (WZPFR)</w:t>
      </w:r>
    </w:p>
    <w:p w14:paraId="291FB20E"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Slaper</w:t>
      </w:r>
    </w:p>
    <w:p w14:paraId="3FFE9548"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Risicodekking vervalt</w:t>
      </w:r>
    </w:p>
    <w:p w14:paraId="24B1CEF6"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Alleen LPPFR bij voortzetting of tijdens uitloopperiode</w:t>
      </w:r>
    </w:p>
    <w:p w14:paraId="545D8B1B"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LPPF in CVP, voor overlijden na pensioeningang</w:t>
      </w:r>
    </w:p>
    <w:p w14:paraId="23AE7F8D"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Premievrij WZP blijft staan na invaren</w:t>
      </w:r>
    </w:p>
    <w:p w14:paraId="785FF78C"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 xml:space="preserve">WZP op risicobasis (WZPFR) in uitloopperiode </w:t>
      </w:r>
    </w:p>
    <w:p w14:paraId="14A89FF6" w14:textId="77777777" w:rsidR="008B2B5F" w:rsidRPr="008B2B5F" w:rsidRDefault="008B2B5F" w:rsidP="00C93802">
      <w:pPr>
        <w:numPr>
          <w:ilvl w:val="2"/>
          <w:numId w:val="23"/>
        </w:numPr>
        <w:spacing w:before="0" w:after="0" w:line="240" w:lineRule="auto"/>
        <w:rPr>
          <w:rFonts w:eastAsia="Times New Roman" w:cs="Calibri"/>
        </w:rPr>
      </w:pPr>
      <w:r w:rsidRPr="008B2B5F">
        <w:rPr>
          <w:rFonts w:eastAsia="Times New Roman" w:cs="Calibri"/>
        </w:rPr>
        <w:t>Wat gebeurt er met dit wezenpensioen bij vrijwillige voortzetting?</w:t>
      </w:r>
    </w:p>
    <w:p w14:paraId="240D5BA3"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Gepensioneerde in CVP</w:t>
      </w:r>
    </w:p>
    <w:p w14:paraId="2F8149B1"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LPPF</w:t>
      </w:r>
    </w:p>
    <w:p w14:paraId="0DF4DE1A"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Geen WZP in CVP na pensioeningang</w:t>
      </w:r>
    </w:p>
    <w:p w14:paraId="05F933E9"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Wat gebeurt er met overgangsrecht WZP na invaren?</w:t>
      </w:r>
    </w:p>
    <w:p w14:paraId="4449286B" w14:textId="161CBEF5"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 xml:space="preserve">Bij overlijden voor de pensioeningang wordt LPPFR en LPPTR omgezet in LPPF (variabel partnerpensioen). </w:t>
      </w:r>
      <w:ins w:id="1653" w:author="Flory Koole" w:date="2024-10-23T11:26:00Z" w16du:dateUtc="2024-10-23T09:26:00Z">
        <w:r w:rsidR="00275DE6">
          <w:rPr>
            <w:rFonts w:eastAsia="Times New Roman" w:cs="Calibri"/>
          </w:rPr>
          <w:t xml:space="preserve">De </w:t>
        </w:r>
        <w:r w:rsidR="00282822">
          <w:rPr>
            <w:rFonts w:eastAsia="Times New Roman" w:cs="Calibri"/>
          </w:rPr>
          <w:t xml:space="preserve">waarde van de aanspraken wordt in </w:t>
        </w:r>
      </w:ins>
      <w:ins w:id="1654" w:author="Flory Koole" w:date="2024-10-23T11:27:00Z" w16du:dateUtc="2024-10-23T09:27:00Z">
        <w:r w:rsidR="00282822">
          <w:rPr>
            <w:rFonts w:eastAsia="Times New Roman" w:cs="Calibri"/>
          </w:rPr>
          <w:t>de</w:t>
        </w:r>
      </w:ins>
      <w:ins w:id="1655" w:author="Flory Koole" w:date="2024-10-23T11:26:00Z" w16du:dateUtc="2024-10-23T09:26:00Z">
        <w:r w:rsidR="00282822">
          <w:rPr>
            <w:rFonts w:eastAsia="Times New Roman" w:cs="Calibri"/>
          </w:rPr>
          <w:t xml:space="preserve"> CVP</w:t>
        </w:r>
      </w:ins>
      <w:ins w:id="1656" w:author="Flory Koole" w:date="2024-10-23T11:27:00Z" w16du:dateUtc="2024-10-23T09:27:00Z">
        <w:r w:rsidR="00282822">
          <w:rPr>
            <w:rFonts w:eastAsia="Times New Roman" w:cs="Calibri"/>
          </w:rPr>
          <w:t xml:space="preserve"> Reserve</w:t>
        </w:r>
      </w:ins>
      <w:ins w:id="1657" w:author="Flory Koole" w:date="2024-10-23T11:26:00Z" w16du:dateUtc="2024-10-23T09:26:00Z">
        <w:r w:rsidR="00282822">
          <w:rPr>
            <w:rFonts w:eastAsia="Times New Roman" w:cs="Calibri"/>
          </w:rPr>
          <w:t xml:space="preserve"> ges</w:t>
        </w:r>
      </w:ins>
      <w:ins w:id="1658" w:author="Flory Koole" w:date="2024-10-23T11:27:00Z" w16du:dateUtc="2024-10-23T09:27:00Z">
        <w:r w:rsidR="00282822">
          <w:rPr>
            <w:rFonts w:eastAsia="Times New Roman" w:cs="Calibri"/>
          </w:rPr>
          <w:t xml:space="preserve">tort </w:t>
        </w:r>
      </w:ins>
      <w:ins w:id="1659" w:author="Flory Koole" w:date="2024-10-23T11:28:00Z" w16du:dateUtc="2024-10-23T09:28:00Z">
        <w:r w:rsidR="00DB0E92">
          <w:rPr>
            <w:rFonts w:eastAsia="Times New Roman" w:cs="Calibri"/>
          </w:rPr>
          <w:t xml:space="preserve">en de afzonderlijke waarden </w:t>
        </w:r>
        <w:r w:rsidR="006A3D9C">
          <w:rPr>
            <w:rFonts w:eastAsia="Times New Roman" w:cs="Calibri"/>
          </w:rPr>
          <w:t>van de ingegane aanspraken moeteen naar het grootboek</w:t>
        </w:r>
      </w:ins>
    </w:p>
    <w:p w14:paraId="2FE9BAAD" w14:textId="77777777" w:rsidR="008B2B5F" w:rsidRDefault="008B2B5F" w:rsidP="008B2B5F">
      <w:pPr>
        <w:spacing w:before="0" w:after="0" w:line="240" w:lineRule="auto"/>
        <w:rPr>
          <w:rFonts w:eastAsia="Times New Roman" w:cs="Calibri"/>
        </w:rPr>
      </w:pPr>
    </w:p>
    <w:p w14:paraId="2B7EF4BC" w14:textId="77777777" w:rsidR="008B2B5F" w:rsidRPr="008B2B5F" w:rsidRDefault="008B2B5F" w:rsidP="008B2B5F">
      <w:pPr>
        <w:spacing w:before="0" w:after="0" w:line="240" w:lineRule="auto"/>
        <w:rPr>
          <w:rFonts w:eastAsia="Times New Roman" w:cs="Calibri"/>
        </w:rPr>
      </w:pPr>
    </w:p>
    <w:p w14:paraId="34E5C867" w14:textId="03330AFE" w:rsidR="008B2B5F" w:rsidRPr="008B2B5F" w:rsidRDefault="008B2B5F" w:rsidP="008B2B5F">
      <w:pPr>
        <w:spacing w:before="0" w:after="0" w:line="240" w:lineRule="auto"/>
        <w:rPr>
          <w:rFonts w:eastAsia="Times New Roman" w:cs="Calibri"/>
          <w:b/>
          <w:bCs/>
        </w:rPr>
      </w:pPr>
      <w:r w:rsidRPr="008B2B5F">
        <w:rPr>
          <w:rFonts w:eastAsia="Times New Roman" w:cs="Calibri"/>
          <w:b/>
          <w:bCs/>
        </w:rPr>
        <w:t>Hoofdverzekerde overlijdt</w:t>
      </w:r>
      <w:r>
        <w:rPr>
          <w:rFonts w:eastAsia="Times New Roman" w:cs="Calibri"/>
          <w:b/>
          <w:bCs/>
        </w:rPr>
        <w:t xml:space="preserve"> (mail Marjolijn 21-06-2024)</w:t>
      </w:r>
      <w:r w:rsidRPr="008B2B5F">
        <w:rPr>
          <w:rFonts w:eastAsia="Times New Roman" w:cs="Calibri"/>
          <w:b/>
          <w:bCs/>
        </w:rPr>
        <w:t>:</w:t>
      </w:r>
    </w:p>
    <w:p w14:paraId="6E45F620"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Partner bekend, recht wordt toegekend. Beschikbare pensioensoorten worden opgeteld/omgezet naar LPPF</w:t>
      </w:r>
    </w:p>
    <w:p w14:paraId="0D001A3F"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Wees gevonden in BRP of gemeld door nabestaanden, recht wordt toegekend. Beschikbare pensioensoorten worden opgeteld/omgezet naar WZPF</w:t>
      </w:r>
    </w:p>
    <w:p w14:paraId="57FB96A9"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Als er een ex-partner is gaat bijzonder partnerpensioen in (wordt variabel pensioen)</w:t>
      </w:r>
    </w:p>
    <w:p w14:paraId="69CFBEF0"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LPP uit overgangsrecht na invaren</w:t>
      </w:r>
    </w:p>
    <w:p w14:paraId="61DCEC74"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Dekking vanuit CVP bij overlijden na pensionering van hoofdverzekerde</w:t>
      </w:r>
    </w:p>
    <w:p w14:paraId="7368143A"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Verevend pensioen vervalt bij actief / slaper. Ingegaan verevend pensioen stopt bij overlijden gepensioneerde</w:t>
      </w:r>
    </w:p>
    <w:p w14:paraId="7ADCD919"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Partner onbekend (alleen samenwonen, niet BRP)</w:t>
      </w:r>
    </w:p>
    <w:p w14:paraId="058180CF"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SPF bepaalde partner, partner kan niet achteraf LPP claimen. Mogelijke uitzondering: huwelijk uit buitenland niet gemeld</w:t>
      </w:r>
    </w:p>
    <w:p w14:paraId="543727E4"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SPD onbepaalde partner, partner kan zich na overlijden alsnog melden</w:t>
      </w:r>
    </w:p>
    <w:p w14:paraId="6302337D"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Bij overlijden slaper: Binnen uitloopperiode informatie in brief aan nabestaande over mogelijk recht op partnerpensioen</w:t>
      </w:r>
    </w:p>
    <w:p w14:paraId="667E1E32"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Bij overlijden actief: reguliere brief ‘er is geen partner, maar wel nabestaandenpensioen’</w:t>
      </w:r>
    </w:p>
    <w:p w14:paraId="0F595190" w14:textId="77777777" w:rsidR="008B2B5F" w:rsidRPr="008B2B5F" w:rsidRDefault="008B2B5F" w:rsidP="00C93802">
      <w:pPr>
        <w:numPr>
          <w:ilvl w:val="0"/>
          <w:numId w:val="23"/>
        </w:numPr>
        <w:spacing w:before="0" w:after="0" w:line="240" w:lineRule="auto"/>
        <w:rPr>
          <w:rFonts w:eastAsia="Times New Roman" w:cs="Calibri"/>
        </w:rPr>
      </w:pPr>
      <w:r w:rsidRPr="008B2B5F">
        <w:rPr>
          <w:rFonts w:eastAsia="Times New Roman" w:cs="Calibri"/>
        </w:rPr>
        <w:t>Overlijden in uitloopperiode na uit dienst. In administratie herkenbaar</w:t>
      </w:r>
    </w:p>
    <w:p w14:paraId="709ABC47"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 xml:space="preserve">Partner krijgt portaal zodra deze in opgevoerd in de administratie. </w:t>
      </w:r>
    </w:p>
    <w:p w14:paraId="7B35EE1E"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 xml:space="preserve">Eerste brief aan partner per post, emailadres is nog niet bekend. Notificatie in deze situatie niet gewenst. </w:t>
      </w:r>
    </w:p>
    <w:p w14:paraId="5EFCFEB1"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Stukken opvragen bij partner ter controle van het recht op partnerpensioen, gebeurt vanuit proces D40 Initieel toekennen partnerpensioen</w:t>
      </w:r>
    </w:p>
    <w:p w14:paraId="2AC3A7A4" w14:textId="77777777" w:rsidR="008B2B5F" w:rsidRPr="008B2B5F" w:rsidRDefault="008B2B5F" w:rsidP="00C93802">
      <w:pPr>
        <w:numPr>
          <w:ilvl w:val="1"/>
          <w:numId w:val="23"/>
        </w:numPr>
        <w:spacing w:before="0" w:after="0" w:line="240" w:lineRule="auto"/>
        <w:rPr>
          <w:rFonts w:eastAsia="Times New Roman" w:cs="Calibri"/>
        </w:rPr>
      </w:pPr>
      <w:r w:rsidRPr="008B2B5F">
        <w:rPr>
          <w:rFonts w:eastAsia="Times New Roman" w:cs="Calibri"/>
        </w:rPr>
        <w:t>….. Gesprek nog vervolgen</w:t>
      </w:r>
    </w:p>
    <w:p w14:paraId="2F03022A" w14:textId="77777777" w:rsidR="008B2B5F" w:rsidRPr="008B2B5F" w:rsidRDefault="008B2B5F" w:rsidP="008B2B5F">
      <w:pPr>
        <w:spacing w:before="0" w:after="0" w:line="240" w:lineRule="auto"/>
        <w:rPr>
          <w:rFonts w:eastAsia="Times New Roman" w:cs="Calibri"/>
        </w:rPr>
      </w:pPr>
    </w:p>
    <w:p w14:paraId="2C01CD5B" w14:textId="77777777" w:rsidR="008B2B5F" w:rsidRDefault="008B2B5F" w:rsidP="00760695">
      <w:pPr>
        <w:spacing w:before="0" w:after="0" w:line="240" w:lineRule="auto"/>
        <w:rPr>
          <w:rFonts w:eastAsia="Times New Roman" w:cs="Calibri"/>
        </w:rPr>
      </w:pPr>
    </w:p>
    <w:p w14:paraId="7F2E2DDE" w14:textId="38FDA99F" w:rsidR="004C374C" w:rsidRDefault="004C374C" w:rsidP="00033070">
      <w:pPr>
        <w:pStyle w:val="Heading3"/>
        <w:rPr>
          <w:rFonts w:eastAsia="Times New Roman"/>
        </w:rPr>
      </w:pPr>
      <w:bookmarkStart w:id="1660" w:name="_Toc187312189"/>
      <w:bookmarkStart w:id="1661" w:name="_Toc1539504552"/>
      <w:bookmarkStart w:id="1662" w:name="_Toc1445951842"/>
      <w:r w:rsidRPr="2B26B8BC">
        <w:rPr>
          <w:rFonts w:eastAsia="Times New Roman"/>
        </w:rPr>
        <w:t>Opvoer ingegane partner</w:t>
      </w:r>
      <w:bookmarkEnd w:id="1660"/>
      <w:bookmarkEnd w:id="1661"/>
      <w:bookmarkEnd w:id="1662"/>
    </w:p>
    <w:p w14:paraId="28274537" w14:textId="77777777" w:rsidR="00D12773" w:rsidRDefault="00D12773" w:rsidP="00D12773">
      <w:pPr>
        <w:rPr>
          <w:ins w:id="1663" w:author="Flory Koole" w:date="2024-10-15T09:43:00Z" w16du:dateUtc="2024-10-15T07:43:00Z"/>
        </w:rPr>
      </w:pPr>
      <w:ins w:id="1664" w:author="Flory Koole" w:date="2024-10-15T09:43:00Z" w16du:dateUtc="2024-10-15T07:43:00Z">
        <w:r>
          <w:t>Relevante zaken m.b.t. deze gebeurtenis:</w:t>
        </w:r>
      </w:ins>
    </w:p>
    <w:p w14:paraId="05970801" w14:textId="1D4BDFAB" w:rsidR="00D12773" w:rsidRDefault="00D12773" w:rsidP="00D12773">
      <w:pPr>
        <w:pStyle w:val="ListParagraph"/>
        <w:numPr>
          <w:ilvl w:val="0"/>
          <w:numId w:val="6"/>
        </w:numPr>
        <w:rPr>
          <w:ins w:id="1665" w:author="Flory Koole" w:date="2024-10-15T09:43:00Z" w16du:dateUtc="2024-10-15T07:43:00Z"/>
        </w:rPr>
      </w:pPr>
      <w:ins w:id="1666" w:author="Flory Koole" w:date="2024-10-15T09:43:00Z" w16du:dateUtc="2024-10-15T07:43:00Z">
        <w:r>
          <w:t xml:space="preserve">Afleidbaar of opdrachtvolgend: afleidbaar </w:t>
        </w:r>
      </w:ins>
      <w:ins w:id="1667" w:author="Flory Koole" w:date="2024-10-15T09:44:00Z" w16du:dateUtc="2024-10-15T07:44:00Z">
        <w:r>
          <w:t>in</w:t>
        </w:r>
      </w:ins>
      <w:ins w:id="1668" w:author="Flory Koole" w:date="2024-10-15T09:43:00Z" w16du:dateUtc="2024-10-15T07:43:00Z">
        <w:r>
          <w:t>tern</w:t>
        </w:r>
      </w:ins>
    </w:p>
    <w:p w14:paraId="0E1ACA9C" w14:textId="77777777" w:rsidR="00D12773" w:rsidRDefault="00D12773" w:rsidP="00D12773">
      <w:pPr>
        <w:pStyle w:val="ListParagraph"/>
        <w:numPr>
          <w:ilvl w:val="0"/>
          <w:numId w:val="6"/>
        </w:numPr>
        <w:rPr>
          <w:ins w:id="1669" w:author="Flory Koole" w:date="2024-10-15T09:43:00Z" w16du:dateUtc="2024-10-15T07:43:00Z"/>
        </w:rPr>
      </w:pPr>
      <w:ins w:id="1670" w:author="Flory Koole" w:date="2024-10-15T09:43:00Z" w16du:dateUtc="2024-10-15T07:43:00Z">
        <w:r>
          <w:t>Invoer en controles</w:t>
        </w:r>
      </w:ins>
    </w:p>
    <w:p w14:paraId="34DB77A6" w14:textId="77777777" w:rsidR="00D12773" w:rsidRDefault="00D12773" w:rsidP="00D12773">
      <w:pPr>
        <w:pStyle w:val="ListParagraph"/>
        <w:numPr>
          <w:ilvl w:val="0"/>
          <w:numId w:val="6"/>
        </w:numPr>
        <w:rPr>
          <w:ins w:id="1671" w:author="Flory Koole" w:date="2024-10-15T09:47:00Z" w16du:dateUtc="2024-10-15T07:47:00Z"/>
        </w:rPr>
      </w:pPr>
      <w:ins w:id="1672" w:author="Flory Koole" w:date="2024-10-15T09:43:00Z" w16du:dateUtc="2024-10-15T07:43:00Z">
        <w:r>
          <w:t>Overgangen in profielen</w:t>
        </w:r>
      </w:ins>
    </w:p>
    <w:p w14:paraId="1B3AC2B9" w14:textId="4B1FC3CF" w:rsidR="00F87ABD" w:rsidRDefault="00112F3C">
      <w:pPr>
        <w:pStyle w:val="ListParagraph"/>
        <w:numPr>
          <w:ilvl w:val="1"/>
          <w:numId w:val="6"/>
        </w:numPr>
        <w:rPr>
          <w:ins w:id="1673" w:author="Flory Koole" w:date="2024-10-15T09:43:00Z" w16du:dateUtc="2024-10-15T07:43:00Z"/>
        </w:rPr>
        <w:pPrChange w:id="1674" w:author="Flory Koole" w:date="2024-10-15T09:47:00Z" w16du:dateUtc="2024-10-15T07:47:00Z">
          <w:pPr>
            <w:pStyle w:val="ListParagraph"/>
            <w:numPr>
              <w:numId w:val="6"/>
            </w:numPr>
            <w:ind w:hanging="360"/>
          </w:pPr>
        </w:pPrChange>
      </w:pPr>
      <w:ins w:id="1675" w:author="Flory Koole" w:date="2024-10-15T09:49:00Z" w16du:dateUtc="2024-10-15T07:49:00Z">
        <w:r>
          <w:t>Partner wordt opgevoerd als deelnemer met status ingegane partner (IPPAR)</w:t>
        </w:r>
        <w:r w:rsidR="004F68EB">
          <w:t xml:space="preserve"> met uitkerend LP</w:t>
        </w:r>
      </w:ins>
      <w:ins w:id="1676" w:author="Flory Koole" w:date="2024-10-15T09:50:00Z" w16du:dateUtc="2024-10-15T07:50:00Z">
        <w:r w:rsidR="004F68EB">
          <w:t>PF</w:t>
        </w:r>
      </w:ins>
    </w:p>
    <w:p w14:paraId="6289DEE3" w14:textId="77777777" w:rsidR="00D12773" w:rsidRDefault="00D12773" w:rsidP="00D12773">
      <w:pPr>
        <w:pStyle w:val="ListParagraph"/>
        <w:numPr>
          <w:ilvl w:val="0"/>
          <w:numId w:val="6"/>
        </w:numPr>
        <w:rPr>
          <w:ins w:id="1677" w:author="Flory Koole" w:date="2024-10-15T09:51:00Z" w16du:dateUtc="2024-10-15T07:51:00Z"/>
        </w:rPr>
      </w:pPr>
      <w:ins w:id="1678" w:author="Flory Koole" w:date="2024-10-15T09:43:00Z" w16du:dateUtc="2024-10-15T07:43:00Z">
        <w:r>
          <w:t>Koppelingen</w:t>
        </w:r>
      </w:ins>
    </w:p>
    <w:p w14:paraId="6902E570" w14:textId="4002FCED" w:rsidR="008D6838" w:rsidRDefault="00BE7D05" w:rsidP="008D6838">
      <w:pPr>
        <w:pStyle w:val="ListParagraph"/>
        <w:numPr>
          <w:ilvl w:val="1"/>
          <w:numId w:val="6"/>
        </w:numPr>
        <w:rPr>
          <w:ins w:id="1679" w:author="Flory Koole" w:date="2024-10-15T09:52:00Z" w16du:dateUtc="2024-10-15T07:52:00Z"/>
        </w:rPr>
      </w:pPr>
      <w:ins w:id="1680" w:author="Flory Koole" w:date="2024-10-15T09:51:00Z" w16du:dateUtc="2024-10-15T07:51:00Z">
        <w:r>
          <w:t>Verva</w:t>
        </w:r>
      </w:ins>
      <w:ins w:id="1681" w:author="Flory Koole" w:date="2024-10-15T09:52:00Z" w16du:dateUtc="2024-10-15T07:52:00Z">
        <w:r>
          <w:t xml:space="preserve">l micropensioen als </w:t>
        </w:r>
        <w:r w:rsidR="00BA107A" w:rsidRPr="00BA107A">
          <w:t>isKplDlnVervalMicro</w:t>
        </w:r>
      </w:ins>
    </w:p>
    <w:p w14:paraId="214BD19E" w14:textId="3E90EBA5" w:rsidR="00BA107A" w:rsidRDefault="00BA107A" w:rsidP="008D6838">
      <w:pPr>
        <w:pStyle w:val="ListParagraph"/>
        <w:numPr>
          <w:ilvl w:val="1"/>
          <w:numId w:val="6"/>
        </w:numPr>
        <w:rPr>
          <w:ins w:id="1682" w:author="Flory Koole" w:date="2024-10-15T11:43:00Z" w16du:dateUtc="2024-10-15T09:43:00Z"/>
        </w:rPr>
      </w:pPr>
      <w:ins w:id="1683" w:author="Flory Koole" w:date="2024-10-15T09:52:00Z" w16du:dateUtc="2024-10-15T07:52:00Z">
        <w:r>
          <w:t xml:space="preserve">Andere component: Opvoer ingegane partner in excasso als </w:t>
        </w:r>
        <w:r w:rsidRPr="00BA107A">
          <w:t>isKplDlnGeenVervalMicro</w:t>
        </w:r>
      </w:ins>
    </w:p>
    <w:p w14:paraId="775F0CE9" w14:textId="046829DF" w:rsidR="00183DA7" w:rsidRDefault="00183DA7">
      <w:pPr>
        <w:pStyle w:val="ListParagraph"/>
        <w:numPr>
          <w:ilvl w:val="2"/>
          <w:numId w:val="6"/>
        </w:numPr>
        <w:rPr>
          <w:ins w:id="1684" w:author="Flory Koole" w:date="2024-10-15T09:43:00Z" w16du:dateUtc="2024-10-15T07:43:00Z"/>
        </w:rPr>
        <w:pPrChange w:id="1685" w:author="Flory Koole" w:date="2024-10-15T11:43:00Z" w16du:dateUtc="2024-10-15T09:43:00Z">
          <w:pPr>
            <w:pStyle w:val="ListParagraph"/>
            <w:numPr>
              <w:numId w:val="6"/>
            </w:numPr>
            <w:ind w:hanging="360"/>
          </w:pPr>
        </w:pPrChange>
      </w:pPr>
      <w:ins w:id="1686" w:author="Flory Koole" w:date="2024-10-15T11:43:00Z" w16du:dateUtc="2024-10-15T09:43:00Z">
        <w:r w:rsidRPr="00BA107A">
          <w:t>isKplDlnVervalMicro</w:t>
        </w:r>
        <w:r>
          <w:t xml:space="preserve"> = </w:t>
        </w:r>
      </w:ins>
      <w:ins w:id="1687" w:author="Flory Koole" w:date="2024-10-15T11:45:00Z" w16du:dateUtc="2024-10-15T09:45:00Z">
        <w:r w:rsidR="00CA175D" w:rsidRPr="00C00CA4">
          <w:rPr>
            <w:highlight w:val="yellow"/>
            <w:rPrChange w:id="1688" w:author="Flory Koole" w:date="2024-10-15T11:45:00Z" w16du:dateUtc="2024-10-15T09:45:00Z">
              <w:rPr/>
            </w:rPrChange>
          </w:rPr>
          <w:t>nog uit</w:t>
        </w:r>
        <w:r w:rsidR="00C00CA4" w:rsidRPr="00C00CA4">
          <w:rPr>
            <w:highlight w:val="yellow"/>
            <w:rPrChange w:id="1689" w:author="Flory Koole" w:date="2024-10-15T11:45:00Z" w16du:dateUtc="2024-10-15T09:45:00Z">
              <w:rPr/>
            </w:rPrChange>
          </w:rPr>
          <w:t>werken voor FPR?</w:t>
        </w:r>
      </w:ins>
    </w:p>
    <w:p w14:paraId="5E38A486" w14:textId="77777777" w:rsidR="00D12773" w:rsidRDefault="00D12773" w:rsidP="00D12773">
      <w:pPr>
        <w:pStyle w:val="ListParagraph"/>
        <w:numPr>
          <w:ilvl w:val="0"/>
          <w:numId w:val="6"/>
        </w:numPr>
        <w:rPr>
          <w:ins w:id="1690" w:author="Flory Koole" w:date="2024-10-15T11:25:00Z" w16du:dateUtc="2024-10-15T09:25:00Z"/>
        </w:rPr>
      </w:pPr>
      <w:ins w:id="1691" w:author="Flory Koole" w:date="2024-10-15T09:43:00Z" w16du:dateUtc="2024-10-15T07:43:00Z">
        <w:r>
          <w:t>Speciale berekeningen</w:t>
        </w:r>
      </w:ins>
    </w:p>
    <w:p w14:paraId="56C020CB" w14:textId="3BCD821B" w:rsidR="003B0CB0" w:rsidRDefault="00246E6D" w:rsidP="003B0CB0">
      <w:pPr>
        <w:pStyle w:val="ListParagraph"/>
        <w:numPr>
          <w:ilvl w:val="1"/>
          <w:numId w:val="6"/>
        </w:numPr>
        <w:rPr>
          <w:ins w:id="1692" w:author="Flory Koole" w:date="2024-10-15T11:31:00Z" w16du:dateUtc="2024-10-15T09:31:00Z"/>
        </w:rPr>
      </w:pPr>
      <w:ins w:id="1693" w:author="Flory Koole" w:date="2024-10-15T11:30:00Z" w16du:dateUtc="2024-10-15T09:30:00Z">
        <w:r>
          <w:t>ingan</w:t>
        </w:r>
        <w:r w:rsidR="009D75C0">
          <w:t>g</w:t>
        </w:r>
      </w:ins>
      <w:ins w:id="1694" w:author="Flory Koole" w:date="2024-10-15T11:31:00Z" w16du:dateUtc="2024-10-15T09:31:00Z">
        <w:r w:rsidR="00DA413F">
          <w:t>s</w:t>
        </w:r>
      </w:ins>
      <w:ins w:id="1695" w:author="Flory Koole" w:date="2024-10-15T11:30:00Z" w16du:dateUtc="2024-10-15T09:30:00Z">
        <w:r w:rsidR="009D75C0">
          <w:t>DatumPensioen</w:t>
        </w:r>
      </w:ins>
      <w:ins w:id="1696" w:author="Flory Koole" w:date="2024-10-15T11:31:00Z" w16du:dateUtc="2024-10-15T09:31:00Z">
        <w:r w:rsidR="00DA413F">
          <w:t xml:space="preserve">LPPF = </w:t>
        </w:r>
        <w:r w:rsidR="00DA413F" w:rsidRPr="00DA413F">
          <w:t>datumAfr(versieDatum,prdAfrIngangsDatumBijOverlijden)</w:t>
        </w:r>
      </w:ins>
    </w:p>
    <w:p w14:paraId="23B23CF3" w14:textId="77777777" w:rsidR="00640FEB" w:rsidRDefault="00021BA0" w:rsidP="003B0CB0">
      <w:pPr>
        <w:pStyle w:val="ListParagraph"/>
        <w:numPr>
          <w:ilvl w:val="1"/>
          <w:numId w:val="6"/>
        </w:numPr>
        <w:rPr>
          <w:ins w:id="1697" w:author="Flory Koole" w:date="2024-10-15T11:56:00Z" w16du:dateUtc="2024-10-15T09:56:00Z"/>
        </w:rPr>
      </w:pPr>
      <w:ins w:id="1698" w:author="Flory Koole" w:date="2024-10-15T11:47:00Z" w16du:dateUtc="2024-10-15T09:47:00Z">
        <w:r w:rsidRPr="00021BA0">
          <w:t>dlnOpgebouwdAcLPPF</w:t>
        </w:r>
        <w:r w:rsidR="00017A70">
          <w:t xml:space="preserve"> = </w:t>
        </w:r>
      </w:ins>
    </w:p>
    <w:p w14:paraId="2CB1D874" w14:textId="20D0D512" w:rsidR="00DA413F" w:rsidRDefault="001E74FC" w:rsidP="00640FEB">
      <w:pPr>
        <w:pStyle w:val="ListParagraph"/>
        <w:numPr>
          <w:ilvl w:val="2"/>
          <w:numId w:val="6"/>
        </w:numPr>
        <w:rPr>
          <w:ins w:id="1699" w:author="Flory Koole" w:date="2024-10-15T11:56:00Z" w16du:dateUtc="2024-10-15T09:56:00Z"/>
        </w:rPr>
      </w:pPr>
      <w:ins w:id="1700" w:author="Flory Koole" w:date="2024-10-15T11:59:00Z" w16du:dateUtc="2024-10-15T09:59:00Z">
        <w:r>
          <w:t>Na</w:t>
        </w:r>
      </w:ins>
      <w:ins w:id="1701" w:author="Flory Koole" w:date="2024-10-15T11:56:00Z" w16du:dateUtc="2024-10-15T09:56:00Z">
        <w:r w:rsidR="00411B7A">
          <w:t xml:space="preserve"> overlijden AC/PV deelnemer: </w:t>
        </w:r>
      </w:ins>
      <w:ins w:id="1702" w:author="Flory Koole" w:date="2024-10-15T11:58:00Z" w16du:dateUtc="2024-10-15T09:58:00Z">
        <w:r w:rsidR="00000C5F">
          <w:br/>
        </w:r>
        <w:r w:rsidR="00A40BBE">
          <w:t>b</w:t>
        </w:r>
      </w:ins>
      <w:ins w:id="1703" w:author="Flory Koole" w:date="2024-10-15T11:48:00Z" w16du:dateUtc="2024-10-15T09:48:00Z">
        <w:r w:rsidR="00947A59" w:rsidRPr="00947A59">
          <w:t>ereikbaar</w:t>
        </w:r>
      </w:ins>
      <w:ins w:id="1704" w:author="Flory Koole" w:date="2024-10-15T11:58:00Z" w16du:dateUtc="2024-10-15T09:58:00Z">
        <w:r w:rsidR="00A40BBE">
          <w:t>(</w:t>
        </w:r>
      </w:ins>
      <w:ins w:id="1705" w:author="Flory Koole" w:date="2024-10-15T11:48:00Z" w16du:dateUtc="2024-10-15T09:48:00Z">
        <w:r w:rsidR="00947A59" w:rsidRPr="00947A59">
          <w:t>LPPRF +</w:t>
        </w:r>
      </w:ins>
      <w:ins w:id="1706" w:author="Flory Koole" w:date="2024-10-15T11:58:00Z" w16du:dateUtc="2024-10-15T09:58:00Z">
        <w:r w:rsidR="00A40BBE">
          <w:t xml:space="preserve"> </w:t>
        </w:r>
      </w:ins>
      <w:ins w:id="1707" w:author="Flory Koole" w:date="2024-10-15T11:48:00Z" w16du:dateUtc="2024-10-15T09:48:00Z">
        <w:r w:rsidR="00947A59" w:rsidRPr="00947A59">
          <w:t>LPPTR + LPPFDT</w:t>
        </w:r>
      </w:ins>
      <w:ins w:id="1708" w:author="Flory Koole" w:date="2024-10-15T11:58:00Z" w16du:dateUtc="2024-10-15T09:58:00Z">
        <w:r w:rsidR="00A40BBE">
          <w:t>)</w:t>
        </w:r>
        <w:r w:rsidR="00000C5F">
          <w:t xml:space="preserve"> van de hoofdverzekerde</w:t>
        </w:r>
      </w:ins>
    </w:p>
    <w:p w14:paraId="0A87DAD3" w14:textId="27522EF5" w:rsidR="00411B7A" w:rsidRDefault="001E74FC">
      <w:pPr>
        <w:pStyle w:val="ListParagraph"/>
        <w:numPr>
          <w:ilvl w:val="2"/>
          <w:numId w:val="6"/>
        </w:numPr>
        <w:rPr>
          <w:ins w:id="1709" w:author="Flory Koole" w:date="2024-10-15T09:43:00Z" w16du:dateUtc="2024-10-15T07:43:00Z"/>
        </w:rPr>
        <w:pPrChange w:id="1710" w:author="Flory Koole" w:date="2024-10-15T11:56:00Z" w16du:dateUtc="2024-10-15T09:56:00Z">
          <w:pPr>
            <w:pStyle w:val="ListParagraph"/>
            <w:numPr>
              <w:numId w:val="6"/>
            </w:numPr>
            <w:ind w:hanging="360"/>
          </w:pPr>
        </w:pPrChange>
      </w:pPr>
      <w:ins w:id="1711" w:author="Flory Koole" w:date="2024-10-15T11:59:00Z" w16du:dateUtc="2024-10-15T09:59:00Z">
        <w:r>
          <w:t>Na</w:t>
        </w:r>
      </w:ins>
      <w:ins w:id="1712" w:author="Flory Koole" w:date="2024-10-15T11:56:00Z" w16du:dateUtc="2024-10-15T09:56:00Z">
        <w:r w:rsidR="00411B7A">
          <w:t xml:space="preserve"> overlijden </w:t>
        </w:r>
      </w:ins>
      <w:ins w:id="1713" w:author="Flory Koole" w:date="2024-10-15T11:57:00Z" w16du:dateUtc="2024-10-15T09:57:00Z">
        <w:r w:rsidR="00327B39">
          <w:t>IP</w:t>
        </w:r>
      </w:ins>
      <w:ins w:id="1714" w:author="Flory Koole" w:date="2024-10-15T11:56:00Z" w16du:dateUtc="2024-10-15T09:56:00Z">
        <w:r w:rsidR="00411B7A">
          <w:t xml:space="preserve"> deelnemer</w:t>
        </w:r>
      </w:ins>
      <w:ins w:id="1715" w:author="Flory Koole" w:date="2024-10-15T11:57:00Z" w16du:dateUtc="2024-10-15T09:57:00Z">
        <w:r w:rsidR="00327B39">
          <w:t xml:space="preserve">: </w:t>
        </w:r>
      </w:ins>
      <w:ins w:id="1716" w:author="Flory Koole" w:date="2024-10-15T11:59:00Z" w16du:dateUtc="2024-10-15T09:59:00Z">
        <w:r w:rsidR="00000C5F">
          <w:t>b</w:t>
        </w:r>
      </w:ins>
      <w:ins w:id="1717" w:author="Flory Koole" w:date="2024-10-15T11:57:00Z" w16du:dateUtc="2024-10-15T09:57:00Z">
        <w:r w:rsidR="00327B39" w:rsidRPr="00327B39">
          <w:t>ereikbaarLPPF</w:t>
        </w:r>
      </w:ins>
      <w:ins w:id="1718" w:author="Flory Koole" w:date="2024-10-15T11:59:00Z" w16du:dateUtc="2024-10-15T09:59:00Z">
        <w:r w:rsidRPr="001E74FC">
          <w:t xml:space="preserve"> </w:t>
        </w:r>
        <w:r>
          <w:t>van de hoofdverzekerde</w:t>
        </w:r>
      </w:ins>
    </w:p>
    <w:p w14:paraId="3E0C7E66" w14:textId="77777777" w:rsidR="00D12773" w:rsidRDefault="00D12773" w:rsidP="00D12773">
      <w:pPr>
        <w:pStyle w:val="ListParagraph"/>
        <w:numPr>
          <w:ilvl w:val="0"/>
          <w:numId w:val="6"/>
        </w:numPr>
        <w:rPr>
          <w:ins w:id="1719" w:author="Flory Koole" w:date="2024-10-15T12:00:00Z" w16du:dateUtc="2024-10-15T10:00:00Z"/>
        </w:rPr>
      </w:pPr>
      <w:ins w:id="1720" w:author="Flory Koole" w:date="2024-10-15T09:43:00Z" w16du:dateUtc="2024-10-15T07:43:00Z">
        <w:r>
          <w:t>Bijzonderheden</w:t>
        </w:r>
      </w:ins>
    </w:p>
    <w:p w14:paraId="651E5BA5" w14:textId="328119D9" w:rsidR="00EE5F63" w:rsidRDefault="009A667A">
      <w:pPr>
        <w:pStyle w:val="ListParagraph"/>
        <w:numPr>
          <w:ilvl w:val="1"/>
          <w:numId w:val="6"/>
        </w:numPr>
        <w:rPr>
          <w:ins w:id="1721" w:author="Flory Koole" w:date="2024-11-20T10:23:00Z" w16du:dateUtc="2024-11-20T09:23:00Z"/>
        </w:rPr>
      </w:pPr>
      <w:ins w:id="1722" w:author="Flory Koole" w:date="2024-10-15T12:00:00Z" w16du:dateUtc="2024-10-15T10:00:00Z">
        <w:r>
          <w:t xml:space="preserve">Bij ingang van </w:t>
        </w:r>
      </w:ins>
      <w:ins w:id="1723" w:author="Flory Koole" w:date="2024-10-15T12:01:00Z" w16du:dateUtc="2024-10-15T10:01:00Z">
        <w:r w:rsidR="00156BA3">
          <w:t>risico partnerpensioen (</w:t>
        </w:r>
      </w:ins>
      <w:ins w:id="1724" w:author="Flory Koole" w:date="2024-10-15T12:00:00Z" w16du:dateUtc="2024-10-15T10:00:00Z">
        <w:r>
          <w:t>LPPRF</w:t>
        </w:r>
      </w:ins>
      <w:ins w:id="1725" w:author="Flory Koole" w:date="2024-10-15T12:01:00Z" w16du:dateUtc="2024-10-15T10:01:00Z">
        <w:r w:rsidR="00156BA3">
          <w:t>)</w:t>
        </w:r>
      </w:ins>
      <w:ins w:id="1726" w:author="Flory Koole" w:date="2024-10-15T12:00:00Z" w16du:dateUtc="2024-10-15T10:00:00Z">
        <w:r>
          <w:t xml:space="preserve"> en/of </w:t>
        </w:r>
      </w:ins>
      <w:ins w:id="1727" w:author="Flory Koole" w:date="2024-10-15T12:01:00Z" w16du:dateUtc="2024-10-15T10:01:00Z">
        <w:r w:rsidR="00156BA3">
          <w:t>LPP uit overgangsrecht (</w:t>
        </w:r>
      </w:ins>
      <w:ins w:id="1728" w:author="Flory Koole" w:date="2024-10-15T12:00:00Z" w16du:dateUtc="2024-10-15T10:00:00Z">
        <w:r>
          <w:t>LPP</w:t>
        </w:r>
      </w:ins>
      <w:ins w:id="1729" w:author="Flory Koole" w:date="2024-10-15T12:01:00Z" w16du:dateUtc="2024-10-15T10:01:00Z">
        <w:r>
          <w:t>TR</w:t>
        </w:r>
        <w:r w:rsidR="00156BA3">
          <w:t xml:space="preserve">) wordt </w:t>
        </w:r>
        <w:r w:rsidR="00D56E33">
          <w:t xml:space="preserve">een </w:t>
        </w:r>
      </w:ins>
      <w:ins w:id="1730" w:author="Flory Koole" w:date="2024-10-15T12:03:00Z" w16du:dateUtc="2024-10-15T10:03:00Z">
        <w:r w:rsidR="00CD74C1">
          <w:t>bedrag</w:t>
        </w:r>
        <w:r w:rsidR="00150DF0">
          <w:t xml:space="preserve"> ter hoogte van de ben</w:t>
        </w:r>
        <w:r w:rsidR="00CD74C1">
          <w:t>odigde voorziening</w:t>
        </w:r>
      </w:ins>
      <w:ins w:id="1731" w:author="Flory Koole" w:date="2024-10-15T12:08:00Z" w16du:dateUtc="2024-10-15T10:08:00Z">
        <w:r w:rsidR="00E071FA">
          <w:t>en hiervoor</w:t>
        </w:r>
      </w:ins>
      <w:ins w:id="1732" w:author="Flory Koole" w:date="2024-10-15T12:05:00Z" w16du:dateUtc="2024-10-15T10:05:00Z">
        <w:r w:rsidR="00F35BB9">
          <w:t>, rekening houdend met de financierings</w:t>
        </w:r>
        <w:r w:rsidR="00CC16FF">
          <w:t>factor</w:t>
        </w:r>
        <w:r w:rsidR="00F35BB9">
          <w:t>,</w:t>
        </w:r>
      </w:ins>
      <w:ins w:id="1733" w:author="Flory Koole" w:date="2024-10-15T12:03:00Z" w16du:dateUtc="2024-10-15T10:03:00Z">
        <w:r w:rsidR="00CD74C1">
          <w:t xml:space="preserve"> </w:t>
        </w:r>
      </w:ins>
      <w:ins w:id="1734" w:author="Flory Koole" w:date="2024-11-20T10:25:00Z" w16du:dateUtc="2024-11-20T09:25:00Z">
        <w:r w:rsidR="00512804">
          <w:t>b</w:t>
        </w:r>
        <w:r w:rsidR="00CF3851">
          <w:t>er</w:t>
        </w:r>
      </w:ins>
      <w:ins w:id="1735" w:author="Flory Koole" w:date="2024-11-20T10:26:00Z" w16du:dateUtc="2024-11-20T09:26:00Z">
        <w:r w:rsidR="00CF3851">
          <w:t xml:space="preserve">ekend en opgeslagen bij de deelnemer. De eerstvolgende allocatie wordt </w:t>
        </w:r>
        <w:r w:rsidR="00EB237A">
          <w:t>deze</w:t>
        </w:r>
      </w:ins>
      <w:ins w:id="1736" w:author="Flory Koole" w:date="2024-11-20T13:29:00Z" w16du:dateUtc="2024-11-20T12:29:00Z">
        <w:r w:rsidR="00880292">
          <w:t xml:space="preserve"> waarde uitgesplitst</w:t>
        </w:r>
      </w:ins>
      <w:ins w:id="1737" w:author="Flory Koole" w:date="2024-11-20T13:30:00Z" w16du:dateUtc="2024-11-20T12:30:00Z">
        <w:r w:rsidR="00DD2D92">
          <w:t xml:space="preserve"> </w:t>
        </w:r>
      </w:ins>
      <w:ins w:id="1738" w:author="Flory Koole" w:date="2024-10-15T12:03:00Z" w16du:dateUtc="2024-10-15T10:03:00Z">
        <w:r w:rsidR="00CD74C1">
          <w:t>gestort in de CVP reserve</w:t>
        </w:r>
      </w:ins>
      <w:ins w:id="1739" w:author="Flory Koole" w:date="2024-11-20T13:30:00Z" w16du:dateUtc="2024-11-20T12:30:00Z">
        <w:r w:rsidR="00DD2D92">
          <w:t xml:space="preserve"> en de risicodelingsreserve</w:t>
        </w:r>
      </w:ins>
      <w:ins w:id="1740" w:author="Flory Koole" w:date="2024-11-20T10:23:00Z" w16du:dateUtc="2024-11-20T09:23:00Z">
        <w:r w:rsidR="00EB6FA6">
          <w:t xml:space="preserve">. </w:t>
        </w:r>
        <w:r w:rsidR="00BD663C">
          <w:t>Rekenregel:</w:t>
        </w:r>
      </w:ins>
    </w:p>
    <w:p w14:paraId="1183DA1F" w14:textId="371236E4" w:rsidR="00BD663C" w:rsidRDefault="00915E24" w:rsidP="00BD663C">
      <w:pPr>
        <w:pStyle w:val="ListParagraph"/>
        <w:numPr>
          <w:ilvl w:val="2"/>
          <w:numId w:val="6"/>
        </w:numPr>
        <w:rPr>
          <w:ins w:id="1741" w:author="Flory Koole" w:date="2024-11-20T10:47:00Z" w16du:dateUtc="2024-11-20T09:47:00Z"/>
        </w:rPr>
      </w:pPr>
      <w:ins w:id="1742" w:author="Flory Koole" w:date="2024-11-20T10:24:00Z" w16du:dateUtc="2024-11-20T09:24:00Z">
        <w:r w:rsidRPr="00915E24">
          <w:t xml:space="preserve">dlnVoorzieningRglFPR </w:t>
        </w:r>
        <w:r>
          <w:t xml:space="preserve"> = </w:t>
        </w:r>
        <w:r w:rsidR="00BD663C">
          <w:t>(</w:t>
        </w:r>
        <w:r w:rsidR="00BD663C" w:rsidRPr="00BD663C">
          <w:t>dbDlnBereikbaarLPPRF + dbDlnBereikbaarLPPTR</w:t>
        </w:r>
        <w:r w:rsidR="00BD663C">
          <w:t xml:space="preserve">) * </w:t>
        </w:r>
        <w:r w:rsidRPr="00915E24">
          <w:t>finKpsUni(LPPF) * dlnInkoopBedragCorrectie * (1 + admResRdrAfslagPrc/100)</w:t>
        </w:r>
      </w:ins>
    </w:p>
    <w:p w14:paraId="2D3B1637" w14:textId="5D2E1EA1" w:rsidR="00723EDA" w:rsidRDefault="00DD2D92">
      <w:pPr>
        <w:pStyle w:val="ListParagraph"/>
        <w:numPr>
          <w:ilvl w:val="1"/>
          <w:numId w:val="6"/>
        </w:numPr>
        <w:rPr>
          <w:ins w:id="1743" w:author="Flory Koole" w:date="2024-10-15T09:43:00Z" w16du:dateUtc="2024-10-15T07:43:00Z"/>
        </w:rPr>
        <w:pPrChange w:id="1744" w:author="Flory Koole" w:date="2024-11-20T13:28:00Z" w16du:dateUtc="2024-11-20T12:28:00Z">
          <w:pPr>
            <w:pStyle w:val="ListParagraph"/>
            <w:numPr>
              <w:numId w:val="6"/>
            </w:numPr>
            <w:ind w:hanging="360"/>
          </w:pPr>
        </w:pPrChange>
      </w:pPr>
      <w:ins w:id="1745" w:author="Flory Koole" w:date="2024-11-20T13:30:00Z" w16du:dateUtc="2024-11-20T12:30:00Z">
        <w:r>
          <w:t>De eerstvolgende allocatie wordt deze waarde uitgesplitst gestort in de CVP reserve en de risicodelingsreserve. Rekenregels</w:t>
        </w:r>
        <w:r w:rsidR="005B3BFF">
          <w:t>:</w:t>
        </w:r>
      </w:ins>
    </w:p>
    <w:p w14:paraId="3AEA7A1A" w14:textId="77777777" w:rsidR="005B3BFF" w:rsidRDefault="005B3BFF" w:rsidP="005B3BFF">
      <w:pPr>
        <w:pStyle w:val="ListParagraph"/>
        <w:numPr>
          <w:ilvl w:val="2"/>
          <w:numId w:val="6"/>
        </w:numPr>
        <w:rPr>
          <w:ins w:id="1746" w:author="Flory Koole" w:date="2024-11-20T13:31:00Z" w16du:dateUtc="2024-11-20T12:31:00Z"/>
        </w:rPr>
      </w:pPr>
      <w:ins w:id="1747" w:author="Flory Koole" w:date="2024-11-20T13:31:00Z" w16du:dateUtc="2024-11-20T12:31:00Z">
        <w:r w:rsidRPr="00D468DE">
          <w:t>dlnVarInleg</w:t>
        </w:r>
        <w:r>
          <w:t xml:space="preserve"> = </w:t>
        </w:r>
        <w:r w:rsidRPr="00540BE1">
          <w:t>dbDlnVoorzieningRglFPR * (1 - admResRdrAfslagPrc/100)</w:t>
        </w:r>
      </w:ins>
    </w:p>
    <w:p w14:paraId="505B0046" w14:textId="77777777" w:rsidR="005B3BFF" w:rsidRDefault="005B3BFF" w:rsidP="005B3BFF">
      <w:pPr>
        <w:pStyle w:val="ListParagraph"/>
        <w:numPr>
          <w:ilvl w:val="2"/>
          <w:numId w:val="6"/>
        </w:numPr>
        <w:rPr>
          <w:ins w:id="1748" w:author="Flory Koole" w:date="2024-11-20T13:32:00Z" w16du:dateUtc="2024-11-20T12:32:00Z"/>
        </w:rPr>
      </w:pPr>
      <w:ins w:id="1749" w:author="Flory Koole" w:date="2024-11-20T13:31:00Z" w16du:dateUtc="2024-11-20T12:31:00Z">
        <w:r w:rsidRPr="00116BC9">
          <w:t>dlnVarInlegRdr</w:t>
        </w:r>
        <w:r>
          <w:t xml:space="preserve"> = </w:t>
        </w:r>
        <w:r w:rsidRPr="00116BC9">
          <w:t>dbDlnVoorzieningRglFPR * admResRdrAfslagPrc/100</w:t>
        </w:r>
      </w:ins>
    </w:p>
    <w:p w14:paraId="119D87E2" w14:textId="11862D6E" w:rsidR="002A69DF" w:rsidRDefault="00CB6CF4" w:rsidP="002A69DF">
      <w:pPr>
        <w:pStyle w:val="ListParagraph"/>
        <w:numPr>
          <w:ilvl w:val="1"/>
          <w:numId w:val="6"/>
        </w:numPr>
        <w:rPr>
          <w:ins w:id="1750" w:author="Flory Koole" w:date="2024-11-20T13:33:00Z" w16du:dateUtc="2024-11-20T12:33:00Z"/>
        </w:rPr>
      </w:pPr>
      <w:ins w:id="1751" w:author="Flory Koole" w:date="2024-11-20T13:33:00Z" w16du:dateUtc="2024-11-20T12:33:00Z">
        <w:r>
          <w:t>D</w:t>
        </w:r>
      </w:ins>
      <w:ins w:id="1752" w:author="Flory Koole" w:date="2024-11-20T13:32:00Z" w16du:dateUtc="2024-11-20T12:32:00Z">
        <w:r w:rsidR="002A69DF">
          <w:t>e verschillende</w:t>
        </w:r>
        <w:r w:rsidR="00F530D6">
          <w:t xml:space="preserve"> geldstromen die ontstaan moeten worden geleverd </w:t>
        </w:r>
        <w:r>
          <w:t xml:space="preserve">aan </w:t>
        </w:r>
      </w:ins>
      <w:ins w:id="1753" w:author="Flory Koole" w:date="2024-11-20T13:33:00Z" w16du:dateUtc="2024-11-20T12:33:00Z">
        <w:r>
          <w:t>FC, dus worden in het bericht opgenomen</w:t>
        </w:r>
        <w:r w:rsidR="004E3110">
          <w:t>. Properties en rekenregels:</w:t>
        </w:r>
      </w:ins>
    </w:p>
    <w:p w14:paraId="306D85DF" w14:textId="41957141" w:rsidR="004E3110" w:rsidRDefault="0078702C" w:rsidP="004E3110">
      <w:pPr>
        <w:pStyle w:val="ListParagraph"/>
        <w:numPr>
          <w:ilvl w:val="2"/>
          <w:numId w:val="6"/>
        </w:numPr>
        <w:rPr>
          <w:ins w:id="1754" w:author="Flory Koole" w:date="2024-11-20T13:31:00Z" w16du:dateUtc="2024-11-20T12:31:00Z"/>
        </w:rPr>
      </w:pPr>
      <w:ins w:id="1755" w:author="Flory Koole" w:date="2024-11-20T13:35:00Z" w16du:dateUtc="2024-11-20T12:35:00Z">
        <w:r>
          <w:t>d</w:t>
        </w:r>
        <w:r w:rsidR="00F3246D">
          <w:t>lnBerichtVarInleg</w:t>
        </w:r>
      </w:ins>
      <w:ins w:id="1756" w:author="Flory Koole" w:date="2024-11-20T13:36:00Z" w16du:dateUtc="2024-11-20T12:36:00Z">
        <w:r w:rsidR="00F3246D">
          <w:t>LPPRF</w:t>
        </w:r>
      </w:ins>
      <w:ins w:id="1757" w:author="Flory Koole" w:date="2024-11-20T13:37:00Z" w16du:dateUtc="2024-11-20T12:37:00Z">
        <w:r w:rsidR="00D81C5D">
          <w:t xml:space="preserve"> = </w:t>
        </w:r>
      </w:ins>
      <w:ins w:id="1758" w:author="Flory Koole" w:date="2024-11-20T13:38:00Z" w16du:dateUtc="2024-11-20T12:38:00Z">
        <w:r w:rsidR="00491991" w:rsidRPr="00D468DE">
          <w:t>dlnVarInleg</w:t>
        </w:r>
        <w:r w:rsidR="00491991">
          <w:t xml:space="preserve"> * </w:t>
        </w:r>
      </w:ins>
      <w:ins w:id="1759" w:author="Flory Koole" w:date="2024-11-20T13:37:00Z" w16du:dateUtc="2024-11-20T12:37:00Z">
        <w:r w:rsidR="005E55AD" w:rsidRPr="00BD663C">
          <w:t xml:space="preserve">dbDlnBereikbaarLPPRF </w:t>
        </w:r>
        <w:r w:rsidR="005E55AD">
          <w:t>/ (</w:t>
        </w:r>
        <w:r w:rsidR="00D81C5D" w:rsidRPr="00BD663C">
          <w:t>dbDlnBereikbaarLPPRF + dbDlnBereikbaarLPPTR</w:t>
        </w:r>
        <w:r w:rsidR="00D81C5D">
          <w:t>)</w:t>
        </w:r>
      </w:ins>
    </w:p>
    <w:p w14:paraId="461EA3DE" w14:textId="2C6C311D" w:rsidR="00491991" w:rsidRDefault="00F226EC" w:rsidP="00491991">
      <w:pPr>
        <w:pStyle w:val="ListParagraph"/>
        <w:numPr>
          <w:ilvl w:val="2"/>
          <w:numId w:val="6"/>
        </w:numPr>
        <w:rPr>
          <w:ins w:id="1760" w:author="Flory Koole" w:date="2024-11-20T13:38:00Z" w16du:dateUtc="2024-11-20T12:38:00Z"/>
        </w:rPr>
      </w:pPr>
      <w:ins w:id="1761" w:author="Flory Koole" w:date="2024-11-20T13:36:00Z" w16du:dateUtc="2024-11-20T12:36:00Z">
        <w:r>
          <w:t>dlnBerichtVarInlegLPPTR</w:t>
        </w:r>
      </w:ins>
      <w:ins w:id="1762" w:author="Flory Koole" w:date="2024-11-20T13:38:00Z" w16du:dateUtc="2024-11-20T12:38:00Z">
        <w:r w:rsidR="00491991">
          <w:t xml:space="preserve"> = </w:t>
        </w:r>
        <w:r w:rsidR="00491991" w:rsidRPr="00D468DE">
          <w:t>dlnVarInleg</w:t>
        </w:r>
        <w:r w:rsidR="00491991">
          <w:t xml:space="preserve"> * </w:t>
        </w:r>
        <w:r w:rsidR="00491991" w:rsidRPr="00BD663C">
          <w:t>dbDlnBereikbaarLPP</w:t>
        </w:r>
        <w:r w:rsidR="00817C5D">
          <w:t>T</w:t>
        </w:r>
        <w:r w:rsidR="00491991" w:rsidRPr="00BD663C">
          <w:t xml:space="preserve">R </w:t>
        </w:r>
        <w:r w:rsidR="00491991">
          <w:t>/ (</w:t>
        </w:r>
        <w:r w:rsidR="00491991" w:rsidRPr="00BD663C">
          <w:t>dbDlnBereikbaarLPPRF + dbDlnBereikbaarLPPTR</w:t>
        </w:r>
        <w:r w:rsidR="00491991">
          <w:t>)</w:t>
        </w:r>
      </w:ins>
    </w:p>
    <w:p w14:paraId="642A0479" w14:textId="77D2DC9D" w:rsidR="004814B2" w:rsidRDefault="004814B2" w:rsidP="004814B2">
      <w:pPr>
        <w:pStyle w:val="ListParagraph"/>
        <w:numPr>
          <w:ilvl w:val="2"/>
          <w:numId w:val="6"/>
        </w:numPr>
        <w:rPr>
          <w:ins w:id="1763" w:author="Flory Koole" w:date="2024-11-20T13:39:00Z" w16du:dateUtc="2024-11-20T12:39:00Z"/>
        </w:rPr>
      </w:pPr>
      <w:ins w:id="1764" w:author="Flory Koole" w:date="2024-11-20T13:39:00Z" w16du:dateUtc="2024-11-20T12:39:00Z">
        <w:r>
          <w:t xml:space="preserve">dlnBerichtVarInlegRdrLPPRF = </w:t>
        </w:r>
        <w:r w:rsidRPr="00D468DE">
          <w:t>dlnVarInleg</w:t>
        </w:r>
        <w:r>
          <w:t xml:space="preserve">Rdr * </w:t>
        </w:r>
        <w:r w:rsidRPr="00BD663C">
          <w:t xml:space="preserve">dbDlnBereikbaarLPPRF </w:t>
        </w:r>
        <w:r>
          <w:t>/ (</w:t>
        </w:r>
        <w:r w:rsidRPr="00BD663C">
          <w:t>dbDlnBereikbaarLPPRF + dbDlnBereikbaarLPPTR</w:t>
        </w:r>
        <w:r>
          <w:t>)</w:t>
        </w:r>
      </w:ins>
    </w:p>
    <w:p w14:paraId="3AFA8992" w14:textId="517BA8B6" w:rsidR="004814B2" w:rsidRDefault="004814B2" w:rsidP="004814B2">
      <w:pPr>
        <w:pStyle w:val="ListParagraph"/>
        <w:numPr>
          <w:ilvl w:val="2"/>
          <w:numId w:val="6"/>
        </w:numPr>
        <w:rPr>
          <w:ins w:id="1765" w:author="Flory Koole (F)" w:date="2025-08-25T15:40:00Z" w16du:dateUtc="2025-08-25T13:40:00Z"/>
        </w:rPr>
      </w:pPr>
      <w:ins w:id="1766" w:author="Flory Koole" w:date="2024-11-20T13:39:00Z" w16du:dateUtc="2024-11-20T12:39:00Z">
        <w:r>
          <w:t xml:space="preserve">dlnBerichtVarInlegRdrLPPTR = </w:t>
        </w:r>
        <w:r w:rsidRPr="00D468DE">
          <w:t>dlnVarInleg</w:t>
        </w:r>
        <w:r w:rsidR="00954E11">
          <w:t>Rdr</w:t>
        </w:r>
        <w:r>
          <w:t xml:space="preserve"> * </w:t>
        </w:r>
        <w:r w:rsidRPr="00BD663C">
          <w:t>dbDlnBereikbaarLPP</w:t>
        </w:r>
        <w:r>
          <w:t>T</w:t>
        </w:r>
        <w:r w:rsidRPr="00BD663C">
          <w:t xml:space="preserve">R </w:t>
        </w:r>
        <w:r>
          <w:t>/ (</w:t>
        </w:r>
        <w:r w:rsidRPr="00BD663C">
          <w:t>dbDlnBereikbaarLPPRF + dbDlnBereikbaarLPPTR</w:t>
        </w:r>
        <w:r>
          <w:t>)</w:t>
        </w:r>
      </w:ins>
    </w:p>
    <w:p w14:paraId="7B2765D8" w14:textId="778A52DA" w:rsidR="00CD3B3E" w:rsidRDefault="00181DCA" w:rsidP="00CD3B3E">
      <w:pPr>
        <w:pStyle w:val="ListParagraph"/>
        <w:numPr>
          <w:ilvl w:val="1"/>
          <w:numId w:val="6"/>
        </w:numPr>
        <w:rPr>
          <w:ins w:id="1767" w:author="Flory Koole (F)" w:date="2025-08-25T18:12:00Z" w16du:dateUtc="2025-08-25T16:12:00Z"/>
        </w:rPr>
      </w:pPr>
      <w:ins w:id="1768" w:author="Flory Koole (F)" w:date="2025-08-25T15:41:00Z" w16du:dateUtc="2025-08-25T13:41:00Z">
        <w:r>
          <w:t>Het</w:t>
        </w:r>
        <w:r w:rsidR="006432D0">
          <w:t xml:space="preserve"> prognose</w:t>
        </w:r>
        <w:r>
          <w:t xml:space="preserve">bedrag </w:t>
        </w:r>
        <w:r w:rsidR="00A570FF">
          <w:t xml:space="preserve">voor een dalend pensioen wordt </w:t>
        </w:r>
        <w:r w:rsidR="00C7017A">
          <w:t>meegegeven in de trigger naar OS, zodat dit bedrag ver</w:t>
        </w:r>
      </w:ins>
      <w:ins w:id="1769" w:author="Flory Koole (F)" w:date="2025-08-25T15:42:00Z" w16du:dateUtc="2025-08-25T13:42:00Z">
        <w:r w:rsidR="00C7017A">
          <w:t>meld kan worden opde brief, waarin de ingegane partner ook de keuze krijgt voor een dalend pensioen i.p.v. gelijkblijvend</w:t>
        </w:r>
      </w:ins>
    </w:p>
    <w:p w14:paraId="602EBCD3" w14:textId="53C89E58" w:rsidR="00306E58" w:rsidRDefault="00306E58" w:rsidP="00306E58">
      <w:pPr>
        <w:pStyle w:val="ListParagraph"/>
        <w:numPr>
          <w:ilvl w:val="2"/>
          <w:numId w:val="6"/>
        </w:numPr>
        <w:rPr>
          <w:ins w:id="1770" w:author="Flory Koole (F)" w:date="2025-08-25T18:12:00Z" w16du:dateUtc="2025-08-25T16:12:00Z"/>
        </w:rPr>
      </w:pPr>
      <w:ins w:id="1771" w:author="Flory Koole (F)" w:date="2025-08-25T18:12:00Z" w16du:dateUtc="2025-08-25T16:12:00Z">
        <w:r w:rsidRPr="00306E58">
          <w:t>dlnBerichtOrbOpgebouwdDalendLPPF</w:t>
        </w:r>
        <w:r w:rsidR="00551077">
          <w:t xml:space="preserve"> = </w:t>
        </w:r>
        <w:r w:rsidR="00551077" w:rsidRPr="00551077">
          <w:t>dbDlnOpgebouwdLPPF * dlnOrbAanpassingFactorDalendLPPF</w:t>
        </w:r>
      </w:ins>
    </w:p>
    <w:p w14:paraId="569C66D5" w14:textId="19F96DF2" w:rsidR="00551077" w:rsidRDefault="00551077" w:rsidP="00306E58">
      <w:pPr>
        <w:pStyle w:val="ListParagraph"/>
        <w:numPr>
          <w:ilvl w:val="2"/>
          <w:numId w:val="6"/>
        </w:numPr>
        <w:rPr>
          <w:ins w:id="1772" w:author="Flory Koole (F)" w:date="2025-08-25T18:12:00Z" w16du:dateUtc="2025-08-25T16:12:00Z"/>
        </w:rPr>
      </w:pPr>
      <w:ins w:id="1773" w:author="Flory Koole (F)" w:date="2025-08-25T18:12:00Z" w16du:dateUtc="2025-08-25T16:12:00Z">
        <w:r w:rsidRPr="00551077">
          <w:t>dlnOrbAanpassingFactorDalendLPPF</w:t>
        </w:r>
        <w:r>
          <w:t xml:space="preserve"> = </w:t>
        </w:r>
        <w:r w:rsidR="00EA622D" w:rsidRPr="00EA622D">
          <w:t>dlnOrbFinKpsUniGelijkblijvendLPPF / dlnOrbFinKpsUniDalendLPPF</w:t>
        </w:r>
      </w:ins>
    </w:p>
    <w:p w14:paraId="0CB058AB" w14:textId="5034147A" w:rsidR="00EA622D" w:rsidRDefault="00EA622D" w:rsidP="00306E58">
      <w:pPr>
        <w:pStyle w:val="ListParagraph"/>
        <w:numPr>
          <w:ilvl w:val="2"/>
          <w:numId w:val="6"/>
        </w:numPr>
        <w:rPr>
          <w:ins w:id="1774" w:author="Flory Koole (F)" w:date="2025-08-25T18:12:00Z" w16du:dateUtc="2025-08-25T16:12:00Z"/>
        </w:rPr>
      </w:pPr>
      <w:ins w:id="1775" w:author="Flory Koole (F)" w:date="2025-08-25T18:12:00Z" w16du:dateUtc="2025-08-25T16:12:00Z">
        <w:r w:rsidRPr="00EA622D">
          <w:t xml:space="preserve">dlnOrbFinKpsUniGelijkblijvendLPPF </w:t>
        </w:r>
      </w:ins>
      <w:ins w:id="1776" w:author="Flory Koole (F)" w:date="2025-08-25T18:13:00Z" w16du:dateUtc="2025-08-25T16:13:00Z">
        <w:r>
          <w:t xml:space="preserve">= </w:t>
        </w:r>
        <w:r w:rsidRPr="00EA622D">
          <w:t>act_uni_ax(finTarief(LPPF),dlnLftMnd+1,0,-1,0)</w:t>
        </w:r>
      </w:ins>
    </w:p>
    <w:p w14:paraId="712CE2B7" w14:textId="47345091" w:rsidR="00EA622D" w:rsidRDefault="00EA622D" w:rsidP="00306E58">
      <w:pPr>
        <w:pStyle w:val="ListParagraph"/>
        <w:numPr>
          <w:ilvl w:val="2"/>
          <w:numId w:val="6"/>
        </w:numPr>
        <w:rPr>
          <w:ins w:id="1777" w:author="Flory Koole" w:date="2024-11-20T13:39:00Z" w16du:dateUtc="2024-11-20T12:39:00Z"/>
        </w:rPr>
      </w:pPr>
      <w:ins w:id="1778" w:author="Flory Koole (F)" w:date="2025-08-25T18:12:00Z" w16du:dateUtc="2025-08-25T16:12:00Z">
        <w:r>
          <w:t>d</w:t>
        </w:r>
        <w:r w:rsidRPr="00EA622D">
          <w:t>lnOrbFinKpsUniDalendLPPF</w:t>
        </w:r>
      </w:ins>
      <w:ins w:id="1779" w:author="Flory Koole (F)" w:date="2025-08-25T18:13:00Z" w16du:dateUtc="2025-08-25T16:13:00Z">
        <w:r w:rsidR="002179CB">
          <w:t xml:space="preserve">= </w:t>
        </w:r>
        <w:r w:rsidR="002179CB" w:rsidRPr="002179CB">
          <w:t>act_uni_ax(finTarief(LPPF),dlnLftMnd+1,0,-1,dlnOrbTypeUitkeringVariabelPensioenFactor)</w:t>
        </w:r>
      </w:ins>
    </w:p>
    <w:p w14:paraId="6DDE7957" w14:textId="77777777" w:rsidR="00820714" w:rsidRDefault="00820714" w:rsidP="00760695">
      <w:pPr>
        <w:spacing w:before="0" w:after="0" w:line="240" w:lineRule="auto"/>
        <w:rPr>
          <w:ins w:id="1780" w:author="Flory Koole" w:date="2024-10-15T09:43:00Z" w16du:dateUtc="2024-10-15T07:43:00Z"/>
          <w:rFonts w:eastAsia="Times New Roman" w:cs="Calibri"/>
        </w:rPr>
      </w:pPr>
    </w:p>
    <w:p w14:paraId="41653ED4" w14:textId="702C1B34" w:rsidR="00820714" w:rsidRPr="00D42DA9" w:rsidRDefault="00D42DA9">
      <w:pPr>
        <w:pStyle w:val="Heading3"/>
        <w:rPr>
          <w:ins w:id="1781" w:author="Flory Koole" w:date="2024-10-15T11:39:00Z" w16du:dateUtc="2024-10-15T09:39:00Z"/>
          <w:rFonts w:eastAsia="Times New Roman"/>
        </w:rPr>
        <w:pPrChange w:id="1782" w:author="Flory Koole" w:date="2024-10-15T11:40:00Z" w16du:dateUtc="2024-10-15T09:40:00Z">
          <w:pPr>
            <w:spacing w:before="0" w:after="0" w:line="240" w:lineRule="auto"/>
          </w:pPr>
        </w:pPrChange>
      </w:pPr>
      <w:bookmarkStart w:id="1783" w:name="_Toc187312190"/>
      <w:bookmarkStart w:id="1784" w:name="_Toc969981393"/>
      <w:bookmarkStart w:id="1785" w:name="_Toc496490631"/>
      <w:ins w:id="1786" w:author="Flory Koole" w:date="2024-10-15T11:39:00Z">
        <w:r w:rsidRPr="2B26B8BC">
          <w:rPr>
            <w:rFonts w:eastAsia="Times New Roman"/>
          </w:rPr>
          <w:t>Ingang ex-partner</w:t>
        </w:r>
      </w:ins>
      <w:bookmarkEnd w:id="1783"/>
      <w:bookmarkEnd w:id="1784"/>
      <w:bookmarkEnd w:id="1785"/>
    </w:p>
    <w:p w14:paraId="2E2A3106" w14:textId="77777777" w:rsidR="00D42DA9" w:rsidRDefault="00D42DA9" w:rsidP="00D42DA9">
      <w:pPr>
        <w:rPr>
          <w:ins w:id="1787" w:author="Flory Koole" w:date="2024-10-15T11:39:00Z" w16du:dateUtc="2024-10-15T09:39:00Z"/>
        </w:rPr>
      </w:pPr>
      <w:ins w:id="1788" w:author="Flory Koole" w:date="2024-10-15T11:39:00Z" w16du:dateUtc="2024-10-15T09:39:00Z">
        <w:r>
          <w:t>Relevante zaken m.b.t. deze gebeurtenis:</w:t>
        </w:r>
      </w:ins>
    </w:p>
    <w:p w14:paraId="23A77831" w14:textId="77777777" w:rsidR="00D42DA9" w:rsidRDefault="00D42DA9" w:rsidP="00D42DA9">
      <w:pPr>
        <w:pStyle w:val="ListParagraph"/>
        <w:numPr>
          <w:ilvl w:val="0"/>
          <w:numId w:val="6"/>
        </w:numPr>
        <w:rPr>
          <w:ins w:id="1789" w:author="Flory Koole" w:date="2024-10-15T11:39:00Z" w16du:dateUtc="2024-10-15T09:39:00Z"/>
        </w:rPr>
      </w:pPr>
      <w:ins w:id="1790" w:author="Flory Koole" w:date="2024-10-15T11:39:00Z" w16du:dateUtc="2024-10-15T09:39:00Z">
        <w:r>
          <w:t>Afleidbaar of opdrachtvolgend: afleidbaar intern</w:t>
        </w:r>
      </w:ins>
    </w:p>
    <w:p w14:paraId="6ABAAE70" w14:textId="77777777" w:rsidR="00D42DA9" w:rsidRDefault="00D42DA9" w:rsidP="00D42DA9">
      <w:pPr>
        <w:pStyle w:val="ListParagraph"/>
        <w:numPr>
          <w:ilvl w:val="0"/>
          <w:numId w:val="6"/>
        </w:numPr>
        <w:rPr>
          <w:ins w:id="1791" w:author="Flory Koole" w:date="2024-10-15T11:39:00Z" w16du:dateUtc="2024-10-15T09:39:00Z"/>
        </w:rPr>
      </w:pPr>
      <w:ins w:id="1792" w:author="Flory Koole" w:date="2024-10-15T11:39:00Z" w16du:dateUtc="2024-10-15T09:39:00Z">
        <w:r>
          <w:t>Invoer en controles</w:t>
        </w:r>
      </w:ins>
    </w:p>
    <w:p w14:paraId="16C2F933" w14:textId="77777777" w:rsidR="00D42DA9" w:rsidRDefault="00D42DA9" w:rsidP="00D42DA9">
      <w:pPr>
        <w:pStyle w:val="ListParagraph"/>
        <w:numPr>
          <w:ilvl w:val="0"/>
          <w:numId w:val="6"/>
        </w:numPr>
        <w:rPr>
          <w:ins w:id="1793" w:author="Flory Koole" w:date="2024-10-15T11:39:00Z" w16du:dateUtc="2024-10-15T09:39:00Z"/>
        </w:rPr>
      </w:pPr>
      <w:ins w:id="1794" w:author="Flory Koole" w:date="2024-10-15T11:39:00Z" w16du:dateUtc="2024-10-15T09:39:00Z">
        <w:r>
          <w:t>Overgangen in profielen</w:t>
        </w:r>
      </w:ins>
    </w:p>
    <w:p w14:paraId="50DECC54" w14:textId="77777777" w:rsidR="00D42DA9" w:rsidRDefault="00D42DA9" w:rsidP="00D42DA9">
      <w:pPr>
        <w:pStyle w:val="ListParagraph"/>
        <w:numPr>
          <w:ilvl w:val="1"/>
          <w:numId w:val="6"/>
        </w:numPr>
        <w:rPr>
          <w:ins w:id="1795" w:author="Flory Koole" w:date="2024-10-15T11:39:00Z" w16du:dateUtc="2024-10-15T09:39:00Z"/>
        </w:rPr>
      </w:pPr>
      <w:ins w:id="1796" w:author="Flory Koole" w:date="2024-10-15T11:39:00Z" w16du:dateUtc="2024-10-15T09:39:00Z">
        <w:r>
          <w:t>Partner wordt opgevoerd als deelnemer met status ingegane partner (IPPAR) met uitkerend LPPF</w:t>
        </w:r>
      </w:ins>
    </w:p>
    <w:p w14:paraId="0E519234" w14:textId="77777777" w:rsidR="00D42DA9" w:rsidRDefault="00D42DA9" w:rsidP="00D42DA9">
      <w:pPr>
        <w:pStyle w:val="ListParagraph"/>
        <w:numPr>
          <w:ilvl w:val="0"/>
          <w:numId w:val="6"/>
        </w:numPr>
        <w:rPr>
          <w:ins w:id="1797" w:author="Flory Koole" w:date="2024-10-15T11:39:00Z" w16du:dateUtc="2024-10-15T09:39:00Z"/>
        </w:rPr>
      </w:pPr>
      <w:ins w:id="1798" w:author="Flory Koole" w:date="2024-10-15T11:39:00Z" w16du:dateUtc="2024-10-15T09:39:00Z">
        <w:r>
          <w:t>Koppelingen</w:t>
        </w:r>
      </w:ins>
    </w:p>
    <w:p w14:paraId="6A6286A4" w14:textId="77777777" w:rsidR="00D42DA9" w:rsidRDefault="00D42DA9" w:rsidP="00D42DA9">
      <w:pPr>
        <w:pStyle w:val="ListParagraph"/>
        <w:numPr>
          <w:ilvl w:val="1"/>
          <w:numId w:val="6"/>
        </w:numPr>
        <w:rPr>
          <w:ins w:id="1799" w:author="Flory Koole" w:date="2024-10-15T11:39:00Z" w16du:dateUtc="2024-10-15T09:39:00Z"/>
        </w:rPr>
      </w:pPr>
      <w:ins w:id="1800" w:author="Flory Koole" w:date="2024-10-15T11:39:00Z" w16du:dateUtc="2024-10-15T09:39:00Z">
        <w:r>
          <w:t xml:space="preserve">Verval micropensioen als </w:t>
        </w:r>
        <w:r w:rsidRPr="00BA107A">
          <w:t>isKplDlnVervalMicro</w:t>
        </w:r>
      </w:ins>
    </w:p>
    <w:p w14:paraId="60D432CB" w14:textId="5CABBD4E" w:rsidR="00D42DA9" w:rsidRDefault="00D42DA9" w:rsidP="00D42DA9">
      <w:pPr>
        <w:pStyle w:val="ListParagraph"/>
        <w:numPr>
          <w:ilvl w:val="1"/>
          <w:numId w:val="6"/>
        </w:numPr>
        <w:rPr>
          <w:ins w:id="1801" w:author="Flory Koole" w:date="2024-10-15T11:39:00Z" w16du:dateUtc="2024-10-15T09:39:00Z"/>
        </w:rPr>
      </w:pPr>
      <w:ins w:id="1802" w:author="Flory Koole" w:date="2024-10-15T11:39:00Z" w16du:dateUtc="2024-10-15T09:39:00Z">
        <w:r>
          <w:t xml:space="preserve">Andere component: </w:t>
        </w:r>
      </w:ins>
      <w:ins w:id="1803" w:author="Flory Koole" w:date="2024-10-15T11:42:00Z" w16du:dateUtc="2024-10-15T09:42:00Z">
        <w:r w:rsidR="00D122E6">
          <w:t>Ingang ex-</w:t>
        </w:r>
      </w:ins>
      <w:ins w:id="1804" w:author="Flory Koole" w:date="2024-10-15T11:39:00Z" w16du:dateUtc="2024-10-15T09:39:00Z">
        <w:r>
          <w:t xml:space="preserve">partner in excasso als </w:t>
        </w:r>
        <w:r w:rsidRPr="00BA107A">
          <w:t>isKplDlnGeenVervalMicro</w:t>
        </w:r>
      </w:ins>
    </w:p>
    <w:p w14:paraId="47AD8131" w14:textId="77777777" w:rsidR="00D42DA9" w:rsidRDefault="00D42DA9" w:rsidP="00D42DA9">
      <w:pPr>
        <w:pStyle w:val="ListParagraph"/>
        <w:numPr>
          <w:ilvl w:val="0"/>
          <w:numId w:val="6"/>
        </w:numPr>
        <w:rPr>
          <w:ins w:id="1805" w:author="Flory Koole" w:date="2024-10-15T11:39:00Z" w16du:dateUtc="2024-10-15T09:39:00Z"/>
        </w:rPr>
      </w:pPr>
      <w:ins w:id="1806" w:author="Flory Koole" w:date="2024-10-15T11:39:00Z" w16du:dateUtc="2024-10-15T09:39:00Z">
        <w:r>
          <w:t>Speciale berekeningen</w:t>
        </w:r>
      </w:ins>
    </w:p>
    <w:p w14:paraId="664220C5" w14:textId="77777777" w:rsidR="00D42DA9" w:rsidRDefault="00D42DA9" w:rsidP="00D42DA9">
      <w:pPr>
        <w:pStyle w:val="ListParagraph"/>
        <w:numPr>
          <w:ilvl w:val="1"/>
          <w:numId w:val="6"/>
        </w:numPr>
        <w:rPr>
          <w:ins w:id="1807" w:author="Flory Koole" w:date="2024-10-15T11:39:00Z" w16du:dateUtc="2024-10-15T09:39:00Z"/>
        </w:rPr>
      </w:pPr>
      <w:ins w:id="1808" w:author="Flory Koole" w:date="2024-10-15T11:39:00Z" w16du:dateUtc="2024-10-15T09:39:00Z">
        <w:r>
          <w:t xml:space="preserve">ingangsDatumPensioenLPPF = </w:t>
        </w:r>
        <w:r w:rsidRPr="00DA413F">
          <w:t>datumAfr(versieDatum,prdAfrIngangsDatumBijOverlijden)</w:t>
        </w:r>
      </w:ins>
    </w:p>
    <w:p w14:paraId="31DB2E91" w14:textId="77777777" w:rsidR="008A27A9" w:rsidRDefault="00D42DA9" w:rsidP="00D42DA9">
      <w:pPr>
        <w:pStyle w:val="ListParagraph"/>
        <w:numPr>
          <w:ilvl w:val="1"/>
          <w:numId w:val="6"/>
        </w:numPr>
        <w:rPr>
          <w:ins w:id="1809" w:author="Flory Koole" w:date="2025-01-15T17:23:00Z" w16du:dateUtc="2025-01-15T16:23:00Z"/>
        </w:rPr>
      </w:pPr>
      <w:ins w:id="1810" w:author="Flory Koole" w:date="2024-10-15T11:39:00Z" w16du:dateUtc="2024-10-15T09:39:00Z">
        <w:r w:rsidRPr="003D11D6">
          <w:t>dlnOpgebouwdAc</w:t>
        </w:r>
        <w:r>
          <w:t xml:space="preserve">LPPF = </w:t>
        </w:r>
      </w:ins>
    </w:p>
    <w:p w14:paraId="462BA59F" w14:textId="52263F40" w:rsidR="00B104C4" w:rsidRDefault="00EA43DA" w:rsidP="008A27A9">
      <w:pPr>
        <w:pStyle w:val="ListParagraph"/>
        <w:numPr>
          <w:ilvl w:val="2"/>
          <w:numId w:val="6"/>
        </w:numPr>
        <w:rPr>
          <w:ins w:id="1811" w:author="Flory Koole" w:date="2025-01-15T17:23:00Z" w16du:dateUtc="2025-01-15T16:23:00Z"/>
        </w:rPr>
      </w:pPr>
      <w:ins w:id="1812" w:author="Flory Koole" w:date="2025-01-15T17:23:00Z" w16du:dateUtc="2025-01-15T16:23:00Z">
        <w:r>
          <w:t>vanuit ingegaan LPPF</w:t>
        </w:r>
        <w:r w:rsidR="00B104C4">
          <w:t xml:space="preserve">: </w:t>
        </w:r>
      </w:ins>
      <w:ins w:id="1813" w:author="Flory Koole" w:date="2025-01-15T17:24:00Z" w16du:dateUtc="2025-01-15T16:24:00Z">
        <w:r w:rsidR="00B104C4">
          <w:br/>
        </w:r>
        <w:r w:rsidR="00B104C4" w:rsidRPr="00B104C4">
          <w:t>dbDlnOpgebouwdAcLPPF + dbDlnOpgebouwdAcLPPTR</w:t>
        </w:r>
      </w:ins>
    </w:p>
    <w:p w14:paraId="11F01BF5" w14:textId="09BAB5C4" w:rsidR="00D42DA9" w:rsidRDefault="00B104C4">
      <w:pPr>
        <w:pStyle w:val="ListParagraph"/>
        <w:numPr>
          <w:ilvl w:val="2"/>
          <w:numId w:val="6"/>
        </w:numPr>
        <w:rPr>
          <w:ins w:id="1814" w:author="Flory Koole" w:date="2024-10-15T11:39:00Z" w16du:dateUtc="2024-10-15T09:39:00Z"/>
        </w:rPr>
        <w:pPrChange w:id="1815" w:author="Flory Koole" w:date="2025-01-15T17:23:00Z" w16du:dateUtc="2025-01-15T16:23:00Z">
          <w:pPr>
            <w:pStyle w:val="ListParagraph"/>
            <w:numPr>
              <w:ilvl w:val="1"/>
              <w:numId w:val="6"/>
            </w:numPr>
            <w:ind w:left="1440" w:hanging="360"/>
          </w:pPr>
        </w:pPrChange>
      </w:pPr>
      <w:ins w:id="1816" w:author="Flory Koole" w:date="2025-01-15T17:24:00Z" w16du:dateUtc="2025-01-15T16:24:00Z">
        <w:r>
          <w:t xml:space="preserve">anders: </w:t>
        </w:r>
      </w:ins>
      <w:ins w:id="1817" w:author="Flory Koole" w:date="2025-01-15T17:22:00Z" w16du:dateUtc="2025-01-15T16:22:00Z">
        <w:r w:rsidR="005D1E81" w:rsidRPr="005D1E81">
          <w:t>dbDlnOpgebouwdAcLPPTR</w:t>
        </w:r>
      </w:ins>
    </w:p>
    <w:p w14:paraId="0C80B138" w14:textId="09E4C141" w:rsidR="00D42DA9" w:rsidRPr="00E071FA" w:rsidRDefault="00D42DA9" w:rsidP="00E071FA">
      <w:pPr>
        <w:pStyle w:val="ListParagraph"/>
        <w:numPr>
          <w:ilvl w:val="0"/>
          <w:numId w:val="6"/>
        </w:numPr>
        <w:spacing w:before="0" w:after="0" w:line="240" w:lineRule="auto"/>
        <w:rPr>
          <w:ins w:id="1818" w:author="Flory Koole" w:date="2024-10-15T12:08:00Z" w16du:dateUtc="2024-10-15T10:08:00Z"/>
          <w:rFonts w:eastAsia="Times New Roman" w:cs="Calibri"/>
          <w:rPrChange w:id="1819" w:author="Flory Koole" w:date="2024-10-15T12:08:00Z" w16du:dateUtc="2024-10-15T10:08:00Z">
            <w:rPr>
              <w:ins w:id="1820" w:author="Flory Koole" w:date="2024-10-15T12:08:00Z" w16du:dateUtc="2024-10-15T10:08:00Z"/>
            </w:rPr>
          </w:rPrChange>
        </w:rPr>
      </w:pPr>
      <w:ins w:id="1821" w:author="Flory Koole" w:date="2024-10-15T11:39:00Z" w16du:dateUtc="2024-10-15T09:39:00Z">
        <w:r>
          <w:t>Bijzonderheden</w:t>
        </w:r>
      </w:ins>
    </w:p>
    <w:p w14:paraId="4114D3B8" w14:textId="5C2CE633" w:rsidR="00E071FA" w:rsidRPr="0071647B" w:rsidRDefault="00E071FA" w:rsidP="00E071FA">
      <w:pPr>
        <w:pStyle w:val="ListParagraph"/>
        <w:numPr>
          <w:ilvl w:val="1"/>
          <w:numId w:val="6"/>
        </w:numPr>
        <w:spacing w:before="0" w:after="0" w:line="240" w:lineRule="auto"/>
        <w:rPr>
          <w:ins w:id="1822" w:author="Flory Koole" w:date="2025-04-25T17:48:00Z" w16du:dateUtc="2025-04-25T15:48:00Z"/>
          <w:rFonts w:eastAsia="Times New Roman" w:cs="Calibri"/>
          <w:rPrChange w:id="1823" w:author="Flory Koole" w:date="2025-04-25T17:48:00Z" w16du:dateUtc="2025-04-25T15:48:00Z">
            <w:rPr>
              <w:ins w:id="1824" w:author="Flory Koole" w:date="2025-04-25T17:48:00Z" w16du:dateUtc="2025-04-25T15:48:00Z"/>
            </w:rPr>
          </w:rPrChange>
        </w:rPr>
      </w:pPr>
      <w:ins w:id="1825" w:author="Flory Koole" w:date="2024-10-15T12:08:00Z" w16du:dateUtc="2024-10-15T10:08:00Z">
        <w:r>
          <w:t xml:space="preserve">Er wordt een bedrag ter hoogte van de benodigde voorziening </w:t>
        </w:r>
      </w:ins>
      <w:ins w:id="1826" w:author="Flory Koole" w:date="2024-10-15T12:09:00Z" w16du:dateUtc="2024-10-15T10:09:00Z">
        <w:r w:rsidR="000444B9">
          <w:t>van het ingegaan LPP</w:t>
        </w:r>
      </w:ins>
      <w:ins w:id="1827" w:author="Flory Koole" w:date="2024-10-15T12:08:00Z" w16du:dateUtc="2024-10-15T10:08:00Z">
        <w:r>
          <w:t>, rekening houdend met de financieringsfactor,</w:t>
        </w:r>
      </w:ins>
      <w:ins w:id="1828" w:author="Flory Koole" w:date="2024-10-15T12:09:00Z" w16du:dateUtc="2024-10-15T10:09:00Z">
        <w:r w:rsidR="000444B9">
          <w:t xml:space="preserve"> gestort in de CVP reserve</w:t>
        </w:r>
      </w:ins>
    </w:p>
    <w:p w14:paraId="67EBF3FE" w14:textId="16E0006D" w:rsidR="0071647B" w:rsidRDefault="00DD0D86" w:rsidP="00346874">
      <w:pPr>
        <w:pStyle w:val="ListParagraph"/>
        <w:numPr>
          <w:ilvl w:val="1"/>
          <w:numId w:val="6"/>
        </w:numPr>
        <w:rPr>
          <w:ins w:id="1829" w:author="Flory Koole" w:date="2025-04-25T17:48:00Z" w16du:dateUtc="2025-04-25T15:48:00Z"/>
        </w:rPr>
      </w:pPr>
      <w:ins w:id="1830" w:author="Flory Koole" w:date="2025-04-25T17:51:00Z" w16du:dateUtc="2025-04-25T15:51:00Z">
        <w:r>
          <w:t>Analoog aan Opvoer ingegane partner: b</w:t>
        </w:r>
      </w:ins>
      <w:ins w:id="1831" w:author="Flory Koole" w:date="2025-04-25T17:48:00Z" w16du:dateUtc="2025-04-25T15:48:00Z">
        <w:r w:rsidR="0071647B">
          <w:t>ij ingang van LPP uit overgangsrecht (LPPTR) wordt een bedrag ter hoogte van de benodigde voorzieningen hiervoor, rekening houdend met de financieringsfactor, berekend en opgeslagen bij de deelnemer. De eerstvolgende allocatie wordt deze waarde uitgesplitst gestort in de CVP reserve en de risicodelingsreserve. De eerstvolgende allocatie wordt deze waarde uitgesplitst gestort in de CVP reserve en de risicodelingsreserve. De geldstrom</w:t>
        </w:r>
      </w:ins>
      <w:ins w:id="1832" w:author="Flory Koole" w:date="2025-04-25T17:50:00Z" w16du:dateUtc="2025-04-25T15:50:00Z">
        <w:r w:rsidR="004D7F06">
          <w:t>en</w:t>
        </w:r>
      </w:ins>
      <w:ins w:id="1833" w:author="Flory Koole" w:date="2025-04-25T17:48:00Z" w16du:dateUtc="2025-04-25T15:48:00Z">
        <w:r w:rsidR="0071647B">
          <w:t xml:space="preserve"> die </w:t>
        </w:r>
      </w:ins>
      <w:ins w:id="1834" w:author="Flory Koole" w:date="2025-04-25T17:49:00Z" w16du:dateUtc="2025-04-25T15:49:00Z">
        <w:r w:rsidR="00DB4EE6">
          <w:t xml:space="preserve">hierdoor </w:t>
        </w:r>
      </w:ins>
      <w:ins w:id="1835" w:author="Flory Koole" w:date="2025-04-25T17:48:00Z" w16du:dateUtc="2025-04-25T15:48:00Z">
        <w:r w:rsidR="0071647B">
          <w:t>ontstaa</w:t>
        </w:r>
      </w:ins>
      <w:ins w:id="1836" w:author="Flory Koole" w:date="2025-04-25T17:50:00Z" w16du:dateUtc="2025-04-25T15:50:00Z">
        <w:r w:rsidR="004D7F06">
          <w:t>n</w:t>
        </w:r>
      </w:ins>
      <w:ins w:id="1837" w:author="Flory Koole" w:date="2025-04-25T17:48:00Z" w16du:dateUtc="2025-04-25T15:48:00Z">
        <w:r w:rsidR="0071647B">
          <w:t xml:space="preserve"> moet</w:t>
        </w:r>
      </w:ins>
      <w:ins w:id="1838" w:author="Flory Koole" w:date="2025-04-25T17:50:00Z" w16du:dateUtc="2025-04-25T15:50:00Z">
        <w:r w:rsidR="004D7F06">
          <w:t>en</w:t>
        </w:r>
      </w:ins>
      <w:ins w:id="1839" w:author="Flory Koole" w:date="2025-04-25T17:48:00Z" w16du:dateUtc="2025-04-25T15:48:00Z">
        <w:r w:rsidR="0071647B">
          <w:t xml:space="preserve"> worden geleverd aan FC, dus worden in het bericht opgenomen. Propertie</w:t>
        </w:r>
      </w:ins>
      <w:ins w:id="1840" w:author="Flory Koole" w:date="2025-04-25T17:50:00Z" w16du:dateUtc="2025-04-25T15:50:00Z">
        <w:r w:rsidR="004D7F06">
          <w:t>s</w:t>
        </w:r>
      </w:ins>
      <w:ins w:id="1841" w:author="Flory Koole" w:date="2025-04-25T17:48:00Z" w16du:dateUtc="2025-04-25T15:48:00Z">
        <w:r w:rsidR="0071647B">
          <w:t xml:space="preserve"> en rekenregels:</w:t>
        </w:r>
      </w:ins>
    </w:p>
    <w:p w14:paraId="0E0D2B29" w14:textId="1C7DC246" w:rsidR="00B0777C" w:rsidRDefault="004B3354" w:rsidP="00525743">
      <w:pPr>
        <w:pStyle w:val="ListParagraph"/>
        <w:numPr>
          <w:ilvl w:val="2"/>
          <w:numId w:val="6"/>
        </w:numPr>
        <w:spacing w:before="0" w:after="0" w:line="240" w:lineRule="auto"/>
        <w:rPr>
          <w:ins w:id="1842" w:author="Flory Koole" w:date="2025-04-25T17:54:00Z" w16du:dateUtc="2025-04-25T15:54:00Z"/>
          <w:rFonts w:eastAsia="Times New Roman" w:cs="Calibri"/>
        </w:rPr>
      </w:pPr>
      <w:ins w:id="1843" w:author="Flory Koole" w:date="2025-04-25T17:54:00Z" w16du:dateUtc="2025-04-25T15:54:00Z">
        <w:r w:rsidRPr="004B3354">
          <w:rPr>
            <w:rFonts w:eastAsia="Times New Roman" w:cs="Calibri"/>
          </w:rPr>
          <w:t>dlnVoorzieningRglFPR</w:t>
        </w:r>
        <w:r>
          <w:rPr>
            <w:rFonts w:eastAsia="Times New Roman" w:cs="Calibri"/>
          </w:rPr>
          <w:t xml:space="preserve"> = </w:t>
        </w:r>
        <w:r w:rsidR="00B0777C" w:rsidRPr="00B0777C">
          <w:rPr>
            <w:rFonts w:eastAsia="Times New Roman" w:cs="Calibri"/>
          </w:rPr>
          <w:t>dlnFinancierenPartnerLPPF * finKpsUni(LPPF) * dlnInkoopBedragCorrectie / (1 - admResRdrAfslagPrc/100)</w:t>
        </w:r>
      </w:ins>
    </w:p>
    <w:p w14:paraId="35DAF29E" w14:textId="1E9D27D0" w:rsidR="000276F2" w:rsidRPr="000276F2" w:rsidRDefault="000276F2" w:rsidP="00525743">
      <w:pPr>
        <w:pStyle w:val="ListParagraph"/>
        <w:numPr>
          <w:ilvl w:val="2"/>
          <w:numId w:val="6"/>
        </w:numPr>
        <w:spacing w:before="0" w:after="0" w:line="240" w:lineRule="auto"/>
        <w:rPr>
          <w:ins w:id="1844" w:author="Flory Koole" w:date="2025-04-25T17:52:00Z" w16du:dateUtc="2025-04-25T15:52:00Z"/>
          <w:rFonts w:eastAsia="Times New Roman" w:cs="Calibri"/>
          <w:rPrChange w:id="1845" w:author="Flory Koole" w:date="2025-04-25T17:52:00Z" w16du:dateUtc="2025-04-25T15:52:00Z">
            <w:rPr>
              <w:ins w:id="1846" w:author="Flory Koole" w:date="2025-04-25T17:52:00Z" w16du:dateUtc="2025-04-25T15:52:00Z"/>
            </w:rPr>
          </w:rPrChange>
        </w:rPr>
      </w:pPr>
      <w:ins w:id="1847" w:author="Flory Koole" w:date="2025-04-25T17:52:00Z" w16du:dateUtc="2025-04-25T15:52:00Z">
        <w:r>
          <w:rPr>
            <w:rFonts w:eastAsia="Times New Roman" w:cs="Calibri"/>
          </w:rPr>
          <w:t>dlnVarInleg</w:t>
        </w:r>
        <w:r w:rsidR="009E36A4">
          <w:rPr>
            <w:rFonts w:eastAsia="Times New Roman" w:cs="Calibri"/>
          </w:rPr>
          <w:t xml:space="preserve"> = </w:t>
        </w:r>
        <w:r w:rsidR="009E36A4" w:rsidRPr="009E36A4">
          <w:rPr>
            <w:rFonts w:eastAsia="Times New Roman" w:cs="Calibri"/>
          </w:rPr>
          <w:t>dbDlnVoorzieningRglFPR * (1 - admResRdrAfslagPrc/100)</w:t>
        </w:r>
      </w:ins>
    </w:p>
    <w:p w14:paraId="7FDC0F15" w14:textId="42550B58" w:rsidR="0071647B" w:rsidRPr="0062208D" w:rsidRDefault="0071647B" w:rsidP="00525743">
      <w:pPr>
        <w:pStyle w:val="ListParagraph"/>
        <w:numPr>
          <w:ilvl w:val="2"/>
          <w:numId w:val="6"/>
        </w:numPr>
        <w:spacing w:before="0" w:after="0" w:line="240" w:lineRule="auto"/>
        <w:rPr>
          <w:ins w:id="1848" w:author="Flory Koole" w:date="2025-04-25T17:55:00Z" w16du:dateUtc="2025-04-25T15:55:00Z"/>
          <w:rFonts w:eastAsia="Times New Roman" w:cs="Calibri"/>
          <w:rPrChange w:id="1849" w:author="Flory Koole" w:date="2025-04-25T17:55:00Z" w16du:dateUtc="2025-04-25T15:55:00Z">
            <w:rPr>
              <w:ins w:id="1850" w:author="Flory Koole" w:date="2025-04-25T17:55:00Z" w16du:dateUtc="2025-04-25T15:55:00Z"/>
            </w:rPr>
          </w:rPrChange>
        </w:rPr>
      </w:pPr>
      <w:ins w:id="1851" w:author="Flory Koole" w:date="2025-04-25T17:48:00Z" w16du:dateUtc="2025-04-25T15:48:00Z">
        <w:r>
          <w:t xml:space="preserve">dlnBerichtVarInlegLPPTR </w:t>
        </w:r>
      </w:ins>
      <w:ins w:id="1852" w:author="Flory Koole" w:date="2025-04-25T17:53:00Z" w16du:dateUtc="2025-04-25T15:53:00Z">
        <w:r w:rsidR="00114D90">
          <w:t xml:space="preserve">= </w:t>
        </w:r>
        <w:r w:rsidR="00114D90" w:rsidRPr="00114D90">
          <w:t>dlnVarInleg</w:t>
        </w:r>
      </w:ins>
    </w:p>
    <w:p w14:paraId="079342A5" w14:textId="7241A213" w:rsidR="0062208D" w:rsidRPr="00942B57" w:rsidRDefault="0062208D">
      <w:pPr>
        <w:pStyle w:val="ListParagraph"/>
        <w:numPr>
          <w:ilvl w:val="2"/>
          <w:numId w:val="6"/>
        </w:numPr>
        <w:spacing w:before="0" w:after="0" w:line="240" w:lineRule="auto"/>
        <w:rPr>
          <w:ins w:id="1853" w:author="Flory Koole" w:date="2024-10-15T15:37:00Z" w16du:dateUtc="2024-10-15T13:37:00Z"/>
          <w:rFonts w:eastAsia="Times New Roman" w:cs="Calibri"/>
          <w:rPrChange w:id="1854" w:author="Flory Koole" w:date="2024-10-15T15:37:00Z" w16du:dateUtc="2024-10-15T13:37:00Z">
            <w:rPr>
              <w:ins w:id="1855" w:author="Flory Koole" w:date="2024-10-15T15:37:00Z" w16du:dateUtc="2024-10-15T13:37:00Z"/>
            </w:rPr>
          </w:rPrChange>
        </w:rPr>
        <w:pPrChange w:id="1856" w:author="Flory Koole" w:date="2025-04-25T17:49:00Z" w16du:dateUtc="2025-04-25T15:49:00Z">
          <w:pPr>
            <w:pStyle w:val="ListParagraph"/>
            <w:numPr>
              <w:ilvl w:val="1"/>
              <w:numId w:val="6"/>
            </w:numPr>
            <w:spacing w:before="0" w:after="0" w:line="240" w:lineRule="auto"/>
            <w:ind w:left="1440" w:hanging="360"/>
          </w:pPr>
        </w:pPrChange>
      </w:pPr>
      <w:ins w:id="1857" w:author="Flory Koole" w:date="2025-04-25T17:55:00Z" w16du:dateUtc="2025-04-25T15:55:00Z">
        <w:r w:rsidRPr="0062208D">
          <w:rPr>
            <w:rFonts w:eastAsia="Times New Roman" w:cs="Calibri"/>
          </w:rPr>
          <w:t>dlnBerichtVarInlegRdrLPPTR</w:t>
        </w:r>
        <w:r>
          <w:rPr>
            <w:rFonts w:eastAsia="Times New Roman" w:cs="Calibri"/>
          </w:rPr>
          <w:t xml:space="preserve"> = </w:t>
        </w:r>
        <w:r w:rsidR="00E27C6F" w:rsidRPr="00E27C6F">
          <w:rPr>
            <w:rFonts w:eastAsia="Times New Roman" w:cs="Calibri"/>
          </w:rPr>
          <w:t>dbDlnVoorzieningRglFPR * admResRdrAfslagPrc/100</w:t>
        </w:r>
      </w:ins>
    </w:p>
    <w:p w14:paraId="75D8C4FA" w14:textId="650B2717" w:rsidR="00942B57" w:rsidRPr="00E071FA" w:rsidRDefault="00942B57">
      <w:pPr>
        <w:pStyle w:val="ListParagraph"/>
        <w:numPr>
          <w:ilvl w:val="1"/>
          <w:numId w:val="6"/>
        </w:numPr>
        <w:spacing w:before="0" w:after="0" w:line="240" w:lineRule="auto"/>
        <w:rPr>
          <w:ins w:id="1858" w:author="Flory Koole" w:date="2024-10-15T09:43:00Z" w16du:dateUtc="2024-10-15T07:43:00Z"/>
          <w:rFonts w:eastAsia="Times New Roman" w:cs="Calibri"/>
        </w:rPr>
        <w:pPrChange w:id="1859" w:author="Flory Koole" w:date="2024-10-15T12:08:00Z" w16du:dateUtc="2024-10-15T10:08:00Z">
          <w:pPr>
            <w:spacing w:before="0" w:after="0" w:line="240" w:lineRule="auto"/>
          </w:pPr>
        </w:pPrChange>
      </w:pPr>
      <w:ins w:id="1860" w:author="Flory Koole" w:date="2024-10-15T15:38:00Z" w16du:dateUtc="2024-10-15T13:38:00Z">
        <w:r>
          <w:rPr>
            <w:rFonts w:eastAsia="Times New Roman" w:cs="Calibri"/>
          </w:rPr>
          <w:t>IPPAR kan ook stijgend/dalend kiezen. IPPAR krijgt brief met keuzes, dus dit moet later nog doorgevoerd kunnen worden</w:t>
        </w:r>
      </w:ins>
    </w:p>
    <w:p w14:paraId="2EE576CC" w14:textId="3CEC1DE1" w:rsidR="004C374C" w:rsidDel="000817D0" w:rsidRDefault="004C374C" w:rsidP="00760695">
      <w:pPr>
        <w:spacing w:before="0" w:after="0" w:line="240" w:lineRule="auto"/>
        <w:rPr>
          <w:del w:id="1861" w:author="Flory Koole" w:date="2024-10-15T11:39:00Z" w16du:dateUtc="2024-10-15T09:39:00Z"/>
          <w:rFonts w:eastAsia="Times New Roman" w:cs="Calibri"/>
        </w:rPr>
      </w:pPr>
      <w:del w:id="1862" w:author="Flory Koole" w:date="2024-10-15T11:39:00Z" w16du:dateUtc="2024-10-15T09:39:00Z">
        <w:r w:rsidDel="000817D0">
          <w:rPr>
            <w:rFonts w:eastAsia="Times New Roman" w:cs="Calibri"/>
          </w:rPr>
          <w:delText xml:space="preserve">Aandachtspunt: deze kan ook stijgend/dalend kiezen. </w:delText>
        </w:r>
        <w:r w:rsidRPr="00033070" w:rsidDel="000817D0">
          <w:rPr>
            <w:rFonts w:eastAsia="Times New Roman" w:cs="Calibri"/>
            <w:highlight w:val="yellow"/>
          </w:rPr>
          <w:delText>Actie</w:delText>
        </w:r>
        <w:r w:rsidDel="000817D0">
          <w:rPr>
            <w:rFonts w:eastAsia="Times New Roman" w:cs="Calibri"/>
          </w:rPr>
          <w:delText xml:space="preserve"> Roy: kan dit al?</w:delText>
        </w:r>
        <w:r w:rsidR="00341245" w:rsidDel="000817D0">
          <w:rPr>
            <w:rFonts w:eastAsia="Times New Roman" w:cs="Calibri"/>
          </w:rPr>
          <w:delText xml:space="preserve"> IPPAR krijgt brief met keuzes, dus dit moet later nog doorgevoerd kunnen worden</w:delText>
        </w:r>
      </w:del>
    </w:p>
    <w:p w14:paraId="4342F646" w14:textId="77777777" w:rsidR="00AC7D8A" w:rsidRDefault="00AC7D8A" w:rsidP="00760695">
      <w:pPr>
        <w:spacing w:before="0" w:after="0" w:line="240" w:lineRule="auto"/>
        <w:rPr>
          <w:rFonts w:eastAsia="Times New Roman" w:cs="Calibri"/>
        </w:rPr>
      </w:pPr>
    </w:p>
    <w:p w14:paraId="3CDBD5F1" w14:textId="5F42166F" w:rsidR="00AC7D8A" w:rsidDel="00A04375" w:rsidRDefault="00AC7D8A" w:rsidP="00033070">
      <w:pPr>
        <w:pStyle w:val="Heading3"/>
        <w:rPr>
          <w:del w:id="1863" w:author="Flory Koole" w:date="2025-01-15T14:37:00Z" w16du:dateUtc="2025-01-15T13:37:00Z"/>
          <w:rFonts w:eastAsia="Times New Roman"/>
        </w:rPr>
      </w:pPr>
      <w:bookmarkStart w:id="1864" w:name="_Toc187312191"/>
      <w:del w:id="1865" w:author="Flory Koole" w:date="2025-01-15T14:37:00Z" w16du:dateUtc="2025-01-15T13:37:00Z">
        <w:r w:rsidDel="00A04375">
          <w:rPr>
            <w:rFonts w:eastAsia="Times New Roman"/>
          </w:rPr>
          <w:delText>Type uitkering variabel pensioen (</w:delText>
        </w:r>
        <w:r w:rsidRPr="00033070" w:rsidDel="00A04375">
          <w:rPr>
            <w:rFonts w:eastAsia="Times New Roman"/>
            <w:color w:val="FF0000"/>
          </w:rPr>
          <w:delText xml:space="preserve">nog </w:delText>
        </w:r>
      </w:del>
      <w:del w:id="1866" w:author="Flory Koole" w:date="2024-11-20T13:31:00Z" w16du:dateUtc="2024-11-20T12:31:00Z">
        <w:r w:rsidRPr="00033070" w:rsidDel="004F5086">
          <w:rPr>
            <w:rFonts w:eastAsia="Times New Roman"/>
            <w:color w:val="FF0000"/>
          </w:rPr>
          <w:delText xml:space="preserve">inrichten </w:delText>
        </w:r>
      </w:del>
      <w:del w:id="1867" w:author="Flory Koole" w:date="2025-01-15T14:37:00Z" w16du:dateUtc="2025-01-15T13:37:00Z">
        <w:r w:rsidRPr="00033070" w:rsidDel="00A04375">
          <w:rPr>
            <w:rFonts w:eastAsia="Times New Roman"/>
            <w:color w:val="FF0000"/>
          </w:rPr>
          <w:delText>voor IPPAR</w:delText>
        </w:r>
      </w:del>
      <w:del w:id="1868" w:author="Flory Koole" w:date="2024-11-20T13:31:00Z" w16du:dateUtc="2024-11-20T12:31:00Z">
        <w:r w:rsidDel="002A69DF">
          <w:rPr>
            <w:rFonts w:eastAsia="Times New Roman"/>
          </w:rPr>
          <w:delText>?</w:delText>
        </w:r>
      </w:del>
      <w:del w:id="1869" w:author="Flory Koole" w:date="2025-01-15T14:37:00Z" w16du:dateUtc="2025-01-15T13:37:00Z">
        <w:r w:rsidDel="00A04375">
          <w:rPr>
            <w:rFonts w:eastAsia="Times New Roman"/>
          </w:rPr>
          <w:delText>)</w:delText>
        </w:r>
        <w:bookmarkEnd w:id="1864"/>
      </w:del>
    </w:p>
    <w:p w14:paraId="057C8688" w14:textId="77777777" w:rsidR="0077476B" w:rsidRDefault="0077476B" w:rsidP="0077476B">
      <w:pPr>
        <w:pStyle w:val="Heading3"/>
        <w:rPr>
          <w:ins w:id="1870" w:author="Flory Koole" w:date="2025-01-15T14:36:00Z" w16du:dateUtc="2025-01-15T13:36:00Z"/>
        </w:rPr>
      </w:pPr>
      <w:bookmarkStart w:id="1871" w:name="_Toc1814181438"/>
      <w:bookmarkStart w:id="1872" w:name="_Toc1020757972"/>
      <w:ins w:id="1873" w:author="Flory Koole" w:date="2025-01-15T14:36:00Z">
        <w:r>
          <w:t>Type uitkering variabel pensioen</w:t>
        </w:r>
      </w:ins>
      <w:bookmarkEnd w:id="1871"/>
      <w:bookmarkEnd w:id="1872"/>
    </w:p>
    <w:p w14:paraId="1541CBF4" w14:textId="77777777" w:rsidR="0077476B" w:rsidRDefault="0077476B" w:rsidP="0077476B">
      <w:pPr>
        <w:rPr>
          <w:ins w:id="1874" w:author="Flory Koole" w:date="2025-01-15T14:36:00Z" w16du:dateUtc="2025-01-15T13:36:00Z"/>
        </w:rPr>
      </w:pPr>
      <w:ins w:id="1875" w:author="Flory Koole" w:date="2025-01-15T14:36:00Z" w16du:dateUtc="2025-01-15T13:36:00Z">
        <w:r>
          <w:t>Relevante zaken m.b.t. deze gebeurtenis:</w:t>
        </w:r>
      </w:ins>
    </w:p>
    <w:p w14:paraId="1839FA21" w14:textId="77777777" w:rsidR="0077476B" w:rsidRDefault="0077476B" w:rsidP="0077476B">
      <w:pPr>
        <w:pStyle w:val="ListParagraph"/>
        <w:numPr>
          <w:ilvl w:val="0"/>
          <w:numId w:val="6"/>
        </w:numPr>
        <w:rPr>
          <w:ins w:id="1876" w:author="Flory Koole" w:date="2025-01-15T14:36:00Z" w16du:dateUtc="2025-01-15T13:36:00Z"/>
        </w:rPr>
      </w:pPr>
      <w:ins w:id="1877" w:author="Flory Koole" w:date="2025-01-15T14:36:00Z" w16du:dateUtc="2025-01-15T13:36:00Z">
        <w:r>
          <w:t>Afleidbaar of opdrachtvolgend: opdrachtvolgend (a.g.v. pensioneringsopdracht)</w:t>
        </w:r>
      </w:ins>
    </w:p>
    <w:p w14:paraId="033D7718" w14:textId="77777777" w:rsidR="0077476B" w:rsidRDefault="0077476B" w:rsidP="0077476B">
      <w:pPr>
        <w:pStyle w:val="ListParagraph"/>
        <w:numPr>
          <w:ilvl w:val="0"/>
          <w:numId w:val="6"/>
        </w:numPr>
        <w:rPr>
          <w:ins w:id="1878" w:author="Flory Koole" w:date="2025-01-15T14:36:00Z" w16du:dateUtc="2025-01-15T13:36:00Z"/>
        </w:rPr>
      </w:pPr>
      <w:ins w:id="1879" w:author="Flory Koole" w:date="2025-01-15T14:36:00Z" w16du:dateUtc="2025-01-15T13:36:00Z">
        <w:r>
          <w:t>Invoer en controles</w:t>
        </w:r>
      </w:ins>
    </w:p>
    <w:p w14:paraId="0FB322DC" w14:textId="77777777" w:rsidR="0077476B" w:rsidRDefault="0077476B" w:rsidP="0077476B">
      <w:pPr>
        <w:pStyle w:val="ListParagraph"/>
        <w:numPr>
          <w:ilvl w:val="1"/>
          <w:numId w:val="6"/>
        </w:numPr>
        <w:rPr>
          <w:ins w:id="1880" w:author="Flory Koole" w:date="2025-01-15T14:36:00Z" w16du:dateUtc="2025-01-15T13:36:00Z"/>
        </w:rPr>
      </w:pPr>
      <w:ins w:id="1881" w:author="Flory Koole" w:date="2025-01-15T14:36:00Z" w16du:dateUtc="2025-01-15T13:36:00Z">
        <w:r>
          <w:t xml:space="preserve">Voor ingegane (ex-)partners moeten de keuzes </w:t>
        </w:r>
        <w:r w:rsidRPr="00D7426A">
          <w:t>dlnKeuzeTypeUitkeringVariabelPensioen</w:t>
        </w:r>
        <w:r>
          <w:t xml:space="preserve"> en </w:t>
        </w:r>
        <w:r w:rsidRPr="00D7426A">
          <w:t>dlnKeuzeTypeUitkeringVariabelPensioenPrc</w:t>
        </w:r>
        <w:r>
          <w:t xml:space="preserve"> worden meegegeven</w:t>
        </w:r>
      </w:ins>
    </w:p>
    <w:p w14:paraId="664D0EE9" w14:textId="77777777" w:rsidR="0077476B" w:rsidRDefault="0077476B" w:rsidP="0077476B">
      <w:pPr>
        <w:pStyle w:val="ListParagraph"/>
        <w:numPr>
          <w:ilvl w:val="0"/>
          <w:numId w:val="6"/>
        </w:numPr>
        <w:rPr>
          <w:ins w:id="1882" w:author="Flory Koole" w:date="2025-01-15T14:36:00Z" w16du:dateUtc="2025-01-15T13:36:00Z"/>
        </w:rPr>
      </w:pPr>
      <w:ins w:id="1883" w:author="Flory Koole" w:date="2025-01-15T14:36:00Z" w16du:dateUtc="2025-01-15T13:36:00Z">
        <w:r>
          <w:t>Overgangen in profielen</w:t>
        </w:r>
      </w:ins>
    </w:p>
    <w:p w14:paraId="3541FB4E" w14:textId="77777777" w:rsidR="0077476B" w:rsidRDefault="0077476B" w:rsidP="0077476B">
      <w:pPr>
        <w:pStyle w:val="ListParagraph"/>
        <w:numPr>
          <w:ilvl w:val="1"/>
          <w:numId w:val="6"/>
        </w:numPr>
        <w:rPr>
          <w:ins w:id="1884" w:author="Flory Koole" w:date="2025-01-15T14:36:00Z" w16du:dateUtc="2025-01-15T13:36:00Z"/>
        </w:rPr>
      </w:pPr>
      <w:ins w:id="1885" w:author="Flory Koole" w:date="2025-01-15T14:36:00Z" w16du:dateUtc="2025-01-15T13:36:00Z">
        <w:r>
          <w:t>Geen overgang in profiel</w:t>
        </w:r>
      </w:ins>
    </w:p>
    <w:p w14:paraId="3F52A013" w14:textId="77777777" w:rsidR="0077476B" w:rsidRDefault="0077476B" w:rsidP="0077476B">
      <w:pPr>
        <w:pStyle w:val="ListParagraph"/>
        <w:numPr>
          <w:ilvl w:val="0"/>
          <w:numId w:val="6"/>
        </w:numPr>
        <w:rPr>
          <w:ins w:id="1886" w:author="Flory Koole" w:date="2025-01-15T14:36:00Z" w16du:dateUtc="2025-01-15T13:36:00Z"/>
        </w:rPr>
      </w:pPr>
      <w:ins w:id="1887" w:author="Flory Koole" w:date="2025-01-15T14:36:00Z" w16du:dateUtc="2025-01-15T13:36:00Z">
        <w:r>
          <w:t>Koppelingen</w:t>
        </w:r>
      </w:ins>
    </w:p>
    <w:p w14:paraId="5BEC98D5" w14:textId="77777777" w:rsidR="0077476B" w:rsidRDefault="0077476B" w:rsidP="0077476B">
      <w:pPr>
        <w:pStyle w:val="ListParagraph"/>
        <w:numPr>
          <w:ilvl w:val="1"/>
          <w:numId w:val="6"/>
        </w:numPr>
        <w:rPr>
          <w:ins w:id="1888" w:author="Flory Koole" w:date="2025-01-15T14:36:00Z" w16du:dateUtc="2025-01-15T13:36:00Z"/>
        </w:rPr>
      </w:pPr>
      <w:ins w:id="1889" w:author="Flory Koole" w:date="2025-01-15T14:36:00Z" w16du:dateUtc="2025-01-15T13:36:00Z">
        <w:r>
          <w:t xml:space="preserve">Andere component: </w:t>
        </w:r>
        <w:r w:rsidRPr="00DC697D">
          <w:t>Type uitkering variabel pensioen</w:t>
        </w:r>
        <w:r>
          <w:t xml:space="preserve"> in excasso</w:t>
        </w:r>
      </w:ins>
    </w:p>
    <w:p w14:paraId="1EB00D8E" w14:textId="77777777" w:rsidR="0077476B" w:rsidRDefault="0077476B" w:rsidP="0077476B">
      <w:pPr>
        <w:pStyle w:val="ListParagraph"/>
        <w:numPr>
          <w:ilvl w:val="0"/>
          <w:numId w:val="6"/>
        </w:numPr>
        <w:rPr>
          <w:ins w:id="1890" w:author="Flory Koole" w:date="2025-01-15T14:36:00Z" w16du:dateUtc="2025-01-15T13:36:00Z"/>
        </w:rPr>
      </w:pPr>
      <w:ins w:id="1891" w:author="Flory Koole" w:date="2025-01-15T14:36:00Z" w16du:dateUtc="2025-01-15T13:36:00Z">
        <w:r>
          <w:t>Speciale berekeningen</w:t>
        </w:r>
      </w:ins>
    </w:p>
    <w:p w14:paraId="6304C2D2" w14:textId="77777777" w:rsidR="0077476B" w:rsidRDefault="0077476B" w:rsidP="0077476B">
      <w:pPr>
        <w:pStyle w:val="ListParagraph"/>
        <w:numPr>
          <w:ilvl w:val="1"/>
          <w:numId w:val="6"/>
        </w:numPr>
        <w:rPr>
          <w:ins w:id="1892" w:author="Flory Koole" w:date="2025-01-15T14:36:00Z" w16du:dateUtc="2025-01-15T13:36:00Z"/>
        </w:rPr>
      </w:pPr>
      <w:ins w:id="1893" w:author="Flory Koole" w:date="2025-01-15T14:36:00Z" w16du:dateUtc="2025-01-15T13:36:00Z">
        <w:r w:rsidRPr="00D7426A">
          <w:t>dlnTypeUitkeringVariabelPensioen</w:t>
        </w:r>
        <w:r>
          <w:t xml:space="preserve"> = </w:t>
        </w:r>
        <w:r w:rsidRPr="00D7426A">
          <w:t>dlnKeuzeTypeUitkeringVariabelPensioen</w:t>
        </w:r>
      </w:ins>
    </w:p>
    <w:p w14:paraId="48B2E202" w14:textId="77777777" w:rsidR="0077476B" w:rsidRDefault="0077476B" w:rsidP="0077476B">
      <w:pPr>
        <w:pStyle w:val="ListParagraph"/>
        <w:numPr>
          <w:ilvl w:val="1"/>
          <w:numId w:val="6"/>
        </w:numPr>
        <w:rPr>
          <w:ins w:id="1894" w:author="Flory Koole" w:date="2025-01-15T14:36:00Z" w16du:dateUtc="2025-01-15T13:36:00Z"/>
        </w:rPr>
      </w:pPr>
      <w:ins w:id="1895" w:author="Flory Koole" w:date="2025-01-15T14:36:00Z" w16du:dateUtc="2025-01-15T13:36:00Z">
        <w:r w:rsidRPr="00964655">
          <w:t xml:space="preserve">dlnTypeUitkeringVariabelPensioenPrc </w:t>
        </w:r>
        <w:r>
          <w:t xml:space="preserve"> = </w:t>
        </w:r>
        <w:r w:rsidRPr="00964655">
          <w:t>dlnKeuzeTypeUitkeringVariabelPensioenPrc</w:t>
        </w:r>
      </w:ins>
    </w:p>
    <w:p w14:paraId="119539E6" w14:textId="77777777" w:rsidR="0077476B" w:rsidRDefault="0077476B" w:rsidP="0077476B">
      <w:pPr>
        <w:pStyle w:val="ListParagraph"/>
        <w:numPr>
          <w:ilvl w:val="1"/>
          <w:numId w:val="6"/>
        </w:numPr>
        <w:rPr>
          <w:ins w:id="1896" w:author="Flory Koole" w:date="2025-01-15T14:36:00Z" w16du:dateUtc="2025-01-15T13:36:00Z"/>
        </w:rPr>
      </w:pPr>
      <w:ins w:id="1897" w:author="Flory Koole" w:date="2025-01-15T14:36:00Z" w16du:dateUtc="2025-01-15T13:36:00Z">
        <w:r>
          <w:t>Voor IP/ps=LOPF en voor IPPAR/ps=LPPF geldt</w:t>
        </w:r>
      </w:ins>
    </w:p>
    <w:p w14:paraId="24DAF7DC" w14:textId="77777777" w:rsidR="0077476B" w:rsidRDefault="0077476B" w:rsidP="0077476B">
      <w:pPr>
        <w:pStyle w:val="ListParagraph"/>
        <w:numPr>
          <w:ilvl w:val="2"/>
          <w:numId w:val="6"/>
        </w:numPr>
        <w:rPr>
          <w:ins w:id="1898" w:author="Flory Koole" w:date="2025-01-15T14:36:00Z" w16du:dateUtc="2025-01-15T13:36:00Z"/>
        </w:rPr>
      </w:pPr>
      <w:ins w:id="1899" w:author="Flory Koole" w:date="2025-01-15T14:36:00Z" w16du:dateUtc="2025-01-15T13:36:00Z">
        <w:r w:rsidRPr="00DC697D">
          <w:t>opgebouwdAc</w:t>
        </w:r>
        <w:r>
          <w:t xml:space="preserve">(ps) = </w:t>
        </w:r>
        <w:r w:rsidRPr="00DC697D">
          <w:t>dbDlnOpgebouwdAc</w:t>
        </w:r>
        <w:r>
          <w:t>(ps)</w:t>
        </w:r>
        <w:r w:rsidRPr="00DC697D">
          <w:t xml:space="preserve"> * finKpsVr(</w:t>
        </w:r>
        <w:r>
          <w:t>ps</w:t>
        </w:r>
        <w:r w:rsidRPr="00DC697D">
          <w:t>) / finKps(</w:t>
        </w:r>
        <w:r>
          <w:t>ps</w:t>
        </w:r>
        <w:r w:rsidRPr="00DC697D">
          <w:t>)</w:t>
        </w:r>
      </w:ins>
    </w:p>
    <w:p w14:paraId="7F637B73" w14:textId="77777777" w:rsidR="0077476B" w:rsidRDefault="0077476B" w:rsidP="0077476B">
      <w:pPr>
        <w:pStyle w:val="ListParagraph"/>
        <w:numPr>
          <w:ilvl w:val="2"/>
          <w:numId w:val="6"/>
        </w:numPr>
        <w:rPr>
          <w:ins w:id="1900" w:author="Flory Koole" w:date="2025-01-15T14:36:00Z" w16du:dateUtc="2025-01-15T13:36:00Z"/>
        </w:rPr>
      </w:pPr>
      <w:ins w:id="1901" w:author="Flory Koole" w:date="2025-01-15T14:36:00Z" w16du:dateUtc="2025-01-15T13:36:00Z">
        <w:r w:rsidRPr="00D11CCB">
          <w:t>opgebouwdVhp</w:t>
        </w:r>
        <w:r>
          <w:t xml:space="preserve">(ps) = </w:t>
        </w:r>
        <w:r w:rsidRPr="00F07F52">
          <w:t>dbDlnOpgebouwdVhp(</w:t>
        </w:r>
        <w:r>
          <w:t>ps</w:t>
        </w:r>
        <w:r w:rsidRPr="00F07F52">
          <w:t>) * finKpsVr(</w:t>
        </w:r>
        <w:r>
          <w:t>ps</w:t>
        </w:r>
        <w:r w:rsidRPr="00F07F52">
          <w:t>) / finKps(</w:t>
        </w:r>
        <w:r>
          <w:t>ps</w:t>
        </w:r>
        <w:r w:rsidRPr="00F07F52">
          <w:t>)</w:t>
        </w:r>
      </w:ins>
    </w:p>
    <w:p w14:paraId="2683E463" w14:textId="77777777" w:rsidR="0077476B" w:rsidRDefault="0077476B" w:rsidP="0077476B">
      <w:pPr>
        <w:pStyle w:val="ListParagraph"/>
        <w:numPr>
          <w:ilvl w:val="2"/>
          <w:numId w:val="6"/>
        </w:numPr>
        <w:rPr>
          <w:ins w:id="1902" w:author="Flory Koole" w:date="2025-01-15T14:36:00Z" w16du:dateUtc="2025-01-15T13:36:00Z"/>
        </w:rPr>
      </w:pPr>
      <w:ins w:id="1903" w:author="Flory Koole" w:date="2025-01-15T14:36:00Z" w16du:dateUtc="2025-01-15T13:36:00Z">
        <w:r w:rsidRPr="00DC697D">
          <w:t>dlnOpgebouwdSpreiding(ps,sp)</w:t>
        </w:r>
        <w:r>
          <w:t xml:space="preserve"> = </w:t>
        </w:r>
        <w:r w:rsidRPr="00DC697D">
          <w:t>dbDlnOpgebouwdSpreiding(ps,sp) * dlnKpsTypeUitkering(ps,sp)</w:t>
        </w:r>
      </w:ins>
    </w:p>
    <w:p w14:paraId="2CDD7C50" w14:textId="77777777" w:rsidR="0077476B" w:rsidRDefault="0077476B" w:rsidP="0077476B">
      <w:pPr>
        <w:pStyle w:val="ListParagraph"/>
        <w:numPr>
          <w:ilvl w:val="2"/>
          <w:numId w:val="6"/>
        </w:numPr>
        <w:rPr>
          <w:ins w:id="1904" w:author="Flory Koole" w:date="2025-01-15T14:36:00Z" w16du:dateUtc="2025-01-15T13:36:00Z"/>
        </w:rPr>
      </w:pPr>
      <w:ins w:id="1905" w:author="Flory Koole" w:date="2025-01-15T14:36:00Z" w16du:dateUtc="2025-01-15T13:36:00Z">
        <w:r w:rsidRPr="00BF09F8">
          <w:t>dlnOpgebouwdVhpSpreidingVarOP</w:t>
        </w:r>
        <w:r w:rsidRPr="00DC697D">
          <w:t>(ps,sp)</w:t>
        </w:r>
        <w:r>
          <w:t xml:space="preserve"> = </w:t>
        </w:r>
        <w:r w:rsidRPr="00DC697D">
          <w:t>dbDlnOpgebouwdVhpSpreiding(ps,sp) * dlnKpsTypeUitkering(ps,sp)</w:t>
        </w:r>
      </w:ins>
    </w:p>
    <w:p w14:paraId="47F6D471" w14:textId="77777777" w:rsidR="0077476B" w:rsidRDefault="0077476B" w:rsidP="0077476B">
      <w:pPr>
        <w:pStyle w:val="ListParagraph"/>
        <w:numPr>
          <w:ilvl w:val="2"/>
          <w:numId w:val="6"/>
        </w:numPr>
        <w:rPr>
          <w:ins w:id="1906" w:author="Flory Koole" w:date="2025-01-15T14:36:00Z" w16du:dateUtc="2025-01-15T13:36:00Z"/>
        </w:rPr>
      </w:pPr>
      <w:ins w:id="1907" w:author="Flory Koole" w:date="2025-01-15T14:36:00Z" w16du:dateUtc="2025-01-15T13:36:00Z">
        <w:r w:rsidRPr="00C3240E">
          <w:t>dlnKpsTypeUitkering(ps,sp)</w:t>
        </w:r>
        <w:r>
          <w:t xml:space="preserve"> = </w:t>
        </w:r>
        <w:r w:rsidRPr="00C3240E">
          <w:t>finKpsUniVr(ps,finTarief(ps),sp) / finKpsUni(ps,finTarief(ps),sp)</w:t>
        </w:r>
      </w:ins>
    </w:p>
    <w:p w14:paraId="6340C28C" w14:textId="77777777" w:rsidR="0077476B" w:rsidRDefault="0077476B" w:rsidP="0077476B">
      <w:pPr>
        <w:pStyle w:val="ListParagraph"/>
        <w:numPr>
          <w:ilvl w:val="0"/>
          <w:numId w:val="6"/>
        </w:numPr>
        <w:rPr>
          <w:ins w:id="1908" w:author="Flory Koole" w:date="2025-01-15T14:36:00Z" w16du:dateUtc="2025-01-15T13:36:00Z"/>
        </w:rPr>
      </w:pPr>
      <w:ins w:id="1909" w:author="Flory Koole" w:date="2025-01-15T14:36:00Z" w16du:dateUtc="2025-01-15T13:36:00Z">
        <w:r>
          <w:t xml:space="preserve">Bijzonderheden </w:t>
        </w:r>
      </w:ins>
    </w:p>
    <w:p w14:paraId="5C29871D" w14:textId="4DE5EC97" w:rsidR="0098598F" w:rsidRDefault="00A04375" w:rsidP="0077476B">
      <w:pPr>
        <w:pStyle w:val="ListParagraph"/>
        <w:numPr>
          <w:ilvl w:val="1"/>
          <w:numId w:val="6"/>
        </w:numPr>
        <w:rPr>
          <w:ins w:id="1910" w:author="Flory Koole" w:date="2025-01-15T14:39:00Z" w16du:dateUtc="2025-01-15T13:39:00Z"/>
        </w:rPr>
      </w:pPr>
      <w:ins w:id="1911" w:author="Flory Koole" w:date="2025-01-15T14:37:00Z" w16du:dateUtc="2025-01-15T13:37:00Z">
        <w:r>
          <w:t xml:space="preserve">Een </w:t>
        </w:r>
      </w:ins>
      <w:ins w:id="1912" w:author="Flory Koole" w:date="2025-01-15T14:36:00Z" w16du:dateUtc="2025-01-15T13:36:00Z">
        <w:r w:rsidR="0077476B">
          <w:t xml:space="preserve">IPPAR kan </w:t>
        </w:r>
      </w:ins>
      <w:ins w:id="1913" w:author="Flory Koole" w:date="2025-01-15T14:38:00Z" w16du:dateUtc="2025-01-15T13:38:00Z">
        <w:r w:rsidR="00032F10">
          <w:t xml:space="preserve">kiezen voor een </w:t>
        </w:r>
      </w:ins>
      <w:ins w:id="1914" w:author="Flory Koole" w:date="2025-01-15T14:36:00Z" w16du:dateUtc="2025-01-15T13:36:00Z">
        <w:r w:rsidR="0077476B">
          <w:t>stijgend/dalend</w:t>
        </w:r>
      </w:ins>
      <w:ins w:id="1915" w:author="Flory Koole" w:date="2025-01-15T14:38:00Z" w16du:dateUtc="2025-01-15T13:38:00Z">
        <w:r w:rsidR="00032F10">
          <w:t xml:space="preserve"> LPPF. Vanuit de PDC zijn voorwaarden gesteld van herkoms</w:t>
        </w:r>
        <w:r w:rsidR="00F3007B">
          <w:t xml:space="preserve">t van het pensioen. Dit is in Qwik niet vastgelegd bij de ingegane partner en hier wordt niet op gecontroleerd. </w:t>
        </w:r>
      </w:ins>
      <w:ins w:id="1916" w:author="Flory Koole" w:date="2025-01-15T14:39:00Z" w16du:dateUtc="2025-01-15T13:39:00Z">
        <w:r w:rsidR="00F3007B">
          <w:t>Of een IPPAR in aanmer</w:t>
        </w:r>
        <w:r w:rsidR="00C63296">
          <w:t>k</w:t>
        </w:r>
        <w:r w:rsidR="00F3007B">
          <w:t>ing komt voor de keuze stijgend/</w:t>
        </w:r>
        <w:r w:rsidR="0098598F">
          <w:t>dalend, moet aan de voorkant (op het portaal) worden afgevangen</w:t>
        </w:r>
      </w:ins>
    </w:p>
    <w:p w14:paraId="46746A59" w14:textId="7194D0B9" w:rsidR="0077476B" w:rsidRDefault="0098598F" w:rsidP="0077476B">
      <w:pPr>
        <w:pStyle w:val="ListParagraph"/>
        <w:numPr>
          <w:ilvl w:val="1"/>
          <w:numId w:val="6"/>
        </w:numPr>
        <w:rPr>
          <w:ins w:id="1917" w:author="Flory Koole" w:date="2025-01-15T14:36:00Z" w16du:dateUtc="2025-01-15T13:36:00Z"/>
        </w:rPr>
      </w:pPr>
      <w:ins w:id="1918" w:author="Flory Koole" w:date="2025-01-15T14:39:00Z" w16du:dateUtc="2025-01-15T13:39:00Z">
        <w:r>
          <w:t>Er</w:t>
        </w:r>
      </w:ins>
      <w:ins w:id="1919" w:author="Flory Koole" w:date="2025-01-15T14:37:00Z" w16du:dateUtc="2025-01-15T13:37:00Z">
        <w:r w:rsidR="001E0154">
          <w:t xml:space="preserve"> wordt alleen LPPF aangepast (er is geen LOPF)</w:t>
        </w:r>
      </w:ins>
    </w:p>
    <w:p w14:paraId="2F4C2013" w14:textId="77777777" w:rsidR="0077476B" w:rsidRDefault="0077476B" w:rsidP="0077476B">
      <w:pPr>
        <w:spacing w:line="240" w:lineRule="auto"/>
        <w:rPr>
          <w:ins w:id="1920" w:author="Flory Koole" w:date="2025-01-15T14:36:00Z" w16du:dateUtc="2025-01-15T13:36:00Z"/>
        </w:rPr>
      </w:pPr>
    </w:p>
    <w:p w14:paraId="052E429C" w14:textId="77777777" w:rsidR="00AC7D8A" w:rsidRDefault="00AC7D8A" w:rsidP="00760695">
      <w:pPr>
        <w:spacing w:before="0" w:after="0" w:line="240" w:lineRule="auto"/>
        <w:rPr>
          <w:rFonts w:eastAsia="Times New Roman" w:cs="Calibri"/>
        </w:rPr>
      </w:pPr>
    </w:p>
    <w:p w14:paraId="502D125D" w14:textId="77777777" w:rsidR="004C374C" w:rsidRDefault="004C374C" w:rsidP="00760695">
      <w:pPr>
        <w:spacing w:before="0" w:after="0" w:line="240" w:lineRule="auto"/>
        <w:rPr>
          <w:rFonts w:eastAsia="Times New Roman" w:cs="Calibri"/>
        </w:rPr>
      </w:pPr>
    </w:p>
    <w:p w14:paraId="4D494D71" w14:textId="77777777" w:rsidR="004C374C" w:rsidRDefault="004C374C" w:rsidP="00760695">
      <w:pPr>
        <w:spacing w:before="0" w:after="0" w:line="240" w:lineRule="auto"/>
        <w:rPr>
          <w:rFonts w:eastAsia="Times New Roman" w:cs="Calibri"/>
        </w:rPr>
      </w:pPr>
    </w:p>
    <w:p w14:paraId="1C4223A4" w14:textId="644D2798" w:rsidR="00760695" w:rsidRDefault="00760695" w:rsidP="00A62015">
      <w:pPr>
        <w:pStyle w:val="Heading3"/>
        <w:rPr>
          <w:ins w:id="1921" w:author="Flory Koole" w:date="2024-10-15T15:34:00Z" w16du:dateUtc="2024-10-15T13:34:00Z"/>
          <w:rFonts w:eastAsia="Times New Roman"/>
        </w:rPr>
      </w:pPr>
      <w:bookmarkStart w:id="1922" w:name="_Toc187312192"/>
      <w:bookmarkStart w:id="1923" w:name="_Toc1231838507"/>
      <w:bookmarkStart w:id="1924" w:name="_Toc905640181"/>
      <w:r w:rsidRPr="2B26B8BC">
        <w:rPr>
          <w:rFonts w:eastAsia="Times New Roman"/>
        </w:rPr>
        <w:t>Opvoer wees</w:t>
      </w:r>
      <w:bookmarkEnd w:id="1922"/>
      <w:bookmarkEnd w:id="1923"/>
      <w:bookmarkEnd w:id="1924"/>
    </w:p>
    <w:p w14:paraId="7164A8CC" w14:textId="77777777" w:rsidR="005B1686" w:rsidRDefault="005B1686" w:rsidP="005B1686">
      <w:pPr>
        <w:rPr>
          <w:ins w:id="1925" w:author="Flory Koole" w:date="2024-10-15T15:34:00Z" w16du:dateUtc="2024-10-15T13:34:00Z"/>
        </w:rPr>
      </w:pPr>
      <w:ins w:id="1926" w:author="Flory Koole" w:date="2024-10-15T15:34:00Z" w16du:dateUtc="2024-10-15T13:34:00Z">
        <w:r>
          <w:t>Relevante zaken m.b.t. deze gebeurtenis:</w:t>
        </w:r>
      </w:ins>
    </w:p>
    <w:p w14:paraId="3DAC833C" w14:textId="582E9092" w:rsidR="005B1686" w:rsidRDefault="005B1686" w:rsidP="005B1686">
      <w:pPr>
        <w:pStyle w:val="ListParagraph"/>
        <w:numPr>
          <w:ilvl w:val="0"/>
          <w:numId w:val="6"/>
        </w:numPr>
        <w:rPr>
          <w:ins w:id="1927" w:author="Flory Koole" w:date="2024-10-15T15:37:00Z" w16du:dateUtc="2024-10-15T13:37:00Z"/>
        </w:rPr>
      </w:pPr>
      <w:ins w:id="1928" w:author="Flory Koole" w:date="2024-10-15T15:34:00Z" w16du:dateUtc="2024-10-15T13:34:00Z">
        <w:r>
          <w:t xml:space="preserve">Afleidbaar of opdrachtvolgend: afleidbaar </w:t>
        </w:r>
      </w:ins>
      <w:ins w:id="1929" w:author="Flory Koole" w:date="2024-10-15T15:35:00Z" w16du:dateUtc="2024-10-15T13:35:00Z">
        <w:r>
          <w:t>ex</w:t>
        </w:r>
      </w:ins>
      <w:ins w:id="1930" w:author="Flory Koole" w:date="2024-10-15T15:34:00Z" w16du:dateUtc="2024-10-15T13:34:00Z">
        <w:r>
          <w:t>tern</w:t>
        </w:r>
      </w:ins>
    </w:p>
    <w:p w14:paraId="235B085C" w14:textId="65B796D3" w:rsidR="0030291D" w:rsidRDefault="0030291D">
      <w:pPr>
        <w:pStyle w:val="ListParagraph"/>
        <w:numPr>
          <w:ilvl w:val="1"/>
          <w:numId w:val="6"/>
        </w:numPr>
        <w:rPr>
          <w:ins w:id="1931" w:author="Flory Koole" w:date="2024-10-15T15:34:00Z" w16du:dateUtc="2024-10-15T13:34:00Z"/>
        </w:rPr>
        <w:pPrChange w:id="1932" w:author="Flory Koole" w:date="2024-10-15T15:37:00Z" w16du:dateUtc="2024-10-15T13:37:00Z">
          <w:pPr>
            <w:pStyle w:val="ListParagraph"/>
            <w:numPr>
              <w:numId w:val="6"/>
            </w:numPr>
            <w:ind w:hanging="360"/>
          </w:pPr>
        </w:pPrChange>
      </w:pPr>
      <w:ins w:id="1933" w:author="Flory Koole" w:date="2024-10-15T15:37:00Z" w16du:dateUtc="2024-10-15T13:37:00Z">
        <w:r>
          <w:rPr>
            <w:rFonts w:eastAsia="Times New Roman" w:cs="Calibri"/>
          </w:rPr>
          <w:t>Opvoer wees na overlijden van een actieve deelnemer (of premievrije deelnemer met automatische voortzetting) kan worden aangemaakt</w:t>
        </w:r>
      </w:ins>
    </w:p>
    <w:p w14:paraId="1E3368A5" w14:textId="77777777" w:rsidR="005B1686" w:rsidRDefault="005B1686" w:rsidP="005B1686">
      <w:pPr>
        <w:pStyle w:val="ListParagraph"/>
        <w:numPr>
          <w:ilvl w:val="0"/>
          <w:numId w:val="6"/>
        </w:numPr>
        <w:rPr>
          <w:ins w:id="1934" w:author="Flory Koole" w:date="2024-10-15T15:34:00Z" w16du:dateUtc="2024-10-15T13:34:00Z"/>
        </w:rPr>
      </w:pPr>
      <w:ins w:id="1935" w:author="Flory Koole" w:date="2024-10-15T15:34:00Z" w16du:dateUtc="2024-10-15T13:34:00Z">
        <w:r>
          <w:t>Invoer en controles</w:t>
        </w:r>
      </w:ins>
    </w:p>
    <w:p w14:paraId="35423F3C" w14:textId="77777777" w:rsidR="005B1686" w:rsidRDefault="005B1686" w:rsidP="005B1686">
      <w:pPr>
        <w:pStyle w:val="ListParagraph"/>
        <w:numPr>
          <w:ilvl w:val="0"/>
          <w:numId w:val="6"/>
        </w:numPr>
        <w:rPr>
          <w:ins w:id="1936" w:author="Flory Koole" w:date="2024-10-15T15:34:00Z" w16du:dateUtc="2024-10-15T13:34:00Z"/>
        </w:rPr>
      </w:pPr>
      <w:ins w:id="1937" w:author="Flory Koole" w:date="2024-10-15T15:34:00Z" w16du:dateUtc="2024-10-15T13:34:00Z">
        <w:r>
          <w:t>Overgangen in profielen</w:t>
        </w:r>
      </w:ins>
    </w:p>
    <w:p w14:paraId="4980AA9A" w14:textId="2E65E8FE" w:rsidR="005B1686" w:rsidRDefault="00CB6E98" w:rsidP="005B1686">
      <w:pPr>
        <w:pStyle w:val="ListParagraph"/>
        <w:numPr>
          <w:ilvl w:val="1"/>
          <w:numId w:val="6"/>
        </w:numPr>
        <w:rPr>
          <w:ins w:id="1938" w:author="Flory Koole" w:date="2024-10-15T15:34:00Z" w16du:dateUtc="2024-10-15T13:34:00Z"/>
        </w:rPr>
      </w:pPr>
      <w:ins w:id="1939" w:author="Flory Koole" w:date="2024-10-15T15:35:00Z" w16du:dateUtc="2024-10-15T13:35:00Z">
        <w:r>
          <w:t>Kind</w:t>
        </w:r>
      </w:ins>
      <w:ins w:id="1940" w:author="Flory Koole" w:date="2024-10-15T15:34:00Z" w16du:dateUtc="2024-10-15T13:34:00Z">
        <w:r w:rsidR="005B1686">
          <w:t xml:space="preserve"> wordt opgevoerd als deelnemer met status ingegane </w:t>
        </w:r>
      </w:ins>
      <w:ins w:id="1941" w:author="Flory Koole" w:date="2024-10-15T15:35:00Z" w16du:dateUtc="2024-10-15T13:35:00Z">
        <w:r>
          <w:t>wees</w:t>
        </w:r>
      </w:ins>
      <w:ins w:id="1942" w:author="Flory Koole" w:date="2024-10-15T15:34:00Z" w16du:dateUtc="2024-10-15T13:34:00Z">
        <w:r w:rsidR="005B1686">
          <w:t xml:space="preserve"> (</w:t>
        </w:r>
      </w:ins>
      <w:ins w:id="1943" w:author="Flory Koole" w:date="2024-10-15T15:35:00Z" w16du:dateUtc="2024-10-15T13:35:00Z">
        <w:r>
          <w:t>WEES</w:t>
        </w:r>
      </w:ins>
      <w:ins w:id="1944" w:author="Flory Koole" w:date="2024-10-15T15:34:00Z" w16du:dateUtc="2024-10-15T13:34:00Z">
        <w:r w:rsidR="005B1686">
          <w:t xml:space="preserve">) met uitkerend </w:t>
        </w:r>
      </w:ins>
      <w:ins w:id="1945" w:author="Flory Koole" w:date="2024-10-15T15:35:00Z" w16du:dateUtc="2024-10-15T13:35:00Z">
        <w:r>
          <w:t>WZPF</w:t>
        </w:r>
      </w:ins>
    </w:p>
    <w:p w14:paraId="681DAC8F" w14:textId="77777777" w:rsidR="005B1686" w:rsidRDefault="005B1686" w:rsidP="005B1686">
      <w:pPr>
        <w:pStyle w:val="ListParagraph"/>
        <w:numPr>
          <w:ilvl w:val="0"/>
          <w:numId w:val="6"/>
        </w:numPr>
        <w:rPr>
          <w:ins w:id="1946" w:author="Flory Koole" w:date="2024-10-15T15:34:00Z" w16du:dateUtc="2024-10-15T13:34:00Z"/>
        </w:rPr>
      </w:pPr>
      <w:ins w:id="1947" w:author="Flory Koole" w:date="2024-10-15T15:34:00Z" w16du:dateUtc="2024-10-15T13:34:00Z">
        <w:r>
          <w:t>Koppelingen</w:t>
        </w:r>
      </w:ins>
    </w:p>
    <w:p w14:paraId="5571E940" w14:textId="77777777" w:rsidR="005B1686" w:rsidRDefault="005B1686" w:rsidP="005B1686">
      <w:pPr>
        <w:pStyle w:val="ListParagraph"/>
        <w:numPr>
          <w:ilvl w:val="1"/>
          <w:numId w:val="6"/>
        </w:numPr>
        <w:rPr>
          <w:ins w:id="1948" w:author="Flory Koole" w:date="2024-10-15T15:34:00Z" w16du:dateUtc="2024-10-15T13:34:00Z"/>
        </w:rPr>
      </w:pPr>
      <w:ins w:id="1949" w:author="Flory Koole" w:date="2024-10-15T15:34:00Z" w16du:dateUtc="2024-10-15T13:34:00Z">
        <w:r>
          <w:t xml:space="preserve">Verval micropensioen als </w:t>
        </w:r>
        <w:r w:rsidRPr="00BA107A">
          <w:t>isKplDlnVervalMicro</w:t>
        </w:r>
      </w:ins>
    </w:p>
    <w:p w14:paraId="0E0E2D65" w14:textId="7DCBDD1B" w:rsidR="005B1686" w:rsidRDefault="005B1686" w:rsidP="005B1686">
      <w:pPr>
        <w:pStyle w:val="ListParagraph"/>
        <w:numPr>
          <w:ilvl w:val="1"/>
          <w:numId w:val="6"/>
        </w:numPr>
        <w:rPr>
          <w:ins w:id="1950" w:author="Flory Koole" w:date="2024-10-15T15:34:00Z" w16du:dateUtc="2024-10-15T13:34:00Z"/>
        </w:rPr>
      </w:pPr>
      <w:ins w:id="1951" w:author="Flory Koole" w:date="2024-10-15T15:34:00Z" w16du:dateUtc="2024-10-15T13:34:00Z">
        <w:r>
          <w:t xml:space="preserve">Andere component: </w:t>
        </w:r>
      </w:ins>
      <w:ins w:id="1952" w:author="Flory Koole" w:date="2024-10-15T15:42:00Z" w16du:dateUtc="2024-10-15T13:42:00Z">
        <w:r w:rsidR="00EC43D8">
          <w:t>Opvoer wees</w:t>
        </w:r>
      </w:ins>
      <w:ins w:id="1953" w:author="Flory Koole" w:date="2024-10-15T15:34:00Z" w16du:dateUtc="2024-10-15T13:34:00Z">
        <w:r>
          <w:t xml:space="preserve"> in excasso als </w:t>
        </w:r>
        <w:r w:rsidRPr="00BA107A">
          <w:t>isKplDlnGeenVervalMicro</w:t>
        </w:r>
      </w:ins>
    </w:p>
    <w:p w14:paraId="50F039CE" w14:textId="77777777" w:rsidR="005B1686" w:rsidRDefault="005B1686" w:rsidP="005B1686">
      <w:pPr>
        <w:pStyle w:val="ListParagraph"/>
        <w:numPr>
          <w:ilvl w:val="0"/>
          <w:numId w:val="6"/>
        </w:numPr>
        <w:rPr>
          <w:ins w:id="1954" w:author="Flory Koole" w:date="2024-10-15T15:34:00Z" w16du:dateUtc="2024-10-15T13:34:00Z"/>
        </w:rPr>
      </w:pPr>
      <w:ins w:id="1955" w:author="Flory Koole" w:date="2024-10-15T15:34:00Z" w16du:dateUtc="2024-10-15T13:34:00Z">
        <w:r>
          <w:t>Speciale berekeningen</w:t>
        </w:r>
      </w:ins>
    </w:p>
    <w:p w14:paraId="2AE683EE" w14:textId="45CEB858" w:rsidR="005B1686" w:rsidRDefault="005B1686" w:rsidP="005B1686">
      <w:pPr>
        <w:pStyle w:val="ListParagraph"/>
        <w:numPr>
          <w:ilvl w:val="1"/>
          <w:numId w:val="6"/>
        </w:numPr>
        <w:rPr>
          <w:ins w:id="1956" w:author="Flory Koole" w:date="2024-10-15T15:34:00Z" w16du:dateUtc="2024-10-15T13:34:00Z"/>
        </w:rPr>
      </w:pPr>
      <w:ins w:id="1957" w:author="Flory Koole" w:date="2024-10-15T15:34:00Z" w16du:dateUtc="2024-10-15T13:34:00Z">
        <w:r>
          <w:t>ingangsDatumPensioen</w:t>
        </w:r>
      </w:ins>
      <w:ins w:id="1958" w:author="Flory Koole" w:date="2024-10-15T15:35:00Z" w16du:dateUtc="2024-10-15T13:35:00Z">
        <w:r w:rsidR="00CB6E98">
          <w:t>WZP</w:t>
        </w:r>
      </w:ins>
      <w:ins w:id="1959" w:author="Flory Koole" w:date="2024-10-15T15:34:00Z" w16du:dateUtc="2024-10-15T13:34:00Z">
        <w:r>
          <w:t xml:space="preserve">F = </w:t>
        </w:r>
        <w:r w:rsidRPr="00DA413F">
          <w:t>datumAfr(versieDatum,prdAfrIngangsDatumBijOverlijden)</w:t>
        </w:r>
      </w:ins>
    </w:p>
    <w:p w14:paraId="6860111C" w14:textId="260E3AE0" w:rsidR="005B1686" w:rsidRDefault="005B1686" w:rsidP="005B1686">
      <w:pPr>
        <w:pStyle w:val="ListParagraph"/>
        <w:numPr>
          <w:ilvl w:val="1"/>
          <w:numId w:val="6"/>
        </w:numPr>
        <w:rPr>
          <w:ins w:id="1960" w:author="Flory Koole" w:date="2024-10-15T15:34:00Z" w16du:dateUtc="2024-10-15T13:34:00Z"/>
        </w:rPr>
      </w:pPr>
      <w:ins w:id="1961" w:author="Flory Koole" w:date="2024-10-15T15:34:00Z" w16du:dateUtc="2024-10-15T13:34:00Z">
        <w:r w:rsidRPr="003D11D6">
          <w:t>dlnOpgebouwdAc</w:t>
        </w:r>
      </w:ins>
      <w:ins w:id="1962" w:author="Flory Koole" w:date="2024-10-15T15:36:00Z" w16du:dateUtc="2024-10-15T13:36:00Z">
        <w:r w:rsidR="00B52D6C">
          <w:t>WZP</w:t>
        </w:r>
      </w:ins>
      <w:ins w:id="1963" w:author="Flory Koole" w:date="2024-10-15T15:34:00Z" w16du:dateUtc="2024-10-15T13:34:00Z">
        <w:r>
          <w:t xml:space="preserve">F = </w:t>
        </w:r>
      </w:ins>
    </w:p>
    <w:p w14:paraId="487D3C3C" w14:textId="77777777" w:rsidR="005B1686" w:rsidRPr="00FD7C96" w:rsidRDefault="005B1686" w:rsidP="005B1686">
      <w:pPr>
        <w:pStyle w:val="ListParagraph"/>
        <w:numPr>
          <w:ilvl w:val="0"/>
          <w:numId w:val="6"/>
        </w:numPr>
        <w:spacing w:before="0" w:after="0" w:line="240" w:lineRule="auto"/>
        <w:rPr>
          <w:ins w:id="1964" w:author="Flory Koole" w:date="2024-10-15T15:34:00Z" w16du:dateUtc="2024-10-15T13:34:00Z"/>
          <w:rFonts w:eastAsia="Times New Roman" w:cs="Calibri"/>
        </w:rPr>
      </w:pPr>
      <w:ins w:id="1965" w:author="Flory Koole" w:date="2024-10-15T15:34:00Z" w16du:dateUtc="2024-10-15T13:34:00Z">
        <w:r>
          <w:t>Bijzonderheden</w:t>
        </w:r>
      </w:ins>
    </w:p>
    <w:p w14:paraId="05DD7FF1" w14:textId="014F6F1E" w:rsidR="00E241A8" w:rsidRPr="00D847A9" w:rsidRDefault="005B1686" w:rsidP="00035070">
      <w:pPr>
        <w:pStyle w:val="ListParagraph"/>
        <w:numPr>
          <w:ilvl w:val="1"/>
          <w:numId w:val="6"/>
        </w:numPr>
        <w:spacing w:before="0" w:after="0" w:line="240" w:lineRule="auto"/>
        <w:rPr>
          <w:ins w:id="1966" w:author="Flory Koole" w:date="2025-04-25T17:57:00Z" w16du:dateUtc="2025-04-25T15:57:00Z"/>
          <w:rFonts w:eastAsia="Times New Roman" w:cs="Calibri"/>
          <w:rPrChange w:id="1967" w:author="Flory Koole" w:date="2025-04-25T17:57:00Z" w16du:dateUtc="2025-04-25T15:57:00Z">
            <w:rPr>
              <w:ins w:id="1968" w:author="Flory Koole" w:date="2025-04-25T17:57:00Z" w16du:dateUtc="2025-04-25T15:57:00Z"/>
            </w:rPr>
          </w:rPrChange>
        </w:rPr>
      </w:pPr>
      <w:ins w:id="1969" w:author="Flory Koole" w:date="2024-10-15T15:34:00Z" w16du:dateUtc="2024-10-15T13:34:00Z">
        <w:r>
          <w:t xml:space="preserve">Er wordt een bedrag ter hoogte van de benodigde voorziening van het ingegaan </w:t>
        </w:r>
      </w:ins>
      <w:ins w:id="1970" w:author="Flory Koole" w:date="2024-10-15T15:36:00Z" w16du:dateUtc="2024-10-15T13:36:00Z">
        <w:r w:rsidR="00B52D6C">
          <w:t>WZPF</w:t>
        </w:r>
      </w:ins>
      <w:ins w:id="1971" w:author="Flory Koole" w:date="2024-10-15T15:34:00Z" w16du:dateUtc="2024-10-15T13:34:00Z">
        <w:r>
          <w:t xml:space="preserve">, rekening houdend met de financieringsfactor, </w:t>
        </w:r>
        <w:commentRangeStart w:id="1972"/>
        <w:r>
          <w:t>gestort in de CVP reserve</w:t>
        </w:r>
        <w:commentRangeEnd w:id="1972"/>
        <w:r>
          <w:rPr>
            <w:rStyle w:val="CommentReference"/>
            <w:szCs w:val="22"/>
          </w:rPr>
          <w:commentReference w:id="1972"/>
        </w:r>
      </w:ins>
      <w:ins w:id="1973" w:author="Flory Koole" w:date="2024-10-15T15:48:00Z" w16du:dateUtc="2024-10-15T13:48:00Z">
        <w:r w:rsidR="00412586">
          <w:t xml:space="preserve">. Ook </w:t>
        </w:r>
        <w:r w:rsidR="008F4BD8">
          <w:t>een opslag voor RDR wordt berekend en gestort in de RDR</w:t>
        </w:r>
      </w:ins>
      <w:ins w:id="1974" w:author="Flory Koole" w:date="2024-10-15T15:49:00Z" w16du:dateUtc="2024-10-15T13:49:00Z">
        <w:r w:rsidR="008F4BD8">
          <w:t>.</w:t>
        </w:r>
      </w:ins>
      <w:ins w:id="1975" w:author="Flory Koole" w:date="2025-04-25T17:56:00Z" w16du:dateUtc="2025-04-25T15:56:00Z">
        <w:r w:rsidR="00035070">
          <w:t xml:space="preserve"> </w:t>
        </w:r>
        <w:r w:rsidR="00E241A8">
          <w:t>De geldstromen die hierdoor ontstaan moeten worden geleverd aan FC, dus worden in het bericht opgenomen. Properties en rekenregels</w:t>
        </w:r>
      </w:ins>
    </w:p>
    <w:p w14:paraId="5460367B" w14:textId="5B052235" w:rsidR="00712626" w:rsidRDefault="00712626" w:rsidP="00D847A9">
      <w:pPr>
        <w:pStyle w:val="ListParagraph"/>
        <w:numPr>
          <w:ilvl w:val="2"/>
          <w:numId w:val="6"/>
        </w:numPr>
        <w:spacing w:before="0" w:after="0" w:line="240" w:lineRule="auto"/>
        <w:rPr>
          <w:ins w:id="1976" w:author="Flory Koole" w:date="2025-04-25T18:00:00Z" w16du:dateUtc="2025-04-25T16:00:00Z"/>
          <w:rFonts w:eastAsia="Times New Roman" w:cs="Calibri"/>
        </w:rPr>
      </w:pPr>
      <w:bookmarkStart w:id="1977" w:name="_Hlk196496674"/>
      <w:ins w:id="1978" w:author="Flory Koole" w:date="2025-04-25T18:00:00Z" w16du:dateUtc="2025-04-25T16:00:00Z">
        <w:r w:rsidRPr="00712626">
          <w:rPr>
            <w:rFonts w:eastAsia="Times New Roman" w:cs="Calibri"/>
          </w:rPr>
          <w:t>dlnVoorzieningRglFPR</w:t>
        </w:r>
        <w:r>
          <w:rPr>
            <w:rFonts w:eastAsia="Times New Roman" w:cs="Calibri"/>
          </w:rPr>
          <w:t xml:space="preserve"> </w:t>
        </w:r>
        <w:bookmarkEnd w:id="1977"/>
        <w:r>
          <w:rPr>
            <w:rFonts w:eastAsia="Times New Roman" w:cs="Calibri"/>
          </w:rPr>
          <w:t xml:space="preserve">= </w:t>
        </w:r>
        <w:r w:rsidR="005E16DD" w:rsidRPr="005E16DD">
          <w:rPr>
            <w:rFonts w:eastAsia="Times New Roman" w:cs="Calibri"/>
          </w:rPr>
          <w:t>(dlnOpgebouwdWZPF * finKpsUni(WZPF) + dlnOpgebouwdWZPV * finKpsUni(WZPV)) * dlnInkoopBedragCorrectie / (1 - admResRdrAfslagPrc/100)</w:t>
        </w:r>
      </w:ins>
    </w:p>
    <w:p w14:paraId="4E549E44" w14:textId="2A09C891" w:rsidR="00D847A9" w:rsidRDefault="00D847A9" w:rsidP="00D847A9">
      <w:pPr>
        <w:pStyle w:val="ListParagraph"/>
        <w:numPr>
          <w:ilvl w:val="2"/>
          <w:numId w:val="6"/>
        </w:numPr>
        <w:spacing w:before="0" w:after="0" w:line="240" w:lineRule="auto"/>
        <w:rPr>
          <w:ins w:id="1979" w:author="Flory Koole" w:date="2025-04-25T17:57:00Z" w16du:dateUtc="2025-04-25T15:57:00Z"/>
          <w:rFonts w:eastAsia="Times New Roman" w:cs="Calibri"/>
        </w:rPr>
      </w:pPr>
      <w:ins w:id="1980" w:author="Flory Koole" w:date="2025-04-25T17:57:00Z" w16du:dateUtc="2025-04-25T15:57:00Z">
        <w:r w:rsidRPr="00D847A9">
          <w:rPr>
            <w:rFonts w:eastAsia="Times New Roman" w:cs="Calibri"/>
          </w:rPr>
          <w:t>dlnBerichtVarInlegWZPF</w:t>
        </w:r>
        <w:r w:rsidR="00563E41">
          <w:rPr>
            <w:rFonts w:eastAsia="Times New Roman" w:cs="Calibri"/>
          </w:rPr>
          <w:t xml:space="preserve"> = </w:t>
        </w:r>
        <w:r w:rsidR="00563E41" w:rsidRPr="00563E41">
          <w:rPr>
            <w:rFonts w:eastAsia="Times New Roman" w:cs="Calibri"/>
          </w:rPr>
          <w:t>dlnOpgebouwdWZPF * finKpsUni(WZPF) * dlnInkoopBedragCorrectie</w:t>
        </w:r>
      </w:ins>
    </w:p>
    <w:p w14:paraId="292D566E" w14:textId="72F5B03F" w:rsidR="00D847A9" w:rsidRDefault="00D847A9" w:rsidP="00D847A9">
      <w:pPr>
        <w:pStyle w:val="ListParagraph"/>
        <w:numPr>
          <w:ilvl w:val="2"/>
          <w:numId w:val="6"/>
        </w:numPr>
        <w:spacing w:before="0" w:after="0" w:line="240" w:lineRule="auto"/>
        <w:rPr>
          <w:ins w:id="1981" w:author="Flory Koole" w:date="2025-04-25T17:57:00Z" w16du:dateUtc="2025-04-25T15:57:00Z"/>
          <w:rFonts w:eastAsia="Times New Roman" w:cs="Calibri"/>
        </w:rPr>
      </w:pPr>
      <w:ins w:id="1982" w:author="Flory Koole" w:date="2025-04-25T17:57:00Z" w16du:dateUtc="2025-04-25T15:57:00Z">
        <w:r w:rsidRPr="00D847A9">
          <w:rPr>
            <w:rFonts w:eastAsia="Times New Roman" w:cs="Calibri"/>
          </w:rPr>
          <w:t>dlnBerichtVarInlegWZP</w:t>
        </w:r>
        <w:r>
          <w:rPr>
            <w:rFonts w:eastAsia="Times New Roman" w:cs="Calibri"/>
          </w:rPr>
          <w:t>V</w:t>
        </w:r>
      </w:ins>
      <w:ins w:id="1983" w:author="Flory Koole" w:date="2025-04-25T17:58:00Z" w16du:dateUtc="2025-04-25T15:58:00Z">
        <w:r w:rsidR="00563E41">
          <w:rPr>
            <w:rFonts w:eastAsia="Times New Roman" w:cs="Calibri"/>
          </w:rPr>
          <w:t xml:space="preserve"> = </w:t>
        </w:r>
        <w:r w:rsidR="00563E41" w:rsidRPr="00563E41">
          <w:rPr>
            <w:rFonts w:eastAsia="Times New Roman" w:cs="Calibri"/>
          </w:rPr>
          <w:t>dlnOpgebouwdWZPV * finKpsUni(WZPV) * dlnInkoopBedragCorrectie</w:t>
        </w:r>
      </w:ins>
    </w:p>
    <w:p w14:paraId="663FECF1" w14:textId="116D4FCF" w:rsidR="00D847A9" w:rsidRDefault="00DF1FCC" w:rsidP="00D847A9">
      <w:pPr>
        <w:pStyle w:val="ListParagraph"/>
        <w:numPr>
          <w:ilvl w:val="2"/>
          <w:numId w:val="6"/>
        </w:numPr>
        <w:spacing w:before="0" w:after="0" w:line="240" w:lineRule="auto"/>
        <w:rPr>
          <w:ins w:id="1984" w:author="Flory Koole" w:date="2025-04-25T17:57:00Z" w16du:dateUtc="2025-04-25T15:57:00Z"/>
          <w:rFonts w:eastAsia="Times New Roman" w:cs="Calibri"/>
        </w:rPr>
      </w:pPr>
      <w:ins w:id="1985" w:author="Flory Koole" w:date="2025-04-25T17:57:00Z" w16du:dateUtc="2025-04-25T15:57:00Z">
        <w:r w:rsidRPr="00DF1FCC">
          <w:rPr>
            <w:rFonts w:eastAsia="Times New Roman" w:cs="Calibri"/>
          </w:rPr>
          <w:t>dlnBerichtVarInlegRdrWZPF</w:t>
        </w:r>
      </w:ins>
      <w:ins w:id="1986" w:author="Flory Koole" w:date="2025-04-25T17:59:00Z" w16du:dateUtc="2025-04-25T15:59:00Z">
        <w:r w:rsidR="0030193A">
          <w:rPr>
            <w:rFonts w:eastAsia="Times New Roman" w:cs="Calibri"/>
          </w:rPr>
          <w:t xml:space="preserve"> = </w:t>
        </w:r>
        <w:r w:rsidR="0030193A" w:rsidRPr="0030193A">
          <w:rPr>
            <w:rFonts w:eastAsia="Times New Roman" w:cs="Calibri"/>
          </w:rPr>
          <w:t>dlnOpgebouwdWZPF * finKpsUni(WZPF) * dlnInkoopBedragCorrectie * admResRdrAfslagPrc / (100 - admResRdrAfslagPrc)</w:t>
        </w:r>
      </w:ins>
    </w:p>
    <w:p w14:paraId="5C2B597B" w14:textId="10EA262E" w:rsidR="00DF1FCC" w:rsidRPr="00035070" w:rsidRDefault="00DF1FCC">
      <w:pPr>
        <w:pStyle w:val="ListParagraph"/>
        <w:numPr>
          <w:ilvl w:val="2"/>
          <w:numId w:val="6"/>
        </w:numPr>
        <w:spacing w:before="0" w:after="0" w:line="240" w:lineRule="auto"/>
        <w:rPr>
          <w:ins w:id="1987" w:author="Flory Koole" w:date="2024-10-15T15:37:00Z" w16du:dateUtc="2024-10-15T13:37:00Z"/>
          <w:rFonts w:eastAsia="Times New Roman" w:cs="Calibri"/>
          <w:rPrChange w:id="1988" w:author="Flory Koole" w:date="2025-04-25T17:56:00Z" w16du:dateUtc="2025-04-25T15:56:00Z">
            <w:rPr>
              <w:ins w:id="1989" w:author="Flory Koole" w:date="2024-10-15T15:37:00Z" w16du:dateUtc="2024-10-15T13:37:00Z"/>
            </w:rPr>
          </w:rPrChange>
        </w:rPr>
        <w:pPrChange w:id="1990" w:author="Flory Koole" w:date="2025-04-25T17:57:00Z" w16du:dateUtc="2025-04-25T15:57:00Z">
          <w:pPr>
            <w:pStyle w:val="ListParagraph"/>
            <w:numPr>
              <w:ilvl w:val="1"/>
              <w:numId w:val="6"/>
            </w:numPr>
            <w:spacing w:before="0" w:after="0" w:line="240" w:lineRule="auto"/>
            <w:ind w:left="1440" w:hanging="360"/>
          </w:pPr>
        </w:pPrChange>
      </w:pPr>
      <w:ins w:id="1991" w:author="Flory Koole" w:date="2025-04-25T17:57:00Z" w16du:dateUtc="2025-04-25T15:57:00Z">
        <w:r w:rsidRPr="00DF1FCC">
          <w:rPr>
            <w:rFonts w:eastAsia="Times New Roman" w:cs="Calibri"/>
          </w:rPr>
          <w:t>dlnBerichtVarInlegRdrWZP</w:t>
        </w:r>
        <w:r>
          <w:rPr>
            <w:rFonts w:eastAsia="Times New Roman" w:cs="Calibri"/>
          </w:rPr>
          <w:t>V</w:t>
        </w:r>
      </w:ins>
      <w:ins w:id="1992" w:author="Flory Koole" w:date="2025-04-25T17:58:00Z" w16du:dateUtc="2025-04-25T15:58:00Z">
        <w:r w:rsidR="00D656C7">
          <w:rPr>
            <w:rFonts w:eastAsia="Times New Roman" w:cs="Calibri"/>
          </w:rPr>
          <w:t xml:space="preserve"> = </w:t>
        </w:r>
        <w:r w:rsidR="00D656C7" w:rsidRPr="00D656C7">
          <w:rPr>
            <w:rFonts w:eastAsia="Times New Roman" w:cs="Calibri"/>
          </w:rPr>
          <w:t>dlnOpgebouwdWZPV * finKpsUni(WZPV) * dlnInkoopBedragCorrectie * admResRdrAfslagPrc / (100 - admResRdrAfslagPrc)</w:t>
        </w:r>
      </w:ins>
    </w:p>
    <w:p w14:paraId="32E730C3" w14:textId="3468BFF8" w:rsidR="0030291D" w:rsidRPr="00E071FA" w:rsidRDefault="0030291D" w:rsidP="005B1686">
      <w:pPr>
        <w:pStyle w:val="ListParagraph"/>
        <w:numPr>
          <w:ilvl w:val="1"/>
          <w:numId w:val="6"/>
        </w:numPr>
        <w:spacing w:before="0" w:after="0" w:line="240" w:lineRule="auto"/>
        <w:rPr>
          <w:ins w:id="1993" w:author="Flory Koole" w:date="2024-10-15T15:34:00Z" w16du:dateUtc="2024-10-15T13:34:00Z"/>
          <w:rFonts w:eastAsia="Times New Roman" w:cs="Calibri"/>
        </w:rPr>
      </w:pPr>
      <w:ins w:id="1994" w:author="Flory Koole" w:date="2024-10-15T15:37:00Z" w16du:dateUtc="2024-10-15T13:37:00Z">
        <w:r>
          <w:rPr>
            <w:rFonts w:eastAsia="Times New Roman" w:cs="Calibri"/>
          </w:rPr>
          <w:t>Wees kan niet kiezen voor stijgend/dalend</w:t>
        </w:r>
      </w:ins>
    </w:p>
    <w:p w14:paraId="5A5BCDA0" w14:textId="77777777" w:rsidR="005B1686" w:rsidRPr="005B1686" w:rsidDel="0030291D" w:rsidRDefault="005B1686">
      <w:pPr>
        <w:rPr>
          <w:del w:id="1995" w:author="Flory Koole" w:date="2024-10-15T15:37:00Z" w16du:dateUtc="2024-10-15T13:37:00Z"/>
          <w:rPrChange w:id="1996" w:author="Flory Koole" w:date="2024-10-15T15:34:00Z" w16du:dateUtc="2024-10-15T13:34:00Z">
            <w:rPr>
              <w:del w:id="1997" w:author="Flory Koole" w:date="2024-10-15T15:37:00Z" w16du:dateUtc="2024-10-15T13:37:00Z"/>
              <w:rFonts w:eastAsia="Times New Roman"/>
            </w:rPr>
          </w:rPrChange>
        </w:rPr>
        <w:pPrChange w:id="1998" w:author="Flory Koole" w:date="2024-10-15T15:34:00Z" w16du:dateUtc="2024-10-15T13:34:00Z">
          <w:pPr>
            <w:pStyle w:val="Heading3"/>
          </w:pPr>
        </w:pPrChange>
      </w:pPr>
    </w:p>
    <w:p w14:paraId="2D093BB1" w14:textId="52BCB9C6" w:rsidR="00760695" w:rsidRPr="0030291D" w:rsidDel="0030291D" w:rsidRDefault="00760695">
      <w:pPr>
        <w:spacing w:before="0" w:after="0" w:line="240" w:lineRule="auto"/>
        <w:rPr>
          <w:del w:id="1999" w:author="Flory Koole" w:date="2024-10-15T15:37:00Z" w16du:dateUtc="2024-10-15T13:37:00Z"/>
          <w:rFonts w:eastAsia="Times New Roman" w:cs="Calibri"/>
        </w:rPr>
        <w:pPrChange w:id="2000" w:author="Flory Koole" w:date="2024-10-15T15:37:00Z" w16du:dateUtc="2024-10-15T13:37:00Z">
          <w:pPr>
            <w:pStyle w:val="ListParagraph"/>
            <w:numPr>
              <w:numId w:val="11"/>
            </w:numPr>
            <w:spacing w:before="0" w:after="0" w:line="240" w:lineRule="auto"/>
            <w:ind w:hanging="360"/>
            <w:contextualSpacing w:val="0"/>
          </w:pPr>
        </w:pPrChange>
      </w:pPr>
      <w:del w:id="2001" w:author="Flory Koole" w:date="2024-10-15T15:37:00Z" w16du:dateUtc="2024-10-15T13:37:00Z">
        <w:r w:rsidRPr="0030291D" w:rsidDel="0030291D">
          <w:rPr>
            <w:rFonts w:eastAsia="Times New Roman" w:cs="Calibri"/>
          </w:rPr>
          <w:delText>Opvoer wees na overlijden van een actieve deelnemer (of premievrije deelnemer met automatische voortzetting) kan worden aangemaakt</w:delText>
        </w:r>
      </w:del>
    </w:p>
    <w:p w14:paraId="2C847EF4" w14:textId="36267B3A" w:rsidR="00341245" w:rsidDel="0030291D" w:rsidRDefault="00341245">
      <w:pPr>
        <w:spacing w:before="0" w:after="0" w:line="240" w:lineRule="auto"/>
        <w:rPr>
          <w:del w:id="2002" w:author="Flory Koole" w:date="2024-10-15T15:37:00Z" w16du:dateUtc="2024-10-15T13:37:00Z"/>
          <w:rFonts w:eastAsia="Times New Roman" w:cs="Calibri"/>
        </w:rPr>
        <w:pPrChange w:id="2003" w:author="Flory Koole" w:date="2024-10-15T15:37:00Z" w16du:dateUtc="2024-10-15T13:37:00Z">
          <w:pPr>
            <w:pStyle w:val="ListParagraph"/>
            <w:numPr>
              <w:numId w:val="11"/>
            </w:numPr>
            <w:spacing w:before="0" w:after="0" w:line="240" w:lineRule="auto"/>
            <w:ind w:hanging="360"/>
            <w:contextualSpacing w:val="0"/>
          </w:pPr>
        </w:pPrChange>
      </w:pPr>
      <w:del w:id="2004" w:author="Flory Koole" w:date="2024-10-15T15:37:00Z" w16du:dateUtc="2024-10-15T13:37:00Z">
        <w:r w:rsidDel="0030291D">
          <w:rPr>
            <w:rFonts w:eastAsia="Times New Roman" w:cs="Calibri"/>
          </w:rPr>
          <w:delText>Wees kan niet kiezen voor stijgend/dalend</w:delText>
        </w:r>
      </w:del>
    </w:p>
    <w:p w14:paraId="11E8DA3E" w14:textId="77777777" w:rsidR="00760695" w:rsidRDefault="00760695" w:rsidP="00760695">
      <w:pPr>
        <w:spacing w:before="0" w:after="0" w:line="240" w:lineRule="auto"/>
        <w:rPr>
          <w:rFonts w:eastAsia="Times New Roman" w:cs="Calibri"/>
        </w:rPr>
      </w:pPr>
    </w:p>
    <w:p w14:paraId="20C5B250" w14:textId="1A50088E" w:rsidR="00760695" w:rsidRDefault="00AB669F">
      <w:pPr>
        <w:pStyle w:val="Heading3"/>
        <w:rPr>
          <w:ins w:id="2005" w:author="Flory Koole (F)" w:date="2025-07-29T10:08:00Z" w16du:dateUtc="2025-07-29T08:08:00Z"/>
          <w:rFonts w:eastAsia="Times New Roman" w:cs="Calibri"/>
        </w:rPr>
        <w:pPrChange w:id="2006" w:author="Flory Koole (F)" w:date="2025-07-29T10:08:00Z" w16du:dateUtc="2025-07-29T08:08:00Z">
          <w:pPr>
            <w:spacing w:before="0" w:after="0" w:line="240" w:lineRule="auto"/>
          </w:pPr>
        </w:pPrChange>
      </w:pPr>
      <w:bookmarkStart w:id="2007" w:name="_Toc258491656"/>
      <w:ins w:id="2008" w:author="Flory Koole (F)" w:date="2025-07-29T10:08:00Z" w16du:dateUtc="2025-07-29T08:08:00Z">
        <w:r>
          <w:rPr>
            <w:rFonts w:eastAsia="Times New Roman" w:cs="Calibri"/>
          </w:rPr>
          <w:t>Afkoop</w:t>
        </w:r>
        <w:r w:rsidR="00867131">
          <w:rPr>
            <w:rFonts w:eastAsia="Times New Roman" w:cs="Calibri"/>
          </w:rPr>
          <w:t xml:space="preserve"> ingegane nabestaande</w:t>
        </w:r>
        <w:bookmarkEnd w:id="2007"/>
      </w:ins>
    </w:p>
    <w:p w14:paraId="02A268EE" w14:textId="77777777" w:rsidR="00C83A20" w:rsidRDefault="00C83A20" w:rsidP="00C83A20">
      <w:pPr>
        <w:rPr>
          <w:ins w:id="2009" w:author="Flory Koole (F)" w:date="2025-07-29T10:09:00Z" w16du:dateUtc="2025-07-29T08:09:00Z"/>
        </w:rPr>
      </w:pPr>
      <w:ins w:id="2010" w:author="Flory Koole (F)" w:date="2025-07-29T10:09:00Z" w16du:dateUtc="2025-07-29T08:09:00Z">
        <w:r>
          <w:t>Relevante zaken m.b.t. deze gebeurtenis:</w:t>
        </w:r>
      </w:ins>
    </w:p>
    <w:p w14:paraId="2BA03406" w14:textId="77777777" w:rsidR="00C83A20" w:rsidRDefault="00C83A20" w:rsidP="00C83A20">
      <w:pPr>
        <w:pStyle w:val="ListParagraph"/>
        <w:numPr>
          <w:ilvl w:val="0"/>
          <w:numId w:val="6"/>
        </w:numPr>
        <w:rPr>
          <w:ins w:id="2011" w:author="Flory Koole (F)" w:date="2025-07-29T10:09:00Z" w16du:dateUtc="2025-07-29T08:09:00Z"/>
        </w:rPr>
      </w:pPr>
      <w:ins w:id="2012" w:author="Flory Koole (F)" w:date="2025-07-29T10:09:00Z" w16du:dateUtc="2025-07-29T08:09:00Z">
        <w:r>
          <w:t>Afleidbaar of opdrachtvolgend: afleidbaar extern</w:t>
        </w:r>
      </w:ins>
    </w:p>
    <w:p w14:paraId="4C5A60C2" w14:textId="77777777" w:rsidR="00C83A20" w:rsidRDefault="00C83A20" w:rsidP="00C83A20">
      <w:pPr>
        <w:pStyle w:val="ListParagraph"/>
        <w:numPr>
          <w:ilvl w:val="0"/>
          <w:numId w:val="6"/>
        </w:numPr>
        <w:rPr>
          <w:ins w:id="2013" w:author="Flory Koole (F)" w:date="2025-07-29T10:10:00Z" w16du:dateUtc="2025-07-29T08:10:00Z"/>
        </w:rPr>
      </w:pPr>
      <w:ins w:id="2014" w:author="Flory Koole (F)" w:date="2025-07-29T10:09:00Z" w16du:dateUtc="2025-07-29T08:09:00Z">
        <w:r>
          <w:t>Invoer en controles</w:t>
        </w:r>
      </w:ins>
    </w:p>
    <w:p w14:paraId="005D8BB3" w14:textId="13EAA781" w:rsidR="00DA265B" w:rsidRDefault="00AF4732" w:rsidP="00DA265B">
      <w:pPr>
        <w:pStyle w:val="ListParagraph"/>
        <w:numPr>
          <w:ilvl w:val="1"/>
          <w:numId w:val="6"/>
        </w:numPr>
        <w:rPr>
          <w:ins w:id="2015" w:author="Flory Koole (F)" w:date="2025-07-29T10:12:00Z" w16du:dateUtc="2025-07-29T08:12:00Z"/>
        </w:rPr>
      </w:pPr>
      <w:ins w:id="2016" w:author="Flory Koole (F)" w:date="2025-07-29T10:11:00Z" w16du:dateUtc="2025-07-29T08:11:00Z">
        <w:r>
          <w:t>dlnRegistratieNr</w:t>
        </w:r>
        <w:r w:rsidR="006202E0">
          <w:t>, dlnHandmatigAfkoop</w:t>
        </w:r>
      </w:ins>
    </w:p>
    <w:p w14:paraId="423ED7B4" w14:textId="77777777" w:rsidR="00C83A20" w:rsidRDefault="00C83A20" w:rsidP="00C83A20">
      <w:pPr>
        <w:pStyle w:val="ListParagraph"/>
        <w:numPr>
          <w:ilvl w:val="0"/>
          <w:numId w:val="6"/>
        </w:numPr>
        <w:rPr>
          <w:ins w:id="2017" w:author="Flory Koole (F)" w:date="2025-07-29T10:09:00Z" w16du:dateUtc="2025-07-29T08:09:00Z"/>
        </w:rPr>
      </w:pPr>
      <w:ins w:id="2018" w:author="Flory Koole (F)" w:date="2025-07-29T10:09:00Z" w16du:dateUtc="2025-07-29T08:09:00Z">
        <w:r>
          <w:t>Overgangen in profielen</w:t>
        </w:r>
      </w:ins>
    </w:p>
    <w:p w14:paraId="7FE5FD70" w14:textId="668F0017" w:rsidR="00C83A20" w:rsidRDefault="00B561C2" w:rsidP="00C83A20">
      <w:pPr>
        <w:pStyle w:val="ListParagraph"/>
        <w:numPr>
          <w:ilvl w:val="1"/>
          <w:numId w:val="6"/>
        </w:numPr>
        <w:rPr>
          <w:ins w:id="2019" w:author="Flory Koole (F)" w:date="2025-07-29T10:09:00Z" w16du:dateUtc="2025-07-29T08:09:00Z"/>
        </w:rPr>
      </w:pPr>
      <w:ins w:id="2020" w:author="Flory Koole (F)" w:date="2025-07-29T10:11:00Z" w16du:dateUtc="2025-07-29T08:11:00Z">
        <w:r>
          <w:t>S</w:t>
        </w:r>
      </w:ins>
      <w:ins w:id="2021" w:author="Flory Koole (F)" w:date="2025-07-29T10:09:00Z" w16du:dateUtc="2025-07-29T08:09:00Z">
        <w:r w:rsidR="00C83A20">
          <w:t xml:space="preserve">tatus </w:t>
        </w:r>
      </w:ins>
      <w:ins w:id="2022" w:author="Flory Koole (F)" w:date="2025-07-29T10:11:00Z" w16du:dateUtc="2025-07-29T08:11:00Z">
        <w:r>
          <w:t>wordt afgekocht, waardoor de deel</w:t>
        </w:r>
        <w:r w:rsidR="00FA6991">
          <w:t>nemer wordt beëindigd</w:t>
        </w:r>
      </w:ins>
    </w:p>
    <w:p w14:paraId="3538A4DA" w14:textId="77777777" w:rsidR="00C83A20" w:rsidRDefault="00C83A20" w:rsidP="00C83A20">
      <w:pPr>
        <w:pStyle w:val="ListParagraph"/>
        <w:numPr>
          <w:ilvl w:val="0"/>
          <w:numId w:val="6"/>
        </w:numPr>
        <w:rPr>
          <w:ins w:id="2023" w:author="Flory Koole (F)" w:date="2025-07-29T10:09:00Z" w16du:dateUtc="2025-07-29T08:09:00Z"/>
        </w:rPr>
      </w:pPr>
      <w:ins w:id="2024" w:author="Flory Koole (F)" w:date="2025-07-29T10:09:00Z" w16du:dateUtc="2025-07-29T08:09:00Z">
        <w:r>
          <w:t>Koppelingen</w:t>
        </w:r>
      </w:ins>
    </w:p>
    <w:p w14:paraId="33F073C9" w14:textId="4902A5E7" w:rsidR="00C83A20" w:rsidRDefault="005D1760" w:rsidP="00C83A20">
      <w:pPr>
        <w:pStyle w:val="ListParagraph"/>
        <w:numPr>
          <w:ilvl w:val="1"/>
          <w:numId w:val="6"/>
        </w:numPr>
        <w:rPr>
          <w:ins w:id="2025" w:author="Flory Koole (F)" w:date="2025-07-29T10:09:00Z" w16du:dateUtc="2025-07-29T08:09:00Z"/>
        </w:rPr>
      </w:pPr>
      <w:ins w:id="2026" w:author="Flory Koole (F)" w:date="2025-07-29T10:14:00Z" w16du:dateUtc="2025-07-29T08:14:00Z">
        <w:r>
          <w:t>Afkoop in excasso</w:t>
        </w:r>
      </w:ins>
    </w:p>
    <w:p w14:paraId="2A96BBAA" w14:textId="77777777" w:rsidR="00C83A20" w:rsidRDefault="00C83A20" w:rsidP="00C83A20">
      <w:pPr>
        <w:pStyle w:val="ListParagraph"/>
        <w:numPr>
          <w:ilvl w:val="0"/>
          <w:numId w:val="6"/>
        </w:numPr>
        <w:rPr>
          <w:ins w:id="2027" w:author="Flory Koole (F)" w:date="2025-07-29T10:09:00Z" w16du:dateUtc="2025-07-29T08:09:00Z"/>
        </w:rPr>
      </w:pPr>
      <w:ins w:id="2028" w:author="Flory Koole (F)" w:date="2025-07-29T10:09:00Z" w16du:dateUtc="2025-07-29T08:09:00Z">
        <w:r>
          <w:t>Speciale berekeningen</w:t>
        </w:r>
      </w:ins>
    </w:p>
    <w:p w14:paraId="639372BB" w14:textId="3FAF8EB9" w:rsidR="00C83A20" w:rsidRDefault="00384931" w:rsidP="00C83A20">
      <w:pPr>
        <w:pStyle w:val="ListParagraph"/>
        <w:numPr>
          <w:ilvl w:val="1"/>
          <w:numId w:val="6"/>
        </w:numPr>
        <w:rPr>
          <w:ins w:id="2029" w:author="Flory Koole (F)" w:date="2025-07-29T10:16:00Z" w16du:dateUtc="2025-07-29T08:16:00Z"/>
        </w:rPr>
      </w:pPr>
      <w:ins w:id="2030" w:author="Flory Koole (F)" w:date="2025-07-29T10:15:00Z" w16du:dateUtc="2025-07-29T08:15:00Z">
        <w:r>
          <w:t>v</w:t>
        </w:r>
        <w:r w:rsidR="007A0B5B">
          <w:t xml:space="preserve">ersieDatum = </w:t>
        </w:r>
      </w:ins>
      <w:ins w:id="2031" w:author="Flory Koole (F)" w:date="2025-07-29T10:16:00Z" w16du:dateUtc="2025-07-29T08:16:00Z">
        <w:r w:rsidR="007A0B5B">
          <w:t>dlnLaatsteVersie (geen TWK)</w:t>
        </w:r>
      </w:ins>
    </w:p>
    <w:p w14:paraId="1B2FAAEF" w14:textId="0C513A90" w:rsidR="00B32090" w:rsidRDefault="00466B6D" w:rsidP="00C83A20">
      <w:pPr>
        <w:pStyle w:val="ListParagraph"/>
        <w:numPr>
          <w:ilvl w:val="1"/>
          <w:numId w:val="6"/>
        </w:numPr>
        <w:rPr>
          <w:ins w:id="2032" w:author="Flory Koole (F)" w:date="2025-07-29T14:00:00Z" w16du:dateUtc="2025-07-29T12:00:00Z"/>
        </w:rPr>
      </w:pPr>
      <w:ins w:id="2033" w:author="Flory Koole (F)" w:date="2025-07-29T10:17:00Z" w16du:dateUtc="2025-07-29T08:17:00Z">
        <w:r>
          <w:t xml:space="preserve">dlnAfkoopWaarde = </w:t>
        </w:r>
      </w:ins>
      <w:ins w:id="2034" w:author="Flory Koole (F)" w:date="2025-07-29T13:57:00Z" w16du:dateUtc="2025-07-29T11:57:00Z">
        <w:r w:rsidR="004C62CE" w:rsidRPr="00133C76">
          <w:rPr>
            <w:color w:val="FF0000"/>
            <w:rPrChange w:id="2035" w:author="Flory Koole (F)" w:date="2025-07-29T13:57:00Z" w16du:dateUtc="2025-07-29T11:57:00Z">
              <w:rPr/>
            </w:rPrChange>
          </w:rPr>
          <w:t>deze lijkt nog niet juist ingericht voor FPR</w:t>
        </w:r>
        <w:r w:rsidR="00294ED3">
          <w:t>.</w:t>
        </w:r>
      </w:ins>
    </w:p>
    <w:p w14:paraId="65ECF6B2" w14:textId="41E3C428" w:rsidR="00743BDB" w:rsidRDefault="00743BDB" w:rsidP="00C83A20">
      <w:pPr>
        <w:pStyle w:val="ListParagraph"/>
        <w:numPr>
          <w:ilvl w:val="1"/>
          <w:numId w:val="6"/>
        </w:numPr>
        <w:rPr>
          <w:ins w:id="2036" w:author="Flory Koole (F)" w:date="2025-07-29T14:01:00Z" w16du:dateUtc="2025-07-29T12:01:00Z"/>
        </w:rPr>
      </w:pPr>
      <w:ins w:id="2037" w:author="Flory Koole (F)" w:date="2025-07-29T14:00:00Z" w16du:dateUtc="2025-07-29T12:00:00Z">
        <w:r>
          <w:t xml:space="preserve">Omdat de CVP aanspraken worden afgekocht, </w:t>
        </w:r>
      </w:ins>
      <w:ins w:id="2038" w:author="Flory Koole (F)" w:date="2025-07-29T14:01:00Z" w16du:dateUtc="2025-07-29T12:01:00Z">
        <w:r>
          <w:t xml:space="preserve">moet </w:t>
        </w:r>
        <w:r w:rsidR="00331DC5">
          <w:t>er een bedrag aan de CVP reserve onttrokken ter hoogte van de voorziening van deze CVP aanspraken</w:t>
        </w:r>
      </w:ins>
    </w:p>
    <w:p w14:paraId="34463BEF" w14:textId="5795E445" w:rsidR="004474A2" w:rsidRDefault="004474A2">
      <w:pPr>
        <w:pStyle w:val="ListParagraph"/>
        <w:numPr>
          <w:ilvl w:val="2"/>
          <w:numId w:val="6"/>
        </w:numPr>
        <w:rPr>
          <w:ins w:id="2039" w:author="Flory Koole (F)" w:date="2025-07-29T10:09:00Z" w16du:dateUtc="2025-07-29T08:09:00Z"/>
        </w:rPr>
        <w:pPrChange w:id="2040" w:author="Flory Koole (F)" w:date="2025-07-29T14:01:00Z" w16du:dateUtc="2025-07-29T12:01:00Z">
          <w:pPr>
            <w:pStyle w:val="ListParagraph"/>
            <w:numPr>
              <w:ilvl w:val="1"/>
              <w:numId w:val="6"/>
            </w:numPr>
            <w:ind w:left="1440" w:hanging="360"/>
          </w:pPr>
        </w:pPrChange>
      </w:pPr>
      <w:ins w:id="2041" w:author="Flory Koole (F)" w:date="2025-07-29T14:01:00Z" w16du:dateUtc="2025-07-29T12:01:00Z">
        <w:r w:rsidRPr="0012120B">
          <w:rPr>
            <w:highlight w:val="yellow"/>
            <w:rPrChange w:id="2042" w:author="Flory Koole (F)" w:date="2025-07-29T14:02:00Z" w16du:dateUtc="2025-07-29T12:02:00Z">
              <w:rPr/>
            </w:rPrChange>
          </w:rPr>
          <w:t>Vraag</w:t>
        </w:r>
        <w:r>
          <w:t xml:space="preserve">: moet er </w:t>
        </w:r>
      </w:ins>
      <w:ins w:id="2043" w:author="Flory Koole (F)" w:date="2025-07-29T14:02:00Z" w16du:dateUtc="2025-07-29T12:02:00Z">
        <w:r>
          <w:t xml:space="preserve">ook geld uit de RDR onttrokken worden </w:t>
        </w:r>
        <w:r w:rsidR="0012120B">
          <w:t>of blijft deze intact?</w:t>
        </w:r>
      </w:ins>
    </w:p>
    <w:p w14:paraId="2AA54F9E" w14:textId="383EBC9C" w:rsidR="00C83A20" w:rsidRPr="001D133C" w:rsidRDefault="00C83A20" w:rsidP="00C83A20">
      <w:pPr>
        <w:pStyle w:val="ListParagraph"/>
        <w:numPr>
          <w:ilvl w:val="0"/>
          <w:numId w:val="6"/>
        </w:numPr>
        <w:spacing w:before="0" w:after="0" w:line="240" w:lineRule="auto"/>
        <w:rPr>
          <w:ins w:id="2044" w:author="Flory Koole (F)" w:date="2025-07-29T14:00:00Z" w16du:dateUtc="2025-07-29T12:00:00Z"/>
          <w:rFonts w:eastAsia="Times New Roman" w:cs="Calibri"/>
          <w:rPrChange w:id="2045" w:author="Flory Koole (F)" w:date="2025-07-29T14:00:00Z" w16du:dateUtc="2025-07-29T12:00:00Z">
            <w:rPr>
              <w:ins w:id="2046" w:author="Flory Koole (F)" w:date="2025-07-29T14:00:00Z" w16du:dateUtc="2025-07-29T12:00:00Z"/>
            </w:rPr>
          </w:rPrChange>
        </w:rPr>
      </w:pPr>
      <w:ins w:id="2047" w:author="Flory Koole (F)" w:date="2025-07-29T10:09:00Z" w16du:dateUtc="2025-07-29T08:09:00Z">
        <w:r>
          <w:t>Bijzonderheden</w:t>
        </w:r>
      </w:ins>
      <w:ins w:id="2048" w:author="Flory Koole (F)" w:date="2025-07-29T13:58:00Z" w16du:dateUtc="2025-07-29T11:58:00Z">
        <w:r w:rsidR="0088562B">
          <w:t>: geen</w:t>
        </w:r>
      </w:ins>
    </w:p>
    <w:p w14:paraId="54AE733B" w14:textId="77777777" w:rsidR="00AB669F" w:rsidRDefault="00AB669F" w:rsidP="00760695">
      <w:pPr>
        <w:spacing w:before="0" w:after="0" w:line="240" w:lineRule="auto"/>
        <w:rPr>
          <w:ins w:id="2049" w:author="Flory Koole (F)" w:date="2025-07-29T10:08:00Z" w16du:dateUtc="2025-07-29T08:08:00Z"/>
          <w:rFonts w:eastAsia="Times New Roman" w:cs="Calibri"/>
        </w:rPr>
      </w:pPr>
    </w:p>
    <w:p w14:paraId="40B82DE5" w14:textId="77777777" w:rsidR="00AB669F" w:rsidRDefault="00AB669F" w:rsidP="00760695">
      <w:pPr>
        <w:spacing w:before="0" w:after="0" w:line="240" w:lineRule="auto"/>
        <w:rPr>
          <w:rFonts w:eastAsia="Times New Roman" w:cs="Calibri"/>
        </w:rPr>
      </w:pPr>
    </w:p>
    <w:p w14:paraId="59B5668F" w14:textId="5F763998" w:rsidR="00760695" w:rsidRDefault="00760695" w:rsidP="00A62015">
      <w:pPr>
        <w:pStyle w:val="Heading3"/>
        <w:rPr>
          <w:ins w:id="2050" w:author="Flory Koole" w:date="2024-10-15T15:50:00Z" w16du:dateUtc="2024-10-15T13:50:00Z"/>
          <w:rFonts w:eastAsia="Times New Roman"/>
        </w:rPr>
      </w:pPr>
      <w:bookmarkStart w:id="2051" w:name="_Toc187312193"/>
      <w:bookmarkStart w:id="2052" w:name="_Toc1169536453"/>
      <w:bookmarkStart w:id="2053" w:name="_Toc1822233006"/>
      <w:r w:rsidRPr="2B26B8BC">
        <w:rPr>
          <w:rFonts w:eastAsia="Times New Roman"/>
        </w:rPr>
        <w:t xml:space="preserve">Overlijden </w:t>
      </w:r>
      <w:del w:id="2054" w:author="Flory Koole" w:date="2024-10-15T15:50:00Z">
        <w:r w:rsidRPr="2B26B8BC" w:rsidDel="00760695">
          <w:rPr>
            <w:rFonts w:eastAsia="Times New Roman"/>
          </w:rPr>
          <w:delText>partner</w:delText>
        </w:r>
      </w:del>
      <w:ins w:id="2055" w:author="Flory Koole" w:date="2024-10-15T15:50:00Z">
        <w:r w:rsidR="0059687D" w:rsidRPr="2B26B8BC">
          <w:rPr>
            <w:rFonts w:eastAsia="Times New Roman"/>
          </w:rPr>
          <w:t>medeverzekerden</w:t>
        </w:r>
      </w:ins>
      <w:bookmarkEnd w:id="2051"/>
      <w:bookmarkEnd w:id="2052"/>
      <w:bookmarkEnd w:id="2053"/>
    </w:p>
    <w:p w14:paraId="60911C5F" w14:textId="2A0554BB" w:rsidR="00C32A86" w:rsidRPr="00C32A86" w:rsidRDefault="0055398A">
      <w:pPr>
        <w:rPr>
          <w:rPrChange w:id="2056" w:author="Flory Koole" w:date="2024-10-15T15:50:00Z" w16du:dateUtc="2024-10-15T13:50:00Z">
            <w:rPr>
              <w:rFonts w:eastAsia="Times New Roman"/>
            </w:rPr>
          </w:rPrChange>
        </w:rPr>
        <w:pPrChange w:id="2057" w:author="Flory Koole" w:date="2024-10-15T15:50:00Z" w16du:dateUtc="2024-10-15T13:50:00Z">
          <w:pPr>
            <w:pStyle w:val="Heading3"/>
          </w:pPr>
        </w:pPrChange>
      </w:pPr>
      <w:ins w:id="2058" w:author="Flory Koole" w:date="2024-10-15T15:51:00Z" w16du:dateUtc="2024-10-15T13:51:00Z">
        <w:r>
          <w:t xml:space="preserve">Overlijden van medeverzekerden </w:t>
        </w:r>
        <w:r w:rsidR="00B92B29">
          <w:t xml:space="preserve">worden </w:t>
        </w:r>
      </w:ins>
      <w:ins w:id="2059" w:author="Flory Koole" w:date="2024-10-15T15:52:00Z" w16du:dateUtc="2024-10-15T13:52:00Z">
        <w:r w:rsidR="00616D1E">
          <w:t>middels</w:t>
        </w:r>
      </w:ins>
      <w:ins w:id="2060" w:author="Flory Koole" w:date="2024-10-15T15:51:00Z" w16du:dateUtc="2024-10-15T13:51:00Z">
        <w:r w:rsidR="00B92B29">
          <w:t xml:space="preserve"> dezelfde gebeurtenissen Overlijden doorgevoerd in de administratie. De gevolgen hiervan zijn wel </w:t>
        </w:r>
      </w:ins>
      <w:ins w:id="2061" w:author="Flory Koole" w:date="2024-10-15T15:52:00Z" w16du:dateUtc="2024-10-15T13:52:00Z">
        <w:r w:rsidR="00B92B29">
          <w:t>anders dan bij overlijden van een hoofdverzekerde</w:t>
        </w:r>
        <w:r w:rsidR="00616D1E">
          <w:t>.</w:t>
        </w:r>
      </w:ins>
    </w:p>
    <w:p w14:paraId="009C0A92" w14:textId="77777777" w:rsidR="004A1066" w:rsidRDefault="004A1066" w:rsidP="00C93802">
      <w:pPr>
        <w:pStyle w:val="ListParagraph"/>
        <w:numPr>
          <w:ilvl w:val="0"/>
          <w:numId w:val="11"/>
        </w:numPr>
        <w:spacing w:before="0" w:after="0" w:line="240" w:lineRule="auto"/>
        <w:contextualSpacing w:val="0"/>
        <w:rPr>
          <w:ins w:id="2062" w:author="Flory Koole" w:date="2024-10-23T11:32:00Z" w16du:dateUtc="2024-10-23T09:32:00Z"/>
          <w:rFonts w:eastAsia="Times New Roman" w:cs="Calibri"/>
        </w:rPr>
      </w:pPr>
      <w:r>
        <w:rPr>
          <w:rFonts w:eastAsia="Times New Roman" w:cs="Calibri"/>
        </w:rPr>
        <w:t>Bij overlijden van een partner van een actieve deelnemer (of premievrije deelnemer met automatische voortzetting) vervalt het risicopartnerpensioen. Merk op dat deze mutatie wordt doorgevoerd als een scheiding met type overlijden partner.</w:t>
      </w:r>
    </w:p>
    <w:p w14:paraId="7512447C" w14:textId="7B09FE5B" w:rsidR="001B4D1B" w:rsidDel="00760BFD" w:rsidRDefault="001B4D1B">
      <w:pPr>
        <w:pStyle w:val="ListParagraph"/>
        <w:numPr>
          <w:ilvl w:val="0"/>
          <w:numId w:val="11"/>
        </w:numPr>
        <w:spacing w:before="0" w:after="0" w:line="240" w:lineRule="auto"/>
        <w:contextualSpacing w:val="0"/>
        <w:rPr>
          <w:del w:id="2063" w:author="Flory Koole" w:date="2024-10-23T11:32:00Z" w16du:dateUtc="2024-10-23T09:32:00Z"/>
          <w:rFonts w:eastAsia="Times New Roman" w:cs="Calibri"/>
        </w:rPr>
        <w:pPrChange w:id="2064" w:author="Flory Koole" w:date="2024-10-23T11:33:00Z" w16du:dateUtc="2024-10-23T09:33:00Z">
          <w:pPr>
            <w:pStyle w:val="ListParagraph"/>
          </w:pPr>
        </w:pPrChange>
      </w:pPr>
      <w:ins w:id="2065" w:author="Flory Koole" w:date="2024-10-23T11:32:00Z" w16du:dateUtc="2024-10-23T09:32:00Z">
        <w:r w:rsidRPr="00760BFD">
          <w:rPr>
            <w:rFonts w:eastAsia="Times New Roman" w:cs="Calibri"/>
          </w:rPr>
          <w:t xml:space="preserve">De </w:t>
        </w:r>
      </w:ins>
      <w:ins w:id="2066" w:author="Flory Koole" w:date="2024-10-23T11:32:00Z">
        <w:r w:rsidRPr="00760BFD">
          <w:rPr>
            <w:rFonts w:eastAsia="Times New Roman" w:cs="Calibri"/>
          </w:rPr>
          <w:t>werking van bijzondere aanspraken (units/pensioen) en vooroverlijden van de ex-partner</w:t>
        </w:r>
      </w:ins>
      <w:ins w:id="2067" w:author="Flory Koole" w:date="2024-10-23T11:32:00Z" w16du:dateUtc="2024-10-23T09:32:00Z">
        <w:r w:rsidR="00760BFD" w:rsidRPr="00760BFD">
          <w:rPr>
            <w:rFonts w:eastAsia="Times New Roman" w:cs="Calibri"/>
          </w:rPr>
          <w:t xml:space="preserve"> is als volgt afgestemd</w:t>
        </w:r>
      </w:ins>
    </w:p>
    <w:p w14:paraId="111DBC35" w14:textId="77777777" w:rsidR="00760BFD" w:rsidRDefault="00760BFD">
      <w:pPr>
        <w:pStyle w:val="ListParagraph"/>
        <w:numPr>
          <w:ilvl w:val="0"/>
          <w:numId w:val="11"/>
        </w:numPr>
        <w:spacing w:before="0" w:after="0" w:line="240" w:lineRule="auto"/>
        <w:contextualSpacing w:val="0"/>
        <w:rPr>
          <w:ins w:id="2068" w:author="Flory Koole" w:date="2024-10-23T11:32:00Z" w16du:dateUtc="2024-10-23T09:32:00Z"/>
          <w:rFonts w:eastAsia="Times New Roman" w:cs="Calibri"/>
        </w:rPr>
        <w:pPrChange w:id="2069" w:author="Flory Koole" w:date="2024-10-23T11:33:00Z" w16du:dateUtc="2024-10-23T09:33:00Z">
          <w:pPr>
            <w:pStyle w:val="ListParagraph"/>
          </w:pPr>
        </w:pPrChange>
      </w:pPr>
    </w:p>
    <w:p w14:paraId="71F0E807" w14:textId="547A0160" w:rsidR="00760695" w:rsidRPr="00760BFD" w:rsidDel="00616D1E" w:rsidRDefault="00760695">
      <w:pPr>
        <w:pStyle w:val="ListParagraph"/>
        <w:numPr>
          <w:ilvl w:val="1"/>
          <w:numId w:val="11"/>
        </w:numPr>
        <w:spacing w:before="0" w:after="0" w:line="240" w:lineRule="auto"/>
        <w:contextualSpacing w:val="0"/>
        <w:rPr>
          <w:del w:id="2070" w:author="Flory Koole" w:date="2024-10-15T15:52:00Z" w16du:dateUtc="2024-10-15T13:52:00Z"/>
          <w:rFonts w:eastAsia="Times New Roman" w:cs="Calibri"/>
        </w:rPr>
        <w:pPrChange w:id="2071" w:author="Flory Koole" w:date="2024-10-23T11:33:00Z" w16du:dateUtc="2024-10-23T09:33:00Z">
          <w:pPr>
            <w:spacing w:before="0" w:after="0" w:line="240" w:lineRule="auto"/>
          </w:pPr>
        </w:pPrChange>
      </w:pPr>
    </w:p>
    <w:p w14:paraId="3E9855EA" w14:textId="7C5F4F8F" w:rsidR="00760695" w:rsidRPr="00841E6A" w:rsidDel="00616D1E" w:rsidRDefault="00760695">
      <w:pPr>
        <w:pStyle w:val="ListParagraph"/>
        <w:numPr>
          <w:ilvl w:val="1"/>
          <w:numId w:val="11"/>
        </w:numPr>
        <w:spacing w:before="0" w:after="0" w:line="240" w:lineRule="auto"/>
        <w:contextualSpacing w:val="0"/>
        <w:rPr>
          <w:del w:id="2072" w:author="Flory Koole" w:date="2024-10-15T15:52:00Z" w16du:dateUtc="2024-10-15T13:52:00Z"/>
          <w:rFonts w:eastAsia="Times New Roman" w:cs="Calibri"/>
        </w:rPr>
        <w:pPrChange w:id="2073" w:author="Flory Koole" w:date="2024-10-23T11:33:00Z" w16du:dateUtc="2024-10-23T09:33:00Z">
          <w:pPr>
            <w:pStyle w:val="Heading3"/>
          </w:pPr>
        </w:pPrChange>
      </w:pPr>
      <w:del w:id="2074" w:author="Flory Koole" w:date="2024-10-15T15:52:00Z" w16du:dateUtc="2024-10-15T13:52:00Z">
        <w:r w:rsidRPr="00841E6A" w:rsidDel="00616D1E">
          <w:rPr>
            <w:rFonts w:eastAsia="Times New Roman" w:cs="Calibri"/>
          </w:rPr>
          <w:delText>Overlijden ex-partner</w:delText>
        </w:r>
      </w:del>
    </w:p>
    <w:p w14:paraId="6E3D2796" w14:textId="575CEBD1" w:rsidR="00C979F7" w:rsidRPr="00841E6A" w:rsidRDefault="00C979F7">
      <w:pPr>
        <w:pStyle w:val="ListParagraph"/>
        <w:numPr>
          <w:ilvl w:val="1"/>
          <w:numId w:val="11"/>
        </w:numPr>
        <w:spacing w:before="0" w:after="0" w:line="240" w:lineRule="auto"/>
        <w:contextualSpacing w:val="0"/>
        <w:rPr>
          <w:ins w:id="2075" w:author="Flory Koole" w:date="2024-10-23T11:31:00Z" w16du:dateUtc="2024-10-23T09:31:00Z"/>
          <w:rFonts w:eastAsia="Times New Roman" w:cs="Calibri"/>
        </w:rPr>
        <w:pPrChange w:id="2076" w:author="Flory Koole" w:date="2024-10-23T11:33:00Z" w16du:dateUtc="2024-10-23T09:33:00Z">
          <w:pPr>
            <w:pStyle w:val="ListParagraph"/>
            <w:numPr>
              <w:numId w:val="11"/>
            </w:numPr>
            <w:spacing w:before="0" w:after="0" w:line="240" w:lineRule="auto"/>
            <w:ind w:hanging="360"/>
            <w:contextualSpacing w:val="0"/>
          </w:pPr>
        </w:pPrChange>
      </w:pPr>
      <w:ins w:id="2077" w:author="Flory Koole" w:date="2024-10-23T11:30:00Z" w16du:dateUtc="2024-10-23T09:30:00Z">
        <w:r w:rsidRPr="00841E6A">
          <w:rPr>
            <w:rFonts w:eastAsia="Times New Roman" w:cs="Calibri"/>
          </w:rPr>
          <w:t>Als</w:t>
        </w:r>
      </w:ins>
      <w:ins w:id="2078" w:author="Flory Koole" w:date="2024-10-23T11:30:00Z">
        <w:r w:rsidR="009A03B5" w:rsidRPr="00841E6A">
          <w:rPr>
            <w:rFonts w:eastAsia="Times New Roman" w:cs="Calibri"/>
          </w:rPr>
          <w:t xml:space="preserve"> de hoofdverzekerde nog niet volledig met pensioen is, vloeien bijzondere aanspraken terug als de ex-partner eerder overlijdt (net zoals verevend). </w:t>
        </w:r>
      </w:ins>
      <w:ins w:id="2079" w:author="Flory Koole" w:date="2024-10-23T11:34:00Z" w16du:dateUtc="2024-10-23T09:34:00Z">
        <w:r w:rsidR="00D6340A">
          <w:rPr>
            <w:rFonts w:eastAsia="Times New Roman" w:cs="Calibri"/>
          </w:rPr>
          <w:t>Bij overlijden van een ex-partner vloeien alle units terug naar de hoofdverzekerde.</w:t>
        </w:r>
      </w:ins>
    </w:p>
    <w:p w14:paraId="7D4E238E" w14:textId="13D0FCCE" w:rsidR="004A1066" w:rsidRDefault="009A03B5">
      <w:pPr>
        <w:pStyle w:val="ListParagraph"/>
        <w:numPr>
          <w:ilvl w:val="1"/>
          <w:numId w:val="11"/>
        </w:numPr>
        <w:spacing w:before="0" w:after="0" w:line="240" w:lineRule="auto"/>
        <w:contextualSpacing w:val="0"/>
        <w:rPr>
          <w:rFonts w:eastAsia="Times New Roman" w:cs="Calibri"/>
        </w:rPr>
        <w:pPrChange w:id="2080" w:author="Flory Koole" w:date="2024-10-23T11:33:00Z" w16du:dateUtc="2024-10-23T09:33:00Z">
          <w:pPr>
            <w:pStyle w:val="ListParagraph"/>
            <w:numPr>
              <w:numId w:val="11"/>
            </w:numPr>
            <w:spacing w:before="0" w:after="0" w:line="240" w:lineRule="auto"/>
            <w:ind w:hanging="360"/>
            <w:contextualSpacing w:val="0"/>
          </w:pPr>
        </w:pPrChange>
      </w:pPr>
      <w:ins w:id="2081" w:author="Flory Koole" w:date="2024-10-23T11:30:00Z">
        <w:r w:rsidRPr="009A03B5">
          <w:rPr>
            <w:rFonts w:eastAsia="Times New Roman" w:cs="Calibri"/>
          </w:rPr>
          <w:t xml:space="preserve">Vanaf volledige pensionering (status 60 = IP) is het partnerpensioen bepaald en vervalt bijzonder partnerpensioen bij overlijden van de ex. Het vloeit dan </w:t>
        </w:r>
        <w:r w:rsidRPr="00841E6A">
          <w:rPr>
            <w:rFonts w:eastAsia="Times New Roman" w:cs="Calibri"/>
            <w:rPrChange w:id="2082" w:author="Flory Koole" w:date="2024-10-23T11:33:00Z" w16du:dateUtc="2024-10-23T09:33:00Z">
              <w:rPr>
                <w:rFonts w:eastAsia="Times New Roman" w:cs="Calibri"/>
                <w:u w:val="single"/>
              </w:rPr>
            </w:rPrChange>
          </w:rPr>
          <w:t>niet</w:t>
        </w:r>
        <w:r w:rsidRPr="009A03B5">
          <w:rPr>
            <w:rFonts w:eastAsia="Times New Roman" w:cs="Calibri"/>
          </w:rPr>
          <w:t xml:space="preserve"> terug naar de hoofdverzekerde</w:t>
        </w:r>
      </w:ins>
      <w:del w:id="2083" w:author="Flory Koole" w:date="2024-10-23T11:30:00Z" w16du:dateUtc="2024-10-23T09:30:00Z">
        <w:r w:rsidR="004A1066" w:rsidDel="009A03B5">
          <w:rPr>
            <w:rFonts w:eastAsia="Times New Roman" w:cs="Calibri"/>
          </w:rPr>
          <w:delText>Bij overlijden van een ex-partner vloeien de CVP-aanspraken terug naar de hoofdverzekerde. Arjen gaat nog na of het PP uit CVP terug moet vloeien naar een gepensioneerde deelnemer</w:delText>
        </w:r>
      </w:del>
      <w:r w:rsidR="004A1066">
        <w:rPr>
          <w:rFonts w:eastAsia="Times New Roman" w:cs="Calibri"/>
        </w:rPr>
        <w:t>.</w:t>
      </w:r>
    </w:p>
    <w:p w14:paraId="39B6F859" w14:textId="056EFC56" w:rsidR="004A1066" w:rsidDel="00A8366F" w:rsidRDefault="004A1066">
      <w:pPr>
        <w:pStyle w:val="ListParagraph"/>
        <w:numPr>
          <w:ilvl w:val="1"/>
          <w:numId w:val="11"/>
        </w:numPr>
        <w:spacing w:before="0" w:after="0" w:line="240" w:lineRule="auto"/>
        <w:contextualSpacing w:val="0"/>
        <w:rPr>
          <w:del w:id="2084" w:author="Flory Koole" w:date="2024-10-23T11:34:00Z" w16du:dateUtc="2024-10-23T09:34:00Z"/>
          <w:rFonts w:eastAsia="Times New Roman" w:cs="Calibri"/>
        </w:rPr>
        <w:pPrChange w:id="2085" w:author="Flory Koole" w:date="2024-10-15T15:52:00Z" w16du:dateUtc="2024-10-15T13:52:00Z">
          <w:pPr>
            <w:pStyle w:val="ListParagraph"/>
            <w:numPr>
              <w:numId w:val="11"/>
            </w:numPr>
            <w:spacing w:before="0" w:after="0" w:line="240" w:lineRule="auto"/>
            <w:ind w:hanging="360"/>
            <w:contextualSpacing w:val="0"/>
          </w:pPr>
        </w:pPrChange>
      </w:pPr>
      <w:del w:id="2086" w:author="Flory Koole" w:date="2024-10-15T15:53:00Z" w16du:dateUtc="2024-10-15T13:53:00Z">
        <w:r w:rsidRPr="00A8366F" w:rsidDel="00BB3E6E">
          <w:rPr>
            <w:rFonts w:eastAsia="Times New Roman" w:cs="Calibri"/>
          </w:rPr>
          <w:delText>Na de eerstvolgende uitlevering vloeien b</w:delText>
        </w:r>
      </w:del>
      <w:del w:id="2087" w:author="Flory Koole" w:date="2024-10-23T11:34:00Z" w16du:dateUtc="2024-10-23T09:34:00Z">
        <w:r w:rsidRPr="00A8366F" w:rsidDel="00D6340A">
          <w:rPr>
            <w:rFonts w:eastAsia="Times New Roman" w:cs="Calibri"/>
          </w:rPr>
          <w:delText>ij overlijden van een ex-partner alle units terug naar de hoofdverzekerde</w:delText>
        </w:r>
        <w:r w:rsidRPr="00A8366F" w:rsidDel="00A8366F">
          <w:rPr>
            <w:rFonts w:eastAsia="Times New Roman" w:cs="Calibri"/>
          </w:rPr>
          <w:delText xml:space="preserve">. </w:delText>
        </w:r>
      </w:del>
      <w:del w:id="2088" w:author="Flory Koole" w:date="2024-10-15T15:54:00Z" w16du:dateUtc="2024-10-15T13:54:00Z">
        <w:r w:rsidRPr="00A8366F" w:rsidDel="00BB3E6E">
          <w:rPr>
            <w:rFonts w:eastAsia="Times New Roman" w:cs="Calibri"/>
          </w:rPr>
          <w:delText>Op dit moment vloeien alleen verevende units terug.</w:delText>
        </w:r>
      </w:del>
    </w:p>
    <w:p w14:paraId="3B6233CB" w14:textId="510A1DD6" w:rsidR="004A1066" w:rsidRPr="00A8366F" w:rsidRDefault="004A1066">
      <w:pPr>
        <w:pStyle w:val="ListParagraph"/>
        <w:numPr>
          <w:ilvl w:val="1"/>
          <w:numId w:val="11"/>
        </w:numPr>
        <w:spacing w:before="0" w:after="0" w:line="240" w:lineRule="auto"/>
        <w:contextualSpacing w:val="0"/>
        <w:rPr>
          <w:rFonts w:eastAsia="Times New Roman" w:cs="Calibri"/>
        </w:rPr>
        <w:pPrChange w:id="2089" w:author="Flory Koole" w:date="2024-10-15T15:52:00Z" w16du:dateUtc="2024-10-15T13:52:00Z">
          <w:pPr>
            <w:pStyle w:val="ListParagraph"/>
            <w:numPr>
              <w:numId w:val="11"/>
            </w:numPr>
            <w:spacing w:before="0" w:after="0" w:line="240" w:lineRule="auto"/>
            <w:ind w:hanging="360"/>
            <w:contextualSpacing w:val="0"/>
          </w:pPr>
        </w:pPrChange>
      </w:pPr>
      <w:r w:rsidRPr="00A8366F">
        <w:rPr>
          <w:rFonts w:eastAsia="Times New Roman" w:cs="Calibri"/>
        </w:rPr>
        <w:t xml:space="preserve">Bij overlijden van een geconverteerde partner vloeit er niets terug naar de hoofdverzekerde, maar wordt de </w:t>
      </w:r>
      <w:ins w:id="2090" w:author="Flory Koole" w:date="2024-10-15T15:54:00Z" w16du:dateUtc="2024-10-15T13:54:00Z">
        <w:r w:rsidR="0026456F" w:rsidRPr="00A8366F">
          <w:rPr>
            <w:rFonts w:eastAsia="Times New Roman" w:cs="Calibri"/>
          </w:rPr>
          <w:t xml:space="preserve">alleen de geconverteerde </w:t>
        </w:r>
      </w:ins>
      <w:r w:rsidRPr="00A8366F">
        <w:rPr>
          <w:rFonts w:eastAsia="Times New Roman" w:cs="Calibri"/>
        </w:rPr>
        <w:t>deelnemer en beleggingsrekening beëindigd.</w:t>
      </w:r>
    </w:p>
    <w:p w14:paraId="11AACC6D" w14:textId="1AB591E6" w:rsidR="00760695" w:rsidDel="00B45898" w:rsidRDefault="00760695" w:rsidP="00760695">
      <w:pPr>
        <w:spacing w:before="0" w:after="0" w:line="240" w:lineRule="auto"/>
        <w:rPr>
          <w:del w:id="2091" w:author="Flory Koole" w:date="2024-10-15T15:53:00Z" w16du:dateUtc="2024-10-15T13:53:00Z"/>
          <w:rFonts w:eastAsia="Times New Roman" w:cs="Calibri"/>
        </w:rPr>
      </w:pPr>
    </w:p>
    <w:p w14:paraId="462D5B09" w14:textId="4033A1E9" w:rsidR="00760695" w:rsidRPr="00760695" w:rsidDel="00B45898" w:rsidRDefault="00760695" w:rsidP="00A62015">
      <w:pPr>
        <w:pStyle w:val="Heading3"/>
        <w:rPr>
          <w:del w:id="2092" w:author="Flory Koole" w:date="2024-10-15T15:53:00Z" w16du:dateUtc="2024-10-15T13:53:00Z"/>
          <w:rFonts w:eastAsia="Times New Roman"/>
        </w:rPr>
      </w:pPr>
      <w:del w:id="2093" w:author="Flory Koole" w:date="2024-10-15T15:53:00Z" w16du:dateUtc="2024-10-15T13:53:00Z">
        <w:r w:rsidDel="00B45898">
          <w:rPr>
            <w:rFonts w:eastAsia="Times New Roman"/>
          </w:rPr>
          <w:delText xml:space="preserve">Overlijden </w:delText>
        </w:r>
      </w:del>
      <w:del w:id="2094" w:author="Flory Koole" w:date="2024-10-15T15:39:00Z" w16du:dateUtc="2024-10-15T13:39:00Z">
        <w:r w:rsidDel="00D75378">
          <w:rPr>
            <w:rFonts w:eastAsia="Times New Roman"/>
          </w:rPr>
          <w:delText>NP</w:delText>
        </w:r>
      </w:del>
    </w:p>
    <w:p w14:paraId="4169B4D5" w14:textId="77777777" w:rsidR="004A1066" w:rsidRDefault="004A1066" w:rsidP="00C93802">
      <w:pPr>
        <w:pStyle w:val="ListParagraph"/>
        <w:numPr>
          <w:ilvl w:val="0"/>
          <w:numId w:val="11"/>
        </w:numPr>
        <w:spacing w:before="0" w:after="0" w:line="240" w:lineRule="auto"/>
        <w:contextualSpacing w:val="0"/>
        <w:rPr>
          <w:rFonts w:eastAsia="Times New Roman" w:cs="Calibri"/>
        </w:rPr>
      </w:pPr>
      <w:r>
        <w:rPr>
          <w:rFonts w:eastAsia="Times New Roman" w:cs="Calibri"/>
        </w:rPr>
        <w:t>Bij overlijden van een ingegane partner of wees worden de uitkeringen gestopt en wordt de deelnemer beëindigd.</w:t>
      </w:r>
    </w:p>
    <w:p w14:paraId="3BFC2AE8" w14:textId="77777777" w:rsidR="000108C6" w:rsidRDefault="000108C6" w:rsidP="00AD541C">
      <w:pPr>
        <w:spacing w:line="240" w:lineRule="auto"/>
      </w:pPr>
    </w:p>
    <w:p w14:paraId="3F23663F" w14:textId="77777777" w:rsidR="00760695" w:rsidRDefault="00760695" w:rsidP="00AD541C">
      <w:pPr>
        <w:spacing w:line="240" w:lineRule="auto"/>
      </w:pPr>
    </w:p>
    <w:p w14:paraId="0DB047C4" w14:textId="540896F0" w:rsidR="0026456F" w:rsidRDefault="0026456F">
      <w:pPr>
        <w:rPr>
          <w:ins w:id="2095" w:author="Flory Koole" w:date="2024-10-15T15:54:00Z" w16du:dateUtc="2024-10-15T13:54:00Z"/>
        </w:rPr>
      </w:pPr>
      <w:ins w:id="2096" w:author="Flory Koole" w:date="2024-10-15T15:54:00Z" w16du:dateUtc="2024-10-15T13:54:00Z">
        <w:r>
          <w:br w:type="page"/>
        </w:r>
      </w:ins>
    </w:p>
    <w:p w14:paraId="68935039" w14:textId="77777777" w:rsidR="00760695" w:rsidRDefault="00760695" w:rsidP="00AD541C">
      <w:pPr>
        <w:spacing w:line="240" w:lineRule="auto"/>
      </w:pPr>
    </w:p>
    <w:p w14:paraId="5626275E" w14:textId="33781A65" w:rsidR="003F4B05" w:rsidRDefault="003F4B05" w:rsidP="00760695">
      <w:pPr>
        <w:pStyle w:val="Heading1"/>
      </w:pPr>
      <w:bookmarkStart w:id="2097" w:name="_Toc187312194"/>
      <w:bookmarkStart w:id="2098" w:name="_Toc2065015931"/>
      <w:bookmarkStart w:id="2099" w:name="_Toc577689764"/>
      <w:r>
        <w:t>Pensionering en flexibilisering</w:t>
      </w:r>
      <w:bookmarkEnd w:id="2097"/>
      <w:bookmarkEnd w:id="2098"/>
      <w:bookmarkEnd w:id="2099"/>
    </w:p>
    <w:p w14:paraId="0B96EB2F" w14:textId="77777777" w:rsidR="00440F19" w:rsidRDefault="00440F19" w:rsidP="00440F19"/>
    <w:p w14:paraId="37C91562" w14:textId="77777777" w:rsidR="00440F19" w:rsidRDefault="00440F19" w:rsidP="00760695">
      <w:pPr>
        <w:pStyle w:val="Heading2"/>
      </w:pPr>
      <w:bookmarkStart w:id="2100" w:name="_Toc152844399"/>
      <w:bookmarkStart w:id="2101" w:name="_Toc187312195"/>
      <w:bookmarkStart w:id="2102" w:name="_Toc84088836"/>
      <w:bookmarkStart w:id="2103" w:name="_Toc263986348"/>
      <w:r>
        <w:t>Samenhang met bedrijfsprocessen</w:t>
      </w:r>
      <w:bookmarkEnd w:id="2100"/>
      <w:bookmarkEnd w:id="2101"/>
      <w:bookmarkEnd w:id="2102"/>
      <w:bookmarkEnd w:id="2103"/>
    </w:p>
    <w:p w14:paraId="384629FE" w14:textId="4633BCE5" w:rsidR="00440F19" w:rsidRDefault="00440F19" w:rsidP="00440F19">
      <w:r>
        <w:t>Er moet een check worden gedaan met de volgende</w:t>
      </w:r>
      <w:r w:rsidRPr="00694F3E">
        <w:t xml:space="preserve"> bedrijfsprocessen</w:t>
      </w:r>
      <w:r>
        <w:t xml:space="preserve"> </w:t>
      </w:r>
      <w:r w:rsidRPr="00440F19">
        <w:rPr>
          <w:highlight w:val="yellow"/>
        </w:rPr>
        <w:t>actie</w:t>
      </w:r>
    </w:p>
    <w:p w14:paraId="76C5C37F" w14:textId="72CEDDF0" w:rsidR="00440F19" w:rsidRDefault="00440F19" w:rsidP="00C93802">
      <w:pPr>
        <w:pStyle w:val="ListParagraph"/>
        <w:numPr>
          <w:ilvl w:val="0"/>
          <w:numId w:val="22"/>
        </w:numPr>
      </w:pPr>
      <w:r w:rsidRPr="000B680F">
        <w:t xml:space="preserve">Bedrijfsproces - D36 Initieel toekennen ouderdomspensioen </w:t>
      </w:r>
    </w:p>
    <w:p w14:paraId="1BE9D141" w14:textId="05252665" w:rsidR="00440F19" w:rsidRDefault="00440F19" w:rsidP="00C93802">
      <w:pPr>
        <w:pStyle w:val="ListParagraph"/>
        <w:numPr>
          <w:ilvl w:val="0"/>
          <w:numId w:val="22"/>
        </w:numPr>
      </w:pPr>
      <w:r w:rsidRPr="000B680F">
        <w:t>Bedrijfsproces - D39 Vastleggen van geplande pensioenleeftijd</w:t>
      </w:r>
    </w:p>
    <w:p w14:paraId="5791B343" w14:textId="77777777" w:rsidR="00440F19" w:rsidRDefault="00440F19" w:rsidP="00AD541C">
      <w:pPr>
        <w:spacing w:line="240" w:lineRule="auto"/>
      </w:pPr>
    </w:p>
    <w:p w14:paraId="031A9CB2" w14:textId="03B299B1" w:rsidR="00AC3D22" w:rsidRDefault="00AC3D22" w:rsidP="00AD541C">
      <w:pPr>
        <w:spacing w:line="240" w:lineRule="auto"/>
      </w:pPr>
      <w:r>
        <w:t>Samenhang met keten:</w:t>
      </w:r>
    </w:p>
    <w:p w14:paraId="49091E3F" w14:textId="77777777" w:rsidR="00492933" w:rsidRDefault="00492933">
      <w:pPr>
        <w:pStyle w:val="ListParagraph"/>
        <w:numPr>
          <w:ilvl w:val="0"/>
          <w:numId w:val="10"/>
        </w:numPr>
        <w:spacing w:before="0" w:after="0" w:line="240" w:lineRule="auto"/>
        <w:contextualSpacing w:val="0"/>
        <w:rPr>
          <w:ins w:id="2104" w:author="Flory Koole" w:date="2025-11-24T09:06:00Z" w16du:dateUtc="2025-11-24T08:06:00Z"/>
          <w:rFonts w:eastAsia="Times New Roman" w:cs="Calibri"/>
        </w:rPr>
      </w:pPr>
      <w:ins w:id="2105" w:author="Flory Koole" w:date="2024-12-10T16:55:00Z" w16du:dateUtc="2024-12-10T15:55:00Z">
        <w:r w:rsidRPr="00492933">
          <w:rPr>
            <w:rFonts w:eastAsia="Times New Roman" w:cs="Calibri"/>
            <w:rPrChange w:id="2106" w:author="Flory Koole" w:date="2024-12-10T16:55:00Z" w16du:dateUtc="2024-12-10T15:55:00Z">
              <w:rPr>
                <w:rFonts w:eastAsia="Times New Roman" w:cs="Calibri"/>
                <w:color w:val="4E95D9"/>
              </w:rPr>
            </w:rPrChange>
          </w:rPr>
          <w:t>Deelnemers moeten bij de pensioneringskeuzes ook/eerst de definitieve keuze maken of ze een uitkering bij het fonds willen (CVP) of toch willen shoppen. N.B. De deelnemers die we als gepensioneerde invaren moeten we ook nog keuzes voorleggen. Dit staat in D87. Ze kunnen ‘Bij het fonds / in CVP’ blijven, of alsnog shoppen. Bij shoppen moeten we dan de periodieke uitkering beëindigen op een moment (in de toekomst) en de waarde ná die laatste uitkering bepalen om over te dragen. Als een gepensioneerde ‘besluit om te blijven’, dan heeft hij nog de keuze tussen de door het fonds aangeboden uitkeringsvormen (gelijkblijvend, dalend en / of stijgend).</w:t>
        </w:r>
      </w:ins>
    </w:p>
    <w:p w14:paraId="60F9D7FC" w14:textId="1226955A" w:rsidR="000D27F0" w:rsidRDefault="000D27F0" w:rsidP="002218D9">
      <w:pPr>
        <w:pStyle w:val="ListParagraph"/>
        <w:numPr>
          <w:ilvl w:val="0"/>
          <w:numId w:val="10"/>
        </w:numPr>
        <w:spacing w:before="0" w:after="0" w:line="240" w:lineRule="auto"/>
        <w:contextualSpacing w:val="0"/>
        <w:rPr>
          <w:rFonts w:eastAsia="Times New Roman" w:cs="Calibri"/>
        </w:rPr>
      </w:pPr>
      <w:r>
        <w:rPr>
          <w:rFonts w:eastAsia="Times New Roman" w:cs="Calibri"/>
        </w:rPr>
        <w:t xml:space="preserve">Bij de </w:t>
      </w:r>
      <w:r w:rsidR="00E265A7">
        <w:rPr>
          <w:rFonts w:eastAsia="Times New Roman" w:cs="Calibri"/>
        </w:rPr>
        <w:t xml:space="preserve">(vervroegde) </w:t>
      </w:r>
      <w:r>
        <w:rPr>
          <w:rFonts w:eastAsia="Times New Roman" w:cs="Calibri"/>
        </w:rPr>
        <w:t>pensionering moet de (laatste) inkoop worden gedaan van de beleggingsrekening naar het CVP</w:t>
      </w:r>
    </w:p>
    <w:p w14:paraId="79AE3C9A" w14:textId="247B5F7A" w:rsidR="000D27F0" w:rsidRDefault="000D27F0" w:rsidP="002218D9">
      <w:pPr>
        <w:pStyle w:val="ListParagraph"/>
        <w:numPr>
          <w:ilvl w:val="1"/>
          <w:numId w:val="10"/>
        </w:numPr>
        <w:spacing w:before="0" w:after="0" w:line="240" w:lineRule="auto"/>
        <w:contextualSpacing w:val="0"/>
        <w:rPr>
          <w:rFonts w:eastAsia="Times New Roman" w:cs="Calibri"/>
        </w:rPr>
      </w:pPr>
      <w:r>
        <w:rPr>
          <w:rFonts w:eastAsia="Times New Roman" w:cs="Calibri"/>
        </w:rPr>
        <w:t xml:space="preserve">Aangezien de beleggingsrekening leeg moet, moeten alle units worden verkocht en de opdracht/communicatie naar AIM </w:t>
      </w:r>
      <w:r w:rsidR="00D863A3">
        <w:rPr>
          <w:rFonts w:eastAsia="Times New Roman" w:cs="Calibri"/>
        </w:rPr>
        <w:t xml:space="preserve">via interface (OS) </w:t>
      </w:r>
      <w:r>
        <w:rPr>
          <w:rFonts w:eastAsia="Times New Roman" w:cs="Calibri"/>
        </w:rPr>
        <w:t xml:space="preserve">moeten dan te verkopen units bevatten. </w:t>
      </w:r>
      <w:r w:rsidR="00A035F9" w:rsidRPr="00033070">
        <w:rPr>
          <w:rFonts w:eastAsia="Times New Roman" w:cs="Calibri"/>
          <w:highlight w:val="yellow"/>
        </w:rPr>
        <w:t>Vraag</w:t>
      </w:r>
      <w:r w:rsidR="00A035F9">
        <w:rPr>
          <w:rFonts w:eastAsia="Times New Roman" w:cs="Calibri"/>
        </w:rPr>
        <w:t xml:space="preserve">: wanneer gebeurt dit? </w:t>
      </w:r>
      <w:r w:rsidR="00A035F9" w:rsidRPr="00033070">
        <w:rPr>
          <w:rFonts w:eastAsia="Times New Roman" w:cs="Calibri"/>
          <w:highlight w:val="yellow"/>
        </w:rPr>
        <w:t>Wens/verwachting</w:t>
      </w:r>
      <w:r w:rsidR="00A035F9">
        <w:rPr>
          <w:rFonts w:eastAsia="Times New Roman" w:cs="Calibri"/>
        </w:rPr>
        <w:t xml:space="preserve">: vóór de </w:t>
      </w:r>
      <w:r w:rsidR="00987BE3">
        <w:rPr>
          <w:rFonts w:eastAsia="Times New Roman" w:cs="Calibri"/>
        </w:rPr>
        <w:t xml:space="preserve">(deeltijd) </w:t>
      </w:r>
      <w:r w:rsidR="00A035F9">
        <w:rPr>
          <w:rFonts w:eastAsia="Times New Roman" w:cs="Calibri"/>
        </w:rPr>
        <w:t>pensionering heeft de laatste</w:t>
      </w:r>
      <w:r w:rsidR="00987BE3">
        <w:rPr>
          <w:rFonts w:eastAsia="Times New Roman" w:cs="Calibri"/>
        </w:rPr>
        <w:t xml:space="preserve"> -of bij deeltijd het betreffende deel-</w:t>
      </w:r>
      <w:r w:rsidR="00A035F9">
        <w:rPr>
          <w:rFonts w:eastAsia="Times New Roman" w:cs="Calibri"/>
        </w:rPr>
        <w:t xml:space="preserve"> inkoop LOPF/LPPF plaatsgevonden</w:t>
      </w:r>
      <w:r w:rsidR="00522585">
        <w:rPr>
          <w:rFonts w:eastAsia="Times New Roman" w:cs="Calibri"/>
        </w:rPr>
        <w:t xml:space="preserve">. </w:t>
      </w:r>
      <w:r w:rsidR="00522585" w:rsidRPr="00033070">
        <w:rPr>
          <w:rFonts w:eastAsia="Times New Roman" w:cs="Calibri"/>
          <w:color w:val="FF0000"/>
        </w:rPr>
        <w:t>Let op</w:t>
      </w:r>
      <w:r w:rsidR="00522585">
        <w:rPr>
          <w:rFonts w:eastAsia="Times New Roman" w:cs="Calibri"/>
        </w:rPr>
        <w:t>: bij deeltijd moet dit stuk helemaal ingaan (feitelijk meteen LOPFDT van maken)</w:t>
      </w:r>
    </w:p>
    <w:p w14:paraId="59BBD2FD" w14:textId="2C1FCFB8" w:rsidR="00E265A7" w:rsidRDefault="00E265A7" w:rsidP="00033070">
      <w:pPr>
        <w:pStyle w:val="ListParagraph"/>
        <w:numPr>
          <w:ilvl w:val="2"/>
          <w:numId w:val="10"/>
        </w:numPr>
        <w:spacing w:before="0" w:after="0" w:line="240" w:lineRule="auto"/>
        <w:contextualSpacing w:val="0"/>
        <w:rPr>
          <w:rFonts w:eastAsia="Times New Roman" w:cs="Calibri"/>
        </w:rPr>
      </w:pPr>
      <w:r>
        <w:rPr>
          <w:rFonts w:eastAsia="Times New Roman" w:cs="Calibri"/>
        </w:rPr>
        <w:t>Dit heeft samenhang met opdracht voor CVP: verkoop units t.b.v. aankoop CVP aanspraken. Deze opdracht moet worden gegeven voordat de pensioneringsopdrachten worden gegeven</w:t>
      </w:r>
    </w:p>
    <w:p w14:paraId="2D2A6CB3" w14:textId="00882F1C" w:rsidR="000D27F0" w:rsidRDefault="000D27F0" w:rsidP="002218D9">
      <w:pPr>
        <w:pStyle w:val="ListParagraph"/>
        <w:numPr>
          <w:ilvl w:val="1"/>
          <w:numId w:val="10"/>
        </w:numPr>
        <w:spacing w:before="0" w:after="0" w:line="240" w:lineRule="auto"/>
        <w:contextualSpacing w:val="0"/>
        <w:rPr>
          <w:rFonts w:eastAsia="Times New Roman" w:cs="Calibri"/>
        </w:rPr>
      </w:pPr>
      <w:r>
        <w:rPr>
          <w:rFonts w:eastAsia="Times New Roman" w:cs="Calibri"/>
        </w:rPr>
        <w:t>Huidige functionaliteit: bij de maandelijkse run voor de inkoop worden de pensioneringen meegenomen. Eventuele premies die dan nog worden gestort, worden belegd en volgen in de volgende beleggingsopdracht</w:t>
      </w:r>
    </w:p>
    <w:p w14:paraId="17774111" w14:textId="3509B011" w:rsidR="00D863A3" w:rsidRDefault="00D863A3" w:rsidP="00D863A3">
      <w:pPr>
        <w:pStyle w:val="ListParagraph"/>
        <w:numPr>
          <w:ilvl w:val="2"/>
          <w:numId w:val="10"/>
        </w:numPr>
        <w:spacing w:before="0" w:after="0" w:line="240" w:lineRule="auto"/>
        <w:contextualSpacing w:val="0"/>
        <w:rPr>
          <w:rFonts w:eastAsia="Times New Roman" w:cs="Calibri"/>
        </w:rPr>
      </w:pPr>
      <w:r w:rsidRPr="00D863A3">
        <w:rPr>
          <w:rFonts w:eastAsia="Times New Roman" w:cs="Calibri"/>
          <w:highlight w:val="yellow"/>
        </w:rPr>
        <w:t>Wens</w:t>
      </w:r>
      <w:r>
        <w:rPr>
          <w:rFonts w:eastAsia="Times New Roman" w:cs="Calibri"/>
        </w:rPr>
        <w:t>: vanaf de laatste beleggingsopdracht v</w:t>
      </w:r>
      <w:r w:rsidR="00043FBC">
        <w:rPr>
          <w:rFonts w:eastAsia="Times New Roman" w:cs="Calibri"/>
        </w:rPr>
        <w:t>óó</w:t>
      </w:r>
      <w:r>
        <w:rPr>
          <w:rFonts w:eastAsia="Times New Roman" w:cs="Calibri"/>
        </w:rPr>
        <w:t>r pensionering niet meer beleggen, maar direct CVP aanspraken aankopen</w:t>
      </w:r>
      <w:r w:rsidR="00652E1B">
        <w:rPr>
          <w:rFonts w:eastAsia="Times New Roman" w:cs="Calibri"/>
        </w:rPr>
        <w:t xml:space="preserve"> (bij pensionering?)</w:t>
      </w:r>
    </w:p>
    <w:p w14:paraId="5385B270" w14:textId="1E3BEDAB" w:rsidR="00043FBC" w:rsidRDefault="00043FBC" w:rsidP="00D863A3">
      <w:pPr>
        <w:pStyle w:val="ListParagraph"/>
        <w:numPr>
          <w:ilvl w:val="2"/>
          <w:numId w:val="10"/>
        </w:numPr>
        <w:spacing w:before="0" w:after="0" w:line="240" w:lineRule="auto"/>
        <w:contextualSpacing w:val="0"/>
        <w:rPr>
          <w:rFonts w:eastAsia="Times New Roman" w:cs="Calibri"/>
        </w:rPr>
      </w:pPr>
      <w:r>
        <w:rPr>
          <w:rFonts w:eastAsia="Times New Roman" w:cs="Calibri"/>
        </w:rPr>
        <w:t>Afgesproken: van premies die binnenkomen ná pensionering (status IP), wordt alleen LOP</w:t>
      </w:r>
      <w:r w:rsidR="0076787B">
        <w:rPr>
          <w:rFonts w:eastAsia="Times New Roman" w:cs="Calibri"/>
        </w:rPr>
        <w:t>F</w:t>
      </w:r>
      <w:r>
        <w:rPr>
          <w:rFonts w:eastAsia="Times New Roman" w:cs="Calibri"/>
        </w:rPr>
        <w:t xml:space="preserve"> aangekocht vanaf dát moment; </w:t>
      </w:r>
      <w:r w:rsidRPr="00043FBC">
        <w:rPr>
          <w:rFonts w:eastAsia="Times New Roman" w:cs="Calibri"/>
          <w:highlight w:val="yellow"/>
        </w:rPr>
        <w:t>wens</w:t>
      </w:r>
      <w:r>
        <w:rPr>
          <w:rFonts w:eastAsia="Times New Roman" w:cs="Calibri"/>
        </w:rPr>
        <w:t xml:space="preserve"> liefst eerste van de maand van nog niet doorgezette excasso-run, alternatief is 1</w:t>
      </w:r>
      <w:r w:rsidRPr="00043FBC">
        <w:rPr>
          <w:rFonts w:eastAsia="Times New Roman" w:cs="Calibri"/>
          <w:vertAlign w:val="superscript"/>
        </w:rPr>
        <w:t>e</w:t>
      </w:r>
      <w:r>
        <w:rPr>
          <w:rFonts w:eastAsia="Times New Roman" w:cs="Calibri"/>
        </w:rPr>
        <w:t xml:space="preserve"> van de volgende maand</w:t>
      </w:r>
      <w:r w:rsidR="00287B3D">
        <w:rPr>
          <w:rFonts w:eastAsia="Times New Roman" w:cs="Calibri"/>
        </w:rPr>
        <w:t xml:space="preserve"> (of eerste deze maand, maar dat kan leiden tot twk in excasso/gus)</w:t>
      </w:r>
      <w:r w:rsidR="0076787B">
        <w:rPr>
          <w:rFonts w:eastAsia="Times New Roman" w:cs="Calibri"/>
        </w:rPr>
        <w:t>. Merk op dat dit LOPF de eerder gekozen uitkeringsvariant (gelijkblijvend/dalend/stijgend) heeft en dat nieuw LOPF ook met die bijbehorende factor wordt ingekocht</w:t>
      </w:r>
    </w:p>
    <w:p w14:paraId="31ED73A9" w14:textId="3EABD3C3" w:rsidR="007241FC" w:rsidRDefault="007241FC" w:rsidP="002218D9">
      <w:pPr>
        <w:pStyle w:val="ListParagraph"/>
        <w:numPr>
          <w:ilvl w:val="1"/>
          <w:numId w:val="10"/>
        </w:numPr>
        <w:spacing w:before="0" w:after="0" w:line="240" w:lineRule="auto"/>
        <w:contextualSpacing w:val="0"/>
        <w:rPr>
          <w:rFonts w:eastAsia="Times New Roman" w:cs="Calibri"/>
        </w:rPr>
      </w:pPr>
      <w:r>
        <w:rPr>
          <w:rFonts w:eastAsia="Times New Roman" w:cs="Calibri"/>
        </w:rPr>
        <w:t>Bij de (laatste) inkoop van CVP aanspraken wordt een afslag gedaan</w:t>
      </w:r>
      <w:r w:rsidR="00287B3D">
        <w:rPr>
          <w:rFonts w:eastAsia="Times New Roman" w:cs="Calibri"/>
        </w:rPr>
        <w:t xml:space="preserve"> voor de RDR. </w:t>
      </w:r>
      <w:r w:rsidR="00287B3D" w:rsidRPr="00203C89">
        <w:rPr>
          <w:rFonts w:eastAsia="Times New Roman" w:cs="Calibri"/>
          <w:highlight w:val="yellow"/>
        </w:rPr>
        <w:t>Actie</w:t>
      </w:r>
      <w:r w:rsidR="00203C89" w:rsidRPr="00203C89">
        <w:rPr>
          <w:rFonts w:eastAsia="Times New Roman" w:cs="Calibri"/>
          <w:highlight w:val="yellow"/>
        </w:rPr>
        <w:t xml:space="preserve"> APS</w:t>
      </w:r>
      <w:r w:rsidR="00287B3D">
        <w:rPr>
          <w:rFonts w:eastAsia="Times New Roman" w:cs="Calibri"/>
        </w:rPr>
        <w:t xml:space="preserve">: verder uitwerken, inclusief hoe we toekomstige uitvoeringskosten </w:t>
      </w:r>
      <w:r w:rsidR="00203C89">
        <w:rPr>
          <w:rFonts w:eastAsia="Times New Roman" w:cs="Calibri"/>
        </w:rPr>
        <w:t>hierin meenemen</w:t>
      </w:r>
      <w:r w:rsidR="009A6395">
        <w:rPr>
          <w:rFonts w:eastAsia="Times New Roman" w:cs="Calibri"/>
        </w:rPr>
        <w:t xml:space="preserve">. </w:t>
      </w:r>
      <w:r w:rsidR="00854B2C">
        <w:rPr>
          <w:rFonts w:eastAsia="Times New Roman" w:cs="Calibri"/>
        </w:rPr>
        <w:t>Zie bij Aankoop variabel pensioen voor huidige werking: er is nu bij elke aankoop eerst een percentage afslag vanuit het kapitaal voordat de aanspraken worden berekend.</w:t>
      </w:r>
    </w:p>
    <w:p w14:paraId="44D26359" w14:textId="24E480EF" w:rsidR="00FF3A1C" w:rsidRDefault="00FF3A1C" w:rsidP="002218D9">
      <w:pPr>
        <w:pStyle w:val="ListParagraph"/>
        <w:numPr>
          <w:ilvl w:val="0"/>
          <w:numId w:val="10"/>
        </w:numPr>
        <w:spacing w:before="0" w:after="0" w:line="240" w:lineRule="auto"/>
        <w:contextualSpacing w:val="0"/>
        <w:rPr>
          <w:rFonts w:eastAsia="Times New Roman" w:cs="Calibri"/>
        </w:rPr>
      </w:pPr>
      <w:r>
        <w:rPr>
          <w:rFonts w:eastAsia="Times New Roman" w:cs="Calibri"/>
        </w:rPr>
        <w:t>Een reglement in Qwik kent nu 1 tarief dat wordt gebruikt</w:t>
      </w:r>
      <w:r w:rsidR="004837FB">
        <w:rPr>
          <w:rFonts w:eastAsia="Times New Roman" w:cs="Calibri"/>
        </w:rPr>
        <w:t xml:space="preserve"> voor alle flexibiliseringsgebeurtenissen</w:t>
      </w:r>
    </w:p>
    <w:p w14:paraId="592D5029" w14:textId="3CD9307B" w:rsidR="004837FB" w:rsidDel="00356992" w:rsidRDefault="004837FB" w:rsidP="002218D9">
      <w:pPr>
        <w:pStyle w:val="ListParagraph"/>
        <w:numPr>
          <w:ilvl w:val="1"/>
          <w:numId w:val="10"/>
        </w:numPr>
        <w:spacing w:before="0" w:after="0" w:line="240" w:lineRule="auto"/>
        <w:contextualSpacing w:val="0"/>
        <w:rPr>
          <w:del w:id="2107" w:author="Flory Koole" w:date="2025-11-24T08:36:00Z" w16du:dateUtc="2025-11-24T07:36:00Z"/>
          <w:rFonts w:eastAsia="Times New Roman" w:cs="Calibri"/>
        </w:rPr>
      </w:pPr>
      <w:del w:id="2108" w:author="Flory Koole" w:date="2025-11-24T08:36:00Z" w16du:dateUtc="2025-11-24T07:36:00Z">
        <w:r w:rsidRPr="008F183D" w:rsidDel="00356992">
          <w:rPr>
            <w:rFonts w:eastAsia="Times New Roman" w:cs="Calibri"/>
            <w:highlight w:val="yellow"/>
          </w:rPr>
          <w:delText>Actie</w:delText>
        </w:r>
        <w:r w:rsidDel="00356992">
          <w:rPr>
            <w:rFonts w:eastAsia="Times New Roman" w:cs="Calibri"/>
          </w:rPr>
          <w:delText xml:space="preserve">: </w:delText>
        </w:r>
        <w:r w:rsidR="008F183D" w:rsidDel="00356992">
          <w:rPr>
            <w:rFonts w:eastAsia="Times New Roman" w:cs="Calibri"/>
          </w:rPr>
          <w:delText>tarieven SPF/SPD achterhalen en inrichten</w:delText>
        </w:r>
        <w:r w:rsidR="001D1A42" w:rsidDel="00356992">
          <w:rPr>
            <w:rFonts w:eastAsia="Times New Roman" w:cs="Calibri"/>
          </w:rPr>
          <w:delText>. 03-07 gemaild aan Marco de Kuijer / Xander</w:delText>
        </w:r>
      </w:del>
    </w:p>
    <w:p w14:paraId="24FFCA0D" w14:textId="4FCEA8DE" w:rsidR="008F183D" w:rsidDel="00356992" w:rsidRDefault="008F183D" w:rsidP="002218D9">
      <w:pPr>
        <w:pStyle w:val="ListParagraph"/>
        <w:numPr>
          <w:ilvl w:val="1"/>
          <w:numId w:val="10"/>
        </w:numPr>
        <w:spacing w:before="0" w:after="0" w:line="240" w:lineRule="auto"/>
        <w:contextualSpacing w:val="0"/>
        <w:rPr>
          <w:del w:id="2109" w:author="Flory Koole" w:date="2025-11-24T08:36:00Z" w16du:dateUtc="2025-11-24T07:36:00Z"/>
          <w:rFonts w:eastAsia="Times New Roman" w:cs="Calibri"/>
        </w:rPr>
      </w:pPr>
      <w:del w:id="2110" w:author="Flory Koole" w:date="2025-11-24T08:36:00Z" w16du:dateUtc="2025-11-24T07:36:00Z">
        <w:r w:rsidRPr="008F183D" w:rsidDel="00356992">
          <w:rPr>
            <w:rFonts w:eastAsia="Times New Roman" w:cs="Calibri"/>
            <w:highlight w:val="yellow"/>
          </w:rPr>
          <w:delText>Actie</w:delText>
        </w:r>
        <w:r w:rsidDel="00356992">
          <w:rPr>
            <w:rFonts w:eastAsia="Times New Roman" w:cs="Calibri"/>
          </w:rPr>
          <w:delText>: afstemmen met (notitie) Marco de Kuijer</w:delText>
        </w:r>
      </w:del>
    </w:p>
    <w:p w14:paraId="5B14B76B" w14:textId="7EDCD5DB" w:rsidR="008F183D" w:rsidRDefault="008F183D" w:rsidP="002218D9">
      <w:pPr>
        <w:pStyle w:val="ListParagraph"/>
        <w:numPr>
          <w:ilvl w:val="1"/>
          <w:numId w:val="10"/>
        </w:numPr>
        <w:spacing w:before="0" w:after="0" w:line="240" w:lineRule="auto"/>
        <w:contextualSpacing w:val="0"/>
        <w:rPr>
          <w:rFonts w:eastAsia="Times New Roman" w:cs="Calibri"/>
        </w:rPr>
      </w:pPr>
      <w:r>
        <w:rPr>
          <w:rFonts w:eastAsia="Times New Roman" w:cs="Calibri"/>
        </w:rPr>
        <w:t xml:space="preserve">Op basis van het voor het reglement ingerichte tarief worden de factoren berekend in Qwik en wordt actuarieel neutraal en sekseneutraal gerekend voor flexibilisering. </w:t>
      </w:r>
      <w:r w:rsidR="00D11C2A" w:rsidRPr="00DB640F">
        <w:rPr>
          <w:rFonts w:eastAsia="Times New Roman" w:cs="Calibri"/>
          <w:highlight w:val="yellow"/>
        </w:rPr>
        <w:t>Actie</w:t>
      </w:r>
      <w:r w:rsidR="00D11C2A">
        <w:rPr>
          <w:rFonts w:eastAsia="Times New Roman" w:cs="Calibri"/>
        </w:rPr>
        <w:t xml:space="preserve">: factoren sheet laatste versie </w:t>
      </w:r>
      <w:r w:rsidR="00DB640F">
        <w:rPr>
          <w:rFonts w:eastAsia="Times New Roman" w:cs="Calibri"/>
        </w:rPr>
        <w:t>met ingericht tarief</w:t>
      </w:r>
    </w:p>
    <w:p w14:paraId="5CD9F862" w14:textId="1EF1FF0D" w:rsidR="00AC3D22" w:rsidRDefault="00F2297A" w:rsidP="002218D9">
      <w:pPr>
        <w:pStyle w:val="ListParagraph"/>
        <w:numPr>
          <w:ilvl w:val="0"/>
          <w:numId w:val="10"/>
        </w:numPr>
        <w:spacing w:before="0" w:after="0" w:line="240" w:lineRule="auto"/>
        <w:contextualSpacing w:val="0"/>
        <w:rPr>
          <w:rFonts w:eastAsia="Times New Roman" w:cs="Calibri"/>
        </w:rPr>
      </w:pPr>
      <w:r>
        <w:rPr>
          <w:rFonts w:eastAsia="Times New Roman" w:cs="Calibri"/>
        </w:rPr>
        <w:t>Bij keuze voor uitstel worden a</w:t>
      </w:r>
      <w:r w:rsidR="00AC3D22">
        <w:rPr>
          <w:rFonts w:eastAsia="Times New Roman" w:cs="Calibri"/>
        </w:rPr>
        <w:t xml:space="preserve">ndere gebeurtenissen m.b.t. pensionering en flexibilisering </w:t>
      </w:r>
      <w:r w:rsidR="00AC3D22">
        <w:rPr>
          <w:rFonts w:eastAsia="Times New Roman" w:cs="Calibri"/>
          <w:i/>
          <w:iCs/>
          <w:u w:val="single"/>
        </w:rPr>
        <w:t>niet</w:t>
      </w:r>
      <w:r w:rsidR="00AC3D22">
        <w:rPr>
          <w:rFonts w:eastAsia="Times New Roman" w:cs="Calibri"/>
        </w:rPr>
        <w:t xml:space="preserve"> uitgevoerd op het uitstelmoment</w:t>
      </w:r>
    </w:p>
    <w:p w14:paraId="311AC0B0" w14:textId="77777777" w:rsidR="00AC3D22" w:rsidRPr="00C824F3" w:rsidRDefault="00AC3D22" w:rsidP="002218D9">
      <w:pPr>
        <w:pStyle w:val="ListParagraph"/>
        <w:numPr>
          <w:ilvl w:val="1"/>
          <w:numId w:val="10"/>
        </w:numPr>
        <w:spacing w:before="0" w:after="0" w:line="240" w:lineRule="auto"/>
        <w:contextualSpacing w:val="0"/>
        <w:rPr>
          <w:rFonts w:eastAsia="Times New Roman" w:cs="Calibri"/>
        </w:rPr>
      </w:pPr>
      <w:r>
        <w:rPr>
          <w:rFonts w:eastAsia="Times New Roman" w:cs="Calibri"/>
        </w:rPr>
        <w:t>D</w:t>
      </w:r>
      <w:r w:rsidRPr="00C824F3">
        <w:rPr>
          <w:rFonts w:eastAsia="Times New Roman" w:cs="Calibri"/>
        </w:rPr>
        <w:t>eelnemers die meer dan 6 maanden uitstellen, komen opnieuw in de selectie voor aanschrijving om hun pensioneringskeuzes door te geven</w:t>
      </w:r>
    </w:p>
    <w:p w14:paraId="6A5EE7CB" w14:textId="77777777" w:rsidR="00AC3D22" w:rsidRDefault="00AC3D22" w:rsidP="002218D9">
      <w:pPr>
        <w:pStyle w:val="ListParagraph"/>
        <w:numPr>
          <w:ilvl w:val="1"/>
          <w:numId w:val="10"/>
        </w:numPr>
        <w:spacing w:before="0" w:after="0" w:line="240" w:lineRule="auto"/>
        <w:contextualSpacing w:val="0"/>
        <w:rPr>
          <w:rFonts w:eastAsia="Times New Roman" w:cs="Calibri"/>
        </w:rPr>
      </w:pPr>
      <w:r>
        <w:rPr>
          <w:rFonts w:cs="Calibri"/>
        </w:rPr>
        <w:t>Nieuwe of gewijzigde flexibiliseringskeuzes kunnen nog worden ingevoerd tot “de sluitingstermijn voor” de uitgestelde pensioendatum. Als deelnemer tussen reguliere pensioendatum en gekozen uitstelmoment nog een partner krijgt, kan de uitruilkeuze nog worden herzien</w:t>
      </w:r>
    </w:p>
    <w:p w14:paraId="55EF3801" w14:textId="7B96741A" w:rsidR="00AC3D22" w:rsidRDefault="00AC3D22" w:rsidP="002218D9">
      <w:pPr>
        <w:pStyle w:val="ListParagraph"/>
        <w:numPr>
          <w:ilvl w:val="1"/>
          <w:numId w:val="10"/>
        </w:numPr>
        <w:spacing w:before="0" w:after="0" w:line="240" w:lineRule="auto"/>
        <w:contextualSpacing w:val="0"/>
        <w:rPr>
          <w:rFonts w:eastAsia="Times New Roman" w:cs="Calibri"/>
        </w:rPr>
      </w:pPr>
      <w:r>
        <w:rPr>
          <w:rFonts w:eastAsia="Times New Roman" w:cs="Calibri"/>
        </w:rPr>
        <w:t>De deelnemer kan dan ook een andere gewenste pensioendatum opgeven dan eerder is doorgegeven</w:t>
      </w:r>
      <w:r w:rsidR="00F2297A">
        <w:rPr>
          <w:rFonts w:eastAsia="Times New Roman" w:cs="Calibri"/>
        </w:rPr>
        <w:t xml:space="preserve"> (maar niet in het verleden t.o.v. de werkelijke datum</w:t>
      </w:r>
      <w:r w:rsidR="00E86729">
        <w:rPr>
          <w:rFonts w:eastAsia="Times New Roman" w:cs="Calibri"/>
        </w:rPr>
        <w:t xml:space="preserve"> plus minimum aantal maanden doorgifte termijn</w:t>
      </w:r>
      <w:r w:rsidR="00F2297A">
        <w:rPr>
          <w:rFonts w:eastAsia="Times New Roman" w:cs="Calibri"/>
        </w:rPr>
        <w:t>)</w:t>
      </w:r>
    </w:p>
    <w:p w14:paraId="3604450E" w14:textId="77777777" w:rsidR="00AC3D22" w:rsidRDefault="00AC3D22" w:rsidP="00AD541C">
      <w:pPr>
        <w:spacing w:line="240" w:lineRule="auto"/>
      </w:pPr>
    </w:p>
    <w:p w14:paraId="7B3F7AEB" w14:textId="3FF60DBD" w:rsidR="00295833" w:rsidRDefault="00295833" w:rsidP="00760695">
      <w:pPr>
        <w:pStyle w:val="Heading2"/>
      </w:pPr>
      <w:bookmarkStart w:id="2111" w:name="_Toc187312196"/>
      <w:bookmarkStart w:id="2112" w:name="_Toc359047170"/>
      <w:bookmarkStart w:id="2113" w:name="_Toc769565323"/>
      <w:r>
        <w:t>Uitgangspunten</w:t>
      </w:r>
      <w:bookmarkEnd w:id="2111"/>
      <w:bookmarkEnd w:id="2112"/>
      <w:bookmarkEnd w:id="2113"/>
    </w:p>
    <w:p w14:paraId="65F71697" w14:textId="77777777" w:rsidR="00AC3D22" w:rsidRDefault="00AC3D22" w:rsidP="00AC3D22">
      <w:r>
        <w:t>De volgende bijzonderheden met uitgangspunten zijn onderkend</w:t>
      </w:r>
    </w:p>
    <w:p w14:paraId="532A89C7" w14:textId="77777777" w:rsidR="00AC3D22" w:rsidRDefault="00AC3D22" w:rsidP="002218D9">
      <w:pPr>
        <w:pStyle w:val="ListParagraph"/>
        <w:numPr>
          <w:ilvl w:val="0"/>
          <w:numId w:val="10"/>
        </w:numPr>
        <w:rPr>
          <w:ins w:id="2114" w:author="Flory Koole" w:date="2025-11-24T09:07:00Z" w16du:dateUtc="2025-11-24T08:07:00Z"/>
        </w:rPr>
      </w:pPr>
      <w:r>
        <w:t xml:space="preserve">Keuzes en uitvoering m.b.t. pensionering en flexibilisering is op niveau deelnemer, </w:t>
      </w:r>
      <w:r w:rsidRPr="002A6924">
        <w:rPr>
          <w:u w:val="single"/>
        </w:rPr>
        <w:t>niet</w:t>
      </w:r>
      <w:r>
        <w:t xml:space="preserve"> per dienstverband</w:t>
      </w:r>
    </w:p>
    <w:p w14:paraId="6E2C7A62" w14:textId="22BC7AA9" w:rsidR="008F3369" w:rsidRDefault="008F3369" w:rsidP="002218D9">
      <w:pPr>
        <w:pStyle w:val="ListParagraph"/>
        <w:numPr>
          <w:ilvl w:val="0"/>
          <w:numId w:val="10"/>
        </w:numPr>
      </w:pPr>
      <w:ins w:id="2115" w:author="Flory Koole" w:date="2025-11-24T09:07:00Z" w16du:dateUtc="2025-11-24T08:07:00Z">
        <w:r>
          <w:t xml:space="preserve">Keuzes pensionering worden gemaakt voordat de opdracht tot pensionering </w:t>
        </w:r>
      </w:ins>
      <w:ins w:id="2116" w:author="Flory Koole" w:date="2025-11-24T09:08:00Z" w16du:dateUtc="2025-11-24T08:08:00Z">
        <w:r>
          <w:t>wordt verwerkt. Daarbij worden ook de</w:t>
        </w:r>
      </w:ins>
      <w:ins w:id="2117" w:author="Flory Koole" w:date="2025-11-24T09:07:00Z" w16du:dateUtc="2025-11-24T08:07:00Z">
        <w:r>
          <w:t xml:space="preserve"> </w:t>
        </w:r>
      </w:ins>
      <w:ins w:id="2118" w:author="Flory Koole" w:date="2025-11-24T09:08:00Z" w16du:dateUtc="2025-11-24T08:08:00Z">
        <w:r>
          <w:t>gebeurtenissen m.b.t. flex</w:t>
        </w:r>
      </w:ins>
      <w:ins w:id="2119" w:author="Flory Koole" w:date="2025-11-24T09:07:00Z" w16du:dateUtc="2025-11-24T08:07:00Z">
        <w:r>
          <w:t>ibilisering</w:t>
        </w:r>
      </w:ins>
      <w:ins w:id="2120" w:author="Flory Koole" w:date="2025-11-24T09:08:00Z" w16du:dateUtc="2025-11-24T08:08:00Z">
        <w:r>
          <w:t xml:space="preserve"> aangemaakt. Achteraf kunnen geen</w:t>
        </w:r>
      </w:ins>
      <w:ins w:id="2121" w:author="Flory Koole" w:date="2025-11-24T09:09:00Z" w16du:dateUtc="2025-11-24T08:09:00Z">
        <w:r>
          <w:t xml:space="preserve"> flexibiliseringsgebeurtenissen “erbij worden verzonnen”. Wel kan de mate van bijvoorbeeld uitruil met TWK worden aangepast.</w:t>
        </w:r>
      </w:ins>
    </w:p>
    <w:p w14:paraId="21F478DA" w14:textId="77777777" w:rsidR="00AC3D22" w:rsidRDefault="00AC3D22" w:rsidP="002218D9">
      <w:pPr>
        <w:pStyle w:val="ListParagraph"/>
        <w:numPr>
          <w:ilvl w:val="0"/>
          <w:numId w:val="10"/>
        </w:numPr>
      </w:pPr>
      <w:r>
        <w:t>Ongeldige keuzes worden afgevangen op het portaal, zodat de verwerking ook gebeurt volgens de gemaakte keuzes</w:t>
      </w:r>
    </w:p>
    <w:p w14:paraId="3ACD09B4" w14:textId="21B779D3" w:rsidR="00AC3D22" w:rsidRDefault="00AC3D22" w:rsidP="002218D9">
      <w:pPr>
        <w:pStyle w:val="ListParagraph"/>
        <w:numPr>
          <w:ilvl w:val="0"/>
          <w:numId w:val="10"/>
        </w:numPr>
      </w:pPr>
      <w:r>
        <w:t>Er is een vaste volgorde van flexibiliseringsgebeurtenissen</w:t>
      </w:r>
      <w:r w:rsidR="00B93A19">
        <w:t xml:space="preserve"> die afhankelijk van de keuzes van de deelnemer al dan niet worden aangemaakt bij de pensioneringsopdracht.</w:t>
      </w:r>
    </w:p>
    <w:p w14:paraId="0E346447" w14:textId="3A50B546" w:rsidR="00FF2BDF" w:rsidRDefault="00FF2BDF" w:rsidP="002218D9">
      <w:pPr>
        <w:pStyle w:val="ListParagraph"/>
        <w:numPr>
          <w:ilvl w:val="1"/>
          <w:numId w:val="10"/>
        </w:numPr>
      </w:pPr>
      <w:r>
        <w:t>Uitstel</w:t>
      </w:r>
    </w:p>
    <w:p w14:paraId="4CAC76ED" w14:textId="78513025" w:rsidR="00FF2BDF" w:rsidRDefault="00FF2BDF" w:rsidP="002218D9">
      <w:pPr>
        <w:pStyle w:val="ListParagraph"/>
        <w:numPr>
          <w:ilvl w:val="1"/>
          <w:numId w:val="10"/>
        </w:numPr>
      </w:pPr>
      <w:r>
        <w:t>Pensionering (deeltijd)</w:t>
      </w:r>
    </w:p>
    <w:p w14:paraId="3BADE8B6" w14:textId="5B52D323" w:rsidR="00B93A19" w:rsidRDefault="00B93A19" w:rsidP="002218D9">
      <w:pPr>
        <w:pStyle w:val="ListParagraph"/>
        <w:numPr>
          <w:ilvl w:val="1"/>
          <w:numId w:val="10"/>
        </w:numPr>
      </w:pPr>
      <w:r>
        <w:t>Verval micro</w:t>
      </w:r>
    </w:p>
    <w:p w14:paraId="6988FFEF" w14:textId="77777777" w:rsidR="00B93A19" w:rsidRDefault="00B93A19" w:rsidP="002218D9">
      <w:pPr>
        <w:pStyle w:val="ListParagraph"/>
        <w:numPr>
          <w:ilvl w:val="1"/>
          <w:numId w:val="10"/>
        </w:numPr>
      </w:pPr>
      <w:r>
        <w:t>Afkoop</w:t>
      </w:r>
    </w:p>
    <w:p w14:paraId="5065A4E8" w14:textId="215A95F7" w:rsidR="00FF2BDF" w:rsidRDefault="00FF2BDF" w:rsidP="002218D9">
      <w:pPr>
        <w:pStyle w:val="ListParagraph"/>
        <w:numPr>
          <w:ilvl w:val="1"/>
          <w:numId w:val="10"/>
        </w:numPr>
      </w:pPr>
      <w:r>
        <w:t xml:space="preserve">Uitruil LPP </w:t>
      </w:r>
      <w:r>
        <w:rPr>
          <w:rFonts w:ascii="Wingdings" w:eastAsia="Wingdings" w:hAnsi="Wingdings" w:cs="Wingdings"/>
        </w:rPr>
        <w:t>à</w:t>
      </w:r>
      <w:r>
        <w:t xml:space="preserve"> LOP</w:t>
      </w:r>
    </w:p>
    <w:p w14:paraId="12C6DA4C" w14:textId="1916AFDF" w:rsidR="00FF2BDF" w:rsidRDefault="00FF2BDF" w:rsidP="002218D9">
      <w:pPr>
        <w:pStyle w:val="ListParagraph"/>
        <w:numPr>
          <w:ilvl w:val="1"/>
          <w:numId w:val="10"/>
        </w:numPr>
      </w:pPr>
      <w:r>
        <w:t xml:space="preserve">Uitruil LOP </w:t>
      </w:r>
      <w:r>
        <w:rPr>
          <w:rFonts w:ascii="Wingdings" w:eastAsia="Wingdings" w:hAnsi="Wingdings" w:cs="Wingdings"/>
        </w:rPr>
        <w:t>à</w:t>
      </w:r>
      <w:r>
        <w:t xml:space="preserve"> LPP</w:t>
      </w:r>
    </w:p>
    <w:p w14:paraId="77D59E53" w14:textId="5EAD506C" w:rsidR="00B93A19" w:rsidRDefault="00B93A19" w:rsidP="002218D9">
      <w:pPr>
        <w:pStyle w:val="ListParagraph"/>
        <w:numPr>
          <w:ilvl w:val="1"/>
          <w:numId w:val="10"/>
        </w:numPr>
      </w:pPr>
      <w:r>
        <w:t>Bedrag ineens</w:t>
      </w:r>
    </w:p>
    <w:p w14:paraId="591CDA23" w14:textId="05EE9C6D" w:rsidR="00FF2BDF" w:rsidRDefault="00FF2BDF" w:rsidP="002218D9">
      <w:pPr>
        <w:pStyle w:val="ListParagraph"/>
        <w:numPr>
          <w:ilvl w:val="1"/>
          <w:numId w:val="10"/>
        </w:numPr>
      </w:pPr>
      <w:r>
        <w:t xml:space="preserve">Uitruil LOP </w:t>
      </w:r>
      <w:r>
        <w:rPr>
          <w:rFonts w:ascii="Wingdings" w:eastAsia="Wingdings" w:hAnsi="Wingdings" w:cs="Wingdings"/>
        </w:rPr>
        <w:t>à</w:t>
      </w:r>
      <w:r>
        <w:t xml:space="preserve"> TOPAOW (all</w:t>
      </w:r>
      <w:r w:rsidR="00B93A19">
        <w:t>ee</w:t>
      </w:r>
      <w:r>
        <w:t>n bij ingang eerder dan AOW leeftijd)</w:t>
      </w:r>
    </w:p>
    <w:p w14:paraId="519399C7" w14:textId="5457FE67" w:rsidR="00B93A19" w:rsidRPr="00B93A19" w:rsidRDefault="00B93A19" w:rsidP="002218D9">
      <w:pPr>
        <w:pStyle w:val="ListParagraph"/>
        <w:numPr>
          <w:ilvl w:val="1"/>
          <w:numId w:val="10"/>
        </w:numPr>
      </w:pPr>
      <w:r w:rsidRPr="00B93A19">
        <w:t>Type uitkering variabel pensioen</w:t>
      </w:r>
    </w:p>
    <w:p w14:paraId="67D05C29" w14:textId="79A93DC4" w:rsidR="00856037" w:rsidRDefault="00856037" w:rsidP="00856037">
      <w:pPr>
        <w:pStyle w:val="ListParagraph"/>
        <w:numPr>
          <w:ilvl w:val="1"/>
          <w:numId w:val="10"/>
        </w:numPr>
      </w:pPr>
      <w:r>
        <w:t>Lopende discussie via mail: is dit de juiste volgorde i.c.m. werking portaal</w:t>
      </w:r>
    </w:p>
    <w:p w14:paraId="3D59DCFA" w14:textId="7DEC4645" w:rsidR="00856037" w:rsidRDefault="00856037" w:rsidP="00856037">
      <w:pPr>
        <w:pStyle w:val="ListParagraph"/>
        <w:numPr>
          <w:ilvl w:val="2"/>
          <w:numId w:val="10"/>
        </w:numPr>
      </w:pPr>
      <w:r>
        <w:t>Laatste mail verzonden vrijdag 5 juli</w:t>
      </w:r>
      <w:r w:rsidR="000055FB">
        <w:t xml:space="preserve">, Frank akkoord. </w:t>
      </w:r>
    </w:p>
    <w:p w14:paraId="6BEC15C8" w14:textId="47AB6FD1" w:rsidR="0088503A" w:rsidRDefault="00EC443B" w:rsidP="002218D9">
      <w:pPr>
        <w:pStyle w:val="ListParagraph"/>
        <w:numPr>
          <w:ilvl w:val="0"/>
          <w:numId w:val="10"/>
        </w:numPr>
        <w:rPr>
          <w:ins w:id="2122" w:author="Flory Koole" w:date="2025-02-20T15:39:00Z" w16du:dateUtc="2025-02-20T14:39:00Z"/>
        </w:rPr>
      </w:pPr>
      <w:ins w:id="2123" w:author="Flory Koole" w:date="2025-02-20T15:32:00Z">
        <w:r w:rsidRPr="00EC443B">
          <w:t>Deelnemers die niet voor CVP kiezen</w:t>
        </w:r>
      </w:ins>
      <w:ins w:id="2124" w:author="Flory Koole" w:date="2025-02-20T15:32:00Z" w16du:dateUtc="2025-02-20T14:32:00Z">
        <w:r>
          <w:t>,</w:t>
        </w:r>
      </w:ins>
      <w:ins w:id="2125" w:author="Flory Koole" w:date="2025-02-20T15:32:00Z">
        <w:r w:rsidRPr="00EC443B">
          <w:t xml:space="preserve"> mogen nog wel kiezen voor een andere pensioendatum</w:t>
        </w:r>
      </w:ins>
      <w:ins w:id="2126" w:author="Flory Koole" w:date="2025-02-20T15:33:00Z" w16du:dateUtc="2025-02-20T14:33:00Z">
        <w:r>
          <w:t>.</w:t>
        </w:r>
        <w:r w:rsidR="00A73F6D">
          <w:t xml:space="preserve"> </w:t>
        </w:r>
      </w:ins>
      <w:ins w:id="2127" w:author="Flory Koole" w:date="2025-02-20T15:43:00Z" w16du:dateUtc="2025-02-20T14:43:00Z">
        <w:r w:rsidR="00B62BD9">
          <w:t xml:space="preserve">Als een deelnemer kiest voor een vaste uitkering, dan moet deze shoppen. </w:t>
        </w:r>
      </w:ins>
      <w:ins w:id="2128" w:author="Flory Koole" w:date="2025-02-20T15:33:00Z" w16du:dateUtc="2025-02-20T14:33:00Z">
        <w:r w:rsidR="00A73F6D">
          <w:t>Op pensi</w:t>
        </w:r>
      </w:ins>
      <w:ins w:id="2129" w:author="Flory Koole" w:date="2025-02-20T15:34:00Z" w16du:dateUtc="2025-02-20T14:34:00Z">
        <w:r w:rsidR="00A73F6D">
          <w:t xml:space="preserve">oendatum wordt een shoppende deelnemer premievrij middels </w:t>
        </w:r>
        <w:r w:rsidR="0085703F">
          <w:t xml:space="preserve">aparte gebeurtenis Shoppen bij pensionering. Dit kan automatisch worden gevolgd </w:t>
        </w:r>
      </w:ins>
      <w:ins w:id="2130" w:author="Flory Koole" w:date="2025-02-20T15:38:00Z" w16du:dateUtc="2025-02-20T14:38:00Z">
        <w:r w:rsidR="00D11EC6">
          <w:t xml:space="preserve">door </w:t>
        </w:r>
        <w:r w:rsidR="004633F9">
          <w:t>uitgaande waardeoverdracht</w:t>
        </w:r>
        <w:r w:rsidR="00D50025">
          <w:t xml:space="preserve">. </w:t>
        </w:r>
      </w:ins>
      <w:ins w:id="2131" w:author="Flory Koole" w:date="2025-02-20T15:39:00Z" w16du:dateUtc="2025-02-20T14:39:00Z">
        <w:r w:rsidR="00D50025" w:rsidRPr="00B62BD9">
          <w:rPr>
            <w:highlight w:val="yellow"/>
            <w:rPrChange w:id="2132" w:author="Flory Koole" w:date="2025-02-20T15:43:00Z" w16du:dateUtc="2025-02-20T14:43:00Z">
              <w:rPr/>
            </w:rPrChange>
          </w:rPr>
          <w:t>Vragen</w:t>
        </w:r>
        <w:r w:rsidR="00D50025">
          <w:t xml:space="preserve"> hierbij:</w:t>
        </w:r>
      </w:ins>
    </w:p>
    <w:p w14:paraId="4D78DBD4" w14:textId="77630CB5" w:rsidR="00A051F6" w:rsidRDefault="00D50025" w:rsidP="00D50025">
      <w:pPr>
        <w:pStyle w:val="ListParagraph"/>
        <w:numPr>
          <w:ilvl w:val="1"/>
          <w:numId w:val="10"/>
        </w:numPr>
        <w:rPr>
          <w:ins w:id="2133" w:author="Flory Koole" w:date="2025-02-20T15:40:00Z" w16du:dateUtc="2025-02-20T14:40:00Z"/>
        </w:rPr>
      </w:pPr>
      <w:ins w:id="2134" w:author="Flory Koole" w:date="2025-02-20T15:39:00Z" w16du:dateUtc="2025-02-20T14:39:00Z">
        <w:r>
          <w:t>Is UWO</w:t>
        </w:r>
        <w:r w:rsidR="00136C9F">
          <w:t xml:space="preserve"> aanmaken door Qwik gewenst? </w:t>
        </w:r>
      </w:ins>
      <w:ins w:id="2135" w:author="Flory Koole" w:date="2025-02-21T15:45:00Z" w16du:dateUtc="2025-02-21T14:45:00Z">
        <w:r w:rsidR="007A6F6B">
          <w:t>(nu wel)</w:t>
        </w:r>
      </w:ins>
    </w:p>
    <w:p w14:paraId="78A0040C" w14:textId="37BF28B9" w:rsidR="00D50025" w:rsidRDefault="00A051F6">
      <w:pPr>
        <w:pStyle w:val="ListParagraph"/>
        <w:numPr>
          <w:ilvl w:val="1"/>
          <w:numId w:val="10"/>
        </w:numPr>
        <w:rPr>
          <w:ins w:id="2136" w:author="Flory Koole" w:date="2025-02-21T15:45:00Z" w16du:dateUtc="2025-02-21T14:45:00Z"/>
        </w:rPr>
      </w:pPr>
      <w:ins w:id="2137" w:author="Flory Koole" w:date="2025-02-20T15:40:00Z" w16du:dateUtc="2025-02-20T14:40:00Z">
        <w:r>
          <w:t xml:space="preserve">Welke gegevens zijn vooraf </w:t>
        </w:r>
        <w:r w:rsidR="004F6B59">
          <w:t>benodigd</w:t>
        </w:r>
      </w:ins>
      <w:ins w:id="2138" w:author="Flory Koole" w:date="2025-02-20T15:41:00Z" w16du:dateUtc="2025-02-20T14:41:00Z">
        <w:r w:rsidR="00C34B00">
          <w:t xml:space="preserve"> om dit ook in de rest van de keten goed te kunnen verwerken? </w:t>
        </w:r>
      </w:ins>
      <w:ins w:id="2139" w:author="Flory Koole" w:date="2025-02-20T15:39:00Z" w16du:dateUtc="2025-02-20T14:39:00Z">
        <w:r w:rsidR="00136C9F">
          <w:t xml:space="preserve">En wordt dan aan de voorkant gezorgd voor </w:t>
        </w:r>
      </w:ins>
      <w:ins w:id="2140" w:author="Flory Koole" w:date="2025-02-20T15:42:00Z" w16du:dateUtc="2025-02-20T14:42:00Z">
        <w:r w:rsidR="00E9023F">
          <w:t>aanlevering van deze informatie</w:t>
        </w:r>
      </w:ins>
      <w:ins w:id="2141" w:author="Flory Koole" w:date="2025-02-20T15:40:00Z" w16du:dateUtc="2025-02-20T14:40:00Z">
        <w:r>
          <w:t>?</w:t>
        </w:r>
      </w:ins>
      <w:ins w:id="2142" w:author="Flory Koole" w:date="2025-02-20T15:42:00Z" w16du:dateUtc="2025-02-20T14:42:00Z">
        <w:r w:rsidR="00E9023F">
          <w:t xml:space="preserve"> Wanneer gebeurt dat dan, bijvoorbeeld samen met overige </w:t>
        </w:r>
        <w:r w:rsidR="0007134A">
          <w:t>pensioneringskeuzes?</w:t>
        </w:r>
      </w:ins>
    </w:p>
    <w:p w14:paraId="2E6ABF77" w14:textId="7BC0E253" w:rsidR="00E35C16" w:rsidRDefault="00E35C16">
      <w:pPr>
        <w:pStyle w:val="ListParagraph"/>
        <w:numPr>
          <w:ilvl w:val="1"/>
          <w:numId w:val="10"/>
        </w:numPr>
        <w:rPr>
          <w:ins w:id="2143" w:author="Flory Koole" w:date="2025-02-20T15:22:00Z" w16du:dateUtc="2025-02-20T14:22:00Z"/>
        </w:rPr>
        <w:pPrChange w:id="2144" w:author="Flory Koole" w:date="2025-02-20T15:39:00Z" w16du:dateUtc="2025-02-20T14:39:00Z">
          <w:pPr>
            <w:pStyle w:val="ListParagraph"/>
            <w:numPr>
              <w:numId w:val="10"/>
            </w:numPr>
            <w:ind w:hanging="360"/>
          </w:pPr>
        </w:pPrChange>
      </w:pPr>
      <w:ins w:id="2145" w:author="Flory Koole" w:date="2025-02-21T15:45:00Z" w16du:dateUtc="2025-02-21T14:45:00Z">
        <w:r>
          <w:t>Moeten Verval micro en Afkoop ook worden afgeleid bij shoppers?</w:t>
        </w:r>
        <w:r w:rsidR="007A6F6B">
          <w:t xml:space="preserve"> (nu wel)</w:t>
        </w:r>
      </w:ins>
    </w:p>
    <w:p w14:paraId="6CA11DD6" w14:textId="0C92280B" w:rsidR="00E0130F" w:rsidRDefault="00E0130F" w:rsidP="002218D9">
      <w:pPr>
        <w:pStyle w:val="ListParagraph"/>
        <w:numPr>
          <w:ilvl w:val="0"/>
          <w:numId w:val="10"/>
        </w:numPr>
        <w:rPr>
          <w:ins w:id="2146" w:author="Flory Koole" w:date="2025-05-19T18:09:00Z" w16du:dateUtc="2025-05-19T16:09:00Z"/>
        </w:rPr>
      </w:pPr>
      <w:ins w:id="2147" w:author="Flory Koole" w:date="2025-05-19T18:09:00Z" w16du:dateUtc="2025-05-19T16:09:00Z">
        <w:r>
          <w:t>Volgorde bij shoppen</w:t>
        </w:r>
      </w:ins>
    </w:p>
    <w:p w14:paraId="3250E726" w14:textId="77777777" w:rsidR="003D02C1" w:rsidRDefault="003D02C1">
      <w:pPr>
        <w:pStyle w:val="ListParagraph"/>
        <w:numPr>
          <w:ilvl w:val="1"/>
          <w:numId w:val="10"/>
        </w:numPr>
        <w:spacing w:before="0" w:after="0" w:line="240" w:lineRule="auto"/>
        <w:contextualSpacing w:val="0"/>
        <w:rPr>
          <w:ins w:id="2148" w:author="Flory Koole" w:date="2025-05-19T18:09:00Z" w16du:dateUtc="2025-05-19T16:09:00Z"/>
          <w:rFonts w:eastAsia="Times New Roman" w:cs="Calibri"/>
        </w:rPr>
        <w:pPrChange w:id="2149" w:author="Flory Koole" w:date="2025-05-19T18:09:00Z" w16du:dateUtc="2025-05-19T16:09:00Z">
          <w:pPr>
            <w:pStyle w:val="ListParagraph"/>
            <w:numPr>
              <w:numId w:val="10"/>
            </w:numPr>
            <w:spacing w:before="0" w:after="0" w:line="240" w:lineRule="auto"/>
            <w:ind w:hanging="360"/>
            <w:contextualSpacing w:val="0"/>
          </w:pPr>
        </w:pPrChange>
      </w:pPr>
      <w:ins w:id="2150" w:author="Flory Koole" w:date="2025-05-19T18:09:00Z" w16du:dateUtc="2025-05-19T16:09:00Z">
        <w:r>
          <w:rPr>
            <w:rFonts w:eastAsia="Times New Roman" w:cs="Calibri"/>
          </w:rPr>
          <w:t>Shoppen (deelnemer wordt premievrij)</w:t>
        </w:r>
      </w:ins>
    </w:p>
    <w:p w14:paraId="64C057FF" w14:textId="77777777" w:rsidR="003D02C1" w:rsidRDefault="003D02C1">
      <w:pPr>
        <w:pStyle w:val="ListParagraph"/>
        <w:numPr>
          <w:ilvl w:val="1"/>
          <w:numId w:val="10"/>
        </w:numPr>
        <w:spacing w:before="0" w:after="0" w:line="240" w:lineRule="auto"/>
        <w:contextualSpacing w:val="0"/>
        <w:rPr>
          <w:ins w:id="2151" w:author="Flory Koole" w:date="2025-05-19T18:09:00Z" w16du:dateUtc="2025-05-19T16:09:00Z"/>
          <w:rFonts w:eastAsia="Times New Roman" w:cs="Calibri"/>
        </w:rPr>
        <w:pPrChange w:id="2152" w:author="Flory Koole" w:date="2025-05-19T18:09:00Z" w16du:dateUtc="2025-05-19T16:09:00Z">
          <w:pPr>
            <w:pStyle w:val="ListParagraph"/>
            <w:numPr>
              <w:numId w:val="10"/>
            </w:numPr>
            <w:spacing w:before="0" w:after="0" w:line="240" w:lineRule="auto"/>
            <w:ind w:hanging="360"/>
            <w:contextualSpacing w:val="0"/>
          </w:pPr>
        </w:pPrChange>
      </w:pPr>
      <w:ins w:id="2153" w:author="Flory Koole" w:date="2025-05-19T18:09:00Z" w16du:dateUtc="2025-05-19T16:09:00Z">
        <w:r>
          <w:rPr>
            <w:rFonts w:eastAsia="Times New Roman" w:cs="Calibri"/>
          </w:rPr>
          <w:t>Verval micro / afkoop</w:t>
        </w:r>
      </w:ins>
    </w:p>
    <w:p w14:paraId="41FCBE82" w14:textId="77777777" w:rsidR="003D02C1" w:rsidRDefault="003D02C1">
      <w:pPr>
        <w:pStyle w:val="ListParagraph"/>
        <w:numPr>
          <w:ilvl w:val="1"/>
          <w:numId w:val="10"/>
        </w:numPr>
        <w:spacing w:before="0" w:after="0" w:line="240" w:lineRule="auto"/>
        <w:contextualSpacing w:val="0"/>
        <w:rPr>
          <w:ins w:id="2154" w:author="Flory Koole" w:date="2025-05-19T18:09:00Z" w16du:dateUtc="2025-05-19T16:09:00Z"/>
          <w:rFonts w:eastAsia="Times New Roman" w:cs="Calibri"/>
        </w:rPr>
        <w:pPrChange w:id="2155" w:author="Flory Koole" w:date="2025-05-19T18:09:00Z" w16du:dateUtc="2025-05-19T16:09:00Z">
          <w:pPr>
            <w:pStyle w:val="ListParagraph"/>
            <w:numPr>
              <w:numId w:val="10"/>
            </w:numPr>
            <w:spacing w:before="0" w:after="0" w:line="240" w:lineRule="auto"/>
            <w:ind w:hanging="360"/>
            <w:contextualSpacing w:val="0"/>
          </w:pPr>
        </w:pPrChange>
      </w:pPr>
      <w:ins w:id="2156" w:author="Flory Koole" w:date="2025-05-19T18:09:00Z" w16du:dateUtc="2025-05-19T16:09:00Z">
        <w:r>
          <w:rPr>
            <w:rFonts w:eastAsia="Times New Roman" w:cs="Calibri"/>
          </w:rPr>
          <w:t>UWO gaat via apart proces en is geen onderdeel van pensionering/shoppen</w:t>
        </w:r>
      </w:ins>
    </w:p>
    <w:p w14:paraId="66FA154E" w14:textId="5311CAE2" w:rsidR="00AC3D22" w:rsidRDefault="00AC3D22" w:rsidP="002218D9">
      <w:pPr>
        <w:pStyle w:val="ListParagraph"/>
        <w:numPr>
          <w:ilvl w:val="0"/>
          <w:numId w:val="10"/>
        </w:numPr>
      </w:pPr>
      <w:r>
        <w:t>Er wordt gebruik gemaakt van door Qwik berekende factoren bij flexibilisering</w:t>
      </w:r>
    </w:p>
    <w:p w14:paraId="23104627" w14:textId="77777777" w:rsidR="00AC3D22" w:rsidRDefault="00AC3D22" w:rsidP="002218D9">
      <w:pPr>
        <w:pStyle w:val="ListParagraph"/>
        <w:numPr>
          <w:ilvl w:val="0"/>
          <w:numId w:val="10"/>
        </w:numPr>
        <w:spacing w:before="0" w:after="0" w:line="240" w:lineRule="auto"/>
        <w:contextualSpacing w:val="0"/>
      </w:pPr>
      <w:r>
        <w:t xml:space="preserve">Deeltijder is geen aparte status. </w:t>
      </w:r>
    </w:p>
    <w:p w14:paraId="42600076" w14:textId="77777777" w:rsidR="00AC3D22" w:rsidRDefault="00AC3D22" w:rsidP="002218D9">
      <w:pPr>
        <w:pStyle w:val="ListParagraph"/>
        <w:numPr>
          <w:ilvl w:val="1"/>
          <w:numId w:val="10"/>
        </w:numPr>
        <w:spacing w:before="0" w:after="0" w:line="240" w:lineRule="auto"/>
        <w:contextualSpacing w:val="0"/>
      </w:pPr>
      <w:r>
        <w:t>In een actuariële sessie op 8 oktober 2021 is afgestemd dat geen aparte status nodig is voor deeltijd gepensioneerden. Wel zijn deze herkenbaar aan een apart profiel (met ingegaan LOPDT)</w:t>
      </w:r>
    </w:p>
    <w:p w14:paraId="77FE94D7" w14:textId="0EE97988" w:rsidR="00AC3D22" w:rsidRDefault="00AC3D22" w:rsidP="002218D9">
      <w:pPr>
        <w:pStyle w:val="ListParagraph"/>
        <w:numPr>
          <w:ilvl w:val="1"/>
          <w:numId w:val="10"/>
        </w:numPr>
        <w:spacing w:before="0" w:after="0" w:line="240" w:lineRule="auto"/>
        <w:contextualSpacing w:val="0"/>
      </w:pPr>
      <w:r>
        <w:t>Consequentie: financiering is afhankelijk van of de deelnemer nog pensioen opbouwt, dus AC of PV en niet IP. Er ontstaat deeltijd partnerpensioen dat altijd bepaald is</w:t>
      </w:r>
      <w:r w:rsidR="00BB1C6F">
        <w:t>. Bij uitstel is het latent LPPF ook qua financiering bepaald vanaf de reglementaire pensioendatum, maar kan pas worden uitgeruild op de gekozen pensioendatum (ook voor alleenstaanden).</w:t>
      </w:r>
    </w:p>
    <w:p w14:paraId="7CA10479" w14:textId="33DD1F10" w:rsidR="00AC3D22" w:rsidRDefault="00AC3D22" w:rsidP="002218D9">
      <w:pPr>
        <w:pStyle w:val="ListParagraph"/>
        <w:numPr>
          <w:ilvl w:val="0"/>
          <w:numId w:val="10"/>
        </w:numPr>
        <w:rPr>
          <w:ins w:id="2157" w:author="Flory Koole" w:date="2025-05-19T18:07:00Z" w16du:dateUtc="2025-05-19T16:07:00Z"/>
        </w:rPr>
      </w:pPr>
      <w:r>
        <w:t>Keuze voor deeltijd pensionering kan voor actieve</w:t>
      </w:r>
      <w:r w:rsidR="00AB6AC5">
        <w:t xml:space="preserve"> en premievrije</w:t>
      </w:r>
      <w:r>
        <w:t xml:space="preserve"> deelnemers</w:t>
      </w:r>
    </w:p>
    <w:p w14:paraId="26D1C24B" w14:textId="18CE26FA" w:rsidR="00156AEF" w:rsidRDefault="00E045B7" w:rsidP="002218D9">
      <w:pPr>
        <w:pStyle w:val="ListParagraph"/>
        <w:numPr>
          <w:ilvl w:val="0"/>
          <w:numId w:val="10"/>
        </w:numPr>
        <w:rPr>
          <w:ins w:id="2158" w:author="Flory Koole" w:date="2025-05-19T18:08:00Z" w16du:dateUtc="2025-05-19T16:08:00Z"/>
        </w:rPr>
      </w:pPr>
      <w:ins w:id="2159" w:author="Flory Koole" w:date="2025-05-19T18:08:00Z" w16du:dateUtc="2025-05-19T16:08:00Z">
        <w:r>
          <w:t>Mogelijkheden en volgorde bij deeltijdpensionering</w:t>
        </w:r>
      </w:ins>
    </w:p>
    <w:p w14:paraId="53BF8243" w14:textId="77777777" w:rsidR="00E0130F" w:rsidRDefault="00E0130F">
      <w:pPr>
        <w:pStyle w:val="ListParagraph"/>
        <w:numPr>
          <w:ilvl w:val="1"/>
          <w:numId w:val="10"/>
        </w:numPr>
        <w:spacing w:before="0" w:after="0" w:line="240" w:lineRule="auto"/>
        <w:contextualSpacing w:val="0"/>
        <w:rPr>
          <w:ins w:id="2160" w:author="Flory Koole" w:date="2025-05-19T18:08:00Z" w16du:dateUtc="2025-05-19T16:08:00Z"/>
          <w:rFonts w:eastAsia="Times New Roman" w:cs="Calibri"/>
        </w:rPr>
        <w:pPrChange w:id="2161" w:author="Flory Koole" w:date="2025-05-19T18:08:00Z" w16du:dateUtc="2025-05-19T16:08:00Z">
          <w:pPr>
            <w:pStyle w:val="ListParagraph"/>
            <w:numPr>
              <w:numId w:val="10"/>
            </w:numPr>
            <w:spacing w:before="0" w:after="0" w:line="240" w:lineRule="auto"/>
            <w:ind w:hanging="360"/>
            <w:contextualSpacing w:val="0"/>
          </w:pPr>
        </w:pPrChange>
      </w:pPr>
      <w:ins w:id="2162" w:author="Flory Koole" w:date="2025-05-19T18:08:00Z" w16du:dateUtc="2025-05-19T16:08:00Z">
        <w:r>
          <w:rPr>
            <w:rFonts w:eastAsia="Times New Roman" w:cs="Calibri"/>
          </w:rPr>
          <w:t>Deeltijd pensionering</w:t>
        </w:r>
      </w:ins>
    </w:p>
    <w:p w14:paraId="74F51C4E" w14:textId="77777777" w:rsidR="00E0130F" w:rsidRDefault="00E0130F">
      <w:pPr>
        <w:pStyle w:val="ListParagraph"/>
        <w:numPr>
          <w:ilvl w:val="1"/>
          <w:numId w:val="10"/>
        </w:numPr>
        <w:spacing w:before="0" w:after="0" w:line="240" w:lineRule="auto"/>
        <w:contextualSpacing w:val="0"/>
        <w:rPr>
          <w:ins w:id="2163" w:author="Flory Koole" w:date="2025-05-19T18:08:00Z" w16du:dateUtc="2025-05-19T16:08:00Z"/>
          <w:rFonts w:eastAsia="Times New Roman" w:cs="Calibri"/>
        </w:rPr>
        <w:pPrChange w:id="2164" w:author="Flory Koole" w:date="2025-05-19T18:08:00Z" w16du:dateUtc="2025-05-19T16:08:00Z">
          <w:pPr>
            <w:pStyle w:val="ListParagraph"/>
            <w:numPr>
              <w:numId w:val="10"/>
            </w:numPr>
            <w:spacing w:before="0" w:after="0" w:line="240" w:lineRule="auto"/>
            <w:ind w:hanging="360"/>
            <w:contextualSpacing w:val="0"/>
          </w:pPr>
        </w:pPrChange>
      </w:pPr>
      <w:ins w:id="2165" w:author="Flory Koole" w:date="2025-05-19T18:08:00Z" w16du:dateUtc="2025-05-19T16:08:00Z">
        <w:r>
          <w:rPr>
            <w:rFonts w:eastAsia="Times New Roman" w:cs="Calibri"/>
          </w:rPr>
          <w:t xml:space="preserve">Uitruil LPP </w:t>
        </w:r>
        <w:r>
          <w:rPr>
            <w:rFonts w:ascii="Wingdings" w:eastAsia="Times New Roman" w:hAnsi="Wingdings"/>
          </w:rPr>
          <w:t>à</w:t>
        </w:r>
        <w:r>
          <w:rPr>
            <w:rFonts w:eastAsia="Times New Roman" w:cs="Calibri"/>
          </w:rPr>
          <w:t xml:space="preserve"> LOP / LOP </w:t>
        </w:r>
        <w:r>
          <w:rPr>
            <w:rFonts w:ascii="Wingdings" w:eastAsia="Times New Roman" w:hAnsi="Wingdings"/>
          </w:rPr>
          <w:t>à</w:t>
        </w:r>
        <w:r>
          <w:rPr>
            <w:rFonts w:eastAsia="Times New Roman" w:cs="Calibri"/>
          </w:rPr>
          <w:t xml:space="preserve"> LPP</w:t>
        </w:r>
      </w:ins>
    </w:p>
    <w:p w14:paraId="7A4BBF9D" w14:textId="77777777" w:rsidR="00E0130F" w:rsidRDefault="00E0130F">
      <w:pPr>
        <w:pStyle w:val="ListParagraph"/>
        <w:numPr>
          <w:ilvl w:val="1"/>
          <w:numId w:val="10"/>
        </w:numPr>
        <w:spacing w:before="0" w:after="0" w:line="240" w:lineRule="auto"/>
        <w:contextualSpacing w:val="0"/>
        <w:rPr>
          <w:ins w:id="2166" w:author="Flory Koole" w:date="2025-05-19T18:08:00Z" w16du:dateUtc="2025-05-19T16:08:00Z"/>
          <w:rFonts w:eastAsia="Times New Roman" w:cs="Calibri"/>
        </w:rPr>
        <w:pPrChange w:id="2167" w:author="Flory Koole" w:date="2025-05-19T18:08:00Z" w16du:dateUtc="2025-05-19T16:08:00Z">
          <w:pPr>
            <w:pStyle w:val="ListParagraph"/>
            <w:numPr>
              <w:numId w:val="10"/>
            </w:numPr>
            <w:spacing w:before="0" w:after="0" w:line="240" w:lineRule="auto"/>
            <w:ind w:hanging="360"/>
            <w:contextualSpacing w:val="0"/>
          </w:pPr>
        </w:pPrChange>
      </w:pPr>
      <w:ins w:id="2168" w:author="Flory Koole" w:date="2025-05-19T18:08:00Z" w16du:dateUtc="2025-05-19T16:08:00Z">
        <w:r>
          <w:rPr>
            <w:rFonts w:eastAsia="Times New Roman" w:cs="Calibri"/>
          </w:rPr>
          <w:t>Bedrag ineens</w:t>
        </w:r>
      </w:ins>
    </w:p>
    <w:p w14:paraId="4702DDCD" w14:textId="77777777" w:rsidR="00E0130F" w:rsidRDefault="00E0130F">
      <w:pPr>
        <w:pStyle w:val="ListParagraph"/>
        <w:numPr>
          <w:ilvl w:val="1"/>
          <w:numId w:val="10"/>
        </w:numPr>
        <w:spacing w:before="0" w:after="0" w:line="240" w:lineRule="auto"/>
        <w:contextualSpacing w:val="0"/>
        <w:rPr>
          <w:ins w:id="2169" w:author="Flory Koole" w:date="2025-05-19T18:08:00Z" w16du:dateUtc="2025-05-19T16:08:00Z"/>
          <w:rFonts w:eastAsia="Times New Roman" w:cs="Calibri"/>
        </w:rPr>
        <w:pPrChange w:id="2170" w:author="Flory Koole" w:date="2025-05-19T18:08:00Z" w16du:dateUtc="2025-05-19T16:08:00Z">
          <w:pPr>
            <w:pStyle w:val="ListParagraph"/>
            <w:numPr>
              <w:numId w:val="10"/>
            </w:numPr>
            <w:spacing w:before="0" w:after="0" w:line="240" w:lineRule="auto"/>
            <w:ind w:hanging="360"/>
            <w:contextualSpacing w:val="0"/>
          </w:pPr>
        </w:pPrChange>
      </w:pPr>
      <w:ins w:id="2171" w:author="Flory Koole" w:date="2025-05-19T18:08:00Z" w16du:dateUtc="2025-05-19T16:08:00Z">
        <w:r>
          <w:rPr>
            <w:rFonts w:eastAsia="Times New Roman" w:cs="Calibri"/>
          </w:rPr>
          <w:t xml:space="preserve">Uitruil LOP </w:t>
        </w:r>
        <w:r>
          <w:rPr>
            <w:rFonts w:ascii="Wingdings" w:eastAsia="Times New Roman" w:hAnsi="Wingdings"/>
          </w:rPr>
          <w:t>à</w:t>
        </w:r>
        <w:r>
          <w:rPr>
            <w:rFonts w:eastAsia="Times New Roman" w:cs="Calibri"/>
          </w:rPr>
          <w:t xml:space="preserve"> TOPAOW</w:t>
        </w:r>
      </w:ins>
    </w:p>
    <w:p w14:paraId="389AD491" w14:textId="72EB5A9C" w:rsidR="00E045B7" w:rsidDel="00E0130F" w:rsidRDefault="00E045B7">
      <w:pPr>
        <w:pStyle w:val="ListParagraph"/>
        <w:numPr>
          <w:ilvl w:val="1"/>
          <w:numId w:val="10"/>
        </w:numPr>
        <w:rPr>
          <w:del w:id="2172" w:author="Flory Koole" w:date="2025-05-19T18:08:00Z" w16du:dateUtc="2025-05-19T16:08:00Z"/>
        </w:rPr>
        <w:pPrChange w:id="2173" w:author="Flory Koole" w:date="2025-05-19T18:08:00Z" w16du:dateUtc="2025-05-19T16:08:00Z">
          <w:pPr>
            <w:pStyle w:val="ListParagraph"/>
            <w:numPr>
              <w:numId w:val="10"/>
            </w:numPr>
            <w:ind w:hanging="360"/>
          </w:pPr>
        </w:pPrChange>
      </w:pPr>
    </w:p>
    <w:p w14:paraId="48358646" w14:textId="77777777" w:rsidR="00AC3D22" w:rsidRDefault="00AC3D22" w:rsidP="002218D9">
      <w:pPr>
        <w:pStyle w:val="ListParagraph"/>
        <w:numPr>
          <w:ilvl w:val="0"/>
          <w:numId w:val="10"/>
        </w:numPr>
      </w:pPr>
      <w:r>
        <w:t xml:space="preserve">Bij de huidige werking geldt dat voor elke stap (deeltijd)pensionering eerst (opnieuw) keuzes doorgegeven moeten worden voordat de volgende stap pensionering doorgevoerd kan worden. </w:t>
      </w:r>
    </w:p>
    <w:p w14:paraId="486D100F" w14:textId="77777777" w:rsidR="00AC3D22" w:rsidRDefault="00AC3D22" w:rsidP="002218D9">
      <w:pPr>
        <w:pStyle w:val="ListParagraph"/>
        <w:numPr>
          <w:ilvl w:val="1"/>
          <w:numId w:val="10"/>
        </w:numPr>
      </w:pPr>
      <w:r>
        <w:t xml:space="preserve">Enige uitzondering hierop is een deelnemer die geen enkele keuze heeft doorgegeven. Dergelijke deelnemers krijgen een volledige pensionering op de reglementaire pensioendatum zonder flexibiliseringsopties. Bij alleenstaande deelnemers wordt wel automatisch het volledige partnerpensioen uitgeruild voor een hoger ouderdomspensioen. </w:t>
      </w:r>
    </w:p>
    <w:p w14:paraId="0085691F" w14:textId="37473A3C" w:rsidR="007611DD" w:rsidRDefault="007611DD" w:rsidP="002218D9">
      <w:pPr>
        <w:pStyle w:val="ListParagraph"/>
        <w:numPr>
          <w:ilvl w:val="0"/>
          <w:numId w:val="10"/>
        </w:numPr>
      </w:pPr>
      <w:r>
        <w:t>Vervroegen is geen aparte gebeurtenis, maar wordt verwerkt door de pensionering op de gewenste, vervroegde pensioendatum</w:t>
      </w:r>
    </w:p>
    <w:p w14:paraId="22F15483" w14:textId="2D67C1E0" w:rsidR="00295833" w:rsidRDefault="00295833" w:rsidP="00A61DE7">
      <w:pPr>
        <w:pStyle w:val="ListParagraph"/>
        <w:numPr>
          <w:ilvl w:val="0"/>
          <w:numId w:val="10"/>
        </w:numPr>
      </w:pPr>
      <w:r>
        <w:t>De volgende uitgangspunten gelden bij uitstel</w:t>
      </w:r>
    </w:p>
    <w:p w14:paraId="0C71CA3E" w14:textId="11D0F40D" w:rsidR="00295833" w:rsidRDefault="00AB6AC5" w:rsidP="002218D9">
      <w:pPr>
        <w:pStyle w:val="ListParagraph"/>
        <w:numPr>
          <w:ilvl w:val="1"/>
          <w:numId w:val="10"/>
        </w:numPr>
        <w:spacing w:before="0" w:after="0" w:line="240" w:lineRule="auto"/>
        <w:contextualSpacing w:val="0"/>
        <w:rPr>
          <w:rFonts w:eastAsia="Times New Roman" w:cs="Calibri"/>
        </w:rPr>
      </w:pPr>
      <w:r>
        <w:rPr>
          <w:rFonts w:cs="Calibri"/>
        </w:rPr>
        <w:t xml:space="preserve">Bij het bereiken van de reguliere pensioendatum </w:t>
      </w:r>
      <w:r w:rsidR="00AC3D22">
        <w:rPr>
          <w:rFonts w:cs="Calibri"/>
        </w:rPr>
        <w:t>worden (de laatste) CVP aanspraken</w:t>
      </w:r>
      <w:r w:rsidR="00295833">
        <w:rPr>
          <w:rFonts w:cs="Calibri"/>
        </w:rPr>
        <w:t xml:space="preserve"> </w:t>
      </w:r>
      <w:r w:rsidR="00AC3D22">
        <w:rPr>
          <w:rFonts w:cs="Calibri"/>
        </w:rPr>
        <w:t xml:space="preserve">ingekocht </w:t>
      </w:r>
      <w:r>
        <w:rPr>
          <w:rFonts w:cs="Calibri"/>
        </w:rPr>
        <w:t>(in de uitstelfase heeft deelnemer geen units)</w:t>
      </w:r>
    </w:p>
    <w:p w14:paraId="046869E5" w14:textId="77777777" w:rsidR="00295833" w:rsidRDefault="00295833" w:rsidP="002218D9">
      <w:pPr>
        <w:pStyle w:val="ListParagraph"/>
        <w:numPr>
          <w:ilvl w:val="1"/>
          <w:numId w:val="10"/>
        </w:numPr>
      </w:pPr>
      <w:r>
        <w:t xml:space="preserve">Opbouw na de pensioendatum wordt </w:t>
      </w:r>
      <w:r>
        <w:rPr>
          <w:u w:val="single"/>
        </w:rPr>
        <w:t>niet</w:t>
      </w:r>
      <w:r>
        <w:t xml:space="preserve"> aangeboden en er wordt niet toegestaan dat er nog premie wordt betaald na de reguliere pensioendatum. Dit heeft de volgende consequenties:</w:t>
      </w:r>
    </w:p>
    <w:p w14:paraId="34B3209A" w14:textId="77777777" w:rsidR="00295833" w:rsidRDefault="00295833" w:rsidP="002218D9">
      <w:pPr>
        <w:pStyle w:val="ListParagraph"/>
        <w:numPr>
          <w:ilvl w:val="2"/>
          <w:numId w:val="10"/>
        </w:numPr>
        <w:spacing w:before="0" w:after="0" w:line="240" w:lineRule="auto"/>
        <w:contextualSpacing w:val="0"/>
        <w:rPr>
          <w:rFonts w:eastAsia="Times New Roman" w:cs="Calibri"/>
          <w:color w:val="auto"/>
        </w:rPr>
      </w:pPr>
      <w:r>
        <w:rPr>
          <w:rFonts w:eastAsia="Times New Roman" w:cs="Calibri"/>
        </w:rPr>
        <w:t xml:space="preserve">Er is </w:t>
      </w:r>
      <w:r w:rsidRPr="003A1560">
        <w:rPr>
          <w:rFonts w:eastAsia="Times New Roman" w:cs="Calibri"/>
          <w:u w:val="single"/>
        </w:rPr>
        <w:t>geen</w:t>
      </w:r>
      <w:r>
        <w:rPr>
          <w:rFonts w:eastAsia="Times New Roman" w:cs="Calibri"/>
        </w:rPr>
        <w:t xml:space="preserve"> sprake van automatische voortzetting partnerpensioen (uitloopdekking) </w:t>
      </w:r>
    </w:p>
    <w:p w14:paraId="56F68671" w14:textId="77777777" w:rsidR="00295833" w:rsidRDefault="00295833" w:rsidP="002218D9">
      <w:pPr>
        <w:pStyle w:val="ListParagraph"/>
        <w:numPr>
          <w:ilvl w:val="2"/>
          <w:numId w:val="10"/>
        </w:numPr>
        <w:spacing w:before="0" w:after="0" w:line="240" w:lineRule="auto"/>
        <w:contextualSpacing w:val="0"/>
        <w:rPr>
          <w:rFonts w:eastAsia="Times New Roman" w:cs="Calibri"/>
        </w:rPr>
      </w:pPr>
      <w:r w:rsidRPr="003A1560">
        <w:rPr>
          <w:rFonts w:eastAsia="Times New Roman" w:cs="Calibri"/>
        </w:rPr>
        <w:t xml:space="preserve">Een deelnemer kan </w:t>
      </w:r>
      <w:r w:rsidRPr="003A1560">
        <w:rPr>
          <w:rFonts w:eastAsia="Times New Roman" w:cs="Calibri"/>
          <w:u w:val="single"/>
        </w:rPr>
        <w:t>niet</w:t>
      </w:r>
      <w:r w:rsidRPr="003A1560">
        <w:rPr>
          <w:rFonts w:eastAsia="Times New Roman" w:cs="Calibri"/>
        </w:rPr>
        <w:t xml:space="preserve"> kiezen voor voortzetting risicodekking PP of vrijwillige voortzetting gehele regeling na de reguliere pensioendatum </w:t>
      </w:r>
      <w:r>
        <w:rPr>
          <w:rFonts w:eastAsia="Times New Roman" w:cs="Calibri"/>
        </w:rPr>
        <w:t>(</w:t>
      </w:r>
      <w:r w:rsidRPr="003A1560">
        <w:rPr>
          <w:rFonts w:eastAsia="Times New Roman" w:cs="Calibri"/>
        </w:rPr>
        <w:t>tot de uitgestelde pensioendatum</w:t>
      </w:r>
      <w:r>
        <w:rPr>
          <w:rFonts w:eastAsia="Times New Roman" w:cs="Calibri"/>
        </w:rPr>
        <w:t>). Eventueel lopende vrijwillige voortzetting wordt gestopt</w:t>
      </w:r>
    </w:p>
    <w:p w14:paraId="4A90765D" w14:textId="77777777" w:rsidR="00295833" w:rsidRPr="00AE5212" w:rsidRDefault="00295833" w:rsidP="002218D9">
      <w:pPr>
        <w:pStyle w:val="ListParagraph"/>
        <w:numPr>
          <w:ilvl w:val="3"/>
          <w:numId w:val="10"/>
        </w:numPr>
        <w:spacing w:before="0" w:after="0" w:line="240" w:lineRule="auto"/>
        <w:contextualSpacing w:val="0"/>
        <w:rPr>
          <w:rFonts w:eastAsia="Times New Roman" w:cs="Calibri"/>
        </w:rPr>
      </w:pPr>
      <w:r w:rsidRPr="003A1560">
        <w:rPr>
          <w:rFonts w:eastAsia="Times New Roman" w:cs="Calibri"/>
          <w:color w:val="0F9ED5"/>
        </w:rPr>
        <w:t>Moeten we meenemen naar portaal</w:t>
      </w:r>
    </w:p>
    <w:p w14:paraId="2319BB68" w14:textId="68CE3D3E" w:rsidR="00295833" w:rsidRPr="005B7700" w:rsidRDefault="00295833" w:rsidP="002218D9">
      <w:pPr>
        <w:pStyle w:val="ListParagraph"/>
        <w:numPr>
          <w:ilvl w:val="2"/>
          <w:numId w:val="10"/>
        </w:numPr>
        <w:spacing w:before="0" w:after="0" w:line="240" w:lineRule="auto"/>
        <w:contextualSpacing w:val="0"/>
        <w:rPr>
          <w:rFonts w:eastAsia="Times New Roman" w:cs="Calibri"/>
        </w:rPr>
      </w:pPr>
      <w:r>
        <w:t>Op het uitstelmoment is er geen risico PP meer. Reeds ingekocht LPP in het CVP wordt niet actuarieel herrekend en geeft dekking bij overlijden vanaf de reguliere pensioendatum</w:t>
      </w:r>
    </w:p>
    <w:p w14:paraId="2D3754A8" w14:textId="77777777" w:rsidR="00295833" w:rsidRPr="00DF4B0A" w:rsidRDefault="00295833" w:rsidP="002218D9">
      <w:pPr>
        <w:pStyle w:val="ListParagraph"/>
        <w:numPr>
          <w:ilvl w:val="2"/>
          <w:numId w:val="10"/>
        </w:numPr>
        <w:rPr>
          <w:rFonts w:ascii="Aptos" w:hAnsi="Aptos"/>
        </w:rPr>
      </w:pPr>
      <w:r>
        <w:t>Bij keuze voor uitstel kunnen ook overige flexibiliseringsopties gemaakt worden. Deze gekozen opties worden dan gebruikt bij de pensionering op de gekozen pensioendatum en hiervoor hoeft de deelnemer niet nogmaals naar het portaal.</w:t>
      </w:r>
    </w:p>
    <w:p w14:paraId="3495A1BD" w14:textId="77777777" w:rsidR="00295833" w:rsidRDefault="00295833" w:rsidP="002218D9">
      <w:pPr>
        <w:pStyle w:val="ListParagraph"/>
        <w:numPr>
          <w:ilvl w:val="1"/>
          <w:numId w:val="10"/>
        </w:numPr>
      </w:pPr>
      <w:r>
        <w:t xml:space="preserve">De regeling is bepaald vanaf de werkelijke pensioendatum. De deelnemer kan na de reguliere pensioendatum tot de gekozen pensioendatum afwijkende keuzes doorgeven, welk dan komen in plaats van de eerdere keuzes. </w:t>
      </w:r>
    </w:p>
    <w:p w14:paraId="02005526" w14:textId="25D98C70" w:rsidR="00295833" w:rsidRPr="00FF2BDF" w:rsidRDefault="00295833" w:rsidP="002218D9">
      <w:pPr>
        <w:pStyle w:val="ListParagraph"/>
        <w:numPr>
          <w:ilvl w:val="1"/>
          <w:numId w:val="10"/>
        </w:numPr>
        <w:spacing w:before="0" w:after="0" w:line="240" w:lineRule="auto"/>
        <w:contextualSpacing w:val="0"/>
        <w:rPr>
          <w:rFonts w:eastAsia="Times New Roman" w:cs="Calibri"/>
        </w:rPr>
      </w:pPr>
      <w:r w:rsidRPr="00FF2BDF">
        <w:rPr>
          <w:rFonts w:eastAsia="Times New Roman" w:cs="Calibri"/>
        </w:rPr>
        <w:t xml:space="preserve">Andere gebeurtenissen m.b.t. pensionering en flexibilisering worden </w:t>
      </w:r>
      <w:r w:rsidRPr="00FF2BDF">
        <w:rPr>
          <w:rFonts w:eastAsia="Times New Roman" w:cs="Calibri"/>
          <w:i/>
          <w:iCs/>
          <w:u w:val="single"/>
        </w:rPr>
        <w:t>niet</w:t>
      </w:r>
      <w:r w:rsidRPr="00FF2BDF">
        <w:rPr>
          <w:rFonts w:eastAsia="Times New Roman" w:cs="Calibri"/>
        </w:rPr>
        <w:t xml:space="preserve"> uitgevoerd op het uitstelmoment</w:t>
      </w:r>
      <w:r w:rsidR="00FF2BDF" w:rsidRPr="00FF2BDF">
        <w:rPr>
          <w:rFonts w:eastAsia="Times New Roman" w:cs="Calibri"/>
        </w:rPr>
        <w:t xml:space="preserve">. </w:t>
      </w:r>
      <w:r w:rsidRPr="00FF2BDF">
        <w:rPr>
          <w:rFonts w:eastAsia="Times New Roman" w:cs="Calibri"/>
        </w:rPr>
        <w:t>Op de werkelijke pensioendatum wordt pensionering (ingang OP) met overige flexibiliseringskeuzes doorgevoerd</w:t>
      </w:r>
    </w:p>
    <w:p w14:paraId="61CF4F1F" w14:textId="77777777" w:rsidR="00295833" w:rsidRDefault="00295833" w:rsidP="002218D9">
      <w:pPr>
        <w:pStyle w:val="ListParagraph"/>
        <w:numPr>
          <w:ilvl w:val="2"/>
          <w:numId w:val="10"/>
        </w:numPr>
        <w:spacing w:before="0" w:after="0" w:line="240" w:lineRule="auto"/>
        <w:contextualSpacing w:val="0"/>
        <w:rPr>
          <w:rFonts w:eastAsia="Times New Roman" w:cs="Calibri"/>
        </w:rPr>
      </w:pPr>
      <w:r>
        <w:rPr>
          <w:rFonts w:eastAsia="Times New Roman" w:cs="Calibri"/>
        </w:rPr>
        <w:t>Hierbij gelden de laatst opgeslagen keuzes of default keuzes. Als in de tussentijd nieuwe keuzes m.b.t. bijvoorbeeld uitruil zijn gemaakt, dan worden deze gebruikt bij pensioeningang</w:t>
      </w:r>
    </w:p>
    <w:p w14:paraId="3C88F4B0" w14:textId="667D991F" w:rsidR="00914843" w:rsidRDefault="00914843" w:rsidP="00033070">
      <w:pPr>
        <w:pStyle w:val="ListParagraph"/>
        <w:numPr>
          <w:ilvl w:val="1"/>
          <w:numId w:val="10"/>
        </w:numPr>
        <w:spacing w:before="0" w:after="0" w:line="240" w:lineRule="auto"/>
        <w:contextualSpacing w:val="0"/>
        <w:rPr>
          <w:rFonts w:eastAsia="Times New Roman" w:cs="Calibri"/>
        </w:rPr>
      </w:pPr>
      <w:r>
        <w:rPr>
          <w:rFonts w:eastAsia="Times New Roman" w:cs="Calibri"/>
        </w:rPr>
        <w:t>Uitgaande waardeoverdracht voor IP na invaren is geen onderdeel van pensionering, maar moet behandeld worden als onderdeel bij Invaren</w:t>
      </w:r>
      <w:r w:rsidR="009D154D">
        <w:rPr>
          <w:rFonts w:eastAsia="Times New Roman" w:cs="Calibri"/>
        </w:rPr>
        <w:t xml:space="preserve">. </w:t>
      </w:r>
      <w:r w:rsidR="009D154D" w:rsidRPr="00033070">
        <w:rPr>
          <w:rFonts w:eastAsia="Times New Roman" w:cs="Calibri"/>
          <w:color w:val="FF0000"/>
        </w:rPr>
        <w:t>Actie</w:t>
      </w:r>
      <w:r w:rsidR="009D154D">
        <w:rPr>
          <w:rFonts w:eastAsia="Times New Roman" w:cs="Calibri"/>
        </w:rPr>
        <w:t>: nagaan of dat daar geadresseerd is</w:t>
      </w:r>
    </w:p>
    <w:p w14:paraId="6FBF049C" w14:textId="6442A293" w:rsidR="001E2E99" w:rsidRDefault="001E2E99" w:rsidP="00054146">
      <w:pPr>
        <w:pStyle w:val="ListParagraph"/>
        <w:numPr>
          <w:ilvl w:val="0"/>
          <w:numId w:val="10"/>
        </w:numPr>
      </w:pPr>
      <w:r>
        <w:t xml:space="preserve">De gebeurtenissen voor afkoop en verval micropensioen zijn beschreven voor ingegaan pensioen. </w:t>
      </w:r>
      <w:r w:rsidRPr="00D11CCB">
        <w:rPr>
          <w:highlight w:val="yellow"/>
        </w:rPr>
        <w:t>Actie</w:t>
      </w:r>
      <w:r>
        <w:t>: Afkoop en verval micropensioen voor premievrije deelnemers nog apart plannen</w:t>
      </w:r>
    </w:p>
    <w:p w14:paraId="6E384603" w14:textId="168E64D5" w:rsidR="00054146" w:rsidRDefault="00054146" w:rsidP="00054146">
      <w:pPr>
        <w:pStyle w:val="ListParagraph"/>
        <w:numPr>
          <w:ilvl w:val="0"/>
          <w:numId w:val="10"/>
        </w:numPr>
      </w:pPr>
      <w:r>
        <w:t>Door de deelnemer gemaakte keuzes worden doorgevoerd in de administratie, waarbij maximering plaatsvindt als uitruil-keuzes op dat moment leiden tot LOP onder de afkoopgrens</w:t>
      </w:r>
    </w:p>
    <w:p w14:paraId="4E168239" w14:textId="79132325" w:rsidR="00295833" w:rsidRDefault="00054146" w:rsidP="00D11CCB">
      <w:pPr>
        <w:pStyle w:val="ListParagraph"/>
        <w:numPr>
          <w:ilvl w:val="1"/>
          <w:numId w:val="10"/>
        </w:numPr>
      </w:pPr>
      <w:r w:rsidRPr="00054146">
        <w:t>Een deelnemer moet van tevoren keuzes voor pensionering en flexibilisering doorgeven en doet dat m.b.v. planner uitkomsten die een voorspelling zijn en niet precies overeenkomen met de uiteindelijke bedragen. Hierdoor kan het in enkele gevallen voorkomen dat een deelnemer heeft gekozen voor een uitruilmogelijkheid die uiteindelijk fiscaal niet toegestaan is door teveel uitruil vanuit LOP naar LPP en/of TOPAOW. Bij verwerking in de administratie wordt dit nu ondervangen door de gewenste uitruil af te toppen op de fiscale grenzen. Voorbeeld: bij het plannen was een TOPAOW van €2.000 mogelijk zonder onder de afkoopgrens te komen voor het LOP en bij doorvoeren in de administratie blijkt niet meer dan €1.900 mogelijk te zijn zonder dat het LOP onder de afkoopgrens komt. Er wordt dan niet €2.000, maar €1.900 TOPAOW aangekocht. Deze aftoppingen worden gedaan bij elke uitruilstap in de volgorde van doorvoeren. Als bijvoorbeeld zowel een uitruil van LOP naar LPP als een LOP naar TOPAOW is doorgegeven, dan wordt eerst de uitruil LOP naar LPP uitgevoerd en waar mogelijk afgetopt en daarna TOPAOW. Dat kan in zeer uitzonderlijke gevallen tot gevolg hebben dat er wel volledig LPP wordt aangekocht en daarna geen ruimte meer is voor TOPAOW. Het is dus niet zo dat een eventueel tekort wordt gelijkmatig wordt verdeeld over de verschillende flexibiliseringsvormen. De deelnemer moet hierover goed geïnformeerd worden bij de planner, omdat de deelnemer niet meer terug kan naar de planner om alsnog andere keuzes door te geven als de pensionering eenmaal is doorgevoerd</w:t>
      </w:r>
    </w:p>
    <w:p w14:paraId="0BAF5C54" w14:textId="77777777" w:rsidR="008D10C4" w:rsidRDefault="008D10C4" w:rsidP="00295833"/>
    <w:p w14:paraId="796CF66C" w14:textId="5E069684" w:rsidR="00104470" w:rsidRDefault="00104470" w:rsidP="00104470">
      <w:pPr>
        <w:pStyle w:val="Heading2"/>
      </w:pPr>
      <w:bookmarkStart w:id="2174" w:name="_Toc187312197"/>
      <w:bookmarkStart w:id="2175" w:name="_Toc125864169"/>
      <w:bookmarkStart w:id="2176" w:name="_Toc876931736"/>
      <w:r>
        <w:t>Gebeurtenissen</w:t>
      </w:r>
      <w:bookmarkEnd w:id="2174"/>
      <w:bookmarkEnd w:id="2175"/>
      <w:bookmarkEnd w:id="2176"/>
    </w:p>
    <w:p w14:paraId="1D77E105" w14:textId="77777777" w:rsidR="00104470" w:rsidRDefault="00104470" w:rsidP="00295833"/>
    <w:p w14:paraId="508E958E" w14:textId="77777777" w:rsidR="00295833" w:rsidRDefault="00295833" w:rsidP="00104470">
      <w:pPr>
        <w:pStyle w:val="Heading3"/>
      </w:pPr>
      <w:bookmarkStart w:id="2177" w:name="_Toc152844401"/>
      <w:bookmarkStart w:id="2178" w:name="_Toc187312198"/>
      <w:bookmarkStart w:id="2179" w:name="_Toc964657089"/>
      <w:bookmarkStart w:id="2180" w:name="_Toc2072350908"/>
      <w:r>
        <w:t>Keuzes pensionering</w:t>
      </w:r>
      <w:bookmarkEnd w:id="2177"/>
      <w:bookmarkEnd w:id="2178"/>
      <w:bookmarkEnd w:id="2179"/>
      <w:bookmarkEnd w:id="2180"/>
    </w:p>
    <w:p w14:paraId="090C420E" w14:textId="77777777" w:rsidR="00295833" w:rsidRDefault="00295833" w:rsidP="00295833">
      <w:r>
        <w:t>Relevante zaken m.b.t. deze gebeurtenis:</w:t>
      </w:r>
    </w:p>
    <w:p w14:paraId="364EC1EB" w14:textId="77777777" w:rsidR="00295833" w:rsidRDefault="00295833" w:rsidP="00295833">
      <w:pPr>
        <w:pStyle w:val="ListParagraph"/>
        <w:numPr>
          <w:ilvl w:val="0"/>
          <w:numId w:val="6"/>
        </w:numPr>
      </w:pPr>
      <w:r>
        <w:t>Afleidbaar of opdrachtvolgend: afleidbaar extern</w:t>
      </w:r>
    </w:p>
    <w:p w14:paraId="06721C02" w14:textId="77777777" w:rsidR="00295833" w:rsidRDefault="00295833" w:rsidP="00295833">
      <w:pPr>
        <w:pStyle w:val="ListParagraph"/>
        <w:numPr>
          <w:ilvl w:val="0"/>
          <w:numId w:val="6"/>
        </w:numPr>
      </w:pPr>
      <w:r>
        <w:t>Invoer en controles</w:t>
      </w:r>
    </w:p>
    <w:p w14:paraId="62A91EB7" w14:textId="2167A71E" w:rsidR="00295833" w:rsidRDefault="00295833" w:rsidP="00295833">
      <w:pPr>
        <w:pStyle w:val="ListParagraph"/>
        <w:numPr>
          <w:ilvl w:val="1"/>
          <w:numId w:val="6"/>
        </w:numPr>
        <w:rPr>
          <w:ins w:id="2181" w:author="Flory Koole" w:date="2025-11-24T15:00:00Z" w16du:dateUtc="2025-11-24T14:00:00Z"/>
        </w:rPr>
      </w:pPr>
      <w:r>
        <w:t>dlnKeuzeDeeltijdPensioenDatum, dlnKeuzeDeeltijdPensioenPrc,</w:t>
      </w:r>
      <w:r w:rsidR="00C31C67">
        <w:t xml:space="preserve"> </w:t>
      </w:r>
      <w:r>
        <w:t>dlnKeuzePensioenDatum, dlnKeuzeUitruilLPPNaarLOPPrc, dlnKeuzeUitruilLOPNaarLPPPrc</w:t>
      </w:r>
      <w:r w:rsidR="007506E0">
        <w:t xml:space="preserve">, </w:t>
      </w:r>
      <w:r w:rsidR="007506E0" w:rsidRPr="007506E0">
        <w:t>dlnKeuzeIneensPrc</w:t>
      </w:r>
      <w:r w:rsidR="007506E0">
        <w:t xml:space="preserve">, </w:t>
      </w:r>
      <w:r w:rsidR="007506E0" w:rsidRPr="007506E0">
        <w:t>dlnKeuzeIneensUitstel</w:t>
      </w:r>
      <w:r>
        <w:t xml:space="preserve">, dlnKeuzeUitruilLOPNaarTOPAOW, dlnKeuzeBedragTOPAOW, dlnKeuzeAfkoop, </w:t>
      </w:r>
      <w:r w:rsidR="0013752B" w:rsidRPr="0013752B">
        <w:t>dlnKeuzeTypeUitkeringVariabelPensioen</w:t>
      </w:r>
      <w:r w:rsidR="0013752B">
        <w:t xml:space="preserve">, </w:t>
      </w:r>
      <w:commentRangeStart w:id="2182"/>
      <w:commentRangeStart w:id="2183"/>
      <w:r w:rsidR="0013752B" w:rsidRPr="0013752B">
        <w:t>dlnKeuzeTypeUitkeringVariabelPensioenPrc</w:t>
      </w:r>
      <w:commentRangeEnd w:id="2182"/>
      <w:r w:rsidR="00F50CD7">
        <w:rPr>
          <w:rStyle w:val="CommentReference"/>
          <w:szCs w:val="22"/>
        </w:rPr>
        <w:commentReference w:id="2182"/>
      </w:r>
      <w:commentRangeEnd w:id="2183"/>
      <w:r w:rsidR="00E52DAC">
        <w:rPr>
          <w:rStyle w:val="CommentReference"/>
          <w:szCs w:val="22"/>
        </w:rPr>
        <w:commentReference w:id="2183"/>
      </w:r>
    </w:p>
    <w:p w14:paraId="7E3D7438" w14:textId="7B233820" w:rsidR="008F36CE" w:rsidRDefault="008F36CE">
      <w:pPr>
        <w:pStyle w:val="ListParagraph"/>
        <w:numPr>
          <w:ilvl w:val="2"/>
          <w:numId w:val="6"/>
        </w:numPr>
        <w:pPrChange w:id="2184" w:author="Flory Koole" w:date="2025-11-24T15:01:00Z" w16du:dateUtc="2025-11-24T14:01:00Z">
          <w:pPr>
            <w:pStyle w:val="ListParagraph"/>
            <w:numPr>
              <w:ilvl w:val="1"/>
              <w:numId w:val="6"/>
            </w:numPr>
            <w:ind w:left="1440" w:hanging="360"/>
          </w:pPr>
        </w:pPrChange>
      </w:pPr>
      <w:ins w:id="2185" w:author="Flory Koole" w:date="2025-11-24T15:00:00Z" w16du:dateUtc="2025-11-24T14:00:00Z">
        <w:r w:rsidRPr="008F36CE">
          <w:rPr>
            <w:highlight w:val="yellow"/>
            <w:rPrChange w:id="2186" w:author="Flory Koole" w:date="2025-11-24T15:01:00Z" w16du:dateUtc="2025-11-24T14:01:00Z">
              <w:rPr/>
            </w:rPrChange>
          </w:rPr>
          <w:t>APS specifiek</w:t>
        </w:r>
      </w:ins>
      <w:ins w:id="2187" w:author="Flory Koole" w:date="2025-11-24T15:01:00Z" w16du:dateUtc="2025-11-24T14:01:00Z">
        <w:r w:rsidRPr="008F36CE">
          <w:rPr>
            <w:highlight w:val="yellow"/>
            <w:rPrChange w:id="2188" w:author="Flory Koole" w:date="2025-11-24T15:01:00Z" w16du:dateUtc="2025-11-24T14:01:00Z">
              <w:rPr/>
            </w:rPrChange>
          </w:rPr>
          <w:t xml:space="preserve"> voor FPR</w:t>
        </w:r>
        <w:r>
          <w:t xml:space="preserve">: </w:t>
        </w:r>
      </w:ins>
      <w:ins w:id="2189" w:author="Flory Koole" w:date="2025-11-24T15:01:00Z">
        <w:r w:rsidRPr="008F36CE">
          <w:rPr>
            <w:rPrChange w:id="2190" w:author="Flory Koole" w:date="2025-11-24T15:01:00Z" w16du:dateUtc="2025-11-24T14:01:00Z">
              <w:rPr>
                <w:b/>
                <w:bCs/>
                <w:i/>
                <w:iCs/>
              </w:rPr>
            </w:rPrChange>
          </w:rPr>
          <w:t>dlnKeuzeUitruilVerhoudingLOPLPP</w:t>
        </w:r>
      </w:ins>
      <w:ins w:id="2191" w:author="Flory Koole" w:date="2025-11-24T15:01:00Z" w16du:dateUtc="2025-11-24T14:01:00Z">
        <w:r>
          <w:t xml:space="preserve"> i.p.v. dlnKeuzeUitruilLPPNaarLOPPrc, dlnKeuzeUitruilLOPNaarLPPPrc</w:t>
        </w:r>
      </w:ins>
    </w:p>
    <w:p w14:paraId="0D0C2FD8" w14:textId="718F2B63" w:rsidR="00295833" w:rsidRDefault="00295833" w:rsidP="00295833">
      <w:pPr>
        <w:pStyle w:val="ListParagraph"/>
        <w:numPr>
          <w:ilvl w:val="1"/>
          <w:numId w:val="6"/>
        </w:numPr>
      </w:pPr>
      <w:r>
        <w:t>Merk op dat het portaal met controles de juiste keuzes moet afdwingen</w:t>
      </w:r>
      <w:r w:rsidR="00224985">
        <w:t xml:space="preserve"> voor zover mogelijk</w:t>
      </w:r>
      <w:r>
        <w:t xml:space="preserve">, bijvoorbeeld voor alleenstaande uitruil LPP 100% en geen keuzes zodanig dat het levenslang ouderdomspensioen onder de afkoopgrens komt. </w:t>
      </w:r>
      <w:r w:rsidR="007565DA">
        <w:t>Bij pensionering wordt nogmaals gekeken en ook (deels</w:t>
      </w:r>
      <w:r w:rsidR="00224985">
        <w:t>)</w:t>
      </w:r>
      <w:r w:rsidR="007565DA">
        <w:t xml:space="preserve"> in de rekenregels afgevangen</w:t>
      </w:r>
      <w:r w:rsidR="00224985">
        <w:t xml:space="preserve"> dat de juiste gebeurtenissen worden aangemaakt, zie bij uitwerking per gebeurtenis</w:t>
      </w:r>
    </w:p>
    <w:p w14:paraId="27943162" w14:textId="77777777" w:rsidR="00295833" w:rsidRDefault="00295833" w:rsidP="00295833">
      <w:pPr>
        <w:pStyle w:val="ListParagraph"/>
        <w:numPr>
          <w:ilvl w:val="0"/>
          <w:numId w:val="6"/>
        </w:numPr>
      </w:pPr>
      <w:r>
        <w:t>Overgangen in profielen: geen</w:t>
      </w:r>
    </w:p>
    <w:p w14:paraId="7B37541D" w14:textId="77777777" w:rsidR="00295833" w:rsidRDefault="00295833" w:rsidP="00295833">
      <w:pPr>
        <w:pStyle w:val="ListParagraph"/>
        <w:numPr>
          <w:ilvl w:val="0"/>
          <w:numId w:val="6"/>
        </w:numPr>
      </w:pPr>
      <w:r>
        <w:t xml:space="preserve">Koppelingen: </w:t>
      </w:r>
    </w:p>
    <w:p w14:paraId="37CCBF4A" w14:textId="5864F2AF" w:rsidR="00D537BF" w:rsidRDefault="00295833" w:rsidP="00295833">
      <w:pPr>
        <w:pStyle w:val="ListParagraph"/>
        <w:numPr>
          <w:ilvl w:val="1"/>
          <w:numId w:val="6"/>
        </w:numPr>
      </w:pPr>
      <w:r>
        <w:t>Bij eventuele</w:t>
      </w:r>
      <w:r w:rsidR="00C31C67">
        <w:t xml:space="preserve"> </w:t>
      </w:r>
      <w:r>
        <w:t xml:space="preserve">verevende ex-partners wordt ook deze gebeurtenis aangemaakt, waarbij </w:t>
      </w:r>
      <w:r w:rsidRPr="00753ADE">
        <w:t>dlnKeuzePensioenDatum</w:t>
      </w:r>
      <w:r>
        <w:t xml:space="preserve">, </w:t>
      </w:r>
      <w:r w:rsidRPr="00753ADE">
        <w:t>dlnKeuzeDeeltijdPensioenDatum</w:t>
      </w:r>
      <w:r w:rsidR="008C108A">
        <w:t>,</w:t>
      </w:r>
      <w:r>
        <w:t xml:space="preserve"> </w:t>
      </w:r>
      <w:r w:rsidRPr="00753ADE">
        <w:t>dlnKeuzeDeeltijdPensioen</w:t>
      </w:r>
      <w:r>
        <w:t>Prc</w:t>
      </w:r>
      <w:r w:rsidR="008C108A" w:rsidRPr="008C108A">
        <w:t xml:space="preserve"> </w:t>
      </w:r>
      <w:r w:rsidR="008C108A" w:rsidRPr="0013752B">
        <w:t>dlnKeuzeTypeUitkeringVariabelPensioen</w:t>
      </w:r>
      <w:r w:rsidR="008C108A">
        <w:t xml:space="preserve"> en </w:t>
      </w:r>
      <w:commentRangeStart w:id="2192"/>
      <w:commentRangeStart w:id="2193"/>
      <w:r w:rsidR="008C108A" w:rsidRPr="0013752B">
        <w:t>dlnKeuzeTypeUitkeringVariabelPensioenPrc</w:t>
      </w:r>
      <w:commentRangeEnd w:id="2192"/>
      <w:r w:rsidR="008C108A">
        <w:rPr>
          <w:rStyle w:val="CommentReference"/>
          <w:szCs w:val="22"/>
        </w:rPr>
        <w:commentReference w:id="2192"/>
      </w:r>
      <w:commentRangeEnd w:id="2193"/>
      <w:r w:rsidR="008C108A">
        <w:rPr>
          <w:rStyle w:val="CommentReference"/>
          <w:szCs w:val="22"/>
        </w:rPr>
        <w:commentReference w:id="2193"/>
      </w:r>
      <w:r>
        <w:t xml:space="preserve"> van de hoofdverzekerde worden overgenomen</w:t>
      </w:r>
      <w:r w:rsidR="00A82DDA">
        <w:t xml:space="preserve">. </w:t>
      </w:r>
    </w:p>
    <w:p w14:paraId="14A2E2BC" w14:textId="1821B3D3" w:rsidR="00295833" w:rsidRDefault="00D537BF" w:rsidP="00D11CCB">
      <w:pPr>
        <w:pStyle w:val="ListParagraph"/>
        <w:numPr>
          <w:ilvl w:val="2"/>
          <w:numId w:val="6"/>
        </w:numPr>
      </w:pPr>
      <w:r>
        <w:t xml:space="preserve">APS jurist zegt: alle keuzes moeten volgen. </w:t>
      </w:r>
      <w:r w:rsidRPr="00D537BF">
        <w:t>Als alle keuzes ook voor de ex-partner moeten gelden, dan is dit een M/L aanpassing voor Qwik (meerdere sprints) en moeten processen/brieven ook nog uitgebreid worden</w:t>
      </w:r>
      <w:r>
        <w:t>.</w:t>
      </w:r>
      <w:r w:rsidR="00C552F5">
        <w:t xml:space="preserve"> </w:t>
      </w:r>
      <w:r w:rsidR="00C552F5" w:rsidRPr="00D11CCB">
        <w:rPr>
          <w:highlight w:val="yellow"/>
        </w:rPr>
        <w:t>Bespreekpunt</w:t>
      </w:r>
      <w:r w:rsidR="00C552F5">
        <w:t xml:space="preserve"> met Kees/Mark</w:t>
      </w:r>
      <w:r w:rsidR="0005257E">
        <w:t xml:space="preserve">. </w:t>
      </w:r>
    </w:p>
    <w:p w14:paraId="47E10610" w14:textId="77777777" w:rsidR="00295833" w:rsidRDefault="00295833" w:rsidP="00295833">
      <w:pPr>
        <w:pStyle w:val="ListParagraph"/>
        <w:numPr>
          <w:ilvl w:val="0"/>
          <w:numId w:val="6"/>
        </w:numPr>
      </w:pPr>
      <w:r>
        <w:t>Speciale berekeningen: geen</w:t>
      </w:r>
    </w:p>
    <w:p w14:paraId="1EB25D65" w14:textId="77777777" w:rsidR="00295833" w:rsidDel="001B3188" w:rsidRDefault="00295833" w:rsidP="001B3188">
      <w:pPr>
        <w:pStyle w:val="ListParagraph"/>
        <w:numPr>
          <w:ilvl w:val="0"/>
          <w:numId w:val="6"/>
        </w:numPr>
        <w:rPr>
          <w:del w:id="2194" w:author="Flory Koole" w:date="2025-11-18T14:43:00Z" w16du:dateUtc="2025-11-18T13:43:00Z"/>
        </w:rPr>
      </w:pPr>
      <w:r>
        <w:t>Bijzonderheden</w:t>
      </w:r>
    </w:p>
    <w:p w14:paraId="09CB1F2A" w14:textId="77777777" w:rsidR="001B3188" w:rsidRDefault="001B3188" w:rsidP="001B3188">
      <w:pPr>
        <w:pStyle w:val="ListParagraph"/>
        <w:numPr>
          <w:ilvl w:val="0"/>
          <w:numId w:val="6"/>
        </w:numPr>
        <w:rPr>
          <w:ins w:id="2195" w:author="Flory Koole" w:date="2025-11-18T14:43:00Z" w16du:dateUtc="2025-11-18T13:43:00Z"/>
        </w:rPr>
      </w:pPr>
    </w:p>
    <w:p w14:paraId="45763F02" w14:textId="77777777" w:rsidR="001B3188" w:rsidRDefault="001B3188" w:rsidP="001B3188">
      <w:pPr>
        <w:pStyle w:val="ListParagraph"/>
        <w:numPr>
          <w:ilvl w:val="1"/>
          <w:numId w:val="6"/>
        </w:numPr>
        <w:spacing w:before="0" w:after="0" w:line="240" w:lineRule="auto"/>
        <w:rPr>
          <w:ins w:id="2196" w:author="Flory Koole" w:date="2025-11-18T14:44:00Z" w16du:dateUtc="2025-11-18T13:44:00Z"/>
          <w:rFonts w:eastAsia="Times New Roman"/>
        </w:rPr>
      </w:pPr>
      <w:ins w:id="2197" w:author="Flory Koole" w:date="2025-11-18T14:43:00Z" w16du:dateUtc="2025-11-18T13:43:00Z">
        <w:r>
          <w:t xml:space="preserve">Voor </w:t>
        </w:r>
        <w:r w:rsidRPr="001B3188">
          <w:rPr>
            <w:highlight w:val="yellow"/>
            <w:rPrChange w:id="2198" w:author="Flory Koole" w:date="2025-11-18T14:43:00Z" w16du:dateUtc="2025-11-18T13:43:00Z">
              <w:rPr/>
            </w:rPrChange>
          </w:rPr>
          <w:t>APS</w:t>
        </w:r>
        <w:r>
          <w:t xml:space="preserve"> FPR</w:t>
        </w:r>
      </w:ins>
      <w:ins w:id="2199" w:author="Flory Koole" w:date="2025-11-18T14:42:00Z" w16du:dateUtc="2025-11-18T13:42:00Z">
        <w:r>
          <w:t xml:space="preserve"> worden voor uitruil niet de gewenste uitruilpercentages gevuld, maar de gewenste verhouding</w:t>
        </w:r>
      </w:ins>
      <w:ins w:id="2200" w:author="Flory Koole" w:date="2025-11-18T14:43:00Z" w16du:dateUtc="2025-11-18T13:43:00Z">
        <w:r>
          <w:t xml:space="preserve">. </w:t>
        </w:r>
      </w:ins>
      <w:ins w:id="2201" w:author="Flory Koole" w:date="2025-11-18T14:42:00Z" w16du:dateUtc="2025-11-18T13:42:00Z">
        <w:r w:rsidRPr="001B3188">
          <w:rPr>
            <w:rFonts w:eastAsia="Times New Roman"/>
          </w:rPr>
          <w:t xml:space="preserve">We introduceren hiervoor een nieuw invoerbaar gegeven voor bij de pensioneringskeuzes, dlnKeuzeUitruilVerhoudingLOPLPP. Dit is een getal met 3 decimalen die de </w:t>
        </w:r>
      </w:ins>
      <w:ins w:id="2202" w:author="Flory Koole" w:date="2025-11-18T14:43:00Z" w16du:dateUtc="2025-11-18T13:43:00Z">
        <w:r w:rsidRPr="001B3188">
          <w:rPr>
            <w:rFonts w:eastAsia="Times New Roman"/>
          </w:rPr>
          <w:t>verhouding</w:t>
        </w:r>
      </w:ins>
      <w:ins w:id="2203" w:author="Flory Koole" w:date="2025-11-18T14:42:00Z" w16du:dateUtc="2025-11-18T13:42:00Z">
        <w:r w:rsidRPr="001B3188">
          <w:rPr>
            <w:rFonts w:eastAsia="Times New Roman"/>
          </w:rPr>
          <w:t xml:space="preserve"> LPP t.o.v. LOP weergeeft, bijvoorbeeld 50,123</w:t>
        </w:r>
      </w:ins>
      <w:ins w:id="2204" w:author="Flory Koole" w:date="2025-11-18T14:43:00Z" w16du:dateUtc="2025-11-18T13:43:00Z">
        <w:r w:rsidRPr="001B3188">
          <w:rPr>
            <w:rFonts w:eastAsia="Times New Roman"/>
          </w:rPr>
          <w:t xml:space="preserve">. </w:t>
        </w:r>
      </w:ins>
      <w:ins w:id="2205" w:author="Flory Koole" w:date="2025-11-18T14:42:00Z" w16du:dateUtc="2025-11-18T13:42:00Z">
        <w:r w:rsidRPr="001B3188">
          <w:rPr>
            <w:rFonts w:eastAsia="Times New Roman"/>
          </w:rPr>
          <w:t xml:space="preserve">Daarnaast wordt ingericht dat niet de uitruilpercentages ingevuld mogen worden, maar de uitruilverhouding. Dit doen we NIET VOOR FTK/ADP. </w:t>
        </w:r>
      </w:ins>
    </w:p>
    <w:p w14:paraId="29BBA96E" w14:textId="0A06470D" w:rsidR="001B3188" w:rsidRPr="001B3188" w:rsidRDefault="001B3188">
      <w:pPr>
        <w:pStyle w:val="ListParagraph"/>
        <w:numPr>
          <w:ilvl w:val="2"/>
          <w:numId w:val="6"/>
        </w:numPr>
        <w:spacing w:before="0" w:after="0" w:line="240" w:lineRule="auto"/>
        <w:rPr>
          <w:ins w:id="2206" w:author="Flory Koole" w:date="2025-11-18T14:42:00Z" w16du:dateUtc="2025-11-18T13:42:00Z"/>
          <w:rFonts w:eastAsia="Times New Roman"/>
          <w:rPrChange w:id="2207" w:author="Flory Koole" w:date="2025-11-18T14:44:00Z" w16du:dateUtc="2025-11-18T13:44:00Z">
            <w:rPr>
              <w:ins w:id="2208" w:author="Flory Koole" w:date="2025-11-18T14:42:00Z" w16du:dateUtc="2025-11-18T13:42:00Z"/>
            </w:rPr>
          </w:rPrChange>
        </w:rPr>
        <w:pPrChange w:id="2209" w:author="Flory Koole" w:date="2025-11-18T14:44:00Z" w16du:dateUtc="2025-11-18T13:44:00Z">
          <w:pPr>
            <w:numPr>
              <w:ilvl w:val="1"/>
              <w:numId w:val="6"/>
            </w:numPr>
            <w:spacing w:before="0" w:after="0" w:line="240" w:lineRule="auto"/>
            <w:ind w:left="1440" w:hanging="360"/>
          </w:pPr>
        </w:pPrChange>
      </w:pPr>
      <w:ins w:id="2210" w:author="Flory Koole" w:date="2025-11-18T14:42:00Z" w16du:dateUtc="2025-11-18T13:42:00Z">
        <w:r w:rsidRPr="001B3188">
          <w:rPr>
            <w:rFonts w:eastAsia="Times New Roman"/>
          </w:rPr>
          <w:t>We regelen dit met boolean dlnInvoerKeuzeVerhoudingLOPLPP</w:t>
        </w:r>
      </w:ins>
      <w:ins w:id="2211" w:author="Flory Koole" w:date="2025-11-18T14:44:00Z" w16du:dateUtc="2025-11-18T13:44:00Z">
        <w:r>
          <w:rPr>
            <w:rFonts w:eastAsia="Times New Roman"/>
          </w:rPr>
          <w:t xml:space="preserve"> = </w:t>
        </w:r>
      </w:ins>
      <w:ins w:id="2212" w:author="Flory Koole" w:date="2025-11-18T14:42:00Z" w16du:dateUtc="2025-11-18T13:42:00Z">
        <w:r w:rsidRPr="001B3188">
          <w:rPr>
            <w:rFonts w:eastAsia="Times New Roman"/>
            <w:i/>
            <w:iCs/>
            <w:rPrChange w:id="2213" w:author="Flory Koole" w:date="2025-11-18T14:44:00Z" w16du:dateUtc="2025-11-18T13:44:00Z">
              <w:rPr/>
            </w:rPrChange>
          </w:rPr>
          <w:t>dlnInvoerKeuzeVerhoudingLOPLPP = TRUE als isReglDekLevenTypeFPR</w:t>
        </w:r>
      </w:ins>
    </w:p>
    <w:p w14:paraId="3AFAD06C" w14:textId="7D54481E" w:rsidR="001B3188" w:rsidRDefault="001B3188" w:rsidP="00177782">
      <w:pPr>
        <w:pStyle w:val="ListParagraph"/>
        <w:numPr>
          <w:ilvl w:val="2"/>
          <w:numId w:val="6"/>
        </w:numPr>
        <w:rPr>
          <w:ins w:id="2214" w:author="Flory Koole" w:date="2025-11-18T14:46:00Z" w16du:dateUtc="2025-11-18T13:46:00Z"/>
        </w:rPr>
      </w:pPr>
      <w:ins w:id="2215" w:author="Flory Koole" w:date="2025-11-18T14:42:00Z" w16du:dateUtc="2025-11-18T13:42:00Z">
        <w:r>
          <w:t>Vanuit de gekozen verhouding worden bij pensionering de voor Qwik benodigde uitruilpercentages berekend met de bedragen die bij pensionering bekend zijn in de administratie i.p.v. overgenomen uit de keuzes</w:t>
        </w:r>
      </w:ins>
      <w:ins w:id="2216" w:author="Flory Koole" w:date="2025-11-18T14:44:00Z" w16du:dateUtc="2025-11-18T13:44:00Z">
        <w:r>
          <w:t xml:space="preserve">. </w:t>
        </w:r>
      </w:ins>
      <w:ins w:id="2217" w:author="Flory Koole" w:date="2025-11-18T14:42:00Z" w16du:dateUtc="2025-11-18T13:42:00Z">
        <w:r>
          <w:t>Dit wordt dan als extra functionaliteit "ertussen geplaatst" en de vervolggebeurtenissen voor flexibilisering vanaf uitruil kunnen dan onaangepast blijven</w:t>
        </w:r>
      </w:ins>
    </w:p>
    <w:p w14:paraId="6B858A31" w14:textId="29A6C99A" w:rsidR="00177782" w:rsidRDefault="00177782">
      <w:pPr>
        <w:pStyle w:val="ListParagraph"/>
        <w:numPr>
          <w:ilvl w:val="2"/>
          <w:numId w:val="6"/>
        </w:numPr>
        <w:rPr>
          <w:ins w:id="2218" w:author="Flory Koole" w:date="2025-11-18T14:37:00Z" w16du:dateUtc="2025-11-18T13:37:00Z"/>
        </w:rPr>
        <w:pPrChange w:id="2219" w:author="Flory Koole" w:date="2025-11-18T14:46:00Z" w16du:dateUtc="2025-11-18T13:46:00Z">
          <w:pPr>
            <w:pStyle w:val="ListParagraph"/>
            <w:numPr>
              <w:ilvl w:val="1"/>
              <w:numId w:val="6"/>
            </w:numPr>
            <w:ind w:left="1440" w:hanging="360"/>
          </w:pPr>
        </w:pPrChange>
      </w:pPr>
      <w:ins w:id="2220" w:author="Flory Koole" w:date="2025-11-18T14:46:00Z">
        <w:r w:rsidRPr="00177782">
          <w:t>Als de keuzes via de schermen worden doorgegeven, dan is voor een FPR regeling enkel de </w:t>
        </w:r>
        <w:r w:rsidRPr="00177782">
          <w:rPr>
            <w:i/>
            <w:iCs/>
          </w:rPr>
          <w:t>dlnKeuzeUitruilVerhoudingLOPLPP </w:t>
        </w:r>
        <w:r w:rsidRPr="00177782">
          <w:t>beschikbaar. Voor de overige regelingen blijft de oude keuzes (</w:t>
        </w:r>
        <w:r w:rsidRPr="00177782">
          <w:rPr>
            <w:i/>
            <w:iCs/>
          </w:rPr>
          <w:t>dlnKeuzeUitruilLPPNaarLOPPrc </w:t>
        </w:r>
        <w:r w:rsidRPr="00177782">
          <w:t>en </w:t>
        </w:r>
        <w:r w:rsidRPr="00177782">
          <w:rPr>
            <w:i/>
            <w:iCs/>
          </w:rPr>
          <w:t>dlnKeuzeUitruilLOPNaarLPPPrc</w:t>
        </w:r>
        <w:r w:rsidRPr="00177782">
          <w:t>) beschikbaar.</w:t>
        </w:r>
      </w:ins>
      <w:ins w:id="2221" w:author="Flory Koole" w:date="2025-11-18T14:46:00Z" w16du:dateUtc="2025-11-18T13:46:00Z">
        <w:r>
          <w:t xml:space="preserve"> </w:t>
        </w:r>
      </w:ins>
      <w:ins w:id="2222" w:author="Flory Koole" w:date="2025-11-18T14:46:00Z">
        <w:r w:rsidRPr="00177782">
          <w:t>Als de keuzes via een bestand worden doorgegeven dan zou in theorie ook de oude keuzes kunnen worden doorgegeven. Deze worden dan ook vastgelegd, maar bij pensionering in een FPR regeling niet verwerkt. Er vindt dan geen uitruil plaats.</w:t>
        </w:r>
      </w:ins>
      <w:ins w:id="2223" w:author="Flory Koole" w:date="2025-11-18T14:46:00Z" w16du:dateUtc="2025-11-18T13:46:00Z">
        <w:r>
          <w:t xml:space="preserve"> </w:t>
        </w:r>
      </w:ins>
      <w:ins w:id="2224" w:author="Flory Koole" w:date="2025-11-18T14:46:00Z">
        <w:r w:rsidRPr="00177782">
          <w:t>Als er een </w:t>
        </w:r>
        <w:r w:rsidRPr="00177782">
          <w:rPr>
            <w:i/>
            <w:iCs/>
          </w:rPr>
          <w:t>dlnKeuzeUitruilVerhoudingLOPLPP </w:t>
        </w:r>
        <w:r w:rsidRPr="00177782">
          <w:t>met waarde </w:t>
        </w:r>
        <w:r w:rsidRPr="00177782">
          <w:rPr>
            <w:b/>
            <w:bCs/>
          </w:rPr>
          <w:t>0 </w:t>
        </w:r>
        <w:r w:rsidRPr="00177782">
          <w:t>wordt doorgegeven, betekent dit dat al het LPP wordt omgezet in LOP. Als er geen uitruil moet plaatsvinden, dan moet er niks worden doorgegeven of een </w:t>
        </w:r>
        <w:r w:rsidRPr="00177782">
          <w:rPr>
            <w:i/>
            <w:iCs/>
          </w:rPr>
          <w:t>dlnKeuzeUitruilVerhoudingLOPLPP </w:t>
        </w:r>
        <w:r w:rsidRPr="00177782">
          <w:t>met waarde </w:t>
        </w:r>
        <w:r w:rsidRPr="00177782">
          <w:rPr>
            <w:b/>
            <w:bCs/>
          </w:rPr>
          <w:t>-1</w:t>
        </w:r>
        <w:r w:rsidRPr="00177782">
          <w:t>. Voor alleenstaanden wordt er altijd volledig uitgeruild, ongeacht de keuze die is gemaakt</w:t>
        </w:r>
      </w:ins>
    </w:p>
    <w:p w14:paraId="3BB5AD67" w14:textId="6292F62C" w:rsidR="00295833" w:rsidRDefault="00295833" w:rsidP="00295833">
      <w:pPr>
        <w:pStyle w:val="ListParagraph"/>
        <w:numPr>
          <w:ilvl w:val="1"/>
          <w:numId w:val="6"/>
        </w:numPr>
      </w:pPr>
      <w:r>
        <w:t xml:space="preserve">Deze gebeurtenis kan niet met TWK worden ingevoerd. Uitgangspunt voor productie is dat de deelnemer tijdig keuzes doorgeeft en op basis hiervan de pensionering wordt uitgevoerd. </w:t>
      </w:r>
    </w:p>
    <w:p w14:paraId="75318984" w14:textId="77777777" w:rsidR="006836FC" w:rsidRDefault="006836FC" w:rsidP="00AD541C">
      <w:pPr>
        <w:spacing w:line="240" w:lineRule="auto"/>
        <w:rPr>
          <w:ins w:id="2225" w:author="Flory Koole" w:date="2025-02-20T15:44:00Z" w16du:dateUtc="2025-02-20T14:44:00Z"/>
        </w:rPr>
      </w:pPr>
    </w:p>
    <w:p w14:paraId="74CC039C" w14:textId="4230DBE9" w:rsidR="00472BBC" w:rsidRDefault="00472BBC">
      <w:pPr>
        <w:pStyle w:val="Heading3"/>
        <w:rPr>
          <w:ins w:id="2226" w:author="Flory Koole" w:date="2025-02-20T15:44:00Z" w16du:dateUtc="2025-02-20T14:44:00Z"/>
        </w:rPr>
        <w:pPrChange w:id="2227" w:author="Flory Koole" w:date="2025-02-20T15:44:00Z" w16du:dateUtc="2025-02-20T14:44:00Z">
          <w:pPr>
            <w:spacing w:line="240" w:lineRule="auto"/>
          </w:pPr>
        </w:pPrChange>
      </w:pPr>
      <w:bookmarkStart w:id="2228" w:name="_Toc557196283"/>
      <w:bookmarkStart w:id="2229" w:name="_Toc1835974671"/>
      <w:ins w:id="2230" w:author="Flory Koole" w:date="2025-02-20T15:44:00Z">
        <w:r>
          <w:t>Shoppen bij pensionering</w:t>
        </w:r>
      </w:ins>
      <w:bookmarkEnd w:id="2228"/>
      <w:bookmarkEnd w:id="2229"/>
    </w:p>
    <w:p w14:paraId="33F0D288" w14:textId="77777777" w:rsidR="00076D70" w:rsidRDefault="00076D70" w:rsidP="00076D70">
      <w:pPr>
        <w:rPr>
          <w:ins w:id="2231" w:author="Flory Koole" w:date="2025-02-20T15:45:00Z" w16du:dateUtc="2025-02-20T14:45:00Z"/>
        </w:rPr>
      </w:pPr>
      <w:ins w:id="2232" w:author="Flory Koole" w:date="2025-02-20T15:45:00Z" w16du:dateUtc="2025-02-20T14:45:00Z">
        <w:r>
          <w:t>Relevante zaken m.b.t. deze gebeurtenis:</w:t>
        </w:r>
      </w:ins>
    </w:p>
    <w:p w14:paraId="38C96E3E" w14:textId="77777777" w:rsidR="00076D70" w:rsidRDefault="00076D70" w:rsidP="00076D70">
      <w:pPr>
        <w:pStyle w:val="ListParagraph"/>
        <w:numPr>
          <w:ilvl w:val="0"/>
          <w:numId w:val="6"/>
        </w:numPr>
        <w:rPr>
          <w:ins w:id="2233" w:author="Flory Koole" w:date="2025-02-20T15:45:00Z" w16du:dateUtc="2025-02-20T14:45:00Z"/>
        </w:rPr>
      </w:pPr>
      <w:ins w:id="2234" w:author="Flory Koole" w:date="2025-02-20T15:45:00Z" w16du:dateUtc="2025-02-20T14:45:00Z">
        <w:r>
          <w:t>Afleidbaar of opdrachtvolgend: opdrachtvolgend</w:t>
        </w:r>
      </w:ins>
    </w:p>
    <w:p w14:paraId="22971B44" w14:textId="77777777" w:rsidR="00076D70" w:rsidRDefault="00076D70" w:rsidP="00076D70">
      <w:pPr>
        <w:pStyle w:val="ListParagraph"/>
        <w:numPr>
          <w:ilvl w:val="0"/>
          <w:numId w:val="6"/>
        </w:numPr>
        <w:rPr>
          <w:ins w:id="2235" w:author="Flory Koole" w:date="2025-02-20T15:45:00Z" w16du:dateUtc="2025-02-20T14:45:00Z"/>
        </w:rPr>
      </w:pPr>
      <w:ins w:id="2236" w:author="Flory Koole" w:date="2025-02-20T15:45:00Z" w16du:dateUtc="2025-02-20T14:45:00Z">
        <w:r>
          <w:t>Invoer en controles</w:t>
        </w:r>
      </w:ins>
    </w:p>
    <w:p w14:paraId="19FDB1E8" w14:textId="2C7C25CE" w:rsidR="00076D70" w:rsidRDefault="00076D70" w:rsidP="00076D70">
      <w:pPr>
        <w:pStyle w:val="ListParagraph"/>
        <w:numPr>
          <w:ilvl w:val="1"/>
          <w:numId w:val="6"/>
        </w:numPr>
        <w:rPr>
          <w:ins w:id="2237" w:author="Flory Koole" w:date="2025-02-20T15:45:00Z" w16du:dateUtc="2025-02-20T14:45:00Z"/>
        </w:rPr>
      </w:pPr>
      <w:ins w:id="2238" w:author="Flory Koole" w:date="2025-02-20T15:45:00Z" w16du:dateUtc="2025-02-20T14:45:00Z">
        <w:r w:rsidRPr="00BD2981">
          <w:t>dlnPensioenDatumWerkelijk</w:t>
        </w:r>
      </w:ins>
      <w:ins w:id="2239" w:author="Flory Koole" w:date="2025-02-21T15:47:00Z" w16du:dateUtc="2025-02-21T14:47:00Z">
        <w:r w:rsidR="009D6F45">
          <w:t xml:space="preserve"> (</w:t>
        </w:r>
      </w:ins>
      <w:ins w:id="2240" w:author="Flory Koole" w:date="2025-02-21T15:47:00Z">
        <w:r w:rsidR="009D6F45" w:rsidRPr="009D6F45">
          <w:t>dlnKeuzePensioenDatum</w:t>
        </w:r>
      </w:ins>
      <w:ins w:id="2241" w:author="Flory Koole" w:date="2025-02-21T15:47:00Z" w16du:dateUtc="2025-02-21T14:47:00Z">
        <w:r w:rsidR="009D6F45">
          <w:t>)</w:t>
        </w:r>
      </w:ins>
    </w:p>
    <w:p w14:paraId="349EDF95" w14:textId="77777777" w:rsidR="00076D70" w:rsidRDefault="00076D70" w:rsidP="00076D70">
      <w:pPr>
        <w:pStyle w:val="ListParagraph"/>
        <w:numPr>
          <w:ilvl w:val="0"/>
          <w:numId w:val="6"/>
        </w:numPr>
        <w:rPr>
          <w:ins w:id="2242" w:author="Flory Koole" w:date="2025-02-20T15:45:00Z" w16du:dateUtc="2025-02-20T14:45:00Z"/>
        </w:rPr>
      </w:pPr>
      <w:ins w:id="2243" w:author="Flory Koole" w:date="2025-02-20T15:45:00Z" w16du:dateUtc="2025-02-20T14:45:00Z">
        <w:r>
          <w:t>Overgangen</w:t>
        </w:r>
      </w:ins>
    </w:p>
    <w:p w14:paraId="4DF429D9" w14:textId="2B6D8512" w:rsidR="00076D70" w:rsidRDefault="00076D70" w:rsidP="00076D70">
      <w:pPr>
        <w:pStyle w:val="ListParagraph"/>
        <w:numPr>
          <w:ilvl w:val="1"/>
          <w:numId w:val="6"/>
        </w:numPr>
        <w:rPr>
          <w:ins w:id="2244" w:author="Flory Koole" w:date="2025-02-20T15:45:00Z" w16du:dateUtc="2025-02-20T14:45:00Z"/>
        </w:rPr>
      </w:pPr>
      <w:ins w:id="2245" w:author="Flory Koole" w:date="2025-02-20T15:45:00Z" w16du:dateUtc="2025-02-20T14:45:00Z">
        <w:r>
          <w:t xml:space="preserve">Kan voor deelnemers die nog niet gepensioneerd zijn, inclusief verevende partners, status wordt </w:t>
        </w:r>
      </w:ins>
      <w:ins w:id="2246" w:author="Flory Koole" w:date="2025-02-20T15:59:00Z" w16du:dateUtc="2025-02-20T14:59:00Z">
        <w:r w:rsidR="009809BA">
          <w:t>(ex-partner bij) premievrij</w:t>
        </w:r>
        <w:r w:rsidR="000A4D9B">
          <w:t xml:space="preserve"> (PV)</w:t>
        </w:r>
      </w:ins>
    </w:p>
    <w:p w14:paraId="2AF6580E" w14:textId="62F72579" w:rsidR="00076D70" w:rsidRDefault="00076D70" w:rsidP="00076D70">
      <w:pPr>
        <w:pStyle w:val="ListParagraph"/>
        <w:numPr>
          <w:ilvl w:val="1"/>
          <w:numId w:val="6"/>
        </w:numPr>
        <w:rPr>
          <w:ins w:id="2247" w:author="Flory Koole" w:date="2025-02-20T15:45:00Z" w16du:dateUtc="2025-02-20T14:45:00Z"/>
        </w:rPr>
      </w:pPr>
      <w:ins w:id="2248" w:author="Flory Koole" w:date="2025-02-20T15:45:00Z" w16du:dateUtc="2025-02-20T14:45:00Z">
        <w:r>
          <w:t>Risicopensioenen vervallen</w:t>
        </w:r>
      </w:ins>
    </w:p>
    <w:p w14:paraId="479CCBFB" w14:textId="56B2665B" w:rsidR="00076D70" w:rsidRDefault="00076D70" w:rsidP="00076D70">
      <w:pPr>
        <w:pStyle w:val="ListParagraph"/>
        <w:numPr>
          <w:ilvl w:val="2"/>
          <w:numId w:val="6"/>
        </w:numPr>
        <w:rPr>
          <w:ins w:id="2249" w:author="Flory Koole" w:date="2025-02-20T15:45:00Z" w16du:dateUtc="2025-02-20T14:45:00Z"/>
        </w:rPr>
      </w:pPr>
      <w:ins w:id="2250" w:author="Flory Koole" w:date="2025-02-20T15:45:00Z" w16du:dateUtc="2025-02-20T14:45:00Z">
        <w:r>
          <w:t>LPPTR moet uit overgangsrecht blijven tot de reglementaire pensioendatum.</w:t>
        </w:r>
      </w:ins>
      <w:ins w:id="2251" w:author="Flory Koole" w:date="2025-02-21T15:43:00Z" w16du:dateUtc="2025-02-21T14:43:00Z">
        <w:r w:rsidR="003D7397">
          <w:t xml:space="preserve"> Dit</w:t>
        </w:r>
      </w:ins>
      <w:ins w:id="2252" w:author="Flory Koole" w:date="2025-02-20T15:53:00Z" w16du:dateUtc="2025-02-20T14:53:00Z">
        <w:r w:rsidR="00D85050">
          <w:t xml:space="preserve"> blijft dit staan en wordt de waarde mee</w:t>
        </w:r>
      </w:ins>
      <w:ins w:id="2253" w:author="Flory Koole" w:date="2025-02-20T15:54:00Z" w16du:dateUtc="2025-02-20T14:54:00Z">
        <w:r w:rsidR="00D85050">
          <w:t>genomen in de UWO?</w:t>
        </w:r>
      </w:ins>
      <w:ins w:id="2254" w:author="Flory Koole" w:date="2025-02-20T15:45:00Z" w16du:dateUtc="2025-02-20T14:45:00Z">
        <w:r w:rsidRPr="003007FE">
          <w:t xml:space="preserve"> </w:t>
        </w:r>
      </w:ins>
    </w:p>
    <w:p w14:paraId="654A2D2E" w14:textId="77777777" w:rsidR="00076D70" w:rsidRDefault="00076D70" w:rsidP="00076D70">
      <w:pPr>
        <w:pStyle w:val="ListParagraph"/>
        <w:numPr>
          <w:ilvl w:val="0"/>
          <w:numId w:val="6"/>
        </w:numPr>
        <w:rPr>
          <w:ins w:id="2255" w:author="Flory Koole" w:date="2025-02-20T15:45:00Z" w16du:dateUtc="2025-02-20T14:45:00Z"/>
        </w:rPr>
      </w:pPr>
      <w:ins w:id="2256" w:author="Flory Koole" w:date="2025-02-20T15:45:00Z" w16du:dateUtc="2025-02-20T14:45:00Z">
        <w:r>
          <w:t>Koppelingen</w:t>
        </w:r>
      </w:ins>
    </w:p>
    <w:p w14:paraId="69B4251C" w14:textId="77777777" w:rsidR="00076D70" w:rsidRDefault="00076D70" w:rsidP="00076D70">
      <w:pPr>
        <w:pStyle w:val="ListParagraph"/>
        <w:numPr>
          <w:ilvl w:val="1"/>
          <w:numId w:val="6"/>
        </w:numPr>
        <w:rPr>
          <w:ins w:id="2257" w:author="Flory Koole" w:date="2025-02-20T15:45:00Z" w16du:dateUtc="2025-02-20T14:45:00Z"/>
        </w:rPr>
      </w:pPr>
      <w:ins w:id="2258" w:author="Flory Koole" w:date="2025-02-20T15:45:00Z" w16du:dateUtc="2025-02-20T14:45:00Z">
        <w:r w:rsidRPr="00BD2981">
          <w:t>Wijziging status ex-partner</w:t>
        </w:r>
      </w:ins>
    </w:p>
    <w:p w14:paraId="3F00967D" w14:textId="19F4B31A" w:rsidR="00076D70" w:rsidRDefault="00076D70" w:rsidP="00076D70">
      <w:pPr>
        <w:pStyle w:val="ListParagraph"/>
        <w:numPr>
          <w:ilvl w:val="1"/>
          <w:numId w:val="6"/>
        </w:numPr>
        <w:rPr>
          <w:ins w:id="2259" w:author="Flory Koole" w:date="2025-02-20T15:45:00Z" w16du:dateUtc="2025-02-20T14:45:00Z"/>
        </w:rPr>
      </w:pPr>
      <w:ins w:id="2260" w:author="Flory Koole" w:date="2025-02-20T15:45:00Z" w16du:dateUtc="2025-02-20T14:45:00Z">
        <w:r>
          <w:t xml:space="preserve">Andere component: </w:t>
        </w:r>
      </w:ins>
      <w:ins w:id="2261" w:author="Flory Koole" w:date="2025-02-20T16:00:00Z" w16du:dateUtc="2025-02-20T15:00:00Z">
        <w:r w:rsidR="009F4B96">
          <w:t>Shoppen bij p</w:t>
        </w:r>
      </w:ins>
      <w:ins w:id="2262" w:author="Flory Koole" w:date="2025-02-20T15:45:00Z" w16du:dateUtc="2025-02-20T14:45:00Z">
        <w:r>
          <w:t>ensionering in excasso</w:t>
        </w:r>
      </w:ins>
    </w:p>
    <w:p w14:paraId="73438E0D" w14:textId="77777777" w:rsidR="00076D70" w:rsidRDefault="00076D70" w:rsidP="00076D70">
      <w:pPr>
        <w:pStyle w:val="ListParagraph"/>
        <w:numPr>
          <w:ilvl w:val="0"/>
          <w:numId w:val="6"/>
        </w:numPr>
        <w:rPr>
          <w:ins w:id="2263" w:author="Flory Koole" w:date="2025-02-20T15:45:00Z" w16du:dateUtc="2025-02-20T14:45:00Z"/>
        </w:rPr>
      </w:pPr>
      <w:ins w:id="2264" w:author="Flory Koole" w:date="2025-02-20T15:45:00Z" w16du:dateUtc="2025-02-20T14:45:00Z">
        <w:r>
          <w:t>Speciale berekeningen</w:t>
        </w:r>
      </w:ins>
    </w:p>
    <w:p w14:paraId="01AD899A" w14:textId="77777777" w:rsidR="00076D70" w:rsidRDefault="00076D70" w:rsidP="00076D70">
      <w:pPr>
        <w:pStyle w:val="ListParagraph"/>
        <w:numPr>
          <w:ilvl w:val="1"/>
          <w:numId w:val="6"/>
        </w:numPr>
        <w:rPr>
          <w:ins w:id="2265" w:author="Flory Koole" w:date="2025-02-20T15:45:00Z" w16du:dateUtc="2025-02-20T14:45:00Z"/>
        </w:rPr>
      </w:pPr>
      <w:ins w:id="2266" w:author="Flory Koole" w:date="2025-02-20T15:45:00Z" w16du:dateUtc="2025-02-20T14:45:00Z">
        <w:r w:rsidRPr="00F005DA">
          <w:t>dlnPensioenDatumWerkelijk</w:t>
        </w:r>
        <w:r>
          <w:t xml:space="preserve"> = </w:t>
        </w:r>
        <w:r w:rsidRPr="00F005DA">
          <w:t>dlnKeuzePensioenDatum</w:t>
        </w:r>
      </w:ins>
    </w:p>
    <w:p w14:paraId="6A10E077" w14:textId="77777777" w:rsidR="00472BBC" w:rsidRDefault="00472BBC" w:rsidP="00AD541C">
      <w:pPr>
        <w:spacing w:line="240" w:lineRule="auto"/>
        <w:rPr>
          <w:ins w:id="2267" w:author="Flory Koole" w:date="2025-02-21T15:43:00Z" w16du:dateUtc="2025-02-21T14:43:00Z"/>
        </w:rPr>
      </w:pPr>
    </w:p>
    <w:p w14:paraId="0EA89A77" w14:textId="77777777" w:rsidR="007B1201" w:rsidRDefault="007B1201" w:rsidP="00AD541C">
      <w:pPr>
        <w:spacing w:line="240" w:lineRule="auto"/>
      </w:pPr>
    </w:p>
    <w:p w14:paraId="779FF1CB" w14:textId="6703A35D" w:rsidR="00F30D65" w:rsidRDefault="00F30D65" w:rsidP="00033070">
      <w:pPr>
        <w:pStyle w:val="Heading3"/>
      </w:pPr>
      <w:bookmarkStart w:id="2268" w:name="_Toc187312199"/>
      <w:bookmarkStart w:id="2269" w:name="_Toc1493186868"/>
      <w:bookmarkStart w:id="2270" w:name="_Toc75519390"/>
      <w:r>
        <w:t>Deeltijdpensionering (</w:t>
      </w:r>
      <w:r w:rsidRPr="2B26B8BC">
        <w:rPr>
          <w:color w:val="FF0000"/>
        </w:rPr>
        <w:t>nog uitwerken</w:t>
      </w:r>
      <w:r>
        <w:t>)</w:t>
      </w:r>
      <w:bookmarkEnd w:id="2268"/>
      <w:bookmarkEnd w:id="2269"/>
      <w:bookmarkEnd w:id="2270"/>
    </w:p>
    <w:p w14:paraId="0FE460B9" w14:textId="15F35227" w:rsidR="00217817" w:rsidRDefault="004E6E81" w:rsidP="00AD541C">
      <w:pPr>
        <w:spacing w:line="240" w:lineRule="auto"/>
        <w:rPr>
          <w:ins w:id="2271" w:author="Flory Koole" w:date="2024-11-19T09:32:00Z" w16du:dateUtc="2024-11-19T08:32:00Z"/>
        </w:rPr>
      </w:pPr>
      <w:ins w:id="2272" w:author="Flory Koole" w:date="2024-11-19T09:32:00Z" w16du:dateUtc="2024-11-19T08:32:00Z">
        <w:r>
          <w:t>Status</w:t>
        </w:r>
        <w:r w:rsidR="005A3D1E">
          <w:t xml:space="preserve"> d.d. 13-11</w:t>
        </w:r>
        <w:r w:rsidR="00054D48">
          <w:t xml:space="preserve">: </w:t>
        </w:r>
      </w:ins>
      <w:ins w:id="2273" w:author="Flory Koole" w:date="2024-11-19T09:32:00Z">
        <w:r w:rsidRPr="004E6E81">
          <w:t xml:space="preserve">deelnemers met deeltijdpensioen </w:t>
        </w:r>
      </w:ins>
      <w:ins w:id="2274" w:author="Flory Koole" w:date="2024-11-19T09:33:00Z" w16du:dateUtc="2024-11-19T08:33:00Z">
        <w:r w:rsidR="004B1C9F">
          <w:t xml:space="preserve">kunnen </w:t>
        </w:r>
        <w:r w:rsidR="00D14A68">
          <w:t>worden ge</w:t>
        </w:r>
      </w:ins>
      <w:ins w:id="2275" w:author="Flory Koole" w:date="2024-11-19T09:32:00Z">
        <w:r w:rsidRPr="004E6E81">
          <w:t>migree</w:t>
        </w:r>
      </w:ins>
      <w:ins w:id="2276" w:author="Flory Koole" w:date="2024-11-19T09:33:00Z" w16du:dateUtc="2024-11-19T08:33:00Z">
        <w:r w:rsidR="00B95496">
          <w:t>rd</w:t>
        </w:r>
      </w:ins>
      <w:ins w:id="2277" w:author="Flory Koole" w:date="2024-11-19T09:32:00Z">
        <w:r w:rsidRPr="004E6E81">
          <w:t xml:space="preserve"> en invaren. Bij invaren wordt het deeltijd pensioen (LOPDT) omgezet in variabel deeltijd pensioen (LOPFDT). De hoogte van de aanspraak blijft gelijk. LOPFDT krijgt bij invaren dakpannen.</w:t>
        </w:r>
      </w:ins>
    </w:p>
    <w:p w14:paraId="5298C160" w14:textId="77777777" w:rsidR="00217817" w:rsidRDefault="00217817" w:rsidP="00AD541C">
      <w:pPr>
        <w:spacing w:line="240" w:lineRule="auto"/>
        <w:rPr>
          <w:ins w:id="2278" w:author="Flory Koole" w:date="2025-04-08T08:52:00Z" w16du:dateUtc="2025-04-08T06:52:00Z"/>
        </w:rPr>
      </w:pPr>
    </w:p>
    <w:p w14:paraId="3FCDAD70" w14:textId="6AE4CF2A" w:rsidR="007845FF" w:rsidRDefault="00260A05" w:rsidP="00AD541C">
      <w:pPr>
        <w:spacing w:line="240" w:lineRule="auto"/>
        <w:rPr>
          <w:ins w:id="2279" w:author="Flory Koole" w:date="2025-04-08T08:53:00Z" w16du:dateUtc="2025-04-08T06:53:00Z"/>
        </w:rPr>
      </w:pPr>
      <w:ins w:id="2280" w:author="Flory Koole" w:date="2025-04-08T08:52:00Z" w16du:dateUtc="2025-04-08T06:52:00Z">
        <w:r>
          <w:t>Sprint</w:t>
        </w:r>
      </w:ins>
      <w:ins w:id="2281" w:author="Flory Koole" w:date="2025-04-08T08:53:00Z" w16du:dateUtc="2025-04-08T06:53:00Z">
        <w:r>
          <w:t>overdracht 17-03-2025:</w:t>
        </w:r>
      </w:ins>
    </w:p>
    <w:p w14:paraId="286CF207" w14:textId="77777777" w:rsidR="00260A05" w:rsidRPr="00260A05" w:rsidRDefault="00260A05" w:rsidP="00260A05">
      <w:pPr>
        <w:spacing w:line="240" w:lineRule="auto"/>
        <w:rPr>
          <w:ins w:id="2282" w:author="Flory Koole" w:date="2025-04-08T08:53:00Z"/>
          <w:b/>
          <w:bCs/>
        </w:rPr>
      </w:pPr>
      <w:ins w:id="2283" w:author="Flory Koole" w:date="2025-04-08T08:53:00Z">
        <w:r w:rsidRPr="00260A05">
          <w:rPr>
            <w:b/>
            <w:bCs/>
          </w:rPr>
          <w:t>3845023 Aanvang deeltijd en vervolggebeurtenissen</w:t>
        </w:r>
      </w:ins>
    </w:p>
    <w:p w14:paraId="768DCCB5" w14:textId="1B50C775" w:rsidR="00260A05" w:rsidRPr="00260A05" w:rsidRDefault="000B086E">
      <w:pPr>
        <w:numPr>
          <w:ilvl w:val="0"/>
          <w:numId w:val="50"/>
        </w:numPr>
        <w:spacing w:before="0" w:after="0" w:line="240" w:lineRule="auto"/>
        <w:ind w:hanging="357"/>
        <w:rPr>
          <w:ins w:id="2284" w:author="Flory Koole" w:date="2025-04-08T08:53:00Z"/>
        </w:rPr>
        <w:pPrChange w:id="2285" w:author="Flory Koole" w:date="2025-04-08T08:53:00Z" w16du:dateUtc="2025-04-08T06:53:00Z">
          <w:pPr>
            <w:numPr>
              <w:numId w:val="50"/>
            </w:numPr>
            <w:spacing w:line="240" w:lineRule="auto"/>
            <w:ind w:left="360" w:hanging="360"/>
          </w:pPr>
        </w:pPrChange>
      </w:pPr>
      <w:ins w:id="2286" w:author="Flory Koole" w:date="2025-04-08T08:53:00Z" w16du:dateUtc="2025-04-08T06:53:00Z">
        <w:r>
          <w:t xml:space="preserve">Aparte </w:t>
        </w:r>
      </w:ins>
      <w:ins w:id="2287" w:author="Flory Koole" w:date="2025-04-08T08:54:00Z" w16du:dateUtc="2025-04-08T06:54:00Z">
        <w:r w:rsidR="005E6566">
          <w:t>keuzes voor deeltijdpensionering,</w:t>
        </w:r>
      </w:ins>
      <w:ins w:id="2288" w:author="Flory Koole" w:date="2025-04-08T08:53:00Z">
        <w:r w:rsidR="00260A05" w:rsidRPr="00260A05">
          <w:t xml:space="preserve"> </w:t>
        </w:r>
      </w:ins>
      <w:ins w:id="2289" w:author="Flory Koole" w:date="2025-04-08T08:54:00Z" w16du:dateUtc="2025-04-08T06:54:00Z">
        <w:r w:rsidR="005E6566">
          <w:t>via gebruikelijke gebeurtenis</w:t>
        </w:r>
        <w:r w:rsidR="00B0748C">
          <w:t xml:space="preserve"> Keuzes pensionering</w:t>
        </w:r>
      </w:ins>
    </w:p>
    <w:p w14:paraId="38F3379C" w14:textId="579443A3" w:rsidR="00260A05" w:rsidRPr="00260A05" w:rsidRDefault="00260A05">
      <w:pPr>
        <w:numPr>
          <w:ilvl w:val="0"/>
          <w:numId w:val="50"/>
        </w:numPr>
        <w:spacing w:before="0" w:after="0" w:line="240" w:lineRule="auto"/>
        <w:ind w:hanging="357"/>
        <w:rPr>
          <w:ins w:id="2290" w:author="Flory Koole" w:date="2025-04-08T08:53:00Z"/>
        </w:rPr>
        <w:pPrChange w:id="2291" w:author="Flory Koole" w:date="2025-04-08T08:53:00Z" w16du:dateUtc="2025-04-08T06:53:00Z">
          <w:pPr>
            <w:numPr>
              <w:numId w:val="50"/>
            </w:numPr>
            <w:spacing w:line="240" w:lineRule="auto"/>
            <w:ind w:left="360" w:hanging="360"/>
          </w:pPr>
        </w:pPrChange>
      </w:pPr>
      <w:ins w:id="2292" w:author="Flory Koole" w:date="2025-04-08T08:53:00Z">
        <w:r w:rsidRPr="00260A05">
          <w:t xml:space="preserve">Deeltijdpensionering wordt uitgevoerd met de pensioenopdracht </w:t>
        </w:r>
      </w:ins>
    </w:p>
    <w:p w14:paraId="65A93F40" w14:textId="77777777" w:rsidR="00260A05" w:rsidRPr="00260A05" w:rsidRDefault="00260A05">
      <w:pPr>
        <w:numPr>
          <w:ilvl w:val="0"/>
          <w:numId w:val="50"/>
        </w:numPr>
        <w:spacing w:before="0" w:after="0" w:line="240" w:lineRule="auto"/>
        <w:ind w:hanging="357"/>
        <w:rPr>
          <w:ins w:id="2293" w:author="Flory Koole" w:date="2025-04-08T08:53:00Z"/>
        </w:rPr>
        <w:pPrChange w:id="2294" w:author="Flory Koole" w:date="2025-04-08T08:53:00Z" w16du:dateUtc="2025-04-08T06:53:00Z">
          <w:pPr>
            <w:numPr>
              <w:numId w:val="50"/>
            </w:numPr>
            <w:spacing w:line="240" w:lineRule="auto"/>
            <w:ind w:left="360" w:hanging="360"/>
          </w:pPr>
        </w:pPrChange>
      </w:pPr>
      <w:ins w:id="2295" w:author="Flory Koole" w:date="2025-04-08T08:53:00Z">
        <w:r w:rsidRPr="00260A05">
          <w:t>ToDo</w:t>
        </w:r>
      </w:ins>
    </w:p>
    <w:p w14:paraId="28EC6373" w14:textId="77777777" w:rsidR="00260A05" w:rsidRPr="00260A05" w:rsidRDefault="00260A05">
      <w:pPr>
        <w:numPr>
          <w:ilvl w:val="1"/>
          <w:numId w:val="50"/>
        </w:numPr>
        <w:spacing w:before="0" w:after="0" w:line="240" w:lineRule="auto"/>
        <w:ind w:hanging="357"/>
        <w:rPr>
          <w:ins w:id="2296" w:author="Flory Koole" w:date="2025-04-08T08:53:00Z"/>
        </w:rPr>
        <w:pPrChange w:id="2297" w:author="Flory Koole" w:date="2025-04-08T08:53:00Z" w16du:dateUtc="2025-04-08T06:53:00Z">
          <w:pPr>
            <w:numPr>
              <w:ilvl w:val="1"/>
              <w:numId w:val="50"/>
            </w:numPr>
            <w:spacing w:line="240" w:lineRule="auto"/>
            <w:ind w:left="1080" w:hanging="360"/>
          </w:pPr>
        </w:pPrChange>
      </w:pPr>
      <w:ins w:id="2298" w:author="Flory Koole" w:date="2025-04-08T08:53:00Z">
        <w:r w:rsidRPr="00260A05">
          <w:t>4197972 CVP inkoop voor deeltijdpensionering</w:t>
        </w:r>
      </w:ins>
    </w:p>
    <w:p w14:paraId="0FB00D85" w14:textId="77777777" w:rsidR="00260A05" w:rsidRPr="00260A05" w:rsidRDefault="00260A05">
      <w:pPr>
        <w:numPr>
          <w:ilvl w:val="1"/>
          <w:numId w:val="50"/>
        </w:numPr>
        <w:spacing w:before="0" w:after="0" w:line="240" w:lineRule="auto"/>
        <w:ind w:hanging="357"/>
        <w:rPr>
          <w:ins w:id="2299" w:author="Flory Koole" w:date="2025-04-08T08:53:00Z"/>
        </w:rPr>
        <w:pPrChange w:id="2300" w:author="Flory Koole" w:date="2025-04-08T08:53:00Z" w16du:dateUtc="2025-04-08T06:53:00Z">
          <w:pPr>
            <w:numPr>
              <w:ilvl w:val="1"/>
              <w:numId w:val="50"/>
            </w:numPr>
            <w:spacing w:line="240" w:lineRule="auto"/>
            <w:ind w:left="1080" w:hanging="360"/>
          </w:pPr>
        </w:pPrChange>
      </w:pPr>
      <w:ins w:id="2301" w:author="Flory Koole" w:date="2025-04-08T08:53:00Z">
        <w:r w:rsidRPr="00260A05">
          <w:t>4197736 Stijgende/dalende uitkering</w:t>
        </w:r>
      </w:ins>
    </w:p>
    <w:p w14:paraId="558750B5" w14:textId="77777777" w:rsidR="00260A05" w:rsidRDefault="00260A05" w:rsidP="00AD541C">
      <w:pPr>
        <w:spacing w:line="240" w:lineRule="auto"/>
        <w:rPr>
          <w:ins w:id="2302" w:author="Flory Koole" w:date="2024-11-19T09:32:00Z" w16du:dateUtc="2024-11-19T08:32:00Z"/>
        </w:rPr>
      </w:pPr>
    </w:p>
    <w:p w14:paraId="31303D60" w14:textId="395D7D32" w:rsidR="00F30D65" w:rsidRDefault="00F30D65" w:rsidP="00AD541C">
      <w:pPr>
        <w:spacing w:line="240" w:lineRule="auto"/>
      </w:pPr>
      <w:r>
        <w:t>Samenloop van deeltijd op 01-01 en de reguliere geleidelijke inkoop: nog te bepalen hoe dit moet werken</w:t>
      </w:r>
      <w:r w:rsidR="003A5CFE">
        <w:t xml:space="preserve">. </w:t>
      </w:r>
    </w:p>
    <w:p w14:paraId="0A7EADAC" w14:textId="54DE0FEF" w:rsidR="003A5CFE" w:rsidRDefault="003A5CFE" w:rsidP="00AD541C">
      <w:pPr>
        <w:spacing w:line="240" w:lineRule="auto"/>
      </w:pPr>
      <w:r>
        <w:t>Idee bij deeltijd (uitgewerkt door APS): reeds ingekochte deel gaat naar rato deeltijd in, van het (resterende) kapitaal koop je naar rato deeltijd in en al deze additionele inkoop gaat meteen in.</w:t>
      </w:r>
    </w:p>
    <w:p w14:paraId="2FB9954A" w14:textId="77777777" w:rsidR="003A5CFE" w:rsidRDefault="003A5CFE" w:rsidP="00AD541C">
      <w:pPr>
        <w:spacing w:line="240" w:lineRule="auto"/>
      </w:pPr>
    </w:p>
    <w:p w14:paraId="53AB6236" w14:textId="4E2625EA" w:rsidR="003A5CFE" w:rsidRDefault="003A5CFE" w:rsidP="00AD541C">
      <w:pPr>
        <w:spacing w:line="240" w:lineRule="auto"/>
      </w:pPr>
      <w:r>
        <w:t>Voorbeeld: deeltijd 40%</w:t>
      </w:r>
    </w:p>
    <w:p w14:paraId="352639E9" w14:textId="2C894C23" w:rsidR="003A5CFE" w:rsidRDefault="003A5CFE" w:rsidP="00AD541C">
      <w:pPr>
        <w:spacing w:line="240" w:lineRule="auto"/>
      </w:pPr>
      <w:r>
        <w:t>LOPF = 1.000 latent, wordt 600 latent en 400 (act. herrekend) ingegaan</w:t>
      </w:r>
    </w:p>
    <w:p w14:paraId="19DD7A91" w14:textId="07A42C72" w:rsidR="003A5CFE" w:rsidRDefault="003A5CFE" w:rsidP="00AD541C">
      <w:pPr>
        <w:spacing w:line="240" w:lineRule="auto"/>
      </w:pPr>
      <w:r>
        <w:t>100 units: 40% units = 40 units verkopen, stel dat is 4.000 kapitaal. Daarvan koop je standaard LOPF/LPPF op reglementaire pensioendatum (kan alleen uiterlijk op reglementair). Bij de deeltijdpensionering ga je dit actuarieel herrekenen (vervroegde ingang).</w:t>
      </w:r>
      <w:r w:rsidR="00537CAF">
        <w:t xml:space="preserve"> </w:t>
      </w:r>
      <w:r w:rsidR="00537CAF" w:rsidRPr="00033070">
        <w:rPr>
          <w:color w:val="FF0000"/>
        </w:rPr>
        <w:t>Let op, gewenst</w:t>
      </w:r>
      <w:r w:rsidR="00537CAF">
        <w:t>: al het LOP dat uit dit kapitaal wordt gekocht, moet ingaan als DT pensioen. Het gehele LPP dat uit dit kapitaal wordt gekocht, moet komen in LPPDT, geen uitgesteld risico</w:t>
      </w:r>
      <w:r w:rsidR="00AB49A3">
        <w:t>.</w:t>
      </w:r>
    </w:p>
    <w:p w14:paraId="044E0DDE" w14:textId="77777777" w:rsidR="003A5CFE" w:rsidRDefault="003A5CFE" w:rsidP="00AD541C">
      <w:pPr>
        <w:spacing w:line="240" w:lineRule="auto"/>
      </w:pPr>
    </w:p>
    <w:p w14:paraId="32482F85" w14:textId="77777777" w:rsidR="00F30D65" w:rsidRDefault="00F30D65" w:rsidP="00AD541C">
      <w:pPr>
        <w:spacing w:line="240" w:lineRule="auto"/>
      </w:pPr>
    </w:p>
    <w:p w14:paraId="206DF889" w14:textId="55B6E8DE" w:rsidR="003F4B05" w:rsidRDefault="003F4B05" w:rsidP="00104470">
      <w:pPr>
        <w:pStyle w:val="Heading3"/>
      </w:pPr>
      <w:bookmarkStart w:id="2303" w:name="_Toc187312200"/>
      <w:bookmarkStart w:id="2304" w:name="_Toc1022134922"/>
      <w:bookmarkStart w:id="2305" w:name="_Toc686137306"/>
      <w:r>
        <w:t>Uitstel</w:t>
      </w:r>
      <w:bookmarkEnd w:id="2303"/>
      <w:bookmarkEnd w:id="2304"/>
      <w:bookmarkEnd w:id="2305"/>
      <w:r w:rsidR="00195689">
        <w:t xml:space="preserve"> </w:t>
      </w:r>
    </w:p>
    <w:p w14:paraId="49BE7D74" w14:textId="77777777" w:rsidR="0013752B" w:rsidRPr="0013752B" w:rsidRDefault="0013752B" w:rsidP="0013752B">
      <w:pPr>
        <w:spacing w:before="0" w:after="0" w:line="240" w:lineRule="auto"/>
        <w:rPr>
          <w:rFonts w:eastAsia="Times New Roman" w:cs="Calibri"/>
        </w:rPr>
      </w:pPr>
      <w:r w:rsidRPr="0013752B">
        <w:rPr>
          <w:rFonts w:eastAsia="Times New Roman" w:cs="Calibri"/>
        </w:rPr>
        <w:t xml:space="preserve">Als er een gewenste pensioendatum is gekozen die ligt ná de reguliere pensioendatum, dan volgt op de reguliere pensioendatum een uitstelgebeurtenis. </w:t>
      </w:r>
    </w:p>
    <w:p w14:paraId="66085C25" w14:textId="77777777" w:rsidR="005B7700" w:rsidRDefault="005B7700" w:rsidP="005B7700"/>
    <w:p w14:paraId="7A02D3C2" w14:textId="028FE9C8" w:rsidR="005B7700" w:rsidRDefault="005B7700" w:rsidP="005B7700">
      <w:r>
        <w:t>Relevante zaken m.b.t. deze gebeurtenis:</w:t>
      </w:r>
    </w:p>
    <w:p w14:paraId="5982A6B9" w14:textId="77777777" w:rsidR="005B7700" w:rsidRDefault="005B7700" w:rsidP="00C93802">
      <w:pPr>
        <w:pStyle w:val="ListParagraph"/>
        <w:numPr>
          <w:ilvl w:val="0"/>
          <w:numId w:val="21"/>
        </w:numPr>
      </w:pPr>
      <w:r>
        <w:t>Afleidbaar of opdrachtvolgend: opdrachtvolgend</w:t>
      </w:r>
    </w:p>
    <w:p w14:paraId="0442DAC2" w14:textId="77777777" w:rsidR="005B7700" w:rsidRDefault="005B7700" w:rsidP="00C93802">
      <w:pPr>
        <w:pStyle w:val="ListParagraph"/>
        <w:numPr>
          <w:ilvl w:val="0"/>
          <w:numId w:val="21"/>
        </w:numPr>
      </w:pPr>
      <w:r>
        <w:t>Invoer en controles</w:t>
      </w:r>
    </w:p>
    <w:p w14:paraId="13CEE5E6" w14:textId="77777777" w:rsidR="005B7700" w:rsidRDefault="005B7700" w:rsidP="00C93802">
      <w:pPr>
        <w:pStyle w:val="ListParagraph"/>
        <w:numPr>
          <w:ilvl w:val="1"/>
          <w:numId w:val="21"/>
        </w:numPr>
      </w:pPr>
      <w:r>
        <w:t>dlnPensioenDatumWerkelijk</w:t>
      </w:r>
    </w:p>
    <w:p w14:paraId="03565C7C" w14:textId="77777777" w:rsidR="005B7700" w:rsidRDefault="005B7700" w:rsidP="00C93802">
      <w:pPr>
        <w:pStyle w:val="ListParagraph"/>
        <w:numPr>
          <w:ilvl w:val="0"/>
          <w:numId w:val="21"/>
        </w:numPr>
      </w:pPr>
      <w:r>
        <w:t>Overgangen</w:t>
      </w:r>
    </w:p>
    <w:p w14:paraId="2326AFCE" w14:textId="70B4847C" w:rsidR="005B7700" w:rsidRDefault="005B7700" w:rsidP="00C93802">
      <w:pPr>
        <w:pStyle w:val="ListParagraph"/>
        <w:numPr>
          <w:ilvl w:val="1"/>
          <w:numId w:val="21"/>
        </w:numPr>
      </w:pPr>
      <w:r>
        <w:t>Kan voor deelnemers die actief</w:t>
      </w:r>
      <w:r w:rsidR="000424B6">
        <w:t>, arbeidsongeschikt</w:t>
      </w:r>
      <w:r>
        <w:t xml:space="preserve"> </w:t>
      </w:r>
      <w:r w:rsidR="000424B6">
        <w:t xml:space="preserve">of </w:t>
      </w:r>
      <w:r>
        <w:t xml:space="preserve">premievrij zijn, status wordt </w:t>
      </w:r>
      <w:r w:rsidRPr="00033070">
        <w:t>premievrij</w:t>
      </w:r>
    </w:p>
    <w:p w14:paraId="1E333280" w14:textId="275E2F2F" w:rsidR="005B7700" w:rsidRDefault="005B7700" w:rsidP="00C93802">
      <w:pPr>
        <w:pStyle w:val="ListParagraph"/>
        <w:numPr>
          <w:ilvl w:val="2"/>
          <w:numId w:val="21"/>
        </w:numPr>
      </w:pPr>
      <w:r>
        <w:t>Risicopensioenen vervallen</w:t>
      </w:r>
    </w:p>
    <w:p w14:paraId="2D2528F9" w14:textId="77777777" w:rsidR="005B7700" w:rsidRDefault="005B7700" w:rsidP="00C93802">
      <w:pPr>
        <w:pStyle w:val="ListParagraph"/>
        <w:numPr>
          <w:ilvl w:val="0"/>
          <w:numId w:val="21"/>
        </w:numPr>
      </w:pPr>
      <w:r>
        <w:t>Koppelingen</w:t>
      </w:r>
    </w:p>
    <w:p w14:paraId="05A1B572" w14:textId="3510C2ED" w:rsidR="005B7700" w:rsidRDefault="00C7416C" w:rsidP="00C93802">
      <w:pPr>
        <w:pStyle w:val="ListParagraph"/>
        <w:numPr>
          <w:ilvl w:val="1"/>
          <w:numId w:val="21"/>
        </w:numPr>
      </w:pPr>
      <w:r>
        <w:t xml:space="preserve">Andere deelnemer: </w:t>
      </w:r>
      <w:r w:rsidR="005B7700">
        <w:t>Uitstel verevende ex-partner</w:t>
      </w:r>
    </w:p>
    <w:p w14:paraId="23EB64AC" w14:textId="584D0FF4" w:rsidR="00C7416C" w:rsidRDefault="00C7416C" w:rsidP="00C93802">
      <w:pPr>
        <w:pStyle w:val="ListParagraph"/>
        <w:numPr>
          <w:ilvl w:val="1"/>
          <w:numId w:val="21"/>
        </w:numPr>
      </w:pPr>
      <w:r>
        <w:t>Andere component: Uitstel pensionering bij dienstverbanden</w:t>
      </w:r>
    </w:p>
    <w:p w14:paraId="1584B760" w14:textId="5B6BFEFF" w:rsidR="00C7416C" w:rsidRDefault="00C7416C" w:rsidP="00C93802">
      <w:pPr>
        <w:pStyle w:val="ListParagraph"/>
        <w:numPr>
          <w:ilvl w:val="2"/>
          <w:numId w:val="21"/>
        </w:numPr>
      </w:pPr>
      <w:r>
        <w:t>Dienstverbanden worden ook premievrij</w:t>
      </w:r>
    </w:p>
    <w:p w14:paraId="54CA3F9A" w14:textId="77777777" w:rsidR="005B7700" w:rsidRDefault="005B7700" w:rsidP="00C93802">
      <w:pPr>
        <w:pStyle w:val="ListParagraph"/>
        <w:numPr>
          <w:ilvl w:val="0"/>
          <w:numId w:val="21"/>
        </w:numPr>
      </w:pPr>
      <w:r>
        <w:t>Speciale berekeningen</w:t>
      </w:r>
    </w:p>
    <w:p w14:paraId="6F1B0ABB" w14:textId="6C688415" w:rsidR="000929D5" w:rsidRDefault="000929D5" w:rsidP="00C93802">
      <w:pPr>
        <w:pStyle w:val="ListParagraph"/>
        <w:numPr>
          <w:ilvl w:val="1"/>
          <w:numId w:val="21"/>
        </w:numPr>
        <w:rPr>
          <w:rFonts w:eastAsia="Times New Roman" w:cs="Calibri"/>
        </w:rPr>
      </w:pPr>
      <w:r w:rsidRPr="00F447BB">
        <w:t xml:space="preserve">De </w:t>
      </w:r>
      <w:r>
        <w:rPr>
          <w:rFonts w:eastAsia="Times New Roman" w:cs="Calibri"/>
        </w:rPr>
        <w:t>premieberekening zorgt ervoor dat premies nul zijn vanaf de reguliere pensioendatum</w:t>
      </w:r>
      <w:r w:rsidR="00521F2A">
        <w:rPr>
          <w:rFonts w:eastAsia="Times New Roman" w:cs="Calibri"/>
        </w:rPr>
        <w:t>; dit komt door premievrije dienstverbanden</w:t>
      </w:r>
    </w:p>
    <w:p w14:paraId="6DF6C83D" w14:textId="77777777" w:rsidR="005B7700" w:rsidRDefault="005B7700" w:rsidP="00C93802">
      <w:pPr>
        <w:pStyle w:val="ListParagraph"/>
        <w:numPr>
          <w:ilvl w:val="1"/>
          <w:numId w:val="21"/>
        </w:numPr>
      </w:pPr>
      <w:r>
        <w:t>dlnPensioenDatumWerkelijk = dlnKeuzePensioenDatum</w:t>
      </w:r>
    </w:p>
    <w:p w14:paraId="574EAC9F" w14:textId="5B51230F" w:rsidR="007D0699" w:rsidRPr="00033070" w:rsidRDefault="000929D5" w:rsidP="00C93802">
      <w:pPr>
        <w:pStyle w:val="ListParagraph"/>
        <w:numPr>
          <w:ilvl w:val="1"/>
          <w:numId w:val="21"/>
        </w:numPr>
      </w:pPr>
      <w:r w:rsidRPr="00033070">
        <w:t>dlnIngangsDatumPensioenLOPF = dlnPensioenDatumWerkelijk</w:t>
      </w:r>
    </w:p>
    <w:p w14:paraId="6400E3C0" w14:textId="342E0E34" w:rsidR="007D0699" w:rsidRDefault="007D0699" w:rsidP="00C93802">
      <w:pPr>
        <w:pStyle w:val="ListParagraph"/>
        <w:numPr>
          <w:ilvl w:val="1"/>
          <w:numId w:val="21"/>
        </w:numPr>
        <w:spacing w:before="0" w:after="0" w:line="240" w:lineRule="auto"/>
        <w:contextualSpacing w:val="0"/>
        <w:rPr>
          <w:rFonts w:eastAsia="Times New Roman" w:cs="Calibri"/>
        </w:rPr>
      </w:pPr>
      <w:r w:rsidRPr="00A15674">
        <w:rPr>
          <w:rFonts w:eastAsia="Times New Roman" w:cs="Calibri"/>
        </w:rPr>
        <w:t>dlnFlexUitstelFactor</w:t>
      </w:r>
      <w:r>
        <w:rPr>
          <w:rFonts w:eastAsia="Times New Roman" w:cs="Calibri"/>
        </w:rPr>
        <w:t xml:space="preserve">(ps) = </w:t>
      </w:r>
      <w:r w:rsidRPr="007D0699">
        <w:rPr>
          <w:rFonts w:eastAsia="Times New Roman" w:cs="Calibri"/>
        </w:rPr>
        <w:t>finKpsUniVr(ps) / finKpsUni(ps)</w:t>
      </w:r>
      <w:r w:rsidRPr="007D0699" w:rsidDel="00A15674">
        <w:rPr>
          <w:rFonts w:eastAsia="Times New Roman" w:cs="Calibri"/>
        </w:rPr>
        <w:t xml:space="preserve"> </w:t>
      </w:r>
    </w:p>
    <w:p w14:paraId="7DDF9269" w14:textId="3F7EBBCB" w:rsidR="0018400B" w:rsidRDefault="0018400B" w:rsidP="00C93802">
      <w:pPr>
        <w:pStyle w:val="ListParagraph"/>
        <w:numPr>
          <w:ilvl w:val="1"/>
          <w:numId w:val="21"/>
        </w:numPr>
        <w:spacing w:before="0" w:after="0" w:line="240" w:lineRule="auto"/>
        <w:contextualSpacing w:val="0"/>
        <w:rPr>
          <w:rFonts w:eastAsia="Times New Roman" w:cs="Calibri"/>
        </w:rPr>
      </w:pPr>
      <w:r w:rsidRPr="00A15674">
        <w:rPr>
          <w:rFonts w:eastAsia="Times New Roman" w:cs="Calibri"/>
        </w:rPr>
        <w:t>dlnFlexUitstelFactor</w:t>
      </w:r>
      <w:r>
        <w:rPr>
          <w:rFonts w:eastAsia="Times New Roman" w:cs="Calibri"/>
        </w:rPr>
        <w:t>(ps,sp)</w:t>
      </w:r>
      <w:r w:rsidRPr="0018400B">
        <w:rPr>
          <w:rFonts w:eastAsia="Times New Roman" w:cs="Calibri"/>
        </w:rPr>
        <w:t xml:space="preserve"> </w:t>
      </w:r>
      <w:r>
        <w:rPr>
          <w:rFonts w:eastAsia="Times New Roman" w:cs="Calibri"/>
        </w:rPr>
        <w:t xml:space="preserve">= </w:t>
      </w:r>
      <w:r w:rsidRPr="007D0699">
        <w:rPr>
          <w:rFonts w:eastAsia="Times New Roman" w:cs="Calibri"/>
        </w:rPr>
        <w:t>finKpsUniVr(ps</w:t>
      </w:r>
      <w:r>
        <w:rPr>
          <w:rFonts w:eastAsia="Times New Roman" w:cs="Calibri"/>
        </w:rPr>
        <w:t>,sp</w:t>
      </w:r>
      <w:r w:rsidRPr="007D0699">
        <w:rPr>
          <w:rFonts w:eastAsia="Times New Roman" w:cs="Calibri"/>
        </w:rPr>
        <w:t>) / finKpsUni(ps</w:t>
      </w:r>
      <w:r>
        <w:rPr>
          <w:rFonts w:eastAsia="Times New Roman" w:cs="Calibri"/>
        </w:rPr>
        <w:t>,sp</w:t>
      </w:r>
      <w:r w:rsidRPr="007D0699">
        <w:rPr>
          <w:rFonts w:eastAsia="Times New Roman" w:cs="Calibri"/>
        </w:rPr>
        <w:t>)</w:t>
      </w:r>
    </w:p>
    <w:p w14:paraId="3455856A" w14:textId="23C552A9" w:rsidR="00A15674" w:rsidRDefault="00A15674" w:rsidP="00C93802">
      <w:pPr>
        <w:pStyle w:val="ListParagraph"/>
        <w:numPr>
          <w:ilvl w:val="1"/>
          <w:numId w:val="21"/>
        </w:numPr>
        <w:spacing w:before="0" w:after="0" w:line="240" w:lineRule="auto"/>
        <w:contextualSpacing w:val="0"/>
        <w:rPr>
          <w:rFonts w:eastAsia="Times New Roman" w:cs="Calibri"/>
        </w:rPr>
      </w:pPr>
      <w:r>
        <w:rPr>
          <w:rFonts w:eastAsia="Times New Roman" w:cs="Calibri"/>
        </w:rPr>
        <w:t>Voor ps = LOPF</w:t>
      </w:r>
    </w:p>
    <w:p w14:paraId="30B35AC8" w14:textId="2020BF2A" w:rsidR="00A15674" w:rsidRDefault="00A15674" w:rsidP="00C93802">
      <w:pPr>
        <w:pStyle w:val="ListParagraph"/>
        <w:numPr>
          <w:ilvl w:val="2"/>
          <w:numId w:val="21"/>
        </w:numPr>
        <w:spacing w:before="0" w:after="0" w:line="240" w:lineRule="auto"/>
        <w:contextualSpacing w:val="0"/>
        <w:rPr>
          <w:rFonts w:eastAsia="Times New Roman" w:cs="Calibri"/>
        </w:rPr>
      </w:pPr>
      <w:r w:rsidRPr="00A15674">
        <w:rPr>
          <w:rFonts w:eastAsia="Times New Roman" w:cs="Calibri"/>
        </w:rPr>
        <w:t xml:space="preserve">dlnOpgebouwdAc(ps) </w:t>
      </w:r>
      <w:r>
        <w:rPr>
          <w:rFonts w:eastAsia="Times New Roman" w:cs="Calibri"/>
        </w:rPr>
        <w:t xml:space="preserve">= </w:t>
      </w:r>
      <w:r w:rsidRPr="00A15674">
        <w:rPr>
          <w:rFonts w:eastAsia="Times New Roman" w:cs="Calibri"/>
        </w:rPr>
        <w:t>dbDlnOpgebouwdAc(ps) * dlnFlexUitstelFactor(p</w:t>
      </w:r>
      <w:r>
        <w:rPr>
          <w:rFonts w:eastAsia="Times New Roman" w:cs="Calibri"/>
        </w:rPr>
        <w:t>s</w:t>
      </w:r>
      <w:r w:rsidRPr="00A15674">
        <w:rPr>
          <w:rFonts w:eastAsia="Times New Roman" w:cs="Calibri"/>
        </w:rPr>
        <w:t>)</w:t>
      </w:r>
    </w:p>
    <w:p w14:paraId="246569EA" w14:textId="38DF04F2" w:rsidR="007D0699" w:rsidRDefault="007D0699" w:rsidP="00C93802">
      <w:pPr>
        <w:pStyle w:val="ListParagraph"/>
        <w:numPr>
          <w:ilvl w:val="2"/>
          <w:numId w:val="21"/>
        </w:numPr>
        <w:spacing w:before="0" w:after="0" w:line="240" w:lineRule="auto"/>
        <w:contextualSpacing w:val="0"/>
        <w:rPr>
          <w:rFonts w:eastAsia="Times New Roman" w:cs="Calibri"/>
        </w:rPr>
      </w:pPr>
      <w:r w:rsidRPr="007D0699">
        <w:rPr>
          <w:rFonts w:eastAsia="Times New Roman" w:cs="Calibri"/>
        </w:rPr>
        <w:t>dlnOpgebouwdVhp(ps</w:t>
      </w:r>
      <w:r>
        <w:rPr>
          <w:rFonts w:eastAsia="Times New Roman" w:cs="Calibri"/>
        </w:rPr>
        <w:t xml:space="preserve">) = </w:t>
      </w:r>
      <w:r w:rsidRPr="007D0699">
        <w:rPr>
          <w:rFonts w:eastAsia="Times New Roman" w:cs="Calibri"/>
        </w:rPr>
        <w:t>dbDlnOpgebouwdVhp(ps) * dlnFlexUitstelFactor(ps)</w:t>
      </w:r>
    </w:p>
    <w:p w14:paraId="52C499B4" w14:textId="584B6BBA" w:rsidR="007D0699" w:rsidRDefault="007D0699" w:rsidP="00C93802">
      <w:pPr>
        <w:pStyle w:val="ListParagraph"/>
        <w:numPr>
          <w:ilvl w:val="2"/>
          <w:numId w:val="21"/>
        </w:numPr>
        <w:spacing w:before="0" w:after="0" w:line="240" w:lineRule="auto"/>
        <w:contextualSpacing w:val="0"/>
        <w:rPr>
          <w:rFonts w:eastAsia="Times New Roman" w:cs="Calibri"/>
        </w:rPr>
      </w:pPr>
      <w:r w:rsidRPr="007D0699">
        <w:rPr>
          <w:rFonts w:eastAsia="Times New Roman" w:cs="Calibri"/>
        </w:rPr>
        <w:t>dlnOpgebouwdSpreiding(ps,sp)</w:t>
      </w:r>
      <w:r>
        <w:rPr>
          <w:rFonts w:eastAsia="Times New Roman" w:cs="Calibri"/>
        </w:rPr>
        <w:t xml:space="preserve"> = </w:t>
      </w:r>
      <w:r w:rsidR="00A30CF1" w:rsidRPr="00A30CF1">
        <w:rPr>
          <w:rFonts w:eastAsia="Times New Roman" w:cs="Calibri"/>
        </w:rPr>
        <w:t>dbDlnOpgebouwdSpreiding(ps,sp) *</w:t>
      </w:r>
      <w:r w:rsidR="00C31C67">
        <w:rPr>
          <w:rFonts w:eastAsia="Times New Roman" w:cs="Calibri"/>
        </w:rPr>
        <w:t xml:space="preserve"> </w:t>
      </w:r>
      <w:r w:rsidR="000929D5" w:rsidRPr="00A15674">
        <w:rPr>
          <w:rFonts w:eastAsia="Times New Roman" w:cs="Calibri"/>
        </w:rPr>
        <w:t>dlnFlexUitstelFactor</w:t>
      </w:r>
      <w:r w:rsidR="000929D5">
        <w:rPr>
          <w:rFonts w:eastAsia="Times New Roman" w:cs="Calibri"/>
        </w:rPr>
        <w:t>(ps</w:t>
      </w:r>
      <w:r w:rsidR="0018400B">
        <w:rPr>
          <w:rFonts w:eastAsia="Times New Roman" w:cs="Calibri"/>
        </w:rPr>
        <w:t>,sp</w:t>
      </w:r>
      <w:r w:rsidR="000929D5">
        <w:rPr>
          <w:rFonts w:eastAsia="Times New Roman" w:cs="Calibri"/>
        </w:rPr>
        <w:t>)</w:t>
      </w:r>
    </w:p>
    <w:p w14:paraId="5DF44426" w14:textId="039F4EA6" w:rsidR="007D0699" w:rsidRDefault="007D0699" w:rsidP="00C93802">
      <w:pPr>
        <w:pStyle w:val="ListParagraph"/>
        <w:numPr>
          <w:ilvl w:val="2"/>
          <w:numId w:val="21"/>
        </w:numPr>
        <w:spacing w:before="0" w:after="0" w:line="240" w:lineRule="auto"/>
        <w:contextualSpacing w:val="0"/>
        <w:rPr>
          <w:rFonts w:eastAsia="Times New Roman" w:cs="Calibri"/>
        </w:rPr>
      </w:pPr>
      <w:r w:rsidRPr="007D0699">
        <w:rPr>
          <w:rFonts w:eastAsia="Times New Roman" w:cs="Calibri"/>
        </w:rPr>
        <w:t>dlnOpgebouwdVhpSpreiding(ps,sp)</w:t>
      </w:r>
      <w:r w:rsidR="00A30CF1">
        <w:rPr>
          <w:rFonts w:eastAsia="Times New Roman" w:cs="Calibri"/>
        </w:rPr>
        <w:t xml:space="preserve"> = </w:t>
      </w:r>
      <w:r w:rsidR="00A30CF1" w:rsidRPr="00A30CF1">
        <w:rPr>
          <w:rFonts w:eastAsia="Times New Roman" w:cs="Calibri"/>
        </w:rPr>
        <w:t xml:space="preserve">dbDlnOpgebouwdVhpSpreiding(ps,sp) * </w:t>
      </w:r>
      <w:r w:rsidR="000929D5" w:rsidRPr="00A15674">
        <w:rPr>
          <w:rFonts w:eastAsia="Times New Roman" w:cs="Calibri"/>
        </w:rPr>
        <w:t>dlnFlexUitstelFactor</w:t>
      </w:r>
      <w:r w:rsidR="000929D5">
        <w:rPr>
          <w:rFonts w:eastAsia="Times New Roman" w:cs="Calibri"/>
        </w:rPr>
        <w:t>(ps</w:t>
      </w:r>
      <w:r w:rsidR="0018400B">
        <w:rPr>
          <w:rFonts w:eastAsia="Times New Roman" w:cs="Calibri"/>
        </w:rPr>
        <w:t>,sp</w:t>
      </w:r>
      <w:r w:rsidR="000929D5">
        <w:rPr>
          <w:rFonts w:eastAsia="Times New Roman" w:cs="Calibri"/>
        </w:rPr>
        <w:t>)</w:t>
      </w:r>
    </w:p>
    <w:p w14:paraId="05CFE39A" w14:textId="77777777" w:rsidR="005B7700" w:rsidRDefault="005B7700" w:rsidP="00C93802">
      <w:pPr>
        <w:pStyle w:val="ListParagraph"/>
        <w:numPr>
          <w:ilvl w:val="0"/>
          <w:numId w:val="21"/>
        </w:numPr>
      </w:pPr>
      <w:r>
        <w:t>Bijzonderheden</w:t>
      </w:r>
    </w:p>
    <w:p w14:paraId="6E905854" w14:textId="77777777" w:rsidR="00F551CA" w:rsidRDefault="00F551CA" w:rsidP="00C93802">
      <w:pPr>
        <w:pStyle w:val="ListParagraph"/>
        <w:numPr>
          <w:ilvl w:val="1"/>
          <w:numId w:val="21"/>
        </w:numPr>
        <w:spacing w:before="0" w:after="0" w:line="240" w:lineRule="auto"/>
        <w:contextualSpacing w:val="0"/>
        <w:rPr>
          <w:rFonts w:eastAsia="Times New Roman" w:cs="Calibri"/>
        </w:rPr>
      </w:pPr>
      <w:r>
        <w:rPr>
          <w:rFonts w:eastAsia="Times New Roman" w:cs="Calibri"/>
        </w:rPr>
        <w:t xml:space="preserve">Uitstel is mogelijk voor actieve, arbeidsongeschikte en premievrije deelnemers (en als gevolg hiervan voor hun ex-partners). </w:t>
      </w:r>
    </w:p>
    <w:p w14:paraId="32997A0A" w14:textId="5BDB7712" w:rsidR="00F551CA" w:rsidRPr="00DF4B0A" w:rsidRDefault="00F551CA" w:rsidP="00C93802">
      <w:pPr>
        <w:pStyle w:val="ListParagraph"/>
        <w:numPr>
          <w:ilvl w:val="2"/>
          <w:numId w:val="21"/>
        </w:numPr>
        <w:spacing w:before="0" w:after="0" w:line="240" w:lineRule="auto"/>
        <w:contextualSpacing w:val="0"/>
        <w:rPr>
          <w:rFonts w:eastAsiaTheme="minorHAnsi" w:cs="Calibri"/>
        </w:rPr>
      </w:pPr>
      <w:r w:rsidRPr="00DF4B0A">
        <w:rPr>
          <w:rFonts w:eastAsia="Times New Roman" w:cs="Calibri"/>
        </w:rPr>
        <w:t>Premievrije opbouw uit AO stopt altijd uiterlijk op de reguliere pensioendatum, ook als deze gelegen is voor de AOW ingangsdatum</w:t>
      </w:r>
      <w:r>
        <w:rPr>
          <w:rFonts w:eastAsia="Times New Roman" w:cs="Calibri"/>
        </w:rPr>
        <w:t>. Status AOAC of AOPV wordt hierdoor ook altijd PV op de reguliere pensioendatum en zijn dan niet meer herkenbaar als AO deelnemer</w:t>
      </w:r>
      <w:r w:rsidR="00BB2B30">
        <w:rPr>
          <w:rFonts w:eastAsia="Times New Roman" w:cs="Calibri"/>
        </w:rPr>
        <w:t>.</w:t>
      </w:r>
      <w:r w:rsidR="00DF73DA">
        <w:rPr>
          <w:rFonts w:eastAsia="Times New Roman" w:cs="Calibri"/>
        </w:rPr>
        <w:t xml:space="preserve"> </w:t>
      </w:r>
    </w:p>
    <w:p w14:paraId="426357A1" w14:textId="50A3A462" w:rsidR="0004394A" w:rsidRDefault="0004394A" w:rsidP="00C93802">
      <w:pPr>
        <w:pStyle w:val="ListParagraph"/>
        <w:numPr>
          <w:ilvl w:val="1"/>
          <w:numId w:val="21"/>
        </w:numPr>
        <w:spacing w:before="0" w:after="0" w:line="240" w:lineRule="auto"/>
        <w:contextualSpacing w:val="0"/>
        <w:rPr>
          <w:rFonts w:eastAsia="Times New Roman" w:cs="Calibri"/>
        </w:rPr>
      </w:pPr>
      <w:r>
        <w:rPr>
          <w:rFonts w:eastAsia="Times New Roman" w:cs="Calibri"/>
        </w:rPr>
        <w:t xml:space="preserve">Dienstverbanden </w:t>
      </w:r>
      <w:r w:rsidR="00C7416C">
        <w:rPr>
          <w:rFonts w:eastAsia="Times New Roman" w:cs="Calibri"/>
        </w:rPr>
        <w:t>worden</w:t>
      </w:r>
      <w:r w:rsidR="00C7416C" w:rsidRPr="0004394A">
        <w:rPr>
          <w:rFonts w:eastAsia="Times New Roman" w:cs="Calibri"/>
        </w:rPr>
        <w:t xml:space="preserve"> </w:t>
      </w:r>
      <w:r>
        <w:rPr>
          <w:rFonts w:eastAsia="Times New Roman" w:cs="Calibri"/>
        </w:rPr>
        <w:t>ook premievrij</w:t>
      </w:r>
      <w:r w:rsidRPr="0004394A">
        <w:rPr>
          <w:rFonts w:eastAsia="Times New Roman" w:cs="Calibri"/>
        </w:rPr>
        <w:t xml:space="preserve"> </w:t>
      </w:r>
    </w:p>
    <w:p w14:paraId="4EE157D1" w14:textId="6ED7CABB" w:rsidR="00C91C8B" w:rsidRDefault="00C91C8B" w:rsidP="00C93802">
      <w:pPr>
        <w:pStyle w:val="ListParagraph"/>
        <w:numPr>
          <w:ilvl w:val="2"/>
          <w:numId w:val="21"/>
        </w:numPr>
        <w:spacing w:before="0" w:after="0" w:line="240" w:lineRule="auto"/>
        <w:contextualSpacing w:val="0"/>
        <w:rPr>
          <w:rFonts w:eastAsia="Times New Roman" w:cs="Calibri"/>
        </w:rPr>
      </w:pPr>
      <w:r>
        <w:rPr>
          <w:rFonts w:cs="Calibri"/>
        </w:rPr>
        <w:t>Voor premievrije dienstverbanden worden de premies nul. Eventueel reeds in rekening gebrachte (pro rata) premie worden verrekend in de eerstkomende incasso</w:t>
      </w:r>
      <w:r w:rsidR="00521F2A">
        <w:rPr>
          <w:rFonts w:cs="Calibri"/>
        </w:rPr>
        <w:t xml:space="preserve">. Gegevensaanlevering </w:t>
      </w:r>
      <w:r w:rsidR="0018400B">
        <w:rPr>
          <w:rFonts w:cs="Calibri"/>
        </w:rPr>
        <w:t xml:space="preserve">m.b.t. de periode </w:t>
      </w:r>
      <w:r w:rsidR="00521F2A">
        <w:rPr>
          <w:rFonts w:cs="Calibri"/>
        </w:rPr>
        <w:t>vóór de uitsteldatum zorgt voor wijzigingen in de premie die wel worden verwerkt</w:t>
      </w:r>
    </w:p>
    <w:p w14:paraId="425D8E15" w14:textId="53BB2637" w:rsidR="00344F9E" w:rsidRPr="00D11CCB" w:rsidRDefault="0004394A" w:rsidP="00C93802">
      <w:pPr>
        <w:pStyle w:val="ListParagraph"/>
        <w:numPr>
          <w:ilvl w:val="2"/>
          <w:numId w:val="21"/>
        </w:numPr>
        <w:spacing w:before="0" w:after="0" w:line="240" w:lineRule="auto"/>
        <w:contextualSpacing w:val="0"/>
        <w:rPr>
          <w:rFonts w:eastAsia="Times New Roman" w:cs="Calibri"/>
        </w:rPr>
      </w:pPr>
      <w:r>
        <w:rPr>
          <w:rFonts w:cs="Calibri"/>
        </w:rPr>
        <w:t>Aanlevering dienstverbandgegevens zorgen i.h.a. voor actief worden van dienstverband en deelnemer</w:t>
      </w:r>
      <w:r w:rsidR="00DF73DA">
        <w:rPr>
          <w:rFonts w:cs="Calibri"/>
        </w:rPr>
        <w:t>.</w:t>
      </w:r>
      <w:r>
        <w:rPr>
          <w:rFonts w:cs="Calibri"/>
        </w:rPr>
        <w:t xml:space="preserve"> </w:t>
      </w:r>
      <w:r w:rsidR="00DF73DA">
        <w:rPr>
          <w:rFonts w:cs="Calibri"/>
        </w:rPr>
        <w:t xml:space="preserve">Na de reglementaire pensioendatum wordt de herindiensttreding tegengehouden. </w:t>
      </w:r>
    </w:p>
    <w:p w14:paraId="5575E1EE" w14:textId="65C383F1" w:rsidR="00DF73DA" w:rsidRPr="00033070" w:rsidRDefault="00DF73DA" w:rsidP="00C93802">
      <w:pPr>
        <w:pStyle w:val="ListParagraph"/>
        <w:numPr>
          <w:ilvl w:val="3"/>
          <w:numId w:val="21"/>
        </w:numPr>
        <w:spacing w:before="0" w:after="0" w:line="240" w:lineRule="auto"/>
        <w:contextualSpacing w:val="0"/>
        <w:rPr>
          <w:rFonts w:eastAsia="Times New Roman" w:cs="Calibri"/>
        </w:rPr>
      </w:pPr>
      <w:r w:rsidRPr="00DF73DA">
        <w:rPr>
          <w:rFonts w:eastAsia="Times New Roman" w:cs="Calibri"/>
        </w:rPr>
        <w:t>isGbrVwDlnDvbHerindienst</w:t>
      </w:r>
      <w:r w:rsidR="007418DB">
        <w:rPr>
          <w:rFonts w:eastAsia="Times New Roman" w:cs="Calibri"/>
        </w:rPr>
        <w:t xml:space="preserve"> = false onder de conditie </w:t>
      </w:r>
      <w:r w:rsidR="007418DB" w:rsidRPr="007418DB">
        <w:rPr>
          <w:rFonts w:eastAsia="Times New Roman" w:cs="Calibri"/>
        </w:rPr>
        <w:t>isDlnOvgBijUitstelPV AND versieDatum &gt;= dbDlnPensioenDatum</w:t>
      </w:r>
    </w:p>
    <w:p w14:paraId="30DACB5C" w14:textId="475CCDDD" w:rsidR="005B7700" w:rsidRDefault="005B7700" w:rsidP="00C93802">
      <w:pPr>
        <w:pStyle w:val="ListParagraph"/>
        <w:numPr>
          <w:ilvl w:val="1"/>
          <w:numId w:val="21"/>
        </w:numPr>
      </w:pPr>
      <w:r>
        <w:t xml:space="preserve">Voor verevende partners wordt voor de berekening van de flexibiliseringsfactoren de leeftijd van de hoofdverzekerde gebruikt. </w:t>
      </w:r>
    </w:p>
    <w:p w14:paraId="7FBA7F83" w14:textId="337D9329" w:rsidR="009E63CE" w:rsidRDefault="009E63CE" w:rsidP="00C93802">
      <w:pPr>
        <w:pStyle w:val="ListParagraph"/>
        <w:numPr>
          <w:ilvl w:val="1"/>
          <w:numId w:val="21"/>
        </w:numPr>
      </w:pPr>
      <w:r>
        <w:t xml:space="preserve">De opdracht voor allocatieunits in de laatste maand vóór (uitstel) pensionering </w:t>
      </w:r>
      <w:r w:rsidR="00BB2B30">
        <w:t xml:space="preserve">zorgt </w:t>
      </w:r>
      <w:r>
        <w:t xml:space="preserve">ervoor dat </w:t>
      </w:r>
      <w:r w:rsidR="009104DD">
        <w:t>a</w:t>
      </w:r>
      <w:r w:rsidR="00E265A7">
        <w:t>l</w:t>
      </w:r>
      <w:r w:rsidR="009104DD">
        <w:t xml:space="preserve">le units worden verkocht. </w:t>
      </w:r>
    </w:p>
    <w:p w14:paraId="19104892" w14:textId="77777777" w:rsidR="003F4B05" w:rsidRDefault="003F4B05" w:rsidP="00AD541C">
      <w:pPr>
        <w:spacing w:line="240" w:lineRule="auto"/>
      </w:pPr>
    </w:p>
    <w:p w14:paraId="033A09E6" w14:textId="1B9FAE54" w:rsidR="003F4B05" w:rsidRDefault="003F4B05" w:rsidP="00104470">
      <w:pPr>
        <w:pStyle w:val="Heading3"/>
      </w:pPr>
      <w:bookmarkStart w:id="2306" w:name="_Toc187312201"/>
      <w:bookmarkStart w:id="2307" w:name="_Toc1422869721"/>
      <w:bookmarkStart w:id="2308" w:name="_Toc428635433"/>
      <w:r>
        <w:t>Pensionering</w:t>
      </w:r>
      <w:bookmarkEnd w:id="2306"/>
      <w:bookmarkEnd w:id="2307"/>
      <w:bookmarkEnd w:id="2308"/>
    </w:p>
    <w:p w14:paraId="4B187D73" w14:textId="77777777" w:rsidR="00720D87" w:rsidRDefault="00720D87" w:rsidP="00720D87">
      <w:r>
        <w:t>Relevante zaken m.b.t. deze gebeurtenis:</w:t>
      </w:r>
    </w:p>
    <w:p w14:paraId="059183A4" w14:textId="77777777" w:rsidR="00720D87" w:rsidRDefault="00720D87" w:rsidP="00720D87">
      <w:pPr>
        <w:pStyle w:val="ListParagraph"/>
        <w:numPr>
          <w:ilvl w:val="0"/>
          <w:numId w:val="6"/>
        </w:numPr>
      </w:pPr>
      <w:r>
        <w:t>Afleidbaar of opdrachtvolgend: opdrachtvolgend</w:t>
      </w:r>
    </w:p>
    <w:p w14:paraId="3A73DC68" w14:textId="77777777" w:rsidR="00720D87" w:rsidRDefault="00720D87" w:rsidP="00720D87">
      <w:pPr>
        <w:pStyle w:val="ListParagraph"/>
        <w:numPr>
          <w:ilvl w:val="0"/>
          <w:numId w:val="6"/>
        </w:numPr>
      </w:pPr>
      <w:r>
        <w:t>Invoer en controles</w:t>
      </w:r>
    </w:p>
    <w:p w14:paraId="09DB539B" w14:textId="17452B6F" w:rsidR="00720D87" w:rsidRDefault="00720D87" w:rsidP="00720D87">
      <w:pPr>
        <w:pStyle w:val="ListParagraph"/>
        <w:numPr>
          <w:ilvl w:val="1"/>
          <w:numId w:val="6"/>
        </w:numPr>
      </w:pPr>
      <w:r w:rsidRPr="00BD2981">
        <w:t>dlnPensioenDatumWerkelijk</w:t>
      </w:r>
      <w:ins w:id="2309" w:author="Flory Koole" w:date="2025-02-21T15:47:00Z" w16du:dateUtc="2025-02-21T14:47:00Z">
        <w:r w:rsidR="00552FB9">
          <w:t xml:space="preserve"> (</w:t>
        </w:r>
      </w:ins>
      <w:ins w:id="2310" w:author="Flory Koole" w:date="2025-02-21T15:47:00Z">
        <w:r w:rsidR="00552FB9" w:rsidRPr="00552FB9">
          <w:t>dlnKeuzePensioenDatum</w:t>
        </w:r>
      </w:ins>
      <w:ins w:id="2311" w:author="Flory Koole" w:date="2025-02-21T15:47:00Z" w16du:dateUtc="2025-02-21T14:47:00Z">
        <w:r w:rsidR="00552FB9">
          <w:t>)</w:t>
        </w:r>
      </w:ins>
    </w:p>
    <w:p w14:paraId="3E232246" w14:textId="77777777" w:rsidR="00720D87" w:rsidRDefault="00720D87" w:rsidP="00720D87">
      <w:pPr>
        <w:pStyle w:val="ListParagraph"/>
        <w:numPr>
          <w:ilvl w:val="0"/>
          <w:numId w:val="6"/>
        </w:numPr>
      </w:pPr>
      <w:r>
        <w:t>Overgangen</w:t>
      </w:r>
    </w:p>
    <w:p w14:paraId="64E69D69" w14:textId="77777777" w:rsidR="00720D87" w:rsidRDefault="00720D87" w:rsidP="00720D87">
      <w:pPr>
        <w:pStyle w:val="ListParagraph"/>
        <w:numPr>
          <w:ilvl w:val="1"/>
          <w:numId w:val="6"/>
        </w:numPr>
      </w:pPr>
      <w:r>
        <w:t>Kan voor deelnemers die nog niet gepensioneerd zijn, inclusief verevende partners, status wordt ingegaan pensioen (IP)</w:t>
      </w:r>
    </w:p>
    <w:p w14:paraId="7E31B802" w14:textId="73D95A6E" w:rsidR="00720D87" w:rsidRDefault="00720D87" w:rsidP="00720D87">
      <w:pPr>
        <w:pStyle w:val="ListParagraph"/>
        <w:numPr>
          <w:ilvl w:val="1"/>
          <w:numId w:val="6"/>
        </w:numPr>
      </w:pPr>
      <w:r>
        <w:t xml:space="preserve">Risicopensioenen vervallen, </w:t>
      </w:r>
      <w:r w:rsidRPr="00B30009">
        <w:t>eventuele deeltijdpensioenen vervallen en worden opgenomen in levenslange pensioenen (LOP</w:t>
      </w:r>
      <w:r>
        <w:t>F</w:t>
      </w:r>
      <w:r w:rsidRPr="00B30009">
        <w:t>/LPP</w:t>
      </w:r>
      <w:r>
        <w:t>F)</w:t>
      </w:r>
    </w:p>
    <w:p w14:paraId="51C9E198" w14:textId="2EC86493" w:rsidR="00E37C06" w:rsidRDefault="003007FE" w:rsidP="00033070">
      <w:pPr>
        <w:pStyle w:val="ListParagraph"/>
        <w:numPr>
          <w:ilvl w:val="2"/>
          <w:numId w:val="6"/>
        </w:numPr>
      </w:pPr>
      <w:r>
        <w:t xml:space="preserve">LPPTR </w:t>
      </w:r>
      <w:r w:rsidR="00E37C06">
        <w:t>moet uit overgangsrecht blijven tot de reglementaire pensioendatum</w:t>
      </w:r>
      <w:r w:rsidR="001669CD">
        <w:t>.</w:t>
      </w:r>
      <w:del w:id="2312" w:author="Flory Koole" w:date="2024-11-07T18:20:00Z" w16du:dateUtc="2024-11-07T17:20:00Z">
        <w:r w:rsidR="001669CD" w:rsidDel="005822C6">
          <w:delText xml:space="preserve"> </w:delText>
        </w:r>
        <w:r w:rsidR="001669CD" w:rsidRPr="00D11CCB" w:rsidDel="005822C6">
          <w:rPr>
            <w:highlight w:val="yellow"/>
          </w:rPr>
          <w:delText>Actie</w:delText>
        </w:r>
        <w:r w:rsidR="00EB6A6D" w:rsidRPr="00D11CCB" w:rsidDel="005822C6">
          <w:rPr>
            <w:highlight w:val="yellow"/>
          </w:rPr>
          <w:delText xml:space="preserve"> Roy</w:delText>
        </w:r>
        <w:r w:rsidR="001669CD" w:rsidDel="005822C6">
          <w:delText xml:space="preserve"> bij invaren</w:delText>
        </w:r>
        <w:r w:rsidDel="00FA5C35">
          <w:delText>:</w:delText>
        </w:r>
      </w:del>
      <w:ins w:id="2313" w:author="Flory Koole" w:date="2024-11-07T18:20:00Z" w16du:dateUtc="2024-11-07T17:20:00Z">
        <w:r w:rsidR="00FA5C35">
          <w:t xml:space="preserve">Er is een </w:t>
        </w:r>
      </w:ins>
      <w:del w:id="2314" w:author="Flory Koole" w:date="2024-11-07T18:20:00Z" w16du:dateUtc="2024-11-07T17:20:00Z">
        <w:r w:rsidDel="00FA5C35">
          <w:delText xml:space="preserve"> </w:delText>
        </w:r>
      </w:del>
      <w:r w:rsidRPr="003007FE">
        <w:t xml:space="preserve">voorspelbare gebeurtenis </w:t>
      </w:r>
      <w:ins w:id="2315" w:author="Flory Koole" w:date="2024-11-07T18:20:00Z" w16du:dateUtc="2024-11-07T17:20:00Z">
        <w:r w:rsidR="00FA5C35" w:rsidRPr="00FA5C35">
          <w:t>Vervallen LPPTR e/o WZP</w:t>
        </w:r>
        <w:r w:rsidR="00FA5C35">
          <w:t xml:space="preserve"> </w:t>
        </w:r>
      </w:ins>
      <w:r w:rsidRPr="003007FE">
        <w:t>om het LPPTR te laten vervallen op de reglementaire pensioendatum. Bij overlijden van een deelnemer wordt nu een storting van kapitaal in het CVP gedaan ter hoogte van de waarde van het ingegane recht, wat het LPPTR zal bevatten als dit aanwezig was bij de deelnemer</w:t>
      </w:r>
      <w:r w:rsidR="004553F8">
        <w:t xml:space="preserve"> (naast LPPRF)</w:t>
      </w:r>
      <w:r w:rsidRPr="003007FE">
        <w:t>. Dit zal ook gaan gelden bij gepensioneerde deelnemers voor de waarde van alleen het LPPTR</w:t>
      </w:r>
    </w:p>
    <w:p w14:paraId="546D1006" w14:textId="77777777" w:rsidR="00720D87" w:rsidRDefault="00720D87" w:rsidP="00720D87">
      <w:pPr>
        <w:pStyle w:val="ListParagraph"/>
        <w:numPr>
          <w:ilvl w:val="0"/>
          <w:numId w:val="6"/>
        </w:numPr>
      </w:pPr>
      <w:r>
        <w:t>Koppelingen</w:t>
      </w:r>
    </w:p>
    <w:p w14:paraId="770C9436" w14:textId="6444546F" w:rsidR="00720D87" w:rsidRDefault="00720D87" w:rsidP="00720D87">
      <w:pPr>
        <w:pStyle w:val="ListParagraph"/>
        <w:numPr>
          <w:ilvl w:val="1"/>
          <w:numId w:val="6"/>
        </w:numPr>
      </w:pPr>
      <w:r w:rsidRPr="00BD2981">
        <w:t>Wijziging status ex-partner</w:t>
      </w:r>
    </w:p>
    <w:p w14:paraId="389EDA3F" w14:textId="4DD902D7" w:rsidR="00720D87" w:rsidRDefault="00720D87" w:rsidP="00720D87">
      <w:pPr>
        <w:pStyle w:val="ListParagraph"/>
        <w:numPr>
          <w:ilvl w:val="1"/>
          <w:numId w:val="6"/>
        </w:numPr>
      </w:pPr>
      <w:r>
        <w:t>Andere component: Pensionering in excasso</w:t>
      </w:r>
    </w:p>
    <w:p w14:paraId="41277BD4" w14:textId="57DC71AD" w:rsidR="00720D87" w:rsidRDefault="00720D87" w:rsidP="00720D87">
      <w:pPr>
        <w:pStyle w:val="ListParagraph"/>
        <w:numPr>
          <w:ilvl w:val="1"/>
          <w:numId w:val="6"/>
        </w:numPr>
      </w:pPr>
      <w:r>
        <w:t>Andere component: Correctie opvoer in excasso</w:t>
      </w:r>
    </w:p>
    <w:p w14:paraId="22C63ECC" w14:textId="77777777" w:rsidR="00720D87" w:rsidRDefault="00720D87" w:rsidP="00720D87">
      <w:pPr>
        <w:pStyle w:val="ListParagraph"/>
        <w:numPr>
          <w:ilvl w:val="0"/>
          <w:numId w:val="6"/>
        </w:numPr>
      </w:pPr>
      <w:r>
        <w:t>Speciale berekeningen</w:t>
      </w:r>
    </w:p>
    <w:p w14:paraId="2A63D63A" w14:textId="77777777" w:rsidR="00720D87" w:rsidRDefault="00720D87" w:rsidP="00720D87">
      <w:pPr>
        <w:pStyle w:val="ListParagraph"/>
        <w:numPr>
          <w:ilvl w:val="1"/>
          <w:numId w:val="6"/>
        </w:numPr>
      </w:pPr>
      <w:r w:rsidRPr="00F005DA">
        <w:t>dlnPensioenDatumWerkelijk</w:t>
      </w:r>
      <w:r>
        <w:t xml:space="preserve"> = </w:t>
      </w:r>
      <w:r w:rsidRPr="00F005DA">
        <w:t>dlnKeuzePensioenDatum</w:t>
      </w:r>
    </w:p>
    <w:p w14:paraId="531E38CD" w14:textId="7EAB851E" w:rsidR="00720D87" w:rsidRDefault="00720D87" w:rsidP="00720D87">
      <w:pPr>
        <w:pStyle w:val="ListParagraph"/>
        <w:numPr>
          <w:ilvl w:val="1"/>
          <w:numId w:val="6"/>
        </w:numPr>
      </w:pPr>
      <w:r w:rsidRPr="003E2834">
        <w:t>dlnUitruilL</w:t>
      </w:r>
      <w:r>
        <w:t>P</w:t>
      </w:r>
      <w:r w:rsidRPr="003E2834">
        <w:t>PNaarL</w:t>
      </w:r>
      <w:r>
        <w:t>O</w:t>
      </w:r>
      <w:r w:rsidRPr="003E2834">
        <w:t>PPrc</w:t>
      </w:r>
      <w:r>
        <w:t xml:space="preserve"> = </w:t>
      </w:r>
      <w:r w:rsidRPr="003E2834">
        <w:t>dlnKeuzeUitruilL</w:t>
      </w:r>
      <w:r>
        <w:t>P</w:t>
      </w:r>
      <w:r w:rsidRPr="003E2834">
        <w:t>PNaarL</w:t>
      </w:r>
      <w:r>
        <w:t>O</w:t>
      </w:r>
      <w:r w:rsidRPr="003E2834">
        <w:t>PPrc</w:t>
      </w:r>
    </w:p>
    <w:p w14:paraId="7B636139" w14:textId="5D31ADD2" w:rsidR="000E32CB" w:rsidRDefault="000E32CB" w:rsidP="000E32CB">
      <w:pPr>
        <w:pStyle w:val="ListParagraph"/>
        <w:numPr>
          <w:ilvl w:val="2"/>
          <w:numId w:val="6"/>
        </w:numPr>
      </w:pPr>
      <w:r w:rsidRPr="000E32CB">
        <w:t>dlnKeuzeUitruilLPPNaarLOPPrc</w:t>
      </w:r>
      <w:r>
        <w:t xml:space="preserve"> = 100 als geen relatie</w:t>
      </w:r>
    </w:p>
    <w:p w14:paraId="4975E01F" w14:textId="77777777" w:rsidR="00720D87" w:rsidRDefault="00720D87" w:rsidP="00720D87">
      <w:pPr>
        <w:pStyle w:val="ListParagraph"/>
        <w:numPr>
          <w:ilvl w:val="1"/>
          <w:numId w:val="6"/>
        </w:numPr>
      </w:pPr>
      <w:r w:rsidRPr="003E2834">
        <w:t>dlnUitruilLOPNaarLPPPrc</w:t>
      </w:r>
      <w:r>
        <w:t xml:space="preserve"> = </w:t>
      </w:r>
      <w:r w:rsidRPr="003E2834">
        <w:t>dlnKeuzeUitruilLOPNaarLPPPrc</w:t>
      </w:r>
    </w:p>
    <w:p w14:paraId="3FFB07D4" w14:textId="15795963" w:rsidR="00F50CD7" w:rsidRDefault="00F50CD7" w:rsidP="00720D87">
      <w:pPr>
        <w:pStyle w:val="ListParagraph"/>
        <w:numPr>
          <w:ilvl w:val="1"/>
          <w:numId w:val="6"/>
        </w:numPr>
      </w:pPr>
      <w:r>
        <w:t>Actie: uitzoeken keuzeTOPAOW en stijgings/dalingsPrc?</w:t>
      </w:r>
    </w:p>
    <w:p w14:paraId="233BDB79" w14:textId="787C3A54" w:rsidR="00F50CD7" w:rsidRDefault="00F50CD7" w:rsidP="00033070">
      <w:pPr>
        <w:pStyle w:val="ListParagraph"/>
        <w:numPr>
          <w:ilvl w:val="2"/>
          <w:numId w:val="6"/>
        </w:numPr>
      </w:pPr>
      <w:r>
        <w:t>Stijging/dalingPrc gemaximeerd op huidige waarde voor fonds (</w:t>
      </w:r>
      <w:r w:rsidRPr="00033070">
        <w:rPr>
          <w:color w:val="FF0000"/>
        </w:rPr>
        <w:t>prd variabele</w:t>
      </w:r>
      <w:r>
        <w:t>)</w:t>
      </w:r>
    </w:p>
    <w:p w14:paraId="03EEB397" w14:textId="7492D4CF" w:rsidR="00720D87" w:rsidRDefault="00720D87" w:rsidP="00720D87">
      <w:pPr>
        <w:pStyle w:val="ListParagraph"/>
        <w:numPr>
          <w:ilvl w:val="1"/>
          <w:numId w:val="6"/>
        </w:numPr>
      </w:pPr>
      <w:r w:rsidRPr="003E2834">
        <w:t>dlnDeeltijdPensioenPrc</w:t>
      </w:r>
      <w:r>
        <w:t xml:space="preserve"> = 0</w:t>
      </w:r>
    </w:p>
    <w:p w14:paraId="621822E5" w14:textId="108DE5B4" w:rsidR="00D94D7C" w:rsidRDefault="00D94D7C" w:rsidP="00720D87">
      <w:pPr>
        <w:pStyle w:val="ListParagraph"/>
        <w:numPr>
          <w:ilvl w:val="1"/>
          <w:numId w:val="6"/>
        </w:numPr>
      </w:pPr>
      <w:r w:rsidRPr="00D94D7C">
        <w:t>dlnFlexVervFactor(ps)</w:t>
      </w:r>
      <w:r>
        <w:t xml:space="preserve"> = </w:t>
      </w:r>
      <w:r w:rsidRPr="00D94D7C">
        <w:t>finKpsUniVr(ps) / finKpsUni(ps)</w:t>
      </w:r>
    </w:p>
    <w:p w14:paraId="26CFFDA3" w14:textId="335D847F" w:rsidR="00237A3B" w:rsidRDefault="00237A3B" w:rsidP="00720D87">
      <w:pPr>
        <w:pStyle w:val="ListParagraph"/>
        <w:numPr>
          <w:ilvl w:val="1"/>
          <w:numId w:val="6"/>
        </w:numPr>
      </w:pPr>
      <w:r>
        <w:t xml:space="preserve">Voor </w:t>
      </w:r>
      <w:r w:rsidR="003C5AA9">
        <w:t xml:space="preserve">ps = </w:t>
      </w:r>
      <w:r>
        <w:t>LOPF en LPPF</w:t>
      </w:r>
      <w:r w:rsidR="003C5AA9">
        <w:t>:</w:t>
      </w:r>
    </w:p>
    <w:p w14:paraId="3225FE59" w14:textId="3DD80664" w:rsidR="003C5AA9" w:rsidRDefault="003C5AA9" w:rsidP="003C5AA9">
      <w:pPr>
        <w:pStyle w:val="ListParagraph"/>
        <w:numPr>
          <w:ilvl w:val="2"/>
          <w:numId w:val="6"/>
        </w:numPr>
      </w:pPr>
      <w:r w:rsidRPr="008D02B7">
        <w:t>dlnOpgebouwdAc</w:t>
      </w:r>
      <w:r>
        <w:t>(ps)</w:t>
      </w:r>
      <w:r w:rsidR="00C31C67">
        <w:t xml:space="preserve"> </w:t>
      </w:r>
      <w:r>
        <w:t xml:space="preserve">= </w:t>
      </w:r>
      <w:r w:rsidRPr="000E32CB">
        <w:t>dbDlnOpgebouwdAc</w:t>
      </w:r>
      <w:r>
        <w:t>(ps)</w:t>
      </w:r>
      <w:r w:rsidRPr="000E32CB">
        <w:t xml:space="preserve"> * </w:t>
      </w:r>
      <w:r w:rsidRPr="00D94D7C">
        <w:t>dlnFlexVervFactor</w:t>
      </w:r>
      <w:r w:rsidRPr="000E32CB">
        <w:t>(</w:t>
      </w:r>
      <w:r>
        <w:t>ps</w:t>
      </w:r>
      <w:r w:rsidRPr="000E32CB">
        <w:t>)</w:t>
      </w:r>
    </w:p>
    <w:p w14:paraId="66D860C7" w14:textId="2180B543" w:rsidR="003C5AA9" w:rsidRDefault="003C5AA9" w:rsidP="00237A3B">
      <w:pPr>
        <w:pStyle w:val="ListParagraph"/>
        <w:numPr>
          <w:ilvl w:val="2"/>
          <w:numId w:val="6"/>
        </w:numPr>
      </w:pPr>
      <w:r w:rsidRPr="0052357B">
        <w:t>dlnOpgebouwdVhp</w:t>
      </w:r>
      <w:r>
        <w:t xml:space="preserve">(ps) = </w:t>
      </w:r>
      <w:r w:rsidRPr="00B32BB6">
        <w:t>dbDlnOpgebouwdVhp</w:t>
      </w:r>
      <w:r>
        <w:t>(ps)</w:t>
      </w:r>
      <w:r w:rsidRPr="00B32BB6">
        <w:t xml:space="preserve"> * dlnFlexVervFactor(</w:t>
      </w:r>
      <w:r>
        <w:t>ps</w:t>
      </w:r>
      <w:r w:rsidRPr="00B32BB6">
        <w:t>)</w:t>
      </w:r>
    </w:p>
    <w:p w14:paraId="66C2C97D" w14:textId="237A0C69" w:rsidR="00B32BB6" w:rsidRDefault="00B32BB6" w:rsidP="00237A3B">
      <w:pPr>
        <w:pStyle w:val="ListParagraph"/>
        <w:numPr>
          <w:ilvl w:val="2"/>
          <w:numId w:val="6"/>
        </w:numPr>
      </w:pPr>
      <w:r w:rsidRPr="00B32BB6">
        <w:t>dlnOpgebouwdSpreiding(ps,sp)</w:t>
      </w:r>
      <w:r>
        <w:t xml:space="preserve"> = </w:t>
      </w:r>
      <w:r w:rsidRPr="00B32BB6">
        <w:t>dbDlnOpgebouwdSpreiding(ps,sp) *</w:t>
      </w:r>
      <w:r w:rsidR="00C31C67">
        <w:t xml:space="preserve"> </w:t>
      </w:r>
      <w:r w:rsidRPr="00B32BB6">
        <w:t>finKpsUniVr(ps,finTarief(ps),sp) / finKpsUni(ps,finTarief(ps),sp)</w:t>
      </w:r>
    </w:p>
    <w:p w14:paraId="56DE8D97" w14:textId="1C3AE912" w:rsidR="000E32CB" w:rsidRDefault="000E32CB" w:rsidP="00237A3B">
      <w:pPr>
        <w:pStyle w:val="ListParagraph"/>
        <w:numPr>
          <w:ilvl w:val="2"/>
          <w:numId w:val="6"/>
        </w:numPr>
      </w:pPr>
      <w:r w:rsidRPr="000E32CB">
        <w:t>dlnOpgebouwdVhpSpreiding(ps,sp)</w:t>
      </w:r>
      <w:r>
        <w:t xml:space="preserve"> = </w:t>
      </w:r>
      <w:r w:rsidRPr="000E32CB">
        <w:t>dbDlnOpgebouwdVhpSpreiding(ps,sp) *</w:t>
      </w:r>
      <w:r w:rsidR="00C31C67">
        <w:t xml:space="preserve"> </w:t>
      </w:r>
      <w:r w:rsidRPr="000E32CB">
        <w:t>finKpsUniVr(ps,finTarief(ps),sp) / finKpsUni(ps,finTarief(ps),sp)</w:t>
      </w:r>
    </w:p>
    <w:p w14:paraId="29023C8D" w14:textId="77777777" w:rsidR="00720D87" w:rsidRDefault="00720D87" w:rsidP="00720D87">
      <w:pPr>
        <w:pStyle w:val="ListParagraph"/>
        <w:numPr>
          <w:ilvl w:val="0"/>
          <w:numId w:val="6"/>
        </w:numPr>
      </w:pPr>
      <w:r>
        <w:t>Bijzonderheden</w:t>
      </w:r>
    </w:p>
    <w:p w14:paraId="477116AF" w14:textId="65DF36D5" w:rsidR="00E76529" w:rsidRDefault="00E76529" w:rsidP="00720D87">
      <w:pPr>
        <w:pStyle w:val="ListParagraph"/>
        <w:numPr>
          <w:ilvl w:val="1"/>
          <w:numId w:val="6"/>
        </w:numPr>
        <w:rPr>
          <w:ins w:id="2316" w:author="Flory Koole" w:date="2025-11-18T14:50:00Z" w16du:dateUtc="2025-11-18T13:50:00Z"/>
        </w:rPr>
      </w:pPr>
      <w:ins w:id="2317" w:author="Flory Koole" w:date="2025-11-18T14:50:00Z" w16du:dateUtc="2025-11-18T13:50:00Z">
        <w:r>
          <w:t>APS specifiek, FPR: berekenen van uitruilpercentages LOP/LPP vanuit keuzeVerhouding</w:t>
        </w:r>
      </w:ins>
    </w:p>
    <w:p w14:paraId="1A751380" w14:textId="15AA75AC" w:rsidR="00720D87" w:rsidRDefault="00720D87" w:rsidP="00720D87">
      <w:pPr>
        <w:pStyle w:val="ListParagraph"/>
        <w:numPr>
          <w:ilvl w:val="1"/>
          <w:numId w:val="6"/>
        </w:numPr>
      </w:pPr>
      <w:r>
        <w:t>Voor verevende partners wordt voor de berekening van de flexibiliseringsfactoren de leeftijd van de hoofdverzekerde gebruikt. Merk op dat de overige gegevens hetzelfde zijn voor berekening van sekseneutrale factoren</w:t>
      </w:r>
    </w:p>
    <w:p w14:paraId="44D58440" w14:textId="47A3276D" w:rsidR="000E32CB" w:rsidRDefault="000E32CB" w:rsidP="00720D87">
      <w:pPr>
        <w:pStyle w:val="ListParagraph"/>
        <w:numPr>
          <w:ilvl w:val="1"/>
          <w:numId w:val="6"/>
        </w:numPr>
      </w:pPr>
      <w:r>
        <w:t xml:space="preserve">Bij vervroegde ingang </w:t>
      </w:r>
      <w:r w:rsidR="00E27746">
        <w:t>wordt het ouderdomspensioen actuarieel herrekend. Aanwezige dakpannen worden zuiver herrekend, elk met hun eigen vervroegingsfactor</w:t>
      </w:r>
    </w:p>
    <w:p w14:paraId="04964AF6" w14:textId="11BA15D9" w:rsidR="00D94D7C" w:rsidRDefault="00D94D7C" w:rsidP="00720D87">
      <w:pPr>
        <w:pStyle w:val="ListParagraph"/>
        <w:numPr>
          <w:ilvl w:val="1"/>
          <w:numId w:val="6"/>
        </w:numPr>
      </w:pPr>
      <w:r>
        <w:t>Het ingekochte LPPF blijft latent, maar wordt actuarieel herrekend bij vervroeging waardoor LPPF dekking geeft vanaf de vervroegde ingang</w:t>
      </w:r>
      <w:r w:rsidR="005A1B7B">
        <w:t xml:space="preserve">. </w:t>
      </w:r>
      <w:r w:rsidR="003C5AA9">
        <w:t xml:space="preserve">Dit geldt ook voor eventuele VHP aanspraken voor LPP </w:t>
      </w:r>
      <w:r w:rsidR="003C5AA9" w:rsidRPr="003C5AA9">
        <w:t>zodat we voorbereid zijn op</w:t>
      </w:r>
      <w:r w:rsidR="005A1B7B">
        <w:t xml:space="preserve"> de komende wetgeving</w:t>
      </w:r>
      <w:r w:rsidR="00496222">
        <w:t>.</w:t>
      </w:r>
      <w:r w:rsidR="00487935">
        <w:t xml:space="preserve"> </w:t>
      </w:r>
      <w:r w:rsidR="00487935" w:rsidRPr="00D11CCB">
        <w:rPr>
          <w:highlight w:val="yellow"/>
        </w:rPr>
        <w:t>A</w:t>
      </w:r>
      <w:r w:rsidR="001D7FA3">
        <w:rPr>
          <w:highlight w:val="yellow"/>
        </w:rPr>
        <w:t>andachtspunt</w:t>
      </w:r>
      <w:r w:rsidR="00487935">
        <w:t xml:space="preserve">: </w:t>
      </w:r>
      <w:r w:rsidR="001D7FA3">
        <w:t>nog niet beslist of VHP_PP gemigreerd wordt</w:t>
      </w:r>
    </w:p>
    <w:p w14:paraId="5F7DDD98" w14:textId="46306199" w:rsidR="00A61DE7" w:rsidRDefault="00A61DE7" w:rsidP="00720D87">
      <w:pPr>
        <w:pStyle w:val="ListParagraph"/>
        <w:numPr>
          <w:ilvl w:val="1"/>
          <w:numId w:val="6"/>
        </w:numPr>
      </w:pPr>
      <w:r>
        <w:t xml:space="preserve">Het LPPTR uitovergangsrecht moet blijven staan tot de reglementaire pensioendatum, dus bij vervroegde pensionering heeft een IP deelnemer dit recht. Dat moet vervallen met een voorspelbare gebeurtenis op reglementaire pensioendatum. </w:t>
      </w:r>
      <w:r w:rsidRPr="00D11CCB">
        <w:rPr>
          <w:highlight w:val="yellow"/>
        </w:rPr>
        <w:t>Actie Roy</w:t>
      </w:r>
    </w:p>
    <w:p w14:paraId="740EA1C1" w14:textId="4183346F" w:rsidR="00DD723F" w:rsidRDefault="00DD723F" w:rsidP="00720D87">
      <w:pPr>
        <w:pStyle w:val="ListParagraph"/>
        <w:numPr>
          <w:ilvl w:val="1"/>
          <w:numId w:val="6"/>
        </w:numPr>
      </w:pPr>
      <w:r>
        <w:t>De beleggingsrekening blijft actief</w:t>
      </w:r>
    </w:p>
    <w:p w14:paraId="71866471" w14:textId="693102D2" w:rsidR="00D94D7C" w:rsidRDefault="00D94D7C" w:rsidP="00AD541C">
      <w:pPr>
        <w:spacing w:line="240" w:lineRule="auto"/>
      </w:pPr>
    </w:p>
    <w:p w14:paraId="52754884" w14:textId="5332821B" w:rsidR="007506E0" w:rsidRDefault="007506E0" w:rsidP="00104470">
      <w:pPr>
        <w:pStyle w:val="Heading3"/>
      </w:pPr>
      <w:bookmarkStart w:id="2318" w:name="_Toc187312202"/>
      <w:bookmarkStart w:id="2319" w:name="_Toc1342284307"/>
      <w:bookmarkStart w:id="2320" w:name="_Toc882647939"/>
      <w:r>
        <w:t>Verval micropensioen</w:t>
      </w:r>
      <w:bookmarkEnd w:id="2318"/>
      <w:bookmarkEnd w:id="2319"/>
      <w:bookmarkEnd w:id="2320"/>
    </w:p>
    <w:p w14:paraId="069F67DC" w14:textId="65816630" w:rsidR="00CC3E33" w:rsidRDefault="00CC3E33" w:rsidP="00CC3E33">
      <w:r>
        <w:t>Relevante zaken m.b.t. deze gebeurtenis:</w:t>
      </w:r>
      <w:r w:rsidR="00B34DC1">
        <w:t xml:space="preserve"> </w:t>
      </w:r>
    </w:p>
    <w:p w14:paraId="2C601F17" w14:textId="4008290B" w:rsidR="00CC3E33" w:rsidRDefault="00CC3E33" w:rsidP="00CC3E33">
      <w:pPr>
        <w:pStyle w:val="ListParagraph"/>
        <w:numPr>
          <w:ilvl w:val="0"/>
          <w:numId w:val="6"/>
        </w:numPr>
      </w:pPr>
      <w:r>
        <w:t>Afleidbaar of opdrachtvolgend</w:t>
      </w:r>
    </w:p>
    <w:p w14:paraId="7E9589B9" w14:textId="1D37C3B9" w:rsidR="00CC3E33" w:rsidRDefault="00B748C0" w:rsidP="00CC3E33">
      <w:pPr>
        <w:pStyle w:val="ListParagraph"/>
        <w:numPr>
          <w:ilvl w:val="1"/>
          <w:numId w:val="6"/>
        </w:numPr>
      </w:pPr>
      <w:r>
        <w:t>O</w:t>
      </w:r>
      <w:r w:rsidR="00CC3E33">
        <w:t>pdrachtvolgend (a.g.v. pensioneringsopdracht)</w:t>
      </w:r>
    </w:p>
    <w:p w14:paraId="49D16C47" w14:textId="15D6319F" w:rsidR="00CC3E33" w:rsidRDefault="00CC3E33" w:rsidP="00CC3E33">
      <w:pPr>
        <w:pStyle w:val="ListParagraph"/>
        <w:numPr>
          <w:ilvl w:val="0"/>
          <w:numId w:val="6"/>
        </w:numPr>
      </w:pPr>
      <w:r>
        <w:t>Invoer en controles</w:t>
      </w:r>
    </w:p>
    <w:p w14:paraId="639EF5C7" w14:textId="5438073E" w:rsidR="00CC3E33" w:rsidRDefault="00CC3E33" w:rsidP="00CC3E33">
      <w:pPr>
        <w:pStyle w:val="ListParagraph"/>
        <w:numPr>
          <w:ilvl w:val="1"/>
          <w:numId w:val="6"/>
        </w:numPr>
      </w:pPr>
      <w:r>
        <w:t xml:space="preserve">Gebeurtenis wordt uitgevoerd als conditie </w:t>
      </w:r>
      <w:r w:rsidRPr="00CC3E33">
        <w:t>dlnIsVervalMicroMogelijk</w:t>
      </w:r>
      <w:r>
        <w:t xml:space="preserve"> waarde TRUE heeft</w:t>
      </w:r>
    </w:p>
    <w:p w14:paraId="0233B331" w14:textId="73B73CA9" w:rsidR="00CC3E33" w:rsidRDefault="00CC3E33" w:rsidP="00CC3E33">
      <w:pPr>
        <w:pStyle w:val="ListParagraph"/>
        <w:numPr>
          <w:ilvl w:val="0"/>
          <w:numId w:val="6"/>
        </w:numPr>
      </w:pPr>
      <w:r>
        <w:t>Overgangen in profielen</w:t>
      </w:r>
    </w:p>
    <w:p w14:paraId="146E18A6" w14:textId="27E08EED" w:rsidR="00CC3E33" w:rsidRDefault="00CC3E33" w:rsidP="00CC3E33">
      <w:pPr>
        <w:pStyle w:val="ListParagraph"/>
        <w:numPr>
          <w:ilvl w:val="1"/>
          <w:numId w:val="6"/>
        </w:numPr>
      </w:pPr>
      <w:r>
        <w:t>Status wordt vervallen, pensioenaanspraken vervallen daardoor</w:t>
      </w:r>
    </w:p>
    <w:p w14:paraId="5EB45479" w14:textId="3265BEFE" w:rsidR="00CC3E33" w:rsidRDefault="00CC3E33" w:rsidP="00CC3E33">
      <w:pPr>
        <w:pStyle w:val="ListParagraph"/>
        <w:numPr>
          <w:ilvl w:val="0"/>
          <w:numId w:val="6"/>
        </w:numPr>
      </w:pPr>
      <w:r>
        <w:t>Koppelingen</w:t>
      </w:r>
    </w:p>
    <w:p w14:paraId="47199154" w14:textId="79EAB76E" w:rsidR="00CC3E33" w:rsidRDefault="00CC3E33" w:rsidP="00CC3E33">
      <w:pPr>
        <w:pStyle w:val="ListParagraph"/>
        <w:numPr>
          <w:ilvl w:val="1"/>
          <w:numId w:val="6"/>
        </w:numPr>
      </w:pPr>
      <w:r>
        <w:t>Andere component: Verval in excasso</w:t>
      </w:r>
    </w:p>
    <w:p w14:paraId="3AE92885" w14:textId="621CC66A" w:rsidR="00CC3E33" w:rsidRDefault="00CC3E33" w:rsidP="00CC3E33">
      <w:pPr>
        <w:pStyle w:val="ListParagraph"/>
        <w:numPr>
          <w:ilvl w:val="0"/>
          <w:numId w:val="6"/>
        </w:numPr>
      </w:pPr>
      <w:r>
        <w:t>Speciale berekeningen</w:t>
      </w:r>
    </w:p>
    <w:p w14:paraId="1DC44A77" w14:textId="3C70E4E3" w:rsidR="00CC3E33" w:rsidRDefault="00CC3E33" w:rsidP="00CC3E33">
      <w:pPr>
        <w:pStyle w:val="ListParagraph"/>
        <w:numPr>
          <w:ilvl w:val="1"/>
          <w:numId w:val="6"/>
        </w:numPr>
      </w:pPr>
      <w:r>
        <w:t>Door verval van pensioenaanspraken worden deze nul</w:t>
      </w:r>
    </w:p>
    <w:p w14:paraId="0DB9B845" w14:textId="59F30188" w:rsidR="00CC3E33" w:rsidRDefault="00CC3E33" w:rsidP="00CC3E33">
      <w:pPr>
        <w:pStyle w:val="ListParagraph"/>
        <w:numPr>
          <w:ilvl w:val="1"/>
          <w:numId w:val="6"/>
        </w:numPr>
      </w:pPr>
      <w:r w:rsidRPr="00CC3E33">
        <w:t>dlnIsVervalMicroMogelijk</w:t>
      </w:r>
    </w:p>
    <w:p w14:paraId="1B9E7537" w14:textId="2D1A078D" w:rsidR="00CC3E33" w:rsidRDefault="00CC3E33" w:rsidP="00CC3E33">
      <w:pPr>
        <w:pStyle w:val="ListParagraph"/>
        <w:numPr>
          <w:ilvl w:val="2"/>
          <w:numId w:val="6"/>
        </w:numPr>
      </w:pPr>
      <w:r w:rsidRPr="00CC3E33">
        <w:t xml:space="preserve">dlnSomBereikbaarAfkoop &lt;= kncMicroAfkoopGrens </w:t>
      </w:r>
    </w:p>
    <w:p w14:paraId="7D46F622" w14:textId="4BBB9E60" w:rsidR="00651589" w:rsidRDefault="00B12920" w:rsidP="00CC3E33">
      <w:pPr>
        <w:pStyle w:val="ListParagraph"/>
        <w:numPr>
          <w:ilvl w:val="2"/>
          <w:numId w:val="6"/>
        </w:numPr>
      </w:pPr>
      <w:r w:rsidRPr="00CC3E33">
        <w:t xml:space="preserve">dlnSomBereikbaarAfkoop </w:t>
      </w:r>
      <w:r>
        <w:t>= bereikbaar LOPF, voor alleenstaanden inclusief uitruil van LPPF</w:t>
      </w:r>
    </w:p>
    <w:p w14:paraId="45C7E4B5" w14:textId="59186D1A" w:rsidR="003D31D7" w:rsidRDefault="003D31D7" w:rsidP="003D31D7">
      <w:pPr>
        <w:pStyle w:val="ListParagraph"/>
        <w:numPr>
          <w:ilvl w:val="1"/>
          <w:numId w:val="6"/>
        </w:numPr>
      </w:pPr>
      <w:r w:rsidRPr="003D31D7">
        <w:t>dlnSomBereikbaarAfkoop</w:t>
      </w:r>
    </w:p>
    <w:p w14:paraId="0F2E476C" w14:textId="5F0FBB54" w:rsidR="003D31D7" w:rsidRDefault="003D31D7" w:rsidP="003D31D7">
      <w:pPr>
        <w:pStyle w:val="ListParagraph"/>
        <w:numPr>
          <w:ilvl w:val="2"/>
          <w:numId w:val="6"/>
        </w:numPr>
      </w:pPr>
      <w:r>
        <w:t xml:space="preserve">hfdVerz zonder relatie: </w:t>
      </w:r>
      <w:r w:rsidRPr="003D31D7">
        <w:t>dlnBereikbaar(LOP</w:t>
      </w:r>
      <w:r w:rsidR="00651589">
        <w:t>F</w:t>
      </w:r>
      <w:r w:rsidRPr="003D31D7">
        <w:t>) + dlnBereikbaar(LPP</w:t>
      </w:r>
      <w:r w:rsidR="00651589">
        <w:t>F</w:t>
      </w:r>
      <w:r w:rsidRPr="003D31D7">
        <w:t xml:space="preserve">) * </w:t>
      </w:r>
      <w:r w:rsidRPr="00D11CCB">
        <w:t>dlnFlexUitruilFactorLPP</w:t>
      </w:r>
      <w:r w:rsidR="001E2E99" w:rsidRPr="00D11CCB">
        <w:t>F</w:t>
      </w:r>
      <w:r w:rsidRPr="00D11CCB">
        <w:t>NaarLOP</w:t>
      </w:r>
      <w:r w:rsidR="001E2E99" w:rsidRPr="00D11CCB">
        <w:t>F</w:t>
      </w:r>
    </w:p>
    <w:p w14:paraId="7DF0CF5A" w14:textId="1A24122E" w:rsidR="003D31D7" w:rsidRDefault="003D31D7" w:rsidP="003D31D7">
      <w:pPr>
        <w:pStyle w:val="ListParagraph"/>
        <w:numPr>
          <w:ilvl w:val="2"/>
          <w:numId w:val="6"/>
        </w:numPr>
      </w:pPr>
      <w:r>
        <w:t xml:space="preserve">hfdVerz met relatie: </w:t>
      </w:r>
      <w:r w:rsidRPr="003D31D7">
        <w:t>dlnBereikbaar(LOP)</w:t>
      </w:r>
    </w:p>
    <w:p w14:paraId="5AEE7128" w14:textId="6EFF9861" w:rsidR="005807D9" w:rsidRDefault="005807D9" w:rsidP="005807D9">
      <w:pPr>
        <w:pStyle w:val="ListParagraph"/>
        <w:numPr>
          <w:ilvl w:val="0"/>
          <w:numId w:val="6"/>
        </w:numPr>
      </w:pPr>
      <w:r>
        <w:t>Bijzonderheden</w:t>
      </w:r>
    </w:p>
    <w:p w14:paraId="5798D96B" w14:textId="3502EBB4" w:rsidR="005807D9" w:rsidRDefault="005807D9" w:rsidP="005807D9">
      <w:pPr>
        <w:pStyle w:val="ListParagraph"/>
        <w:numPr>
          <w:ilvl w:val="1"/>
          <w:numId w:val="6"/>
        </w:numPr>
      </w:pPr>
      <w:r>
        <w:t>Door vervallen status</w:t>
      </w:r>
      <w:r w:rsidR="001C4A85">
        <w:t xml:space="preserve"> (beëindigd)</w:t>
      </w:r>
      <w:r>
        <w:t xml:space="preserve"> wordt beleggingsrekening beëindigd</w:t>
      </w:r>
    </w:p>
    <w:p w14:paraId="581987E8" w14:textId="7BDFC7AA" w:rsidR="00651589" w:rsidRDefault="00651589" w:rsidP="005807D9">
      <w:pPr>
        <w:pStyle w:val="ListParagraph"/>
        <w:numPr>
          <w:ilvl w:val="1"/>
          <w:numId w:val="6"/>
        </w:numPr>
      </w:pPr>
      <w:r>
        <w:t>Vraag: hoe gaan deze naar FC en AC?</w:t>
      </w:r>
    </w:p>
    <w:p w14:paraId="7DBBC2DE" w14:textId="20247EAA" w:rsidR="00651589" w:rsidRDefault="00651589" w:rsidP="00651589">
      <w:pPr>
        <w:pStyle w:val="ListParagraph"/>
        <w:numPr>
          <w:ilvl w:val="2"/>
          <w:numId w:val="6"/>
        </w:numPr>
      </w:pPr>
      <w:r>
        <w:t>FC: via interface</w:t>
      </w:r>
    </w:p>
    <w:p w14:paraId="142226BC" w14:textId="55B60F48" w:rsidR="00651589" w:rsidRDefault="00651589" w:rsidP="00033070">
      <w:pPr>
        <w:pStyle w:val="ListParagraph"/>
        <w:numPr>
          <w:ilvl w:val="2"/>
          <w:numId w:val="6"/>
        </w:numPr>
      </w:pPr>
      <w:r>
        <w:t>AC: door aparte gebeurtenis, ook voor jaarwerk</w:t>
      </w:r>
    </w:p>
    <w:p w14:paraId="72ACDF97" w14:textId="77777777" w:rsidR="007506E0" w:rsidRDefault="007506E0" w:rsidP="00AD541C">
      <w:pPr>
        <w:spacing w:line="240" w:lineRule="auto"/>
      </w:pPr>
    </w:p>
    <w:p w14:paraId="48C3CD8C" w14:textId="6573D51D" w:rsidR="007506E0" w:rsidRDefault="007506E0" w:rsidP="00104470">
      <w:pPr>
        <w:pStyle w:val="Heading3"/>
      </w:pPr>
      <w:bookmarkStart w:id="2321" w:name="_Toc187312203"/>
      <w:bookmarkStart w:id="2322" w:name="_Toc1628398618"/>
      <w:bookmarkStart w:id="2323" w:name="_Toc655695998"/>
      <w:r>
        <w:t>Afkoop</w:t>
      </w:r>
      <w:bookmarkEnd w:id="2321"/>
      <w:bookmarkEnd w:id="2322"/>
      <w:bookmarkEnd w:id="2323"/>
    </w:p>
    <w:p w14:paraId="0242306A" w14:textId="731CD6A5" w:rsidR="00347361" w:rsidRDefault="00347361" w:rsidP="00347361">
      <w:r>
        <w:t>Relevante zaken m.b.t. deze gebeurtenis:</w:t>
      </w:r>
    </w:p>
    <w:p w14:paraId="4048011D" w14:textId="77777777" w:rsidR="00347361" w:rsidRDefault="00347361" w:rsidP="00347361">
      <w:pPr>
        <w:pStyle w:val="ListParagraph"/>
        <w:numPr>
          <w:ilvl w:val="0"/>
          <w:numId w:val="6"/>
        </w:numPr>
      </w:pPr>
      <w:r>
        <w:t>Afleidbaar of opdrachtvolgend</w:t>
      </w:r>
    </w:p>
    <w:p w14:paraId="255F8EA1" w14:textId="77777777" w:rsidR="00347361" w:rsidRDefault="00347361" w:rsidP="00347361">
      <w:pPr>
        <w:pStyle w:val="ListParagraph"/>
        <w:numPr>
          <w:ilvl w:val="1"/>
          <w:numId w:val="6"/>
        </w:numPr>
      </w:pPr>
      <w:r>
        <w:t>Opdrachtvolgend (a.g.v. pensioneringsopdracht)</w:t>
      </w:r>
    </w:p>
    <w:p w14:paraId="5DEF7FD7" w14:textId="77777777" w:rsidR="00347361" w:rsidRDefault="00347361" w:rsidP="00347361">
      <w:pPr>
        <w:pStyle w:val="ListParagraph"/>
        <w:numPr>
          <w:ilvl w:val="0"/>
          <w:numId w:val="6"/>
        </w:numPr>
      </w:pPr>
      <w:r>
        <w:t>Invoer en controles</w:t>
      </w:r>
    </w:p>
    <w:p w14:paraId="480854A4" w14:textId="79000A4C" w:rsidR="00347361" w:rsidRDefault="00347361" w:rsidP="00347361">
      <w:pPr>
        <w:pStyle w:val="ListParagraph"/>
        <w:numPr>
          <w:ilvl w:val="1"/>
          <w:numId w:val="6"/>
        </w:numPr>
      </w:pPr>
      <w:r>
        <w:t xml:space="preserve">Gebeurtenis wordt uitgevoerd als </w:t>
      </w:r>
      <w:r w:rsidRPr="00347361">
        <w:t>dlnKeuzeAfkoop AND dlnIsAfkoopMogelijk</w:t>
      </w:r>
    </w:p>
    <w:p w14:paraId="69E444C1" w14:textId="16722A9C" w:rsidR="00A01501" w:rsidRDefault="00001D36" w:rsidP="00033070">
      <w:pPr>
        <w:pStyle w:val="ListParagraph"/>
        <w:numPr>
          <w:ilvl w:val="2"/>
          <w:numId w:val="6"/>
        </w:numPr>
      </w:pPr>
      <w:r>
        <w:t>A</w:t>
      </w:r>
      <w:r w:rsidR="00A01501">
        <w:t xml:space="preserve">ls </w:t>
      </w:r>
      <w:r>
        <w:t xml:space="preserve">het op pensioeningangsdatum uitkerende </w:t>
      </w:r>
      <w:r w:rsidR="00A01501">
        <w:t xml:space="preserve">LOPF </w:t>
      </w:r>
      <w:r>
        <w:t>na pensionering</w:t>
      </w:r>
      <w:r w:rsidR="003A0BA1">
        <w:t xml:space="preserve"> </w:t>
      </w:r>
      <w:r w:rsidR="00A01501">
        <w:t xml:space="preserve">boven de afkoopgrens komt, wordt </w:t>
      </w:r>
      <w:r w:rsidR="00A01501" w:rsidRPr="00033070">
        <w:rPr>
          <w:i/>
          <w:iCs/>
          <w:u w:val="single"/>
        </w:rPr>
        <w:t>niet</w:t>
      </w:r>
      <w:r w:rsidR="00A01501">
        <w:t xml:space="preserve"> afgekocht</w:t>
      </w:r>
      <w:r>
        <w:t>. De nog niet geëffectueerde dakpannen worden hierin niet betrokken. Eventuele uitruil van LPPF naar LOPF voor een alleenstaande wel</w:t>
      </w:r>
    </w:p>
    <w:p w14:paraId="02A3E2E3" w14:textId="77777777" w:rsidR="00347361" w:rsidRDefault="00347361" w:rsidP="00347361">
      <w:pPr>
        <w:pStyle w:val="ListParagraph"/>
        <w:numPr>
          <w:ilvl w:val="0"/>
          <w:numId w:val="6"/>
        </w:numPr>
      </w:pPr>
      <w:r>
        <w:t>Overgangen in profielen</w:t>
      </w:r>
    </w:p>
    <w:p w14:paraId="6443C0A1" w14:textId="73D34997" w:rsidR="00347361" w:rsidRDefault="00347361" w:rsidP="00347361">
      <w:pPr>
        <w:pStyle w:val="ListParagraph"/>
        <w:numPr>
          <w:ilvl w:val="1"/>
          <w:numId w:val="6"/>
        </w:numPr>
      </w:pPr>
      <w:r>
        <w:t>Status wordt afkoop, pensioenaanspraken vervallen daardoor</w:t>
      </w:r>
    </w:p>
    <w:p w14:paraId="1641DA1A" w14:textId="77777777" w:rsidR="00347361" w:rsidRDefault="00347361" w:rsidP="00347361">
      <w:pPr>
        <w:pStyle w:val="ListParagraph"/>
        <w:numPr>
          <w:ilvl w:val="0"/>
          <w:numId w:val="6"/>
        </w:numPr>
      </w:pPr>
      <w:r>
        <w:t>Koppelingen</w:t>
      </w:r>
    </w:p>
    <w:p w14:paraId="7758DA5A" w14:textId="72595C86" w:rsidR="00347361" w:rsidRDefault="00347361" w:rsidP="00347361">
      <w:pPr>
        <w:pStyle w:val="ListParagraph"/>
        <w:numPr>
          <w:ilvl w:val="1"/>
          <w:numId w:val="6"/>
        </w:numPr>
      </w:pPr>
      <w:r>
        <w:t xml:space="preserve">Andere component: </w:t>
      </w:r>
      <w:r w:rsidR="00B768CE">
        <w:t>Afkoop</w:t>
      </w:r>
      <w:r>
        <w:t xml:space="preserve"> in excasso</w:t>
      </w:r>
    </w:p>
    <w:p w14:paraId="26BDB6C4" w14:textId="77777777" w:rsidR="00347361" w:rsidRDefault="00347361" w:rsidP="00347361">
      <w:pPr>
        <w:pStyle w:val="ListParagraph"/>
        <w:numPr>
          <w:ilvl w:val="0"/>
          <w:numId w:val="6"/>
        </w:numPr>
      </w:pPr>
      <w:r>
        <w:t>Speciale berekeningen</w:t>
      </w:r>
    </w:p>
    <w:p w14:paraId="571951A5" w14:textId="77777777" w:rsidR="00347361" w:rsidRDefault="00347361" w:rsidP="00347361">
      <w:pPr>
        <w:pStyle w:val="ListParagraph"/>
        <w:numPr>
          <w:ilvl w:val="1"/>
          <w:numId w:val="6"/>
        </w:numPr>
      </w:pPr>
      <w:r>
        <w:t>Door verval van pensioenaanspraken worden deze nul</w:t>
      </w:r>
    </w:p>
    <w:p w14:paraId="2AFE5949" w14:textId="34D952ED" w:rsidR="00B768CE" w:rsidRPr="00033070" w:rsidRDefault="00B768CE" w:rsidP="00347361">
      <w:pPr>
        <w:pStyle w:val="ListParagraph"/>
        <w:numPr>
          <w:ilvl w:val="1"/>
          <w:numId w:val="6"/>
        </w:numPr>
      </w:pPr>
      <w:r w:rsidRPr="00B768CE">
        <w:t>dlnAfkoopWaarde</w:t>
      </w:r>
      <w:r>
        <w:t xml:space="preserve"> = </w:t>
      </w:r>
    </w:p>
    <w:p w14:paraId="3FA23EDA" w14:textId="13916D35" w:rsidR="002F2775" w:rsidRPr="00D11CCB" w:rsidRDefault="00155E03" w:rsidP="00033070">
      <w:pPr>
        <w:pStyle w:val="ListParagraph"/>
        <w:numPr>
          <w:ilvl w:val="2"/>
          <w:numId w:val="6"/>
        </w:numPr>
        <w:rPr>
          <w:rStyle w:val="ui-provider"/>
        </w:rPr>
      </w:pPr>
      <w:r>
        <w:rPr>
          <w:rStyle w:val="ui-provider"/>
        </w:rPr>
        <w:t>(</w:t>
      </w:r>
      <w:r w:rsidR="001A7B19" w:rsidRPr="001A7B19">
        <w:rPr>
          <w:rStyle w:val="ui-provider"/>
        </w:rPr>
        <w:t>dbDlnBereikbaar(LOPF) * dlnFlexAfkoopFactorLOPF + dbDlnBereikbaar(LPPF) * dlnFlexAfkoopFactorLPPF + dbDlnVoorzieningKpsSpreiding(LOPF) + dbDlnVoorzieningKpsSpreiding(LPPF)</w:t>
      </w:r>
      <w:r>
        <w:rPr>
          <w:rStyle w:val="ui-provider"/>
        </w:rPr>
        <w:t>) * financiering</w:t>
      </w:r>
      <w:r w:rsidR="000A1E74">
        <w:rPr>
          <w:rStyle w:val="ui-provider"/>
        </w:rPr>
        <w:t>s</w:t>
      </w:r>
      <w:r>
        <w:rPr>
          <w:rStyle w:val="ui-provider"/>
        </w:rPr>
        <w:t>FactorCVP</w:t>
      </w:r>
    </w:p>
    <w:p w14:paraId="2B25E01F" w14:textId="47997569" w:rsidR="00CC2D18" w:rsidRDefault="001A7B19" w:rsidP="00033070">
      <w:pPr>
        <w:pStyle w:val="ListParagraph"/>
        <w:numPr>
          <w:ilvl w:val="2"/>
          <w:numId w:val="6"/>
        </w:numPr>
        <w:rPr>
          <w:rStyle w:val="ui-provider"/>
        </w:rPr>
      </w:pPr>
      <w:r w:rsidRPr="001A7B19">
        <w:rPr>
          <w:rStyle w:val="ui-provider"/>
        </w:rPr>
        <w:t>dbDlnVoorzieningKpsSpreiding(ps)</w:t>
      </w:r>
      <w:r>
        <w:rPr>
          <w:rStyle w:val="ui-provider"/>
        </w:rPr>
        <w:t xml:space="preserve"> = som spreidingen </w:t>
      </w:r>
      <w:r w:rsidR="00155E03">
        <w:rPr>
          <w:rStyle w:val="ui-provider"/>
        </w:rPr>
        <w:t xml:space="preserve">van </w:t>
      </w:r>
      <w:r w:rsidRPr="001A7B19">
        <w:rPr>
          <w:rStyle w:val="ui-provider"/>
        </w:rPr>
        <w:t>dbDlnVoorzieningKpsSpreiding(ps,sp)</w:t>
      </w:r>
    </w:p>
    <w:p w14:paraId="03473368" w14:textId="527E2609" w:rsidR="001A7B19" w:rsidRDefault="001A7B19" w:rsidP="00033070">
      <w:pPr>
        <w:pStyle w:val="ListParagraph"/>
        <w:numPr>
          <w:ilvl w:val="2"/>
          <w:numId w:val="6"/>
        </w:numPr>
      </w:pPr>
      <w:r w:rsidRPr="001A7B19">
        <w:t>dbDlnVoorzieningKpsSpreiding(ps,sp)</w:t>
      </w:r>
      <w:r>
        <w:t xml:space="preserve"> = </w:t>
      </w:r>
      <w:r w:rsidRPr="001A7B19">
        <w:t>dbDlnOpgebouwdSpreiding(ps,sp) * finKpsUniVr(ps,finTarief(ps),sp)</w:t>
      </w:r>
    </w:p>
    <w:p w14:paraId="1D5A2AF6" w14:textId="77777777" w:rsidR="001C4A85" w:rsidRDefault="001C4A85" w:rsidP="001C4A85">
      <w:pPr>
        <w:pStyle w:val="ListParagraph"/>
        <w:numPr>
          <w:ilvl w:val="0"/>
          <w:numId w:val="6"/>
        </w:numPr>
      </w:pPr>
      <w:r>
        <w:t>Bijzonderheden</w:t>
      </w:r>
    </w:p>
    <w:p w14:paraId="42E4DDF1" w14:textId="1275AEB6" w:rsidR="003C1B7F" w:rsidRDefault="006701BA" w:rsidP="00824414">
      <w:pPr>
        <w:pStyle w:val="ListParagraph"/>
        <w:numPr>
          <w:ilvl w:val="1"/>
          <w:numId w:val="6"/>
        </w:numPr>
        <w:rPr>
          <w:ins w:id="2324" w:author="Flory Koole" w:date="2024-10-24T11:27:00Z" w16du:dateUtc="2024-10-24T09:27:00Z"/>
        </w:rPr>
      </w:pPr>
      <w:ins w:id="2325" w:author="Flory Koole" w:date="2024-10-24T11:29:00Z" w16du:dateUtc="2024-10-24T09:29:00Z">
        <w:r>
          <w:t xml:space="preserve">Als een deelnemer tussen de 90% en 110% zit </w:t>
        </w:r>
      </w:ins>
      <w:ins w:id="2326" w:author="Flory Koole" w:date="2024-10-24T11:30:00Z" w16du:dateUtc="2024-10-24T09:30:00Z">
        <w:r w:rsidR="00824414">
          <w:t>wordt</w:t>
        </w:r>
      </w:ins>
      <w:ins w:id="2327" w:author="Flory Koole" w:date="2024-10-24T11:29:00Z" w16du:dateUtc="2024-10-24T09:29:00Z">
        <w:r>
          <w:t xml:space="preserve"> op het portaal informeren dat we wel zijn keuzes willen weten</w:t>
        </w:r>
        <w:r w:rsidR="001C40EC">
          <w:t xml:space="preserve"> </w:t>
        </w:r>
        <w:r>
          <w:t>en daar (als die situatie zich voor gaat doen) ook nu al zijn akkoord voor vragen.</w:t>
        </w:r>
        <w:r w:rsidR="001C40EC">
          <w:t xml:space="preserve"> </w:t>
        </w:r>
        <w:r>
          <w:t>We hebben dan én de pensioneringskeuzes vastliggen én we hebben deelnemer heeft gekozen voor afkoop (is akkoord met eventuele afkoop)</w:t>
        </w:r>
        <w:r w:rsidR="00824414">
          <w:t>.</w:t>
        </w:r>
      </w:ins>
      <w:ins w:id="2328" w:author="Flory Koole" w:date="2024-10-24T11:30:00Z" w16du:dateUtc="2024-10-24T09:30:00Z">
        <w:r w:rsidR="00824414">
          <w:t xml:space="preserve"> </w:t>
        </w:r>
      </w:ins>
      <w:ins w:id="2329" w:author="Flory Koole" w:date="2024-10-24T11:29:00Z" w16du:dateUtc="2024-10-24T09:29:00Z">
        <w:r>
          <w:t>Als op daadwerkelijk pensioen moment afkoop mogelijk is</w:t>
        </w:r>
      </w:ins>
      <w:ins w:id="2330" w:author="Flory Koole" w:date="2024-11-03T08:59:00Z" w16du:dateUtc="2024-11-03T07:59:00Z">
        <w:r w:rsidR="00B66120">
          <w:t xml:space="preserve"> én de deelnemer heeft hiervoor gekozen</w:t>
        </w:r>
      </w:ins>
      <w:ins w:id="2331" w:author="Flory Koole" w:date="2024-10-24T11:29:00Z" w16du:dateUtc="2024-10-24T09:29:00Z">
        <w:r>
          <w:t>, dan voeren we een afkoopmutatie uit, a</w:t>
        </w:r>
      </w:ins>
      <w:ins w:id="2332" w:author="Flory Koole" w:date="2024-11-03T08:59:00Z" w16du:dateUtc="2024-11-03T07:59:00Z">
        <w:r w:rsidR="00B66120">
          <w:t>anders</w:t>
        </w:r>
      </w:ins>
      <w:ins w:id="2333" w:author="Flory Koole" w:date="2024-10-24T11:29:00Z" w16du:dateUtc="2024-10-24T09:29:00Z">
        <w:r>
          <w:t xml:space="preserve"> voeren we een pensioneringsmutatie uit gevolgd door de gekozen flexibiliseringsmutaties</w:t>
        </w:r>
      </w:ins>
    </w:p>
    <w:p w14:paraId="7CF35B7B" w14:textId="0C8AC644" w:rsidR="00503067" w:rsidRDefault="00503067" w:rsidP="001C4A85">
      <w:pPr>
        <w:pStyle w:val="ListParagraph"/>
        <w:numPr>
          <w:ilvl w:val="1"/>
          <w:numId w:val="6"/>
        </w:numPr>
      </w:pPr>
      <w:r>
        <w:t>Controle of afkoop mogelijk is: als OP inclusief eventueel verevend OP onder de afkoopgrens zit</w:t>
      </w:r>
    </w:p>
    <w:p w14:paraId="272ED58B" w14:textId="546D3767" w:rsidR="001C4A85" w:rsidRDefault="001C4A85" w:rsidP="001C4A85">
      <w:pPr>
        <w:pStyle w:val="ListParagraph"/>
        <w:numPr>
          <w:ilvl w:val="1"/>
          <w:numId w:val="6"/>
        </w:numPr>
      </w:pPr>
      <w:r>
        <w:t>Door afkoop status (beëindigd) wordt beleggingsrekening beëindigd</w:t>
      </w:r>
    </w:p>
    <w:p w14:paraId="2E8E02A6" w14:textId="77777777" w:rsidR="00405181" w:rsidRDefault="00405181" w:rsidP="00405181"/>
    <w:p w14:paraId="190869E2" w14:textId="77777777" w:rsidR="00405181" w:rsidRDefault="00405181" w:rsidP="00A62015">
      <w:pPr>
        <w:pStyle w:val="Heading3"/>
      </w:pPr>
      <w:bookmarkStart w:id="2334" w:name="_Toc152844406"/>
      <w:bookmarkStart w:id="2335" w:name="_Toc187312204"/>
      <w:bookmarkStart w:id="2336" w:name="_Toc1123357218"/>
      <w:bookmarkStart w:id="2337" w:name="_Toc1581611864"/>
      <w:r>
        <w:t>Uitruil LPP naar LOP</w:t>
      </w:r>
      <w:bookmarkEnd w:id="2334"/>
      <w:bookmarkEnd w:id="2335"/>
      <w:bookmarkEnd w:id="2336"/>
      <w:bookmarkEnd w:id="2337"/>
    </w:p>
    <w:p w14:paraId="72D2B2D4" w14:textId="77777777" w:rsidR="00405181" w:rsidRDefault="00405181" w:rsidP="00405181">
      <w:r>
        <w:t>Relevante zaken m.b.t. deze gebeurtenis:</w:t>
      </w:r>
    </w:p>
    <w:p w14:paraId="182363E8" w14:textId="3DFD296D" w:rsidR="00405181" w:rsidRDefault="00405181" w:rsidP="00405181">
      <w:pPr>
        <w:pStyle w:val="ListParagraph"/>
        <w:numPr>
          <w:ilvl w:val="0"/>
          <w:numId w:val="6"/>
        </w:numPr>
      </w:pPr>
      <w:r>
        <w:t>Afleidbaar of opdrachtvolgend: opdrachtvolgend</w:t>
      </w:r>
      <w:r w:rsidR="00C25EF2">
        <w:t xml:space="preserve"> (a.g.v. pensioneringsopdracht)</w:t>
      </w:r>
    </w:p>
    <w:p w14:paraId="20BC7C8C" w14:textId="77777777" w:rsidR="00405181" w:rsidRDefault="00405181" w:rsidP="00405181">
      <w:pPr>
        <w:pStyle w:val="ListParagraph"/>
        <w:numPr>
          <w:ilvl w:val="0"/>
          <w:numId w:val="6"/>
        </w:numPr>
      </w:pPr>
      <w:r>
        <w:t>Invoer en controles</w:t>
      </w:r>
    </w:p>
    <w:p w14:paraId="7A02C259" w14:textId="52AB35BD" w:rsidR="00405181" w:rsidRDefault="001C75D2" w:rsidP="00405181">
      <w:pPr>
        <w:pStyle w:val="ListParagraph"/>
        <w:numPr>
          <w:ilvl w:val="1"/>
          <w:numId w:val="6"/>
        </w:numPr>
      </w:pPr>
      <w:r>
        <w:t xml:space="preserve">Gebeurtenis wordt uitgevoerd als </w:t>
      </w:r>
      <w:r w:rsidRPr="001C75D2">
        <w:t>dlnUitruilLPPNaarLOPPrc &gt; 0</w:t>
      </w:r>
    </w:p>
    <w:p w14:paraId="56E6D913" w14:textId="77777777" w:rsidR="00405181" w:rsidRDefault="00405181" w:rsidP="00405181">
      <w:pPr>
        <w:pStyle w:val="ListParagraph"/>
        <w:numPr>
          <w:ilvl w:val="0"/>
          <w:numId w:val="6"/>
        </w:numPr>
      </w:pPr>
      <w:r>
        <w:t>Overgangen in profielen</w:t>
      </w:r>
    </w:p>
    <w:p w14:paraId="71229AC5" w14:textId="77777777" w:rsidR="00405181" w:rsidRDefault="00405181" w:rsidP="00405181">
      <w:pPr>
        <w:pStyle w:val="ListParagraph"/>
        <w:numPr>
          <w:ilvl w:val="1"/>
          <w:numId w:val="6"/>
        </w:numPr>
      </w:pPr>
      <w:r>
        <w:t>Bij uitruil zonder volledige ingang: geen verandering</w:t>
      </w:r>
    </w:p>
    <w:p w14:paraId="579874D8" w14:textId="77777777" w:rsidR="00405181" w:rsidRDefault="00405181" w:rsidP="00405181">
      <w:pPr>
        <w:pStyle w:val="ListParagraph"/>
        <w:numPr>
          <w:ilvl w:val="1"/>
          <w:numId w:val="6"/>
        </w:numPr>
      </w:pPr>
      <w:r>
        <w:t xml:space="preserve">Bij uitruil i.c.m. volledige ingang </w:t>
      </w:r>
    </w:p>
    <w:p w14:paraId="0EC77749" w14:textId="77777777" w:rsidR="00405181" w:rsidRDefault="00405181" w:rsidP="00405181">
      <w:pPr>
        <w:pStyle w:val="ListParagraph"/>
        <w:numPr>
          <w:ilvl w:val="2"/>
          <w:numId w:val="6"/>
        </w:numPr>
      </w:pPr>
      <w:r>
        <w:t>Gedeeltelijke uitruil: LPP blijft behouden, geen overgang in subset</w:t>
      </w:r>
    </w:p>
    <w:p w14:paraId="1537E5D1" w14:textId="77777777" w:rsidR="00405181" w:rsidRDefault="00405181" w:rsidP="00405181">
      <w:pPr>
        <w:pStyle w:val="ListParagraph"/>
        <w:numPr>
          <w:ilvl w:val="2"/>
          <w:numId w:val="6"/>
        </w:numPr>
      </w:pPr>
      <w:r>
        <w:t>Volledige uitruil: LPP vervalt</w:t>
      </w:r>
    </w:p>
    <w:p w14:paraId="1C78428B" w14:textId="77777777" w:rsidR="00405181" w:rsidRDefault="00405181" w:rsidP="00405181">
      <w:pPr>
        <w:pStyle w:val="ListParagraph"/>
        <w:numPr>
          <w:ilvl w:val="0"/>
          <w:numId w:val="6"/>
        </w:numPr>
      </w:pPr>
      <w:r>
        <w:t>Koppelingen</w:t>
      </w:r>
    </w:p>
    <w:p w14:paraId="4C9D8A23" w14:textId="3212AD3B" w:rsidR="00405181" w:rsidRDefault="00405181" w:rsidP="00405181">
      <w:pPr>
        <w:pStyle w:val="ListParagraph"/>
        <w:numPr>
          <w:ilvl w:val="1"/>
          <w:numId w:val="6"/>
        </w:numPr>
      </w:pPr>
      <w:r>
        <w:t>Andere component: Uitruil LPP naar LOP in excasso</w:t>
      </w:r>
    </w:p>
    <w:p w14:paraId="52C95108" w14:textId="77777777" w:rsidR="00405181" w:rsidRDefault="00405181" w:rsidP="00405181">
      <w:pPr>
        <w:pStyle w:val="ListParagraph"/>
        <w:numPr>
          <w:ilvl w:val="0"/>
          <w:numId w:val="6"/>
        </w:numPr>
      </w:pPr>
      <w:r>
        <w:t>Speciale berekeningen</w:t>
      </w:r>
    </w:p>
    <w:p w14:paraId="297C0F7D" w14:textId="16A710EC" w:rsidR="000B5AE9" w:rsidRDefault="000B5AE9" w:rsidP="000B5AE9">
      <w:pPr>
        <w:pStyle w:val="ListParagraph"/>
        <w:numPr>
          <w:ilvl w:val="1"/>
          <w:numId w:val="6"/>
        </w:numPr>
      </w:pPr>
      <w:r w:rsidRPr="00067828">
        <w:t>dlnOpgebouwdAcLPPF</w:t>
      </w:r>
      <w:r>
        <w:t xml:space="preserve"> = </w:t>
      </w:r>
      <w:r w:rsidRPr="00E959C5">
        <w:t>dbDlnOpgebouwdAc(</w:t>
      </w:r>
      <w:r>
        <w:t>LPPF</w:t>
      </w:r>
      <w:r w:rsidRPr="00E959C5">
        <w:t xml:space="preserve">) - </w:t>
      </w:r>
      <w:r w:rsidRPr="00033070">
        <w:t>dbDlnOpgebouwd(</w:t>
      </w:r>
      <w:r>
        <w:t>LPPF</w:t>
      </w:r>
      <w:r w:rsidRPr="00033070">
        <w:t>)</w:t>
      </w:r>
      <w:r w:rsidR="00C31C67">
        <w:t xml:space="preserve"> </w:t>
      </w:r>
      <w:r w:rsidRPr="00033070">
        <w:t>* dlnUitruilLPPNaarLOPPrc/100</w:t>
      </w:r>
    </w:p>
    <w:p w14:paraId="7736080F" w14:textId="484D0B51" w:rsidR="00405181" w:rsidRDefault="00405181" w:rsidP="00405181">
      <w:pPr>
        <w:pStyle w:val="ListParagraph"/>
        <w:numPr>
          <w:ilvl w:val="1"/>
          <w:numId w:val="6"/>
        </w:numPr>
      </w:pPr>
      <w:r w:rsidRPr="00405181">
        <w:t>dlnOpgebouwdAcLOPF</w:t>
      </w:r>
      <w:r>
        <w:t xml:space="preserve"> = </w:t>
      </w:r>
      <w:r w:rsidRPr="00405181">
        <w:t>dbDlnOpgebouwdAc(</w:t>
      </w:r>
      <w:r w:rsidR="00E959C5">
        <w:t>LOPF</w:t>
      </w:r>
      <w:r w:rsidRPr="00405181">
        <w:t>) +</w:t>
      </w:r>
      <w:r w:rsidR="00C31C67">
        <w:t xml:space="preserve"> </w:t>
      </w:r>
      <w:r w:rsidR="00BA5791" w:rsidRPr="00033070">
        <w:t>dbDlnOpgebouwd(</w:t>
      </w:r>
      <w:r w:rsidR="00BA5791">
        <w:t>LPPF</w:t>
      </w:r>
      <w:r w:rsidR="00BA5791" w:rsidRPr="00033070">
        <w:t>)</w:t>
      </w:r>
      <w:r w:rsidR="00C31C67">
        <w:t xml:space="preserve"> </w:t>
      </w:r>
      <w:r w:rsidR="00BA5791" w:rsidRPr="00033070">
        <w:t>* dlnUitruilLPPNaarLOPPrc/100</w:t>
      </w:r>
      <w:r w:rsidRPr="00405181">
        <w:t xml:space="preserve"> * finKpsUniVr(</w:t>
      </w:r>
      <w:r w:rsidR="00E959C5">
        <w:t>LPPF</w:t>
      </w:r>
      <w:r w:rsidRPr="00405181">
        <w:t>) / finKpsUni(</w:t>
      </w:r>
      <w:r w:rsidR="00E959C5">
        <w:t>LOPF</w:t>
      </w:r>
      <w:r w:rsidRPr="00405181">
        <w:t>)</w:t>
      </w:r>
    </w:p>
    <w:p w14:paraId="242640B8" w14:textId="77777777" w:rsidR="00777557" w:rsidRDefault="00777557" w:rsidP="00777557">
      <w:pPr>
        <w:pStyle w:val="ListParagraph"/>
        <w:numPr>
          <w:ilvl w:val="1"/>
          <w:numId w:val="6"/>
        </w:numPr>
      </w:pPr>
      <w:r w:rsidRPr="00523990">
        <w:t>dlnOpgebouwdVhpL</w:t>
      </w:r>
      <w:r>
        <w:t>P</w:t>
      </w:r>
      <w:r w:rsidRPr="00523990">
        <w:t>P</w:t>
      </w:r>
      <w:r>
        <w:t xml:space="preserve">F = </w:t>
      </w:r>
      <w:r w:rsidRPr="00777557">
        <w:t>dbDlnOpgebouwdVhp(</w:t>
      </w:r>
      <w:r>
        <w:t>LPPF</w:t>
      </w:r>
      <w:r w:rsidRPr="00777557">
        <w:t>) - dbDlnOpgebouwdVhp(</w:t>
      </w:r>
      <w:r>
        <w:t>LPPF</w:t>
      </w:r>
      <w:r w:rsidRPr="00777557">
        <w:t>) * dlnUitruilLPPNaarLOPPrc/100</w:t>
      </w:r>
    </w:p>
    <w:p w14:paraId="0A881ED9" w14:textId="1907F717" w:rsidR="00777557" w:rsidRDefault="00777557" w:rsidP="00777557">
      <w:pPr>
        <w:pStyle w:val="ListParagraph"/>
        <w:numPr>
          <w:ilvl w:val="1"/>
          <w:numId w:val="6"/>
        </w:numPr>
      </w:pPr>
      <w:r w:rsidRPr="00523990">
        <w:t>dlnOpgebouwdVhpL</w:t>
      </w:r>
      <w:r>
        <w:t>O</w:t>
      </w:r>
      <w:r w:rsidRPr="00523990">
        <w:t>P</w:t>
      </w:r>
      <w:r>
        <w:t xml:space="preserve">F = </w:t>
      </w:r>
      <w:r w:rsidR="00D220F8" w:rsidRPr="00D220F8">
        <w:t>dbDlnOpgebouwdVhp(</w:t>
      </w:r>
      <w:r w:rsidR="00D220F8">
        <w:t>LOPF</w:t>
      </w:r>
      <w:r w:rsidR="00D220F8" w:rsidRPr="00D220F8">
        <w:t xml:space="preserve">) + </w:t>
      </w:r>
      <w:r w:rsidR="00D220F8" w:rsidRPr="00777557">
        <w:t>dbDlnOpgebouwdVhp(</w:t>
      </w:r>
      <w:r w:rsidR="00D220F8">
        <w:t>LPPF</w:t>
      </w:r>
      <w:r w:rsidR="00D220F8" w:rsidRPr="00777557">
        <w:t>) * dlnUitruilLPPNaarLOPPrc/100</w:t>
      </w:r>
      <w:r w:rsidR="00D220F8" w:rsidRPr="00D220F8">
        <w:t xml:space="preserve"> * finKpsUniVr(</w:t>
      </w:r>
      <w:r w:rsidR="00D220F8">
        <w:t>LPPF</w:t>
      </w:r>
      <w:r w:rsidR="00D220F8" w:rsidRPr="00D220F8">
        <w:t>) / finKpsUni(</w:t>
      </w:r>
      <w:r w:rsidR="00D220F8">
        <w:t>LOPF</w:t>
      </w:r>
      <w:r w:rsidR="00D220F8" w:rsidRPr="00D220F8">
        <w:t>)</w:t>
      </w:r>
    </w:p>
    <w:p w14:paraId="34DB2A6B" w14:textId="171AA07E" w:rsidR="000B5AE9" w:rsidRDefault="000B5AE9" w:rsidP="000B5AE9">
      <w:pPr>
        <w:pStyle w:val="ListParagraph"/>
        <w:numPr>
          <w:ilvl w:val="1"/>
          <w:numId w:val="6"/>
        </w:numPr>
      </w:pPr>
      <w:r w:rsidRPr="00523990">
        <w:t>dlnOpgebouwdSpreiding(</w:t>
      </w:r>
      <w:r>
        <w:t>LPPF</w:t>
      </w:r>
      <w:r w:rsidRPr="00523990">
        <w:t>,sp)</w:t>
      </w:r>
      <w:r>
        <w:t xml:space="preserve"> = </w:t>
      </w:r>
      <w:r w:rsidRPr="00A02248">
        <w:t>dbDlnOpgebouwdSpreiding(</w:t>
      </w:r>
      <w:r>
        <w:t>LPPF</w:t>
      </w:r>
      <w:r w:rsidRPr="00A02248">
        <w:t>,sp)</w:t>
      </w:r>
      <w:r w:rsidR="00C31C67">
        <w:t xml:space="preserve"> </w:t>
      </w:r>
      <w:r w:rsidRPr="00A02248">
        <w:t>- dbDlnOpgebouwdSpreiding(</w:t>
      </w:r>
      <w:r>
        <w:t>LPPF</w:t>
      </w:r>
      <w:r w:rsidRPr="00A02248">
        <w:t>,sp) * dlnUitruilLPPNaarLOPPrc/100</w:t>
      </w:r>
    </w:p>
    <w:p w14:paraId="5BA25634" w14:textId="45FDA7C8" w:rsidR="00523990" w:rsidRDefault="00523990" w:rsidP="00A02248">
      <w:pPr>
        <w:pStyle w:val="ListParagraph"/>
        <w:numPr>
          <w:ilvl w:val="1"/>
          <w:numId w:val="6"/>
        </w:numPr>
      </w:pPr>
      <w:r w:rsidRPr="00523990">
        <w:t>dlnOpgebouwdSpreiding(</w:t>
      </w:r>
      <w:r w:rsidR="00A02248">
        <w:t>LOPF</w:t>
      </w:r>
      <w:r w:rsidRPr="00523990">
        <w:t>,sp)</w:t>
      </w:r>
      <w:r>
        <w:t xml:space="preserve"> = </w:t>
      </w:r>
      <w:r w:rsidR="00A02248" w:rsidRPr="00A02248">
        <w:t>dbDlnOpgebouwdSpreiding(</w:t>
      </w:r>
      <w:r w:rsidR="00A02248">
        <w:t>LOPF</w:t>
      </w:r>
      <w:r w:rsidR="00A02248" w:rsidRPr="00A02248">
        <w:t>,sp) + dbDlnOpgebouwdSpreiding(</w:t>
      </w:r>
      <w:r w:rsidR="00A02248">
        <w:t>LPPF</w:t>
      </w:r>
      <w:r w:rsidR="00A02248" w:rsidRPr="00A02248">
        <w:t>,sp) * dlnUitruilLPPNaarLOPPrc/100</w:t>
      </w:r>
      <w:r w:rsidR="00A02248">
        <w:t xml:space="preserve"> </w:t>
      </w:r>
      <w:r w:rsidR="00A02248" w:rsidRPr="00A02248">
        <w:t>* finKpsUniVr(LPPF,finTarief(LPPF),sp) / finKpsUni(</w:t>
      </w:r>
      <w:r w:rsidR="00A02248">
        <w:t>LOPF</w:t>
      </w:r>
      <w:r w:rsidR="00A02248" w:rsidRPr="00A02248">
        <w:t>,finTarief(</w:t>
      </w:r>
      <w:r w:rsidR="00A02248">
        <w:t>LOPF</w:t>
      </w:r>
      <w:r w:rsidR="00A02248" w:rsidRPr="00A02248">
        <w:t>),sp)</w:t>
      </w:r>
    </w:p>
    <w:p w14:paraId="32577734" w14:textId="35473AAA" w:rsidR="0061221B" w:rsidRDefault="0061221B" w:rsidP="0061221B">
      <w:pPr>
        <w:pStyle w:val="ListParagraph"/>
        <w:numPr>
          <w:ilvl w:val="1"/>
          <w:numId w:val="6"/>
        </w:numPr>
      </w:pPr>
      <w:r w:rsidRPr="00523990">
        <w:t>dlnOpgebouwd</w:t>
      </w:r>
      <w:r>
        <w:t>Vhp</w:t>
      </w:r>
      <w:r w:rsidRPr="00523990">
        <w:t>Spreiding(</w:t>
      </w:r>
      <w:r>
        <w:t>LPPF</w:t>
      </w:r>
      <w:r w:rsidRPr="00523990">
        <w:t>,sp)</w:t>
      </w:r>
      <w:r>
        <w:t xml:space="preserve"> = </w:t>
      </w:r>
      <w:r w:rsidRPr="00A02248">
        <w:t>dbDlnOpgebouwd</w:t>
      </w:r>
      <w:r>
        <w:t>Vhp</w:t>
      </w:r>
      <w:r w:rsidRPr="00A02248">
        <w:t>Spreiding(</w:t>
      </w:r>
      <w:r>
        <w:t>LPPF</w:t>
      </w:r>
      <w:r w:rsidRPr="00A02248">
        <w:t>,sp) - dbDlnOpgebouwd</w:t>
      </w:r>
      <w:r>
        <w:t>Vhp</w:t>
      </w:r>
      <w:r w:rsidRPr="00A02248">
        <w:t>Spreiding(</w:t>
      </w:r>
      <w:r>
        <w:t>LPPF</w:t>
      </w:r>
      <w:r w:rsidRPr="00A02248">
        <w:t>,sp) * dlnUitruilLPPNaarLOPPrc/100</w:t>
      </w:r>
    </w:p>
    <w:p w14:paraId="6084CB46" w14:textId="16B9D6CB" w:rsidR="0061221B" w:rsidRDefault="0061221B" w:rsidP="0061221B">
      <w:pPr>
        <w:pStyle w:val="ListParagraph"/>
        <w:numPr>
          <w:ilvl w:val="1"/>
          <w:numId w:val="6"/>
        </w:numPr>
      </w:pPr>
      <w:r w:rsidRPr="00523990">
        <w:t>dlnOpgebouwd</w:t>
      </w:r>
      <w:r>
        <w:t>Vhp</w:t>
      </w:r>
      <w:r w:rsidRPr="00523990">
        <w:t>Spreiding(</w:t>
      </w:r>
      <w:r>
        <w:t>LOPF</w:t>
      </w:r>
      <w:r w:rsidRPr="00523990">
        <w:t>,sp)</w:t>
      </w:r>
      <w:r>
        <w:t xml:space="preserve"> = </w:t>
      </w:r>
      <w:r w:rsidRPr="00A02248">
        <w:t>dbDlnOpgebouwd</w:t>
      </w:r>
      <w:r>
        <w:t>Vhp</w:t>
      </w:r>
      <w:r w:rsidRPr="00A02248">
        <w:t>Spreiding(</w:t>
      </w:r>
      <w:r>
        <w:t>LOPF</w:t>
      </w:r>
      <w:r w:rsidRPr="00A02248">
        <w:t>,sp) + dbDlnOpgebouwd</w:t>
      </w:r>
      <w:r>
        <w:t>Vhp</w:t>
      </w:r>
      <w:r w:rsidRPr="00A02248">
        <w:t>Spreiding(</w:t>
      </w:r>
      <w:r>
        <w:t>LPPF</w:t>
      </w:r>
      <w:r w:rsidRPr="00A02248">
        <w:t>,sp) * dlnUitruilLPPNaarLOPPrc/100</w:t>
      </w:r>
      <w:r>
        <w:t xml:space="preserve"> </w:t>
      </w:r>
      <w:r w:rsidRPr="00A02248">
        <w:t>* finKpsUniVr(LPPF,finTarief(LPPF),sp) / finKpsUni(</w:t>
      </w:r>
      <w:r>
        <w:t>LOPF</w:t>
      </w:r>
      <w:r w:rsidRPr="00A02248">
        <w:t>,finTarief(</w:t>
      </w:r>
      <w:r>
        <w:t>LOPF</w:t>
      </w:r>
      <w:r w:rsidRPr="00A02248">
        <w:t>),sp)</w:t>
      </w:r>
    </w:p>
    <w:p w14:paraId="3B292C76" w14:textId="510B4EAD" w:rsidR="00523990" w:rsidRDefault="007418DB" w:rsidP="00405181">
      <w:pPr>
        <w:pStyle w:val="ListParagraph"/>
        <w:numPr>
          <w:ilvl w:val="1"/>
          <w:numId w:val="6"/>
        </w:numPr>
      </w:pPr>
      <w:r>
        <w:t xml:space="preserve">Voor deeltijd gelden dezelfde rekenregels als hierboven, waarbij LOPF en LPPF vervangen moeten worden door </w:t>
      </w:r>
      <w:r w:rsidR="00777557">
        <w:t>LOPFDT/</w:t>
      </w:r>
      <w:r w:rsidR="0052357B">
        <w:t>LPPFDT</w:t>
      </w:r>
      <w:r w:rsidR="001F39F1">
        <w:t xml:space="preserve"> </w:t>
      </w:r>
    </w:p>
    <w:p w14:paraId="6EE01E0F" w14:textId="39D636B0" w:rsidR="00405181" w:rsidRDefault="00405181" w:rsidP="00405181">
      <w:pPr>
        <w:pStyle w:val="ListParagraph"/>
        <w:numPr>
          <w:ilvl w:val="0"/>
          <w:numId w:val="6"/>
        </w:numPr>
      </w:pPr>
      <w:r>
        <w:t>Bijzonderheden</w:t>
      </w:r>
      <w:r w:rsidR="00C31C67">
        <w:t xml:space="preserve"> </w:t>
      </w:r>
    </w:p>
    <w:p w14:paraId="26EE13F8" w14:textId="77777777" w:rsidR="00405181" w:rsidRDefault="00405181" w:rsidP="00405181">
      <w:pPr>
        <w:pStyle w:val="ListParagraph"/>
        <w:numPr>
          <w:ilvl w:val="1"/>
          <w:numId w:val="6"/>
        </w:numPr>
      </w:pPr>
      <w:r w:rsidRPr="00D11CCB">
        <w:t>bijzonder</w:t>
      </w:r>
      <w:r>
        <w:t xml:space="preserve"> wordt niet uitgeruild</w:t>
      </w:r>
    </w:p>
    <w:p w14:paraId="4883FAF5" w14:textId="77777777" w:rsidR="00ED0F08" w:rsidRDefault="00ED0F08" w:rsidP="00AD541C">
      <w:pPr>
        <w:spacing w:line="240" w:lineRule="auto"/>
      </w:pPr>
    </w:p>
    <w:p w14:paraId="0864E05B" w14:textId="5114FC59" w:rsidR="00ED0F08" w:rsidRDefault="00ED0F08" w:rsidP="00A62015">
      <w:pPr>
        <w:pStyle w:val="Heading3"/>
      </w:pPr>
      <w:bookmarkStart w:id="2338" w:name="_Toc187312205"/>
      <w:bookmarkStart w:id="2339" w:name="_Toc1801893032"/>
      <w:bookmarkStart w:id="2340" w:name="_Toc2050340562"/>
      <w:r>
        <w:t>Uitruil LOP naar LPP</w:t>
      </w:r>
      <w:bookmarkEnd w:id="2338"/>
      <w:bookmarkEnd w:id="2339"/>
      <w:bookmarkEnd w:id="2340"/>
    </w:p>
    <w:p w14:paraId="21E02849" w14:textId="77777777" w:rsidR="00405181" w:rsidRDefault="00405181" w:rsidP="00405181">
      <w:r>
        <w:t>Relevante zaken m.b.t. deze gebeurtenis:</w:t>
      </w:r>
    </w:p>
    <w:p w14:paraId="2F764D7D" w14:textId="71FB7288" w:rsidR="00405181" w:rsidRDefault="00405181" w:rsidP="00405181">
      <w:pPr>
        <w:pStyle w:val="ListParagraph"/>
        <w:numPr>
          <w:ilvl w:val="0"/>
          <w:numId w:val="6"/>
        </w:numPr>
      </w:pPr>
      <w:r>
        <w:t>Afleidbaar of opdrachtvolgend: opdrachtvolgend</w:t>
      </w:r>
      <w:r w:rsidR="00C25EF2">
        <w:t xml:space="preserve"> (a.g.v. pensioneringsopdracht)</w:t>
      </w:r>
    </w:p>
    <w:p w14:paraId="68878D7F" w14:textId="77777777" w:rsidR="00405181" w:rsidRDefault="00405181" w:rsidP="00405181">
      <w:pPr>
        <w:pStyle w:val="ListParagraph"/>
        <w:numPr>
          <w:ilvl w:val="0"/>
          <w:numId w:val="6"/>
        </w:numPr>
      </w:pPr>
      <w:r>
        <w:t>Invoer en controles</w:t>
      </w:r>
    </w:p>
    <w:p w14:paraId="334C4037" w14:textId="51340A83" w:rsidR="00405181" w:rsidRDefault="005C1D8A" w:rsidP="00405181">
      <w:pPr>
        <w:pStyle w:val="ListParagraph"/>
        <w:numPr>
          <w:ilvl w:val="1"/>
          <w:numId w:val="6"/>
        </w:numPr>
      </w:pPr>
      <w:r>
        <w:t xml:space="preserve">Gebeurtenis wordt uitgevoerd als </w:t>
      </w:r>
      <w:r w:rsidRPr="005C1D8A">
        <w:t>dlnUitruilLOPNaarLPPPrc &gt; 0</w:t>
      </w:r>
    </w:p>
    <w:p w14:paraId="0F485A38" w14:textId="77777777" w:rsidR="00405181" w:rsidRDefault="00405181" w:rsidP="00405181">
      <w:pPr>
        <w:pStyle w:val="ListParagraph"/>
        <w:numPr>
          <w:ilvl w:val="0"/>
          <w:numId w:val="6"/>
        </w:numPr>
      </w:pPr>
      <w:r>
        <w:t>Overgangen in profielen</w:t>
      </w:r>
    </w:p>
    <w:p w14:paraId="1D146AF4" w14:textId="17175598" w:rsidR="00405181" w:rsidRDefault="005C1D8A" w:rsidP="00405181">
      <w:pPr>
        <w:pStyle w:val="ListParagraph"/>
        <w:numPr>
          <w:ilvl w:val="1"/>
          <w:numId w:val="6"/>
        </w:numPr>
      </w:pPr>
      <w:r>
        <w:t>Indien er geen LPPF was, wordt deze toegevoegd. In het CVP product van APS is er altijd LPPF, dus blijft profiel ongewijzigd</w:t>
      </w:r>
    </w:p>
    <w:p w14:paraId="3357D76D" w14:textId="77777777" w:rsidR="00405181" w:rsidRDefault="00405181" w:rsidP="00405181">
      <w:pPr>
        <w:pStyle w:val="ListParagraph"/>
        <w:numPr>
          <w:ilvl w:val="0"/>
          <w:numId w:val="6"/>
        </w:numPr>
      </w:pPr>
      <w:r>
        <w:t>Koppelingen</w:t>
      </w:r>
    </w:p>
    <w:p w14:paraId="4BF040B2" w14:textId="724E1D3C" w:rsidR="00405181" w:rsidRDefault="00405181" w:rsidP="00405181">
      <w:pPr>
        <w:pStyle w:val="ListParagraph"/>
        <w:numPr>
          <w:ilvl w:val="1"/>
          <w:numId w:val="6"/>
        </w:numPr>
      </w:pPr>
      <w:r>
        <w:t>Andere component: Uitruil LOP naar LPP in excasso</w:t>
      </w:r>
    </w:p>
    <w:p w14:paraId="5AEECD2C" w14:textId="77777777" w:rsidR="00405181" w:rsidRDefault="00405181" w:rsidP="00405181">
      <w:pPr>
        <w:pStyle w:val="ListParagraph"/>
        <w:numPr>
          <w:ilvl w:val="0"/>
          <w:numId w:val="6"/>
        </w:numPr>
      </w:pPr>
      <w:r>
        <w:t>Speciale berekeningen</w:t>
      </w:r>
    </w:p>
    <w:p w14:paraId="1641E907" w14:textId="77E27479" w:rsidR="00405181" w:rsidRDefault="00067828" w:rsidP="00405181">
      <w:pPr>
        <w:pStyle w:val="ListParagraph"/>
        <w:numPr>
          <w:ilvl w:val="1"/>
          <w:numId w:val="6"/>
        </w:numPr>
      </w:pPr>
      <w:r w:rsidRPr="00067828">
        <w:t>dlnOpgebouwdAcLOPF</w:t>
      </w:r>
      <w:r>
        <w:t xml:space="preserve"> = </w:t>
      </w:r>
      <w:r w:rsidRPr="00067828">
        <w:t>dbDlnOpgebouwdAc(</w:t>
      </w:r>
      <w:r w:rsidR="00281B2D">
        <w:t>LOPF</w:t>
      </w:r>
      <w:r w:rsidRPr="00067828">
        <w:t>) -</w:t>
      </w:r>
      <w:r w:rsidR="00C31C67">
        <w:t xml:space="preserve"> </w:t>
      </w:r>
      <w:r w:rsidR="00181193" w:rsidRPr="00181193">
        <w:t>min(dlnUitruilVarLOPNaarLPPGewenst(</w:t>
      </w:r>
      <w:r w:rsidR="00181193">
        <w:t>LOPF</w:t>
      </w:r>
      <w:r w:rsidR="00181193" w:rsidRPr="00181193">
        <w:t>),dlnUitruilMax(</w:t>
      </w:r>
      <w:r w:rsidR="00181193">
        <w:t>LOPF</w:t>
      </w:r>
      <w:r w:rsidR="00181193" w:rsidRPr="00181193">
        <w:t>))</w:t>
      </w:r>
    </w:p>
    <w:p w14:paraId="052BA5E7" w14:textId="66C560B3" w:rsidR="00181193" w:rsidRDefault="00181193" w:rsidP="00181193">
      <w:pPr>
        <w:pStyle w:val="ListParagraph"/>
        <w:numPr>
          <w:ilvl w:val="2"/>
          <w:numId w:val="6"/>
        </w:numPr>
      </w:pPr>
      <w:r w:rsidRPr="00181193">
        <w:t>dlnUitruilVarLOPNaarLPPGewenst(</w:t>
      </w:r>
      <w:r>
        <w:t>LOPF</w:t>
      </w:r>
      <w:r w:rsidRPr="00181193">
        <w:t>)</w:t>
      </w:r>
      <w:r>
        <w:t xml:space="preserve"> = </w:t>
      </w:r>
      <w:r w:rsidRPr="00181193">
        <w:t>dbDlnOpgebouwd(ps) * dlnUitruilLOPNaarLPPPrc/100</w:t>
      </w:r>
    </w:p>
    <w:p w14:paraId="4400C26B" w14:textId="5860E608" w:rsidR="00181193" w:rsidRDefault="00181193" w:rsidP="00D11CCB">
      <w:pPr>
        <w:pStyle w:val="ListParagraph"/>
        <w:numPr>
          <w:ilvl w:val="2"/>
          <w:numId w:val="6"/>
        </w:numPr>
      </w:pPr>
      <w:r w:rsidRPr="00181193">
        <w:t>dlnUitruilMax(</w:t>
      </w:r>
      <w:r>
        <w:t>LOPF</w:t>
      </w:r>
      <w:r w:rsidRPr="00181193">
        <w:t>)</w:t>
      </w:r>
      <w:r>
        <w:t xml:space="preserve"> = </w:t>
      </w:r>
      <w:r w:rsidRPr="00181193">
        <w:t>max(0, dlnTeOpgebouwdAc(</w:t>
      </w:r>
      <w:r>
        <w:t>LOPF</w:t>
      </w:r>
      <w:r w:rsidRPr="00181193">
        <w:t xml:space="preserve">) </w:t>
      </w:r>
      <w:r>
        <w:t>–</w:t>
      </w:r>
      <w:r w:rsidRPr="00181193">
        <w:t xml:space="preserve"> kncAfkoopGrens</w:t>
      </w:r>
      <w:r>
        <w:t>)</w:t>
      </w:r>
    </w:p>
    <w:p w14:paraId="667F074D" w14:textId="4DCF83E5" w:rsidR="00067828" w:rsidRDefault="00067828" w:rsidP="00405181">
      <w:pPr>
        <w:pStyle w:val="ListParagraph"/>
        <w:numPr>
          <w:ilvl w:val="1"/>
          <w:numId w:val="6"/>
        </w:numPr>
      </w:pPr>
      <w:r w:rsidRPr="00067828">
        <w:t>dlnOpgebouwdAcLPPF</w:t>
      </w:r>
      <w:r w:rsidR="00281B2D">
        <w:t xml:space="preserve"> = </w:t>
      </w:r>
      <w:r w:rsidR="00281B2D" w:rsidRPr="00281B2D">
        <w:t>dbDlnOpgebouwdAc(</w:t>
      </w:r>
      <w:r w:rsidR="00281B2D">
        <w:t>LPPF</w:t>
      </w:r>
      <w:r w:rsidR="00281B2D" w:rsidRPr="00281B2D">
        <w:t xml:space="preserve">) + </w:t>
      </w:r>
      <w:r w:rsidR="007F0078" w:rsidRPr="00181193">
        <w:t>min(dlnUitruilVarLOPNaarLPPGewenst(</w:t>
      </w:r>
      <w:r w:rsidR="007F0078">
        <w:t>LOPF</w:t>
      </w:r>
      <w:r w:rsidR="007F0078" w:rsidRPr="00181193">
        <w:t>),dlnUitruilMax(</w:t>
      </w:r>
      <w:r w:rsidR="007F0078">
        <w:t>LOPF</w:t>
      </w:r>
      <w:r w:rsidR="007F0078" w:rsidRPr="00181193">
        <w:t>))</w:t>
      </w:r>
      <w:r w:rsidR="007F0078">
        <w:t xml:space="preserve"> </w:t>
      </w:r>
      <w:r w:rsidR="00281B2D" w:rsidRPr="00281B2D">
        <w:t>* finKpsUni</w:t>
      </w:r>
      <w:r w:rsidR="00CA469B">
        <w:t>Vr</w:t>
      </w:r>
      <w:r w:rsidR="00281B2D" w:rsidRPr="00281B2D">
        <w:t>(</w:t>
      </w:r>
      <w:r w:rsidR="00281B2D">
        <w:t>LOPF</w:t>
      </w:r>
      <w:r w:rsidR="00281B2D" w:rsidRPr="00281B2D">
        <w:t>) / finKpsUni(</w:t>
      </w:r>
      <w:r w:rsidR="00281B2D">
        <w:t>LPPF</w:t>
      </w:r>
      <w:r w:rsidR="00281B2D" w:rsidRPr="00281B2D">
        <w:t>)</w:t>
      </w:r>
    </w:p>
    <w:p w14:paraId="210BEE6D" w14:textId="07289CB3" w:rsidR="00611A6E" w:rsidRDefault="00611A6E" w:rsidP="00611A6E">
      <w:pPr>
        <w:pStyle w:val="ListParagraph"/>
        <w:numPr>
          <w:ilvl w:val="1"/>
          <w:numId w:val="6"/>
        </w:numPr>
      </w:pPr>
      <w:r w:rsidRPr="00067828">
        <w:t>dlnOpgebouwd</w:t>
      </w:r>
      <w:r>
        <w:t>Vhp</w:t>
      </w:r>
      <w:r w:rsidRPr="00067828">
        <w:t>LOPF</w:t>
      </w:r>
      <w:r>
        <w:t xml:space="preserve"> = </w:t>
      </w:r>
      <w:r w:rsidRPr="00067828">
        <w:t>dbDlnOpgebouwd</w:t>
      </w:r>
      <w:r>
        <w:t>Vhp</w:t>
      </w:r>
      <w:r w:rsidRPr="00067828">
        <w:t>(</w:t>
      </w:r>
      <w:r>
        <w:t>LOPF</w:t>
      </w:r>
      <w:r w:rsidRPr="00067828">
        <w:t xml:space="preserve">) - </w:t>
      </w:r>
      <w:r w:rsidRPr="00611A6E">
        <w:t>dbDlnOpgebouwd</w:t>
      </w:r>
      <w:r>
        <w:t>Vhp</w:t>
      </w:r>
      <w:r w:rsidRPr="00611A6E">
        <w:t>(</w:t>
      </w:r>
      <w:r>
        <w:t>LOPF</w:t>
      </w:r>
      <w:r w:rsidRPr="00611A6E">
        <w:t>)</w:t>
      </w:r>
      <w:r w:rsidR="007F0078" w:rsidRPr="007F0078">
        <w:t>/dlnTeOpgebouwdAc(</w:t>
      </w:r>
      <w:r w:rsidR="007F0078">
        <w:t>LOPF</w:t>
      </w:r>
      <w:r w:rsidR="007F0078" w:rsidRPr="007F0078">
        <w:t>) * dlnUitruilVarLOPNaarLPP(</w:t>
      </w:r>
      <w:r w:rsidR="007F0078">
        <w:t>LOPF</w:t>
      </w:r>
      <w:r w:rsidR="007F0078" w:rsidRPr="007F0078">
        <w:t>)</w:t>
      </w:r>
      <w:r w:rsidRPr="00611A6E">
        <w:t xml:space="preserve"> </w:t>
      </w:r>
    </w:p>
    <w:p w14:paraId="61C688F6" w14:textId="53885AE1" w:rsidR="00611A6E" w:rsidRDefault="00611A6E" w:rsidP="00611A6E">
      <w:pPr>
        <w:pStyle w:val="ListParagraph"/>
        <w:numPr>
          <w:ilvl w:val="1"/>
          <w:numId w:val="6"/>
        </w:numPr>
      </w:pPr>
      <w:r w:rsidRPr="00067828">
        <w:t>dlnOpgebouwd</w:t>
      </w:r>
      <w:r w:rsidR="00545A6F">
        <w:t>Vhp</w:t>
      </w:r>
      <w:r w:rsidRPr="00067828">
        <w:t>LPPF</w:t>
      </w:r>
      <w:r>
        <w:t xml:space="preserve"> = </w:t>
      </w:r>
      <w:r w:rsidRPr="00281B2D">
        <w:t>dbDlnOpgebouwd</w:t>
      </w:r>
      <w:r w:rsidR="00545A6F">
        <w:t>Vhp</w:t>
      </w:r>
      <w:r w:rsidRPr="00281B2D">
        <w:t>(</w:t>
      </w:r>
      <w:r>
        <w:t>LPPF</w:t>
      </w:r>
      <w:r w:rsidRPr="00281B2D">
        <w:t>)</w:t>
      </w:r>
      <w:r w:rsidR="00C31C67">
        <w:t xml:space="preserve"> </w:t>
      </w:r>
      <w:r w:rsidRPr="00281B2D">
        <w:t xml:space="preserve">+ </w:t>
      </w:r>
      <w:r w:rsidRPr="00611A6E">
        <w:t>dbDlnOpgebouwd</w:t>
      </w:r>
      <w:r w:rsidR="00545A6F">
        <w:t>Vhp</w:t>
      </w:r>
      <w:r w:rsidRPr="00611A6E">
        <w:t>(</w:t>
      </w:r>
      <w:r>
        <w:t>LOPF</w:t>
      </w:r>
      <w:r w:rsidRPr="00611A6E">
        <w:t>)</w:t>
      </w:r>
      <w:r w:rsidR="00411185" w:rsidRPr="007F0078">
        <w:t>/dlnTeOpgebouwdAc(</w:t>
      </w:r>
      <w:r w:rsidR="00411185">
        <w:t>LOPF</w:t>
      </w:r>
      <w:r w:rsidR="00411185" w:rsidRPr="007F0078">
        <w:t>) * dlnUitruilVarLOPNaarLPP(</w:t>
      </w:r>
      <w:r w:rsidR="00411185">
        <w:t>LOPF</w:t>
      </w:r>
      <w:r w:rsidR="00411185" w:rsidRPr="007F0078">
        <w:t>)</w:t>
      </w:r>
      <w:r w:rsidRPr="00611A6E">
        <w:t xml:space="preserve"> * </w:t>
      </w:r>
      <w:r w:rsidRPr="00281B2D">
        <w:t>finKpsUni</w:t>
      </w:r>
      <w:r w:rsidR="00CA469B">
        <w:t>Vr</w:t>
      </w:r>
      <w:r w:rsidRPr="00281B2D">
        <w:t>(</w:t>
      </w:r>
      <w:r>
        <w:t>LOPF</w:t>
      </w:r>
      <w:r w:rsidRPr="00281B2D">
        <w:t>) / finKpsUni(</w:t>
      </w:r>
      <w:r>
        <w:t>LPPF</w:t>
      </w:r>
      <w:r w:rsidRPr="00281B2D">
        <w:t>)</w:t>
      </w:r>
    </w:p>
    <w:p w14:paraId="4DA2D0A7" w14:textId="4E6CEFE6" w:rsidR="00611A6E" w:rsidRDefault="00545A6F" w:rsidP="00405181">
      <w:pPr>
        <w:pStyle w:val="ListParagraph"/>
        <w:numPr>
          <w:ilvl w:val="1"/>
          <w:numId w:val="6"/>
        </w:numPr>
      </w:pPr>
      <w:r w:rsidRPr="00545A6F">
        <w:t>dlnOpgebouwdSpreiding(</w:t>
      </w:r>
      <w:r>
        <w:t>LOPF</w:t>
      </w:r>
      <w:r w:rsidRPr="00545A6F">
        <w:t>,sp)</w:t>
      </w:r>
      <w:r>
        <w:t xml:space="preserve"> = </w:t>
      </w:r>
      <w:r w:rsidRPr="00545A6F">
        <w:t>dbDlnOpgebouwdSpreiding(</w:t>
      </w:r>
      <w:r>
        <w:t>LOPF</w:t>
      </w:r>
      <w:r w:rsidRPr="00545A6F">
        <w:t>,sp)</w:t>
      </w:r>
      <w:r w:rsidR="00C31C67">
        <w:t xml:space="preserve"> </w:t>
      </w:r>
      <w:r w:rsidRPr="00545A6F">
        <w:t xml:space="preserve">- </w:t>
      </w:r>
      <w:r w:rsidR="00B063C9" w:rsidRPr="00B063C9">
        <w:t>dbDlnOpgebouwdSpreiding(</w:t>
      </w:r>
      <w:r w:rsidR="00B063C9">
        <w:t>LOPF</w:t>
      </w:r>
      <w:r w:rsidR="00B063C9" w:rsidRPr="00B063C9">
        <w:t>,sp)</w:t>
      </w:r>
      <w:r w:rsidR="00411185" w:rsidRPr="00411185">
        <w:t>/dlnTeOpgebouwdAc(</w:t>
      </w:r>
      <w:r w:rsidR="00411185">
        <w:t>LOPF</w:t>
      </w:r>
      <w:r w:rsidR="00411185" w:rsidRPr="00411185">
        <w:t>) * dlnUitruilVarLOPNaarLPP(</w:t>
      </w:r>
      <w:r w:rsidR="00411185">
        <w:t>LOPF</w:t>
      </w:r>
      <w:r w:rsidR="00411185" w:rsidRPr="00411185">
        <w:t>)</w:t>
      </w:r>
      <w:r w:rsidR="00B063C9" w:rsidRPr="00B063C9">
        <w:t xml:space="preserve"> </w:t>
      </w:r>
    </w:p>
    <w:p w14:paraId="7C0008FC" w14:textId="522A89EA" w:rsidR="00545A6F" w:rsidRDefault="00B063C9" w:rsidP="00405181">
      <w:pPr>
        <w:pStyle w:val="ListParagraph"/>
        <w:numPr>
          <w:ilvl w:val="1"/>
          <w:numId w:val="6"/>
        </w:numPr>
      </w:pPr>
      <w:r w:rsidRPr="00545A6F">
        <w:t>dlnOpgebouwdSpreiding(</w:t>
      </w:r>
      <w:r>
        <w:t>LPPF</w:t>
      </w:r>
      <w:r w:rsidRPr="00545A6F">
        <w:t>,sp)</w:t>
      </w:r>
      <w:r>
        <w:t xml:space="preserve"> = </w:t>
      </w:r>
      <w:r w:rsidRPr="00B063C9">
        <w:t>dbDlnOpgebouwdSpreiding(</w:t>
      </w:r>
      <w:r>
        <w:t>LPPF</w:t>
      </w:r>
      <w:r w:rsidRPr="00B063C9">
        <w:t>,sp) +</w:t>
      </w:r>
      <w:r w:rsidR="00C31C67">
        <w:t xml:space="preserve"> </w:t>
      </w:r>
      <w:r w:rsidRPr="00B063C9">
        <w:t>dbDlnOpgebouwdSpreiding(</w:t>
      </w:r>
      <w:r>
        <w:t>LOPF</w:t>
      </w:r>
      <w:r w:rsidRPr="00B063C9">
        <w:t>,sp)</w:t>
      </w:r>
      <w:r w:rsidR="00411185" w:rsidRPr="00411185">
        <w:t>/dlnTeOpgebouwdAc(</w:t>
      </w:r>
      <w:r w:rsidR="00411185">
        <w:t>LOPF</w:t>
      </w:r>
      <w:r w:rsidR="00411185" w:rsidRPr="00411185">
        <w:t>) * dlnUitruilVarLOPNaarLPP(</w:t>
      </w:r>
      <w:r w:rsidR="00411185">
        <w:t>LOPF</w:t>
      </w:r>
      <w:r w:rsidR="00411185" w:rsidRPr="00411185">
        <w:t>)</w:t>
      </w:r>
      <w:r w:rsidRPr="00B063C9">
        <w:t xml:space="preserve"> * finKpsUniVr(LOPF,finTarief(LOPF),sp) / finKpsUni(</w:t>
      </w:r>
      <w:r>
        <w:t>LPPF</w:t>
      </w:r>
      <w:r w:rsidRPr="00B063C9">
        <w:t>,finTarief(</w:t>
      </w:r>
      <w:r>
        <w:t>LPPF</w:t>
      </w:r>
      <w:r w:rsidRPr="00B063C9">
        <w:t>),sp)</w:t>
      </w:r>
    </w:p>
    <w:p w14:paraId="2A0A26B2" w14:textId="3B741724" w:rsidR="00CA469B" w:rsidRDefault="00CA469B" w:rsidP="00CA469B">
      <w:pPr>
        <w:pStyle w:val="ListParagraph"/>
        <w:numPr>
          <w:ilvl w:val="1"/>
          <w:numId w:val="6"/>
        </w:numPr>
      </w:pPr>
      <w:r w:rsidRPr="00545A6F">
        <w:t>dlnOpgebouwd</w:t>
      </w:r>
      <w:r>
        <w:t>Vhp</w:t>
      </w:r>
      <w:r w:rsidRPr="00545A6F">
        <w:t>Spreiding(</w:t>
      </w:r>
      <w:r>
        <w:t>LOPF</w:t>
      </w:r>
      <w:r w:rsidRPr="00545A6F">
        <w:t>,sp)</w:t>
      </w:r>
      <w:r>
        <w:t xml:space="preserve"> = </w:t>
      </w:r>
      <w:r w:rsidRPr="00545A6F">
        <w:t>dbDlnOpgebouwd</w:t>
      </w:r>
      <w:r>
        <w:t>Vhp</w:t>
      </w:r>
      <w:r w:rsidRPr="00545A6F">
        <w:t>Spreiding(</w:t>
      </w:r>
      <w:r>
        <w:t>LOPF</w:t>
      </w:r>
      <w:r w:rsidRPr="00545A6F">
        <w:t>,sp)</w:t>
      </w:r>
      <w:r w:rsidR="00C31C67">
        <w:t xml:space="preserve"> </w:t>
      </w:r>
      <w:r w:rsidRPr="00545A6F">
        <w:t xml:space="preserve">- </w:t>
      </w:r>
      <w:r w:rsidRPr="00B063C9">
        <w:t>dbDlnOpgebouwd</w:t>
      </w:r>
      <w:r>
        <w:t>Vhp</w:t>
      </w:r>
      <w:r w:rsidRPr="00B063C9">
        <w:t>Spreiding(</w:t>
      </w:r>
      <w:r>
        <w:t>LOPF</w:t>
      </w:r>
      <w:r w:rsidRPr="00B063C9">
        <w:t>,sp)</w:t>
      </w:r>
      <w:r w:rsidR="007B4808" w:rsidRPr="007B4808">
        <w:t>/dlnTeOpgebouwdAc(</w:t>
      </w:r>
      <w:r w:rsidR="007B4808">
        <w:t>LOPF</w:t>
      </w:r>
      <w:r w:rsidR="007B4808" w:rsidRPr="007B4808">
        <w:t>) * dlnUitruilVarLOPNaarLPP(</w:t>
      </w:r>
      <w:r w:rsidR="007B4808">
        <w:t>LOPF</w:t>
      </w:r>
      <w:r w:rsidR="007B4808" w:rsidRPr="007B4808">
        <w:t>)</w:t>
      </w:r>
      <w:r w:rsidRPr="00B063C9">
        <w:t xml:space="preserve"> </w:t>
      </w:r>
    </w:p>
    <w:p w14:paraId="627B45D1" w14:textId="6FA88FB9" w:rsidR="00CA469B" w:rsidRDefault="00CA469B" w:rsidP="00CA469B">
      <w:pPr>
        <w:pStyle w:val="ListParagraph"/>
        <w:numPr>
          <w:ilvl w:val="1"/>
          <w:numId w:val="6"/>
        </w:numPr>
      </w:pPr>
      <w:r w:rsidRPr="00545A6F">
        <w:t>dlnOpgebouwd</w:t>
      </w:r>
      <w:r>
        <w:t>Vhp</w:t>
      </w:r>
      <w:r w:rsidRPr="00545A6F">
        <w:t>Spreiding(</w:t>
      </w:r>
      <w:r>
        <w:t>LPPF</w:t>
      </w:r>
      <w:r w:rsidRPr="00545A6F">
        <w:t>,sp)</w:t>
      </w:r>
      <w:r>
        <w:t xml:space="preserve"> = </w:t>
      </w:r>
      <w:r w:rsidRPr="00B063C9">
        <w:t>dbDlnOpgebouwd</w:t>
      </w:r>
      <w:r>
        <w:t>Vhp</w:t>
      </w:r>
      <w:r w:rsidRPr="00B063C9">
        <w:t>Spreiding(</w:t>
      </w:r>
      <w:r>
        <w:t>LPPF</w:t>
      </w:r>
      <w:r w:rsidRPr="00B063C9">
        <w:t>,sp) +</w:t>
      </w:r>
      <w:r w:rsidR="00C31C67">
        <w:t xml:space="preserve"> </w:t>
      </w:r>
      <w:r w:rsidRPr="00B063C9">
        <w:t>dbDlnOpgebouwd</w:t>
      </w:r>
      <w:r>
        <w:t>Vhp</w:t>
      </w:r>
      <w:r w:rsidRPr="00B063C9">
        <w:t>Spreiding(</w:t>
      </w:r>
      <w:r>
        <w:t>LOPF</w:t>
      </w:r>
      <w:r w:rsidRPr="00B063C9">
        <w:t>,sp)</w:t>
      </w:r>
      <w:r w:rsidR="007B4808" w:rsidRPr="007B4808">
        <w:t>/dlnTeOpgebouwdAc(</w:t>
      </w:r>
      <w:r w:rsidR="007B4808">
        <w:t>LOPF</w:t>
      </w:r>
      <w:r w:rsidR="007B4808" w:rsidRPr="007B4808">
        <w:t>) * dlnUitruilVarLOPNaarLPP(</w:t>
      </w:r>
      <w:r w:rsidR="007B4808">
        <w:t>LOPF</w:t>
      </w:r>
      <w:r w:rsidR="007B4808" w:rsidRPr="007B4808">
        <w:t>)</w:t>
      </w:r>
      <w:r w:rsidRPr="00B063C9">
        <w:t xml:space="preserve"> * finKpsUniVr(LOPF,finTarief(LOPF),sp) / finKpsUni(</w:t>
      </w:r>
      <w:r>
        <w:t>LPPF</w:t>
      </w:r>
      <w:r w:rsidRPr="00B063C9">
        <w:t>,finTarief(</w:t>
      </w:r>
      <w:r>
        <w:t>LPPF</w:t>
      </w:r>
      <w:r w:rsidRPr="00B063C9">
        <w:t>),sp)</w:t>
      </w:r>
    </w:p>
    <w:p w14:paraId="7995756D" w14:textId="388E7D5B" w:rsidR="00405181" w:rsidRDefault="00405181" w:rsidP="00405181">
      <w:pPr>
        <w:pStyle w:val="ListParagraph"/>
        <w:numPr>
          <w:ilvl w:val="0"/>
          <w:numId w:val="6"/>
        </w:numPr>
      </w:pPr>
      <w:r>
        <w:t>Bijzonderheden</w:t>
      </w:r>
      <w:r w:rsidR="00C31C67">
        <w:t xml:space="preserve"> </w:t>
      </w:r>
    </w:p>
    <w:p w14:paraId="09BB63F5" w14:textId="4019BC96" w:rsidR="00241992" w:rsidRDefault="00CC2D18" w:rsidP="00241992">
      <w:pPr>
        <w:pStyle w:val="ListParagraph"/>
        <w:numPr>
          <w:ilvl w:val="1"/>
          <w:numId w:val="6"/>
        </w:numPr>
      </w:pPr>
      <w:r w:rsidRPr="00D11CCB">
        <w:t>verevend</w:t>
      </w:r>
      <w:r>
        <w:t xml:space="preserve"> </w:t>
      </w:r>
      <w:r w:rsidR="00241992">
        <w:t>wordt niet uitgeruild</w:t>
      </w:r>
    </w:p>
    <w:p w14:paraId="292C0C0F" w14:textId="4B529806" w:rsidR="00383E06" w:rsidRDefault="007418DB" w:rsidP="00241992">
      <w:pPr>
        <w:pStyle w:val="ListParagraph"/>
        <w:numPr>
          <w:ilvl w:val="1"/>
          <w:numId w:val="6"/>
        </w:numPr>
      </w:pPr>
      <w:r>
        <w:t>Er vindt een maximering</w:t>
      </w:r>
      <w:r w:rsidR="00181193">
        <w:t xml:space="preserve"> plaats zodat het LOP niet onder de afkoopgrens komt. </w:t>
      </w:r>
    </w:p>
    <w:p w14:paraId="2DC2F123" w14:textId="77777777" w:rsidR="007506E0" w:rsidRDefault="007506E0" w:rsidP="00AD541C">
      <w:pPr>
        <w:spacing w:line="240" w:lineRule="auto"/>
      </w:pPr>
    </w:p>
    <w:p w14:paraId="2B827BEF" w14:textId="7D47EE12" w:rsidR="00195689" w:rsidRDefault="00195689" w:rsidP="00A62015">
      <w:pPr>
        <w:pStyle w:val="Heading3"/>
      </w:pPr>
      <w:bookmarkStart w:id="2341" w:name="_Toc187312206"/>
      <w:bookmarkStart w:id="2342" w:name="_Toc2078712640"/>
      <w:bookmarkStart w:id="2343" w:name="_Toc962108771"/>
      <w:r>
        <w:t>Bedrag ineens (</w:t>
      </w:r>
      <w:r w:rsidRPr="2B26B8BC">
        <w:rPr>
          <w:color w:val="FF0000"/>
        </w:rPr>
        <w:t>nog nvt</w:t>
      </w:r>
      <w:r w:rsidR="00A62015" w:rsidRPr="2B26B8BC">
        <w:rPr>
          <w:color w:val="FF0000"/>
        </w:rPr>
        <w:t xml:space="preserve"> / buiten scope</w:t>
      </w:r>
      <w:r>
        <w:t>)</w:t>
      </w:r>
      <w:bookmarkEnd w:id="2341"/>
      <w:bookmarkEnd w:id="2342"/>
      <w:bookmarkEnd w:id="2343"/>
    </w:p>
    <w:p w14:paraId="6FD289B1" w14:textId="77777777" w:rsidR="00C25EF2" w:rsidRDefault="00C25EF2" w:rsidP="00C25EF2">
      <w:r>
        <w:t>Relevante zaken m.b.t. deze gebeurtenis:</w:t>
      </w:r>
    </w:p>
    <w:p w14:paraId="7AF92CA1" w14:textId="77777777" w:rsidR="00C25EF2" w:rsidRDefault="00C25EF2" w:rsidP="00C25EF2">
      <w:pPr>
        <w:pStyle w:val="ListParagraph"/>
        <w:numPr>
          <w:ilvl w:val="0"/>
          <w:numId w:val="6"/>
        </w:numPr>
      </w:pPr>
      <w:r>
        <w:t>Afleidbaar of opdrachtvolgend: opdrachtvolgend (a.g.v. pensioneringsopdracht)</w:t>
      </w:r>
    </w:p>
    <w:p w14:paraId="44321AE4" w14:textId="77777777" w:rsidR="00C25EF2" w:rsidRDefault="00C25EF2" w:rsidP="00C25EF2">
      <w:pPr>
        <w:pStyle w:val="ListParagraph"/>
        <w:numPr>
          <w:ilvl w:val="0"/>
          <w:numId w:val="6"/>
        </w:numPr>
      </w:pPr>
      <w:r>
        <w:t>Invoer en controles</w:t>
      </w:r>
    </w:p>
    <w:p w14:paraId="513E8727" w14:textId="29423712" w:rsidR="00C25EF2" w:rsidRDefault="00CF0812" w:rsidP="00C25EF2">
      <w:pPr>
        <w:pStyle w:val="ListParagraph"/>
        <w:numPr>
          <w:ilvl w:val="1"/>
          <w:numId w:val="6"/>
        </w:numPr>
      </w:pPr>
      <w:r>
        <w:t xml:space="preserve">Gebeurtenis wordt uitgevoerd als </w:t>
      </w:r>
      <w:r w:rsidRPr="00CF0812">
        <w:t>dlnKeuzeIneensPrc &gt; 0</w:t>
      </w:r>
    </w:p>
    <w:p w14:paraId="66D3B357" w14:textId="77777777" w:rsidR="00C25EF2" w:rsidRDefault="00C25EF2" w:rsidP="00C25EF2">
      <w:pPr>
        <w:pStyle w:val="ListParagraph"/>
        <w:numPr>
          <w:ilvl w:val="0"/>
          <w:numId w:val="6"/>
        </w:numPr>
      </w:pPr>
      <w:r>
        <w:t>Overgangen in profielen</w:t>
      </w:r>
    </w:p>
    <w:p w14:paraId="6293F814" w14:textId="36607ADF" w:rsidR="00C25EF2" w:rsidRDefault="007F21DB" w:rsidP="00C25EF2">
      <w:pPr>
        <w:pStyle w:val="ListParagraph"/>
        <w:numPr>
          <w:ilvl w:val="1"/>
          <w:numId w:val="6"/>
        </w:numPr>
      </w:pPr>
      <w:r>
        <w:t>Geen</w:t>
      </w:r>
    </w:p>
    <w:p w14:paraId="61A1118C" w14:textId="77777777" w:rsidR="00C25EF2" w:rsidRDefault="00C25EF2" w:rsidP="00C25EF2">
      <w:pPr>
        <w:pStyle w:val="ListParagraph"/>
        <w:numPr>
          <w:ilvl w:val="0"/>
          <w:numId w:val="6"/>
        </w:numPr>
      </w:pPr>
      <w:r>
        <w:t>Koppelingen</w:t>
      </w:r>
    </w:p>
    <w:p w14:paraId="55E52DE4" w14:textId="4E11FFA0" w:rsidR="007F21DB" w:rsidRDefault="007F21DB" w:rsidP="00C25EF2">
      <w:pPr>
        <w:pStyle w:val="ListParagraph"/>
        <w:numPr>
          <w:ilvl w:val="1"/>
          <w:numId w:val="6"/>
        </w:numPr>
      </w:pPr>
      <w:r>
        <w:t xml:space="preserve">Andere deelnemer: Bedrag ineens bij </w:t>
      </w:r>
      <w:r w:rsidR="00233309">
        <w:t xml:space="preserve">verevende </w:t>
      </w:r>
      <w:r>
        <w:t>ex-partner</w:t>
      </w:r>
    </w:p>
    <w:p w14:paraId="7B2B127B" w14:textId="5EB4B734" w:rsidR="00C25EF2" w:rsidRDefault="00C25EF2" w:rsidP="00C25EF2">
      <w:pPr>
        <w:pStyle w:val="ListParagraph"/>
        <w:numPr>
          <w:ilvl w:val="1"/>
          <w:numId w:val="6"/>
        </w:numPr>
      </w:pPr>
      <w:r>
        <w:t xml:space="preserve">Andere component: </w:t>
      </w:r>
      <w:r w:rsidR="00C92C25">
        <w:t>Bedrag ineens</w:t>
      </w:r>
      <w:r>
        <w:t xml:space="preserve"> in excasso</w:t>
      </w:r>
    </w:p>
    <w:p w14:paraId="3E70E4BB" w14:textId="77777777" w:rsidR="00C25EF2" w:rsidRDefault="00C25EF2" w:rsidP="00C25EF2">
      <w:pPr>
        <w:pStyle w:val="ListParagraph"/>
        <w:numPr>
          <w:ilvl w:val="0"/>
          <w:numId w:val="6"/>
        </w:numPr>
      </w:pPr>
      <w:r>
        <w:t>Speciale berekeningen</w:t>
      </w:r>
    </w:p>
    <w:p w14:paraId="0C03B114" w14:textId="7CF84608" w:rsidR="00C25EF2" w:rsidRDefault="00067828" w:rsidP="00C25EF2">
      <w:pPr>
        <w:pStyle w:val="ListParagraph"/>
        <w:numPr>
          <w:ilvl w:val="1"/>
          <w:numId w:val="6"/>
        </w:numPr>
      </w:pPr>
      <w:r w:rsidRPr="00067828">
        <w:t>dlnOpgebouwdAcLOPF</w:t>
      </w:r>
      <w:r>
        <w:t xml:space="preserve"> = </w:t>
      </w:r>
      <w:r w:rsidRPr="00067828">
        <w:t>dbDlnOpgebouwdAc</w:t>
      </w:r>
      <w:r w:rsidR="00CF0812">
        <w:t>LOPF</w:t>
      </w:r>
      <w:r w:rsidRPr="00067828">
        <w:t xml:space="preserve"> </w:t>
      </w:r>
      <w:r w:rsidR="00CF0812">
        <w:t>–</w:t>
      </w:r>
      <w:r w:rsidRPr="00067828">
        <w:t xml:space="preserve"> dlnFlexBedragIneens</w:t>
      </w:r>
      <w:r w:rsidR="00CF0812">
        <w:t>LOPF</w:t>
      </w:r>
    </w:p>
    <w:p w14:paraId="57F779E3" w14:textId="72B8E23E" w:rsidR="00CF0812" w:rsidRDefault="00CF0812" w:rsidP="00C25EF2">
      <w:pPr>
        <w:pStyle w:val="ListParagraph"/>
        <w:numPr>
          <w:ilvl w:val="1"/>
          <w:numId w:val="6"/>
        </w:numPr>
      </w:pPr>
      <w:r w:rsidRPr="00CF0812">
        <w:t>dlnFlexBedragIneens</w:t>
      </w:r>
      <w:r>
        <w:t xml:space="preserve">LOPF = </w:t>
      </w:r>
      <w:r w:rsidRPr="00CF0812">
        <w:t>dbDlnOpgebouwdAc</w:t>
      </w:r>
      <w:r>
        <w:t>LOPF</w:t>
      </w:r>
      <w:r w:rsidRPr="00CF0812">
        <w:t xml:space="preserve"> * dlnKeuzeIneensPrc /100</w:t>
      </w:r>
      <w:r>
        <w:t xml:space="preserve">. </w:t>
      </w:r>
    </w:p>
    <w:p w14:paraId="276FC8DC" w14:textId="1A8E09E0" w:rsidR="00CF0812" w:rsidRDefault="000B1D1D" w:rsidP="00C25EF2">
      <w:pPr>
        <w:pStyle w:val="ListParagraph"/>
        <w:numPr>
          <w:ilvl w:val="1"/>
          <w:numId w:val="6"/>
        </w:numPr>
      </w:pPr>
      <w:r w:rsidRPr="00033070">
        <w:rPr>
          <w:highlight w:val="yellow"/>
        </w:rPr>
        <w:t>Vraag</w:t>
      </w:r>
      <w:r>
        <w:t xml:space="preserve">: </w:t>
      </w:r>
      <w:r w:rsidR="00CF0812">
        <w:t xml:space="preserve">Kan dit ook voor deeltijd? Dan ook voor </w:t>
      </w:r>
      <w:r w:rsidR="00CF0812" w:rsidRPr="00CF0812">
        <w:rPr>
          <w:color w:val="FF0000"/>
        </w:rPr>
        <w:t>LOPFDT</w:t>
      </w:r>
      <w:r w:rsidR="00CF0812">
        <w:t xml:space="preserve"> inrichten</w:t>
      </w:r>
    </w:p>
    <w:p w14:paraId="04AD0943" w14:textId="3A9EF22D" w:rsidR="00C25EF2" w:rsidRDefault="00C25EF2" w:rsidP="00C25EF2">
      <w:pPr>
        <w:pStyle w:val="ListParagraph"/>
        <w:numPr>
          <w:ilvl w:val="0"/>
          <w:numId w:val="6"/>
        </w:numPr>
      </w:pPr>
      <w:r>
        <w:t>Bijzonderheden</w:t>
      </w:r>
      <w:r w:rsidR="00C31C67">
        <w:t xml:space="preserve"> </w:t>
      </w:r>
    </w:p>
    <w:p w14:paraId="403D6C66" w14:textId="68080EDE" w:rsidR="00CF0812" w:rsidRDefault="00F006B3" w:rsidP="00CF0812">
      <w:pPr>
        <w:pStyle w:val="ListParagraph"/>
        <w:numPr>
          <w:ilvl w:val="1"/>
          <w:numId w:val="6"/>
        </w:numPr>
      </w:pPr>
      <w:r w:rsidRPr="00D11CCB">
        <w:t>Verevend</w:t>
      </w:r>
      <w:r w:rsidR="00EA32F7">
        <w:t>e ex-partner krijgt ook bedrag ineens naar rato.</w:t>
      </w:r>
    </w:p>
    <w:p w14:paraId="717D36DC" w14:textId="77777777" w:rsidR="0076331F" w:rsidRDefault="0076331F" w:rsidP="00AD541C">
      <w:pPr>
        <w:spacing w:line="240" w:lineRule="auto"/>
      </w:pPr>
    </w:p>
    <w:p w14:paraId="1F66CD8D" w14:textId="149D04F9" w:rsidR="0076331F" w:rsidRDefault="0076331F" w:rsidP="00A62015">
      <w:pPr>
        <w:pStyle w:val="Heading3"/>
      </w:pPr>
      <w:bookmarkStart w:id="2344" w:name="_Toc187312207"/>
      <w:bookmarkStart w:id="2345" w:name="_Toc1866287345"/>
      <w:bookmarkStart w:id="2346" w:name="_Toc257399526"/>
      <w:r>
        <w:t>Uitruil LOP naar TOPAOW</w:t>
      </w:r>
      <w:r w:rsidR="008C6671">
        <w:t xml:space="preserve"> (</w:t>
      </w:r>
      <w:r w:rsidR="008C6671" w:rsidRPr="2B26B8BC">
        <w:rPr>
          <w:color w:val="FF0000"/>
        </w:rPr>
        <w:t>onder constructie</w:t>
      </w:r>
      <w:r w:rsidR="008C6671">
        <w:t>)</w:t>
      </w:r>
      <w:bookmarkEnd w:id="2344"/>
      <w:bookmarkEnd w:id="2345"/>
      <w:bookmarkEnd w:id="2346"/>
    </w:p>
    <w:p w14:paraId="1D914B3B" w14:textId="77777777" w:rsidR="00B748C0" w:rsidRDefault="00B748C0" w:rsidP="00B748C0">
      <w:r>
        <w:t>Relevante zaken m.b.t. deze gebeurtenis:</w:t>
      </w:r>
    </w:p>
    <w:p w14:paraId="69FFD5BF" w14:textId="18CB423C" w:rsidR="00B748C0" w:rsidRDefault="00B748C0" w:rsidP="00B748C0">
      <w:pPr>
        <w:pStyle w:val="ListParagraph"/>
        <w:numPr>
          <w:ilvl w:val="0"/>
          <w:numId w:val="6"/>
        </w:numPr>
      </w:pPr>
      <w:r>
        <w:t>Afleidbaar of opdrachtvolgend: opdrachtvolgend</w:t>
      </w:r>
      <w:r w:rsidR="00C25EF2">
        <w:t xml:space="preserve"> (a.g.v. pensioneringsopdracht)</w:t>
      </w:r>
    </w:p>
    <w:p w14:paraId="16B7ECE3" w14:textId="77777777" w:rsidR="00B748C0" w:rsidRDefault="00B748C0" w:rsidP="00B748C0">
      <w:pPr>
        <w:pStyle w:val="ListParagraph"/>
        <w:numPr>
          <w:ilvl w:val="0"/>
          <w:numId w:val="6"/>
        </w:numPr>
      </w:pPr>
      <w:r>
        <w:t>Invoer en controles</w:t>
      </w:r>
    </w:p>
    <w:p w14:paraId="2907748B" w14:textId="0C254B5A" w:rsidR="00B748C0" w:rsidRDefault="00DA1C5D" w:rsidP="00B748C0">
      <w:pPr>
        <w:pStyle w:val="ListParagraph"/>
        <w:numPr>
          <w:ilvl w:val="1"/>
          <w:numId w:val="6"/>
        </w:numPr>
      </w:pPr>
      <w:r>
        <w:t xml:space="preserve">Gebeurtenis wordt uitgevoerd als </w:t>
      </w:r>
      <w:r w:rsidRPr="00DA1C5D">
        <w:t>dlnKeuzeUitruilLOPNaarTOPAOW</w:t>
      </w:r>
      <w:r>
        <w:t xml:space="preserve"> = TRUE</w:t>
      </w:r>
    </w:p>
    <w:p w14:paraId="1E0EB531" w14:textId="77777777" w:rsidR="00B748C0" w:rsidRDefault="00B748C0" w:rsidP="00B748C0">
      <w:pPr>
        <w:pStyle w:val="ListParagraph"/>
        <w:numPr>
          <w:ilvl w:val="0"/>
          <w:numId w:val="6"/>
        </w:numPr>
      </w:pPr>
      <w:r>
        <w:t>Overgangen in profielen</w:t>
      </w:r>
    </w:p>
    <w:p w14:paraId="3549D139" w14:textId="2EDE382F" w:rsidR="00B748C0" w:rsidRDefault="00735FB9" w:rsidP="00B748C0">
      <w:pPr>
        <w:pStyle w:val="ListParagraph"/>
        <w:numPr>
          <w:ilvl w:val="1"/>
          <w:numId w:val="6"/>
        </w:numPr>
      </w:pPr>
      <w:r>
        <w:t>Er ontstaat een TOPFAOW als deelnemer die nog niet had</w:t>
      </w:r>
    </w:p>
    <w:p w14:paraId="6BEC48ED" w14:textId="77777777" w:rsidR="00B748C0" w:rsidRDefault="00B748C0" w:rsidP="00B748C0">
      <w:pPr>
        <w:pStyle w:val="ListParagraph"/>
        <w:numPr>
          <w:ilvl w:val="0"/>
          <w:numId w:val="6"/>
        </w:numPr>
      </w:pPr>
      <w:r>
        <w:t>Koppelingen</w:t>
      </w:r>
    </w:p>
    <w:p w14:paraId="62B6A867" w14:textId="2DA27624" w:rsidR="00B748C0" w:rsidRDefault="00B748C0" w:rsidP="00B748C0">
      <w:pPr>
        <w:pStyle w:val="ListParagraph"/>
        <w:numPr>
          <w:ilvl w:val="1"/>
          <w:numId w:val="6"/>
        </w:numPr>
      </w:pPr>
      <w:r>
        <w:t>Andere component: Uitruil LOP naar TOPAOW in excasso</w:t>
      </w:r>
    </w:p>
    <w:p w14:paraId="14675E73" w14:textId="77777777" w:rsidR="00B748C0" w:rsidRDefault="00B748C0" w:rsidP="00B748C0">
      <w:pPr>
        <w:pStyle w:val="ListParagraph"/>
        <w:numPr>
          <w:ilvl w:val="0"/>
          <w:numId w:val="6"/>
        </w:numPr>
      </w:pPr>
      <w:r>
        <w:t>Speciale berekeningen</w:t>
      </w:r>
    </w:p>
    <w:p w14:paraId="29A1A3D8" w14:textId="1997CED6" w:rsidR="009F434A" w:rsidRDefault="009F434A" w:rsidP="00B748C0">
      <w:pPr>
        <w:pStyle w:val="ListParagraph"/>
        <w:numPr>
          <w:ilvl w:val="1"/>
          <w:numId w:val="6"/>
        </w:numPr>
      </w:pPr>
      <w:r w:rsidRPr="009F434A">
        <w:t>dlnFlexUitruilFactorLOPFNaarTOPFAOW</w:t>
      </w:r>
      <w:r>
        <w:t xml:space="preserve"> = </w:t>
      </w:r>
      <w:r w:rsidRPr="006A372F">
        <w:t>finKpsUni(LOPF) / finKpsUni(TOPFAOW)</w:t>
      </w:r>
    </w:p>
    <w:p w14:paraId="799F7A41" w14:textId="7E403DFB" w:rsidR="00764959" w:rsidRDefault="00764959" w:rsidP="00B748C0">
      <w:pPr>
        <w:pStyle w:val="ListParagraph"/>
        <w:numPr>
          <w:ilvl w:val="1"/>
          <w:numId w:val="6"/>
        </w:numPr>
      </w:pPr>
      <w:r w:rsidRPr="009F434A">
        <w:t>dlnUitruilLOPFMax</w:t>
      </w:r>
      <w:r>
        <w:t xml:space="preserve"> = </w:t>
      </w:r>
      <w:r w:rsidRPr="00764959">
        <w:t>max(0, dlnTeOpgebouwd</w:t>
      </w:r>
      <w:r w:rsidRPr="008C64A4">
        <w:t>Ac</w:t>
      </w:r>
      <w:r w:rsidRPr="00764959">
        <w:t>LOPF - kncAfkoopGrens)</w:t>
      </w:r>
    </w:p>
    <w:p w14:paraId="3B5E82C7" w14:textId="28C96EF8" w:rsidR="008A5DD4" w:rsidRDefault="008A5DD4" w:rsidP="00B748C0">
      <w:pPr>
        <w:pStyle w:val="ListParagraph"/>
        <w:numPr>
          <w:ilvl w:val="1"/>
          <w:numId w:val="6"/>
        </w:numPr>
      </w:pPr>
      <w:r w:rsidRPr="008A5DD4">
        <w:t>dlnUitruilTOPFAOWMax</w:t>
      </w:r>
      <w:r>
        <w:t xml:space="preserve"> = </w:t>
      </w:r>
      <w:r w:rsidRPr="008A5DD4">
        <w:t>kncAowOverbrugging * (dlnDeeltijdPensioenPrc - dlnDeeltijdPensioenPrcVorig)/100</w:t>
      </w:r>
    </w:p>
    <w:p w14:paraId="1C77F1CC" w14:textId="3D9FED47" w:rsidR="008A5DD4" w:rsidRDefault="008A5DD4" w:rsidP="00B748C0">
      <w:pPr>
        <w:pStyle w:val="ListParagraph"/>
        <w:numPr>
          <w:ilvl w:val="1"/>
          <w:numId w:val="6"/>
        </w:numPr>
      </w:pPr>
      <w:r w:rsidRPr="009F434A">
        <w:t>dlnUitruilTOPFAOWGewenst</w:t>
      </w:r>
      <w:r>
        <w:t xml:space="preserve"> = </w:t>
      </w:r>
      <w:r w:rsidRPr="008A5DD4">
        <w:t>min(dlnKeuzeBedragTOPAOW,dlnUitruilTOPFAOWMax)</w:t>
      </w:r>
    </w:p>
    <w:p w14:paraId="132AC466" w14:textId="77777777" w:rsidR="00604B14" w:rsidRDefault="00604B14" w:rsidP="00604B14">
      <w:pPr>
        <w:pStyle w:val="ListParagraph"/>
        <w:numPr>
          <w:ilvl w:val="1"/>
          <w:numId w:val="6"/>
        </w:numPr>
      </w:pPr>
      <w:r w:rsidRPr="009F434A">
        <w:t>dlnUitruilLOPFNaarTOPFAOWGewenst</w:t>
      </w:r>
      <w:r>
        <w:t xml:space="preserve"> = </w:t>
      </w:r>
      <w:r w:rsidRPr="009F434A">
        <w:t>dlnUitruilTOPFAOWGewenst/dlnFlexUitruilFactorLOPFNaarTOPFAOW</w:t>
      </w:r>
    </w:p>
    <w:p w14:paraId="2F7BE4D4" w14:textId="2F66F955" w:rsidR="006A372F" w:rsidRDefault="006A372F" w:rsidP="00B748C0">
      <w:pPr>
        <w:pStyle w:val="ListParagraph"/>
        <w:numPr>
          <w:ilvl w:val="1"/>
          <w:numId w:val="6"/>
        </w:numPr>
      </w:pPr>
      <w:r>
        <w:t>d</w:t>
      </w:r>
      <w:r w:rsidRPr="006A372F">
        <w:t>lnUitruilLOPFNaarTOPFAOW</w:t>
      </w:r>
      <w:r>
        <w:t xml:space="preserve"> = </w:t>
      </w:r>
      <w:r w:rsidR="009F434A" w:rsidRPr="009F434A">
        <w:t>min(dlnUitruilLOPFNaarTOPFAOWGewenst,dlnUitruilLOPFMax)</w:t>
      </w:r>
    </w:p>
    <w:p w14:paraId="728819B5" w14:textId="449BFE69" w:rsidR="006A372F" w:rsidRDefault="006A372F" w:rsidP="00B748C0">
      <w:pPr>
        <w:pStyle w:val="ListParagraph"/>
        <w:numPr>
          <w:ilvl w:val="1"/>
          <w:numId w:val="6"/>
        </w:numPr>
      </w:pPr>
      <w:r w:rsidRPr="006A372F">
        <w:t>dlnOpgebouwdAcLOPF</w:t>
      </w:r>
      <w:r>
        <w:t xml:space="preserve"> = </w:t>
      </w:r>
      <w:r w:rsidRPr="006A372F">
        <w:t>dlnTeOpgebouwdAcLOPF - dlnUitruilLOPFNaarTOPFAOW</w:t>
      </w:r>
    </w:p>
    <w:p w14:paraId="19179EEF" w14:textId="6FE6B73D" w:rsidR="00A01501" w:rsidRDefault="006A372F" w:rsidP="00B748C0">
      <w:pPr>
        <w:pStyle w:val="ListParagraph"/>
        <w:numPr>
          <w:ilvl w:val="1"/>
          <w:numId w:val="6"/>
        </w:numPr>
      </w:pPr>
      <w:r w:rsidRPr="006A372F">
        <w:t>dlnOpgebouwdAcTOPFAOW</w:t>
      </w:r>
      <w:r>
        <w:t xml:space="preserve"> = </w:t>
      </w:r>
      <w:r w:rsidRPr="006A372F">
        <w:t xml:space="preserve">dlnTeOpgebouwdAcTOPFAOW + dlnUitruilLOPFNaarTOPFAOW * </w:t>
      </w:r>
      <w:r w:rsidR="009F434A" w:rsidRPr="009F434A">
        <w:t>dlnFlexUitruilFactorLOPFNaarTOPFAOW</w:t>
      </w:r>
    </w:p>
    <w:p w14:paraId="69C17DEC" w14:textId="1321AFB6" w:rsidR="008D3914" w:rsidRDefault="008D3914" w:rsidP="00B748C0">
      <w:pPr>
        <w:pStyle w:val="ListParagraph"/>
        <w:numPr>
          <w:ilvl w:val="1"/>
          <w:numId w:val="6"/>
        </w:numPr>
      </w:pPr>
      <w:r w:rsidRPr="008D3914">
        <w:t>dlnOpgebouwdVhpLOPF</w:t>
      </w:r>
      <w:r>
        <w:t xml:space="preserve"> = </w:t>
      </w:r>
      <w:r w:rsidRPr="008D3914">
        <w:t>dbDlnOpgebouwdVhpLOPF - dbDlnOpgebouwdVhpLOPF/dlnTeOpgebouwdAcLOPF * dlnUitruilLOPFNaarTOPFAOW</w:t>
      </w:r>
    </w:p>
    <w:p w14:paraId="1B83C59E" w14:textId="1ECC947B" w:rsidR="008D3914" w:rsidRDefault="008D3914" w:rsidP="00B748C0">
      <w:pPr>
        <w:pStyle w:val="ListParagraph"/>
        <w:numPr>
          <w:ilvl w:val="1"/>
          <w:numId w:val="6"/>
        </w:numPr>
      </w:pPr>
      <w:r w:rsidRPr="008D3914">
        <w:t>dlnOpgebouwdVhpTOPFAOW</w:t>
      </w:r>
      <w:r>
        <w:t xml:space="preserve"> = </w:t>
      </w:r>
      <w:r w:rsidRPr="008D3914">
        <w:t>dbDlnOpgebouwdVhpTOPFAOW + dbDlnOpgebouwdVhpLOPF/dlnTeOpgebouwdAcLOPF * dlnUitruilLOPFNaarTOPFAOW * dlnFlexUitruilFactorLOPFNaarTOPFAOW</w:t>
      </w:r>
    </w:p>
    <w:p w14:paraId="11A9D730" w14:textId="7EE3086A" w:rsidR="00166E57" w:rsidRDefault="00166E57" w:rsidP="00B748C0">
      <w:pPr>
        <w:pStyle w:val="ListParagraph"/>
        <w:numPr>
          <w:ilvl w:val="1"/>
          <w:numId w:val="6"/>
        </w:numPr>
      </w:pPr>
      <w:r w:rsidRPr="00166E57">
        <w:t>dlnOpgebouwdSpreiding(</w:t>
      </w:r>
      <w:r>
        <w:t>LOPF</w:t>
      </w:r>
      <w:r w:rsidRPr="00166E57">
        <w:t>,sp)</w:t>
      </w:r>
      <w:r>
        <w:t xml:space="preserve"> = </w:t>
      </w:r>
      <w:r w:rsidRPr="00166E57">
        <w:t>dbDlnOpgebouwdSpreiding(</w:t>
      </w:r>
      <w:r>
        <w:t>LOPF</w:t>
      </w:r>
      <w:r w:rsidRPr="00166E57">
        <w:t>,sp) - dbDlnOpgebouwdSpreiding(LOPF,sp) * dlnUitruilLOPFNaarTOPFAOW/dlnTeOpgebouwdAcLOPF</w:t>
      </w:r>
    </w:p>
    <w:p w14:paraId="5AF26E4D" w14:textId="3AD22D47" w:rsidR="00166E57" w:rsidRDefault="00166E57" w:rsidP="00166E57">
      <w:pPr>
        <w:pStyle w:val="ListParagraph"/>
        <w:numPr>
          <w:ilvl w:val="1"/>
          <w:numId w:val="6"/>
        </w:numPr>
      </w:pPr>
      <w:r w:rsidRPr="00166E57">
        <w:t>dlnOpgebouwdSpreiding(</w:t>
      </w:r>
      <w:r>
        <w:t>TOPFAOW</w:t>
      </w:r>
      <w:r w:rsidRPr="00166E57">
        <w:t>,sp)</w:t>
      </w:r>
      <w:r>
        <w:t xml:space="preserve"> =</w:t>
      </w:r>
      <w:r w:rsidR="003A0BA1">
        <w:t xml:space="preserve"> </w:t>
      </w:r>
      <w:r w:rsidRPr="00166E57">
        <w:t>dbDlnOpgebouwdSpreiding(</w:t>
      </w:r>
      <w:r>
        <w:t>TOPFAOW</w:t>
      </w:r>
      <w:r w:rsidRPr="00166E57">
        <w:t xml:space="preserve">,sp) </w:t>
      </w:r>
      <w:r w:rsidR="000C50B1">
        <w:t>+</w:t>
      </w:r>
      <w:r w:rsidRPr="00166E57">
        <w:t xml:space="preserve"> </w:t>
      </w:r>
      <w:r w:rsidR="000C50B1" w:rsidRPr="000C50B1">
        <w:t>dbDlnOpgebouwdSpreiding(LOPFDT,sp)/dlnTeOpgebouwdAcLOPFDT * dlnUitruilLOPFDTNaarTOPFAOW * finKpsUniVr(LOPFDT,finTarief(LOPFDT),sp) / finKpsUni(</w:t>
      </w:r>
      <w:r w:rsidR="000C50B1">
        <w:t>TOPFAOW</w:t>
      </w:r>
      <w:r w:rsidR="000C50B1" w:rsidRPr="000C50B1">
        <w:t>,finTarief(</w:t>
      </w:r>
      <w:r w:rsidR="000C50B1">
        <w:t>TOPFAOW</w:t>
      </w:r>
      <w:r w:rsidR="000C50B1" w:rsidRPr="000C50B1">
        <w:t>),sp)</w:t>
      </w:r>
    </w:p>
    <w:p w14:paraId="32C22668" w14:textId="009BEF1E" w:rsidR="00E00998" w:rsidRDefault="00E00998" w:rsidP="00E00998">
      <w:pPr>
        <w:pStyle w:val="ListParagraph"/>
        <w:numPr>
          <w:ilvl w:val="1"/>
          <w:numId w:val="6"/>
        </w:numPr>
      </w:pPr>
      <w:r w:rsidRPr="00166E57">
        <w:t>dlnOpgebouwd</w:t>
      </w:r>
      <w:r>
        <w:t>Vhp</w:t>
      </w:r>
      <w:r w:rsidRPr="00166E57">
        <w:t>Spreiding(</w:t>
      </w:r>
      <w:r>
        <w:t>LOPF</w:t>
      </w:r>
      <w:r w:rsidRPr="00166E57">
        <w:t>,sp)</w:t>
      </w:r>
      <w:r>
        <w:t xml:space="preserve"> = </w:t>
      </w:r>
      <w:r w:rsidRPr="00166E57">
        <w:t>dbDlnOpgebouwd</w:t>
      </w:r>
      <w:r>
        <w:t>Vhp</w:t>
      </w:r>
      <w:r w:rsidRPr="00166E57">
        <w:t>Spreiding(</w:t>
      </w:r>
      <w:r>
        <w:t>LOPF</w:t>
      </w:r>
      <w:r w:rsidRPr="00166E57">
        <w:t>,sp) - dbDlnOpgebouwdSpreiding(LOPF,sp) * dlnUitruilLOPFNaarTOPFAOW/dlnTeOpgebouwdAcLOPF</w:t>
      </w:r>
    </w:p>
    <w:p w14:paraId="5D482A5D" w14:textId="5B3DA4BF" w:rsidR="00E00998" w:rsidRDefault="00E00998" w:rsidP="00E00998">
      <w:pPr>
        <w:pStyle w:val="ListParagraph"/>
        <w:numPr>
          <w:ilvl w:val="1"/>
          <w:numId w:val="6"/>
        </w:numPr>
      </w:pPr>
      <w:r w:rsidRPr="00166E57">
        <w:t>dlnOpgebouwd</w:t>
      </w:r>
      <w:r>
        <w:t>Vhp</w:t>
      </w:r>
      <w:r w:rsidRPr="00166E57">
        <w:t>Spreiding(</w:t>
      </w:r>
      <w:r>
        <w:t>TOPFAOW</w:t>
      </w:r>
      <w:r w:rsidRPr="00166E57">
        <w:t>,sp)</w:t>
      </w:r>
      <w:r>
        <w:t xml:space="preserve"> =</w:t>
      </w:r>
      <w:r w:rsidR="003A0BA1">
        <w:t xml:space="preserve"> </w:t>
      </w:r>
      <w:r w:rsidRPr="00166E57">
        <w:t>dbDlnOpgebouwd</w:t>
      </w:r>
      <w:r>
        <w:t>Vhp</w:t>
      </w:r>
      <w:r w:rsidRPr="00166E57">
        <w:t>Spreiding(</w:t>
      </w:r>
      <w:r>
        <w:t>TOPFAOW</w:t>
      </w:r>
      <w:r w:rsidRPr="00166E57">
        <w:t xml:space="preserve">,sp) </w:t>
      </w:r>
      <w:r w:rsidR="000C50B1" w:rsidRPr="000C50B1">
        <w:t>+ dbDlnOpgebouwdVhpSpreiding(LOPFDT,sp)/dlnTeOpgebouwdAcLOPFDT * dlnUitruilLOPFDTNaarTOPFAOW * finKpsUniVr(LOPFDT,finTarief(LOPFDT),sp) / finKpsUni(</w:t>
      </w:r>
      <w:r w:rsidR="000C50B1">
        <w:t>TOPFAOW</w:t>
      </w:r>
      <w:r w:rsidR="000C50B1" w:rsidRPr="000C50B1">
        <w:t>,finTarief(</w:t>
      </w:r>
      <w:r w:rsidR="000C50B1">
        <w:t>TOPFAOW</w:t>
      </w:r>
      <w:r w:rsidR="000C50B1" w:rsidRPr="000C50B1">
        <w:t>),sp)</w:t>
      </w:r>
    </w:p>
    <w:p w14:paraId="5C97E073" w14:textId="011094A7" w:rsidR="00B748C0" w:rsidRDefault="00B748C0" w:rsidP="00B748C0">
      <w:pPr>
        <w:pStyle w:val="ListParagraph"/>
        <w:numPr>
          <w:ilvl w:val="0"/>
          <w:numId w:val="6"/>
        </w:numPr>
      </w:pPr>
      <w:r>
        <w:t>Bijzonderheden</w:t>
      </w:r>
      <w:r w:rsidR="00C31C67">
        <w:t xml:space="preserve"> </w:t>
      </w:r>
    </w:p>
    <w:p w14:paraId="26D5613E" w14:textId="294433FA" w:rsidR="009F434A" w:rsidRDefault="009F434A" w:rsidP="009F434A">
      <w:pPr>
        <w:pStyle w:val="ListParagraph"/>
        <w:numPr>
          <w:ilvl w:val="1"/>
          <w:numId w:val="6"/>
        </w:numPr>
      </w:pPr>
      <w:r>
        <w:t>Uitruil LOPF naar TOPFAOW wordt gemaximeerd, zodat LOPF niet onder afkoopgrens komt</w:t>
      </w:r>
      <w:r w:rsidR="008A5DD4">
        <w:t xml:space="preserve"> en TOPFAOW niet hoger wordt dan fiscaal maximaal</w:t>
      </w:r>
      <w:r>
        <w:t>.</w:t>
      </w:r>
    </w:p>
    <w:p w14:paraId="5AAACBF5" w14:textId="4F0732F1" w:rsidR="000B1D1D" w:rsidRDefault="008D3914" w:rsidP="00D11CCB">
      <w:pPr>
        <w:pStyle w:val="ListParagraph"/>
        <w:numPr>
          <w:ilvl w:val="2"/>
          <w:numId w:val="6"/>
        </w:numPr>
      </w:pPr>
      <w:r>
        <w:t xml:space="preserve">Een evenredig deel van Vhp wordt uitgeruild. </w:t>
      </w:r>
      <w:r w:rsidR="00A62962">
        <w:t>Merk op:</w:t>
      </w:r>
      <w:r>
        <w:t xml:space="preserve"> </w:t>
      </w:r>
      <w:r w:rsidR="00A62962">
        <w:t xml:space="preserve">dit </w:t>
      </w:r>
      <w:r>
        <w:t>gaat goed</w:t>
      </w:r>
      <w:r w:rsidR="006013E1">
        <w:t xml:space="preserve"> met bovenstaande rekenregels</w:t>
      </w:r>
      <w:r>
        <w:t xml:space="preserve"> als er een bijzonderLOPF was</w:t>
      </w:r>
      <w:r w:rsidR="00A62962">
        <w:t>, want dat is geen onderdeel meer van de (Ac) aanspraak van de hoofdverzekerde</w:t>
      </w:r>
    </w:p>
    <w:p w14:paraId="07C2C796" w14:textId="77777777" w:rsidR="00D51858" w:rsidRDefault="00D51858" w:rsidP="00D51858">
      <w:pPr>
        <w:spacing w:line="240" w:lineRule="auto"/>
        <w:rPr>
          <w:ins w:id="2347" w:author="Flory Koole" w:date="2024-11-07T18:23:00Z" w16du:dateUtc="2024-11-07T17:23:00Z"/>
        </w:rPr>
      </w:pPr>
    </w:p>
    <w:p w14:paraId="566F6735" w14:textId="77777777" w:rsidR="00D51858" w:rsidRDefault="00D51858" w:rsidP="00D51858">
      <w:pPr>
        <w:pStyle w:val="Heading3"/>
        <w:rPr>
          <w:ins w:id="2348" w:author="Flory Koole" w:date="2024-11-07T18:23:00Z" w16du:dateUtc="2024-11-07T17:23:00Z"/>
        </w:rPr>
      </w:pPr>
      <w:bookmarkStart w:id="2349" w:name="_Toc187312208"/>
      <w:bookmarkStart w:id="2350" w:name="_Toc1033592112"/>
      <w:bookmarkStart w:id="2351" w:name="_Toc528389868"/>
      <w:ins w:id="2352" w:author="Flory Koole" w:date="2024-11-07T18:23:00Z">
        <w:r>
          <w:t>Voorspelbare gebeurtenis: Expiratie TOPAOW</w:t>
        </w:r>
      </w:ins>
      <w:bookmarkEnd w:id="2349"/>
      <w:bookmarkEnd w:id="2350"/>
      <w:bookmarkEnd w:id="2351"/>
    </w:p>
    <w:p w14:paraId="0AD7526B" w14:textId="77777777" w:rsidR="00D51858" w:rsidRDefault="00D51858" w:rsidP="00D51858">
      <w:pPr>
        <w:spacing w:line="240" w:lineRule="auto"/>
        <w:rPr>
          <w:ins w:id="2353" w:author="Flory Koole" w:date="2024-11-07T18:23:00Z" w16du:dateUtc="2024-11-07T17:23:00Z"/>
        </w:rPr>
      </w:pPr>
    </w:p>
    <w:p w14:paraId="1E48E012" w14:textId="77777777" w:rsidR="00D51858" w:rsidRDefault="00D51858" w:rsidP="007506E0">
      <w:pPr>
        <w:spacing w:line="240" w:lineRule="auto"/>
        <w:rPr>
          <w:ins w:id="2354" w:author="Flory Koole" w:date="2024-11-07T18:23:00Z" w16du:dateUtc="2024-11-07T17:23:00Z"/>
        </w:rPr>
      </w:pPr>
    </w:p>
    <w:p w14:paraId="079FA743" w14:textId="77777777" w:rsidR="00D51858" w:rsidRDefault="00D51858" w:rsidP="007506E0">
      <w:pPr>
        <w:spacing w:line="240" w:lineRule="auto"/>
      </w:pPr>
    </w:p>
    <w:p w14:paraId="2006CF72" w14:textId="77777777" w:rsidR="007506E0" w:rsidRDefault="007506E0" w:rsidP="00A62015">
      <w:pPr>
        <w:pStyle w:val="Heading3"/>
      </w:pPr>
      <w:bookmarkStart w:id="2355" w:name="_Toc187312209"/>
      <w:bookmarkStart w:id="2356" w:name="_Toc1467420276"/>
      <w:bookmarkStart w:id="2357" w:name="_Toc410817281"/>
      <w:r>
        <w:t>Type uitkering variabel pensioen</w:t>
      </w:r>
      <w:bookmarkEnd w:id="2355"/>
      <w:bookmarkEnd w:id="2356"/>
      <w:bookmarkEnd w:id="2357"/>
    </w:p>
    <w:p w14:paraId="0740602F" w14:textId="77777777" w:rsidR="00DC697D" w:rsidRDefault="00DC697D" w:rsidP="00DC697D">
      <w:r>
        <w:t>Relevante zaken m.b.t. deze gebeurtenis:</w:t>
      </w:r>
    </w:p>
    <w:p w14:paraId="4BB6A212" w14:textId="77777777" w:rsidR="00DC697D" w:rsidRDefault="00DC697D" w:rsidP="00DC697D">
      <w:pPr>
        <w:pStyle w:val="ListParagraph"/>
        <w:numPr>
          <w:ilvl w:val="0"/>
          <w:numId w:val="6"/>
        </w:numPr>
      </w:pPr>
      <w:r>
        <w:t>Afleidbaar of opdrachtvolgend: opdrachtvolgend (a.g.v. pensioneringsopdracht)</w:t>
      </w:r>
    </w:p>
    <w:p w14:paraId="387472D1" w14:textId="77777777" w:rsidR="00DC697D" w:rsidRDefault="00DC697D" w:rsidP="00DC697D">
      <w:pPr>
        <w:pStyle w:val="ListParagraph"/>
        <w:numPr>
          <w:ilvl w:val="0"/>
          <w:numId w:val="6"/>
        </w:numPr>
      </w:pPr>
      <w:r>
        <w:t>Invoer en controles</w:t>
      </w:r>
    </w:p>
    <w:p w14:paraId="66659371" w14:textId="0896A965" w:rsidR="00DC697D" w:rsidRDefault="00DC697D" w:rsidP="00DC697D">
      <w:pPr>
        <w:pStyle w:val="ListParagraph"/>
        <w:numPr>
          <w:ilvl w:val="1"/>
          <w:numId w:val="6"/>
        </w:numPr>
        <w:rPr>
          <w:ins w:id="2358" w:author="Flory Koole" w:date="2025-01-15T14:29:00Z" w16du:dateUtc="2025-01-15T13:29:00Z"/>
        </w:rPr>
      </w:pPr>
      <w:r>
        <w:t>Gebeurtenis wordt uitgevoerd bij pensionering als de deelnemer heeft gekozen voor variabel pensioen</w:t>
      </w:r>
      <w:ins w:id="2359" w:author="Flory Koole" w:date="2025-01-15T14:24:00Z" w16du:dateUtc="2025-01-15T13:24:00Z">
        <w:r w:rsidR="007158F7">
          <w:t xml:space="preserve"> en wordt dan ook uitgevoerd voor </w:t>
        </w:r>
      </w:ins>
      <w:ins w:id="2360" w:author="Flory Koole" w:date="2025-01-15T14:25:00Z" w16du:dateUtc="2025-01-15T13:25:00Z">
        <w:r w:rsidR="007D791A">
          <w:t>verevende ex-partners van die deelnemer</w:t>
        </w:r>
      </w:ins>
    </w:p>
    <w:p w14:paraId="4383FDE4" w14:textId="747C4411" w:rsidR="00753012" w:rsidRDefault="00714747" w:rsidP="00DC697D">
      <w:pPr>
        <w:pStyle w:val="ListParagraph"/>
        <w:numPr>
          <w:ilvl w:val="1"/>
          <w:numId w:val="6"/>
        </w:numPr>
      </w:pPr>
      <w:ins w:id="2361" w:author="Flory Koole" w:date="2025-01-15T14:29:00Z" w16du:dateUtc="2025-01-15T13:29:00Z">
        <w:r>
          <w:t xml:space="preserve">Voor ingegane (ex-)partners moeten de keuzes </w:t>
        </w:r>
        <w:r w:rsidR="00D7426A" w:rsidRPr="00D7426A">
          <w:t>dlnKeuzeTypeUitkeringVariabelPensioen</w:t>
        </w:r>
        <w:r w:rsidR="00D7426A">
          <w:t xml:space="preserve"> en </w:t>
        </w:r>
        <w:r w:rsidR="00D7426A" w:rsidRPr="00D7426A">
          <w:t>dlnKeuzeTypeUitkeringVariabelPensioenPrc</w:t>
        </w:r>
        <w:r w:rsidR="00D7426A">
          <w:t xml:space="preserve"> worden meegegeven</w:t>
        </w:r>
      </w:ins>
    </w:p>
    <w:p w14:paraId="61D635E2" w14:textId="77777777" w:rsidR="00DC697D" w:rsidRDefault="00DC697D" w:rsidP="00DC697D">
      <w:pPr>
        <w:pStyle w:val="ListParagraph"/>
        <w:numPr>
          <w:ilvl w:val="0"/>
          <w:numId w:val="6"/>
        </w:numPr>
      </w:pPr>
      <w:r>
        <w:t>Overgangen in profielen</w:t>
      </w:r>
    </w:p>
    <w:p w14:paraId="71DE0527" w14:textId="57E520D7" w:rsidR="00DC697D" w:rsidRDefault="00CC251A" w:rsidP="00DC697D">
      <w:pPr>
        <w:pStyle w:val="ListParagraph"/>
        <w:numPr>
          <w:ilvl w:val="1"/>
          <w:numId w:val="6"/>
        </w:numPr>
      </w:pPr>
      <w:ins w:id="2362" w:author="Flory Koole" w:date="2025-01-15T14:27:00Z" w16du:dateUtc="2025-01-15T13:27:00Z">
        <w:r>
          <w:t>Geen overgang in profiel</w:t>
        </w:r>
      </w:ins>
      <w:del w:id="2363" w:author="Flory Koole" w:date="2025-01-15T13:14:00Z" w16du:dateUtc="2025-01-15T12:14:00Z">
        <w:r w:rsidR="00DC697D" w:rsidDel="00D31DD5">
          <w:delText>Nog uitzoeken</w:delText>
        </w:r>
      </w:del>
    </w:p>
    <w:p w14:paraId="608943E8" w14:textId="42722D81" w:rsidR="001D3983" w:rsidDel="00062412" w:rsidRDefault="001D3983" w:rsidP="00033070">
      <w:pPr>
        <w:pStyle w:val="ListParagraph"/>
        <w:numPr>
          <w:ilvl w:val="2"/>
          <w:numId w:val="6"/>
        </w:numPr>
        <w:rPr>
          <w:del w:id="2364" w:author="Flory Koole" w:date="2025-01-15T14:26:00Z" w16du:dateUtc="2025-01-15T13:26:00Z"/>
        </w:rPr>
      </w:pPr>
      <w:del w:id="2365" w:author="Flory Koole" w:date="2025-01-15T14:25:00Z" w16du:dateUtc="2025-01-15T13:25:00Z">
        <w:r w:rsidRPr="00033070" w:rsidDel="00A533E8">
          <w:rPr>
            <w:color w:val="FF0000"/>
          </w:rPr>
          <w:delText>Let op</w:delText>
        </w:r>
        <w:r w:rsidDel="00A533E8">
          <w:delText>: o</w:delText>
        </w:r>
      </w:del>
      <w:del w:id="2366" w:author="Flory Koole" w:date="2025-01-15T14:26:00Z" w16du:dateUtc="2025-01-15T13:26:00Z">
        <w:r w:rsidDel="00062412">
          <w:delText>ok IPPAR mogelijk</w:delText>
        </w:r>
        <w:r w:rsidR="00B87056" w:rsidDel="00062412">
          <w:delText xml:space="preserve">, </w:delText>
        </w:r>
        <w:r w:rsidR="00B87056" w:rsidDel="00783BC8">
          <w:delText>daarbij rekenregels voor LPPF</w:delText>
        </w:r>
        <w:r w:rsidR="00E57EAA" w:rsidDel="00783BC8">
          <w:delText xml:space="preserve">. </w:delText>
        </w:r>
        <w:r w:rsidR="00E57EAA" w:rsidRPr="00D11CCB" w:rsidDel="00783BC8">
          <w:rPr>
            <w:highlight w:val="yellow"/>
          </w:rPr>
          <w:delText>Actie</w:delText>
        </w:r>
        <w:r w:rsidR="00E57EAA" w:rsidDel="00783BC8">
          <w:delText xml:space="preserve"> Roy</w:delText>
        </w:r>
      </w:del>
    </w:p>
    <w:p w14:paraId="6D789224" w14:textId="77777777" w:rsidR="00DC697D" w:rsidRDefault="00DC697D" w:rsidP="00DC697D">
      <w:pPr>
        <w:pStyle w:val="ListParagraph"/>
        <w:numPr>
          <w:ilvl w:val="0"/>
          <w:numId w:val="6"/>
        </w:numPr>
      </w:pPr>
      <w:r>
        <w:t>Koppelingen</w:t>
      </w:r>
    </w:p>
    <w:p w14:paraId="204CFD72" w14:textId="21F5AB18" w:rsidR="003A463D" w:rsidRDefault="003A463D" w:rsidP="00DC697D">
      <w:pPr>
        <w:pStyle w:val="ListParagraph"/>
        <w:numPr>
          <w:ilvl w:val="1"/>
          <w:numId w:val="6"/>
        </w:numPr>
      </w:pPr>
      <w:r>
        <w:t xml:space="preserve">Andere deelnemer: </w:t>
      </w:r>
      <w:r w:rsidRPr="00DC697D">
        <w:t>Type uitkering variabel pensioen</w:t>
      </w:r>
      <w:r>
        <w:t xml:space="preserve"> ex-partner</w:t>
      </w:r>
    </w:p>
    <w:p w14:paraId="458B5B59" w14:textId="012C6C8D" w:rsidR="00DC697D" w:rsidRDefault="00DC697D" w:rsidP="00DC697D">
      <w:pPr>
        <w:pStyle w:val="ListParagraph"/>
        <w:numPr>
          <w:ilvl w:val="1"/>
          <w:numId w:val="6"/>
        </w:numPr>
      </w:pPr>
      <w:r>
        <w:t xml:space="preserve">Andere component: </w:t>
      </w:r>
      <w:r w:rsidRPr="00DC697D">
        <w:t>Type uitkering variabel pensioen</w:t>
      </w:r>
      <w:r>
        <w:t xml:space="preserve"> in excasso</w:t>
      </w:r>
    </w:p>
    <w:p w14:paraId="0E3C514F" w14:textId="77777777" w:rsidR="00DC697D" w:rsidRDefault="00DC697D" w:rsidP="00DC697D">
      <w:pPr>
        <w:pStyle w:val="ListParagraph"/>
        <w:numPr>
          <w:ilvl w:val="0"/>
          <w:numId w:val="6"/>
        </w:numPr>
      </w:pPr>
      <w:r>
        <w:t>Speciale berekeningen</w:t>
      </w:r>
    </w:p>
    <w:p w14:paraId="62E526C6" w14:textId="5A33A444" w:rsidR="00515DF6" w:rsidRDefault="00515DF6" w:rsidP="00DC697D">
      <w:pPr>
        <w:pStyle w:val="ListParagraph"/>
        <w:numPr>
          <w:ilvl w:val="1"/>
          <w:numId w:val="6"/>
        </w:numPr>
        <w:rPr>
          <w:ins w:id="2367" w:author="Flory Koole" w:date="2025-01-15T14:31:00Z" w16du:dateUtc="2025-01-15T13:31:00Z"/>
        </w:rPr>
      </w:pPr>
      <w:ins w:id="2368" w:author="Flory Koole" w:date="2025-01-15T14:31:00Z" w16du:dateUtc="2025-01-15T13:31:00Z">
        <w:r w:rsidRPr="00D7426A">
          <w:t>dlnTypeUitkeringVariabelPensioen</w:t>
        </w:r>
        <w:r>
          <w:t xml:space="preserve"> = </w:t>
        </w:r>
        <w:r w:rsidRPr="00D7426A">
          <w:t>dlnKeuzeTypeUitkeringVariabelPensioen</w:t>
        </w:r>
      </w:ins>
    </w:p>
    <w:p w14:paraId="527340D7" w14:textId="6027689D" w:rsidR="00964655" w:rsidRDefault="00964655" w:rsidP="00DC697D">
      <w:pPr>
        <w:pStyle w:val="ListParagraph"/>
        <w:numPr>
          <w:ilvl w:val="1"/>
          <w:numId w:val="6"/>
        </w:numPr>
        <w:rPr>
          <w:ins w:id="2369" w:author="Flory Koole" w:date="2025-01-15T14:30:00Z" w16du:dateUtc="2025-01-15T13:30:00Z"/>
        </w:rPr>
      </w:pPr>
      <w:ins w:id="2370" w:author="Flory Koole" w:date="2025-01-15T14:30:00Z" w16du:dateUtc="2025-01-15T13:30:00Z">
        <w:r w:rsidRPr="00964655">
          <w:t xml:space="preserve">dlnTypeUitkeringVariabelPensioenPrc </w:t>
        </w:r>
        <w:r>
          <w:t xml:space="preserve"> = </w:t>
        </w:r>
        <w:r w:rsidRPr="00964655">
          <w:t>dlnKeuzeTypeUitkeringVariabelPensioenPrc</w:t>
        </w:r>
      </w:ins>
    </w:p>
    <w:p w14:paraId="79AFE529" w14:textId="6D50DE76" w:rsidR="0005476B" w:rsidRDefault="0005476B" w:rsidP="00DC697D">
      <w:pPr>
        <w:pStyle w:val="ListParagraph"/>
        <w:numPr>
          <w:ilvl w:val="1"/>
          <w:numId w:val="6"/>
        </w:numPr>
      </w:pPr>
      <w:r>
        <w:t>Voor IP/ps=LOPF en voor IPPAR/ps=LPPF geldt</w:t>
      </w:r>
    </w:p>
    <w:p w14:paraId="3B07ED5C" w14:textId="7D880349" w:rsidR="00DC697D" w:rsidRDefault="0005476B">
      <w:pPr>
        <w:pStyle w:val="ListParagraph"/>
        <w:numPr>
          <w:ilvl w:val="2"/>
          <w:numId w:val="6"/>
        </w:numPr>
        <w:pPrChange w:id="2371" w:author="Flory Koole" w:date="2025-01-15T14:30:00Z" w16du:dateUtc="2025-01-15T13:30:00Z">
          <w:pPr>
            <w:pStyle w:val="ListParagraph"/>
            <w:numPr>
              <w:ilvl w:val="1"/>
              <w:numId w:val="6"/>
            </w:numPr>
            <w:ind w:left="1440" w:hanging="360"/>
          </w:pPr>
        </w:pPrChange>
      </w:pPr>
      <w:r w:rsidRPr="00DC697D">
        <w:t>opgebouwdAc</w:t>
      </w:r>
      <w:r>
        <w:t xml:space="preserve">(ps) </w:t>
      </w:r>
      <w:r w:rsidR="00DC697D">
        <w:t xml:space="preserve">= </w:t>
      </w:r>
      <w:r w:rsidRPr="00DC697D">
        <w:t>dbDlnOpgebouwdAc</w:t>
      </w:r>
      <w:r>
        <w:t>(ps)</w:t>
      </w:r>
      <w:r w:rsidRPr="00DC697D">
        <w:t xml:space="preserve"> </w:t>
      </w:r>
      <w:r w:rsidR="00DC697D" w:rsidRPr="00DC697D">
        <w:t>* finKpsVr(</w:t>
      </w:r>
      <w:r>
        <w:t>ps</w:t>
      </w:r>
      <w:r w:rsidR="00DC697D" w:rsidRPr="00DC697D">
        <w:t>) / finKps(</w:t>
      </w:r>
      <w:r>
        <w:t>ps</w:t>
      </w:r>
      <w:r w:rsidR="00DC697D" w:rsidRPr="00DC697D">
        <w:t>)</w:t>
      </w:r>
    </w:p>
    <w:p w14:paraId="1C10B337" w14:textId="3668225F" w:rsidR="00DC697D" w:rsidRDefault="00DC697D">
      <w:pPr>
        <w:pStyle w:val="ListParagraph"/>
        <w:numPr>
          <w:ilvl w:val="2"/>
          <w:numId w:val="6"/>
        </w:numPr>
        <w:pPrChange w:id="2372" w:author="Flory Koole" w:date="2025-01-15T14:30:00Z" w16du:dateUtc="2025-01-15T13:30:00Z">
          <w:pPr>
            <w:pStyle w:val="ListParagraph"/>
            <w:numPr>
              <w:ilvl w:val="1"/>
              <w:numId w:val="6"/>
            </w:numPr>
            <w:ind w:left="1440" w:hanging="360"/>
          </w:pPr>
        </w:pPrChange>
      </w:pPr>
      <w:r w:rsidRPr="00D11CCB">
        <w:t>opgebouwdVhp</w:t>
      </w:r>
      <w:r w:rsidR="0005476B">
        <w:t>(ps)</w:t>
      </w:r>
      <w:r w:rsidR="00F07F52">
        <w:t xml:space="preserve"> = </w:t>
      </w:r>
      <w:r w:rsidR="00F07F52" w:rsidRPr="00F07F52">
        <w:t>dbDlnOpgebouwdVhp(</w:t>
      </w:r>
      <w:r w:rsidR="0005476B">
        <w:t>ps</w:t>
      </w:r>
      <w:r w:rsidR="00F07F52" w:rsidRPr="00F07F52">
        <w:t>) * finKpsVr(</w:t>
      </w:r>
      <w:r w:rsidR="0005476B">
        <w:t>ps</w:t>
      </w:r>
      <w:r w:rsidR="00F07F52" w:rsidRPr="00F07F52">
        <w:t>) / finKps(</w:t>
      </w:r>
      <w:r w:rsidR="0005476B">
        <w:t>ps</w:t>
      </w:r>
      <w:r w:rsidR="00F07F52" w:rsidRPr="00F07F52">
        <w:t>)</w:t>
      </w:r>
    </w:p>
    <w:p w14:paraId="36B2D7BB" w14:textId="4EAE9ED8" w:rsidR="00DC697D" w:rsidRDefault="00DC697D">
      <w:pPr>
        <w:pStyle w:val="ListParagraph"/>
        <w:numPr>
          <w:ilvl w:val="2"/>
          <w:numId w:val="6"/>
        </w:numPr>
        <w:pPrChange w:id="2373" w:author="Flory Koole" w:date="2025-01-15T14:30:00Z" w16du:dateUtc="2025-01-15T13:30:00Z">
          <w:pPr>
            <w:pStyle w:val="ListParagraph"/>
            <w:numPr>
              <w:ilvl w:val="1"/>
              <w:numId w:val="6"/>
            </w:numPr>
            <w:ind w:left="1440" w:hanging="360"/>
          </w:pPr>
        </w:pPrChange>
      </w:pPr>
      <w:r w:rsidRPr="00DC697D">
        <w:t>dlnOpgebouwdSpreiding(ps,sp)</w:t>
      </w:r>
      <w:r>
        <w:t xml:space="preserve"> = </w:t>
      </w:r>
      <w:r w:rsidRPr="00DC697D">
        <w:t>dbDlnOpgebouwdSpreiding(ps,sp) * dlnKpsTypeUitkering(ps,sp)</w:t>
      </w:r>
    </w:p>
    <w:p w14:paraId="4B3E9A33" w14:textId="55559128" w:rsidR="00DC697D" w:rsidRDefault="00DC697D">
      <w:pPr>
        <w:pStyle w:val="ListParagraph"/>
        <w:numPr>
          <w:ilvl w:val="2"/>
          <w:numId w:val="6"/>
        </w:numPr>
        <w:pPrChange w:id="2374" w:author="Flory Koole" w:date="2025-01-15T14:30:00Z" w16du:dateUtc="2025-01-15T13:30:00Z">
          <w:pPr>
            <w:pStyle w:val="ListParagraph"/>
            <w:numPr>
              <w:ilvl w:val="1"/>
              <w:numId w:val="6"/>
            </w:numPr>
            <w:ind w:left="1440" w:hanging="360"/>
          </w:pPr>
        </w:pPrChange>
      </w:pPr>
      <w:r w:rsidRPr="00E20CCE">
        <w:rPr>
          <w:rPrChange w:id="2375" w:author="Flory Koole" w:date="2025-01-15T14:32:00Z" w16du:dateUtc="2025-01-15T13:32:00Z">
            <w:rPr>
              <w:color w:val="FF0000"/>
            </w:rPr>
          </w:rPrChange>
        </w:rPr>
        <w:t>dlnOpgebouwdVhpSpreidingVarOP</w:t>
      </w:r>
      <w:r w:rsidRPr="00DC697D">
        <w:t>(ps,sp)</w:t>
      </w:r>
      <w:r>
        <w:t xml:space="preserve"> = </w:t>
      </w:r>
      <w:r w:rsidRPr="00DC697D">
        <w:t>dbDlnOpgebouwdVhpSpreiding(ps,sp) * dlnKpsTypeUitkering(ps,sp)</w:t>
      </w:r>
    </w:p>
    <w:p w14:paraId="4EFCDEC4" w14:textId="1B5F4BC4" w:rsidR="00DC697D" w:rsidRDefault="00C3240E">
      <w:pPr>
        <w:pStyle w:val="ListParagraph"/>
        <w:numPr>
          <w:ilvl w:val="2"/>
          <w:numId w:val="6"/>
        </w:numPr>
        <w:pPrChange w:id="2376" w:author="Flory Koole" w:date="2025-01-15T14:30:00Z" w16du:dateUtc="2025-01-15T13:30:00Z">
          <w:pPr>
            <w:pStyle w:val="ListParagraph"/>
            <w:numPr>
              <w:ilvl w:val="1"/>
              <w:numId w:val="6"/>
            </w:numPr>
            <w:ind w:left="1440" w:hanging="360"/>
          </w:pPr>
        </w:pPrChange>
      </w:pPr>
      <w:r w:rsidRPr="00C3240E">
        <w:t>dlnKpsTypeUitkering(ps,sp)</w:t>
      </w:r>
      <w:r>
        <w:t xml:space="preserve"> = </w:t>
      </w:r>
      <w:r w:rsidRPr="00C3240E">
        <w:t>finKpsUniVr(ps,finTarief(ps),sp) / finKpsUni(ps,finTarief(ps),sp)</w:t>
      </w:r>
    </w:p>
    <w:p w14:paraId="3A29BBF6" w14:textId="53FB5C7E" w:rsidR="00DC697D" w:rsidRDefault="00DC697D" w:rsidP="00DC697D">
      <w:pPr>
        <w:pStyle w:val="ListParagraph"/>
        <w:numPr>
          <w:ilvl w:val="0"/>
          <w:numId w:val="6"/>
        </w:numPr>
      </w:pPr>
      <w:r>
        <w:t>Bijzonderheden</w:t>
      </w:r>
      <w:r w:rsidR="00C31C67">
        <w:t xml:space="preserve"> </w:t>
      </w:r>
    </w:p>
    <w:p w14:paraId="5B9E4FD8" w14:textId="1F39FFFE" w:rsidR="008C1C56" w:rsidRDefault="009474D7" w:rsidP="008C1C56">
      <w:pPr>
        <w:pStyle w:val="ListParagraph"/>
        <w:numPr>
          <w:ilvl w:val="1"/>
          <w:numId w:val="6"/>
        </w:numPr>
        <w:rPr>
          <w:ins w:id="2377" w:author="Flory Koole [2]" w:date="2026-03-05T15:59:00Z" w16du:dateUtc="2026-03-05T14:59:00Z"/>
        </w:rPr>
      </w:pPr>
      <w:ins w:id="2378" w:author="Flory Koole" w:date="2025-01-15T14:34:00Z" w16du:dateUtc="2025-01-15T13:34:00Z">
        <w:r>
          <w:t>Bij een gepension</w:t>
        </w:r>
        <w:r w:rsidR="00941CF4">
          <w:t xml:space="preserve">eerde wordt </w:t>
        </w:r>
      </w:ins>
      <w:del w:id="2379" w:author="Flory Koole" w:date="2025-01-15T14:34:00Z" w16du:dateUtc="2025-01-15T13:34:00Z">
        <w:r w:rsidR="008C1C56" w:rsidDel="00941CF4">
          <w:delText>A</w:delText>
        </w:r>
      </w:del>
      <w:ins w:id="2380" w:author="Flory Koole" w:date="2025-01-15T14:34:00Z" w16du:dateUtc="2025-01-15T13:34:00Z">
        <w:r w:rsidR="00941CF4">
          <w:t>a</w:t>
        </w:r>
      </w:ins>
      <w:r w:rsidR="008C1C56">
        <w:t xml:space="preserve">lleen LOPF </w:t>
      </w:r>
      <w:del w:id="2381" w:author="Flory Koole" w:date="2025-01-15T14:34:00Z" w16du:dateUtc="2025-01-15T13:34:00Z">
        <w:r w:rsidR="008C1C56" w:rsidDel="00941CF4">
          <w:delText xml:space="preserve">wordt </w:delText>
        </w:r>
      </w:del>
      <w:r w:rsidR="008C1C56">
        <w:t xml:space="preserve">aangepast door ander type uitkering. Dus andere pensioensoorten zijn altijd gelijkblijvend bij hoofdverzekerde (TOPFAOW/TOPFHL </w:t>
      </w:r>
      <w:r w:rsidR="00366CF2">
        <w:t>gelijkblijvend</w:t>
      </w:r>
      <w:r w:rsidR="008C1C56">
        <w:t xml:space="preserve"> L</w:t>
      </w:r>
      <w:r w:rsidR="00F07F52">
        <w:t>P</w:t>
      </w:r>
      <w:r w:rsidR="008C1C56">
        <w:t>PF latent ook</w:t>
      </w:r>
      <w:r w:rsidR="00366CF2">
        <w:t>, IPPAR kan LPPF wel stijgend/dalend kiezen</w:t>
      </w:r>
    </w:p>
    <w:p w14:paraId="5D40574A" w14:textId="235DEE5B" w:rsidR="00886A0C" w:rsidRDefault="00886A0C" w:rsidP="008F5025">
      <w:pPr>
        <w:pStyle w:val="ListParagraph"/>
        <w:numPr>
          <w:ilvl w:val="1"/>
          <w:numId w:val="6"/>
        </w:numPr>
        <w:rPr>
          <w:ins w:id="2382" w:author="Flory Koole [2]" w:date="2026-03-05T16:00:00Z" w16du:dateUtc="2026-03-05T15:00:00Z"/>
        </w:rPr>
      </w:pPr>
      <w:ins w:id="2383" w:author="Flory Koole [2]" w:date="2026-03-05T15:59:00Z">
        <w:r w:rsidRPr="00886A0C">
          <w:t>Er is binnen Qwik een nieuw veld (reglUitkeringVariabelPensioenPrc) bijgemaakt binnen de periodieke velden op reglementsniveau. Dit veld kan binnen de reglement conversie WTP en reglement wijziging worden meegegeven in de bestanden. Voor de reglement wijziging is dit veld ook terug te vinden op de invoerschermen. </w:t>
        </w:r>
      </w:ins>
    </w:p>
    <w:p w14:paraId="1A298196" w14:textId="3D5ABE39" w:rsidR="00886A0C" w:rsidRDefault="00886A0C">
      <w:pPr>
        <w:pStyle w:val="ListParagraph"/>
        <w:numPr>
          <w:ilvl w:val="2"/>
          <w:numId w:val="6"/>
        </w:numPr>
        <w:pPrChange w:id="2384" w:author="Flory Koole [2]" w:date="2026-03-05T16:00:00Z" w16du:dateUtc="2026-03-05T15:00:00Z">
          <w:pPr>
            <w:pStyle w:val="ListParagraph"/>
            <w:numPr>
              <w:ilvl w:val="1"/>
              <w:numId w:val="6"/>
            </w:numPr>
            <w:ind w:left="1440" w:hanging="360"/>
          </w:pPr>
        </w:pPrChange>
      </w:pPr>
      <w:ins w:id="2385" w:author="Flory Koole [2]" w:date="2026-03-05T15:59:00Z">
        <w:r w:rsidRPr="00886A0C">
          <w:t>Indien een deelnemer heeft gekozen voor een dalende/stijgende uitkering zal na pensionering bij de gebeurtenis 'Type uitkering variabel pensioen' het dalings/stijgings-percentage worden opgehaald vanaf het (dan geldende) reglement. Dit percentage zal daarna niet meer wijzigen</w:t>
        </w:r>
      </w:ins>
    </w:p>
    <w:p w14:paraId="3D9D16F9" w14:textId="48BC3DA9" w:rsidR="00E52DAC" w:rsidDel="00886A0C" w:rsidRDefault="00E52DAC" w:rsidP="00033070">
      <w:pPr>
        <w:pStyle w:val="ListParagraph"/>
        <w:numPr>
          <w:ilvl w:val="1"/>
          <w:numId w:val="6"/>
        </w:numPr>
        <w:rPr>
          <w:del w:id="2386" w:author="Flory Koole [2]" w:date="2026-03-05T16:00:00Z" w16du:dateUtc="2026-03-05T15:00:00Z"/>
        </w:rPr>
      </w:pPr>
      <w:del w:id="2387" w:author="Flory Koole [2]" w:date="2026-03-05T16:00:00Z" w16du:dateUtc="2026-03-05T15:00:00Z">
        <w:r w:rsidRPr="00033070" w:rsidDel="00886A0C">
          <w:rPr>
            <w:highlight w:val="yellow"/>
          </w:rPr>
          <w:delText>Actie (niet MVP)</w:delText>
        </w:r>
        <w:r w:rsidDel="00886A0C">
          <w:delText>: wat te doen voor de reeds ingegane uitkeringen als percentage voor fonds wijzigt?</w:delText>
        </w:r>
      </w:del>
    </w:p>
    <w:p w14:paraId="18198024" w14:textId="78964838" w:rsidR="00054A22" w:rsidDel="00886A0C" w:rsidRDefault="00054A22" w:rsidP="007506E0">
      <w:pPr>
        <w:spacing w:line="240" w:lineRule="auto"/>
        <w:rPr>
          <w:ins w:id="2388" w:author="Flory Koole" w:date="2024-11-07T18:22:00Z" w16du:dateUtc="2024-11-07T17:22:00Z"/>
          <w:del w:id="2389" w:author="Flory Koole [2]" w:date="2026-03-05T16:00:00Z" w16du:dateUtc="2026-03-05T15:00:00Z"/>
        </w:rPr>
      </w:pPr>
    </w:p>
    <w:p w14:paraId="263112F4" w14:textId="77777777" w:rsidR="00054A22" w:rsidRDefault="00054A22" w:rsidP="007506E0">
      <w:pPr>
        <w:spacing w:line="240" w:lineRule="auto"/>
        <w:rPr>
          <w:ins w:id="2390" w:author="Flory Koole" w:date="2024-11-07T18:21:00Z" w16du:dateUtc="2024-11-07T17:21:00Z"/>
        </w:rPr>
      </w:pPr>
    </w:p>
    <w:p w14:paraId="3D004CA5" w14:textId="6B5A9E7A" w:rsidR="00381B1B" w:rsidRDefault="00381B1B">
      <w:pPr>
        <w:pStyle w:val="Heading3"/>
        <w:rPr>
          <w:ins w:id="2391" w:author="Flory Koole" w:date="2024-11-07T18:21:00Z" w16du:dateUtc="2024-11-07T17:21:00Z"/>
        </w:rPr>
        <w:pPrChange w:id="2392" w:author="Flory Koole" w:date="2024-11-07T18:22:00Z" w16du:dateUtc="2024-11-07T17:22:00Z">
          <w:pPr>
            <w:spacing w:line="240" w:lineRule="auto"/>
          </w:pPr>
        </w:pPrChange>
      </w:pPr>
      <w:bookmarkStart w:id="2393" w:name="_Toc187312210"/>
      <w:bookmarkStart w:id="2394" w:name="_Toc1841889822"/>
      <w:bookmarkStart w:id="2395" w:name="_Toc1089297575"/>
      <w:ins w:id="2396" w:author="Flory Koole" w:date="2024-11-07T18:21:00Z">
        <w:r>
          <w:t>Voorspelba</w:t>
        </w:r>
        <w:r w:rsidR="00054A22">
          <w:t>re g</w:t>
        </w:r>
      </w:ins>
      <w:ins w:id="2397" w:author="Flory Koole" w:date="2024-11-07T18:22:00Z">
        <w:r w:rsidR="00054A22">
          <w:t xml:space="preserve">ebeurtenis: </w:t>
        </w:r>
      </w:ins>
      <w:ins w:id="2398" w:author="Flory Koole" w:date="2024-11-07T18:21:00Z">
        <w:r>
          <w:t>Vervallen LPPTR e/o WZP</w:t>
        </w:r>
      </w:ins>
      <w:bookmarkEnd w:id="2393"/>
      <w:bookmarkEnd w:id="2394"/>
      <w:bookmarkEnd w:id="2395"/>
    </w:p>
    <w:p w14:paraId="495B2C84" w14:textId="77777777" w:rsidR="00381B1B" w:rsidRDefault="00381B1B" w:rsidP="007506E0">
      <w:pPr>
        <w:spacing w:line="240" w:lineRule="auto"/>
        <w:rPr>
          <w:ins w:id="2399" w:author="Flory Koole" w:date="2024-11-07T18:22:00Z" w16du:dateUtc="2024-11-07T17:22:00Z"/>
        </w:rPr>
      </w:pPr>
    </w:p>
    <w:p w14:paraId="312A7B52" w14:textId="77777777" w:rsidR="00054A22" w:rsidRDefault="00054A22" w:rsidP="007506E0">
      <w:pPr>
        <w:spacing w:line="240" w:lineRule="auto"/>
        <w:rPr>
          <w:ins w:id="2400" w:author="Flory Koole" w:date="2025-03-19T14:22:00Z" w16du:dateUtc="2025-03-19T13:22:00Z"/>
        </w:rPr>
      </w:pPr>
    </w:p>
    <w:p w14:paraId="5E26900F" w14:textId="77777777" w:rsidR="009579AB" w:rsidRDefault="009579AB" w:rsidP="007506E0">
      <w:pPr>
        <w:spacing w:line="240" w:lineRule="auto"/>
        <w:rPr>
          <w:ins w:id="2401" w:author="Flory Koole" w:date="2024-11-18T15:48:00Z" w16du:dateUtc="2024-11-18T14:48:00Z"/>
        </w:rPr>
      </w:pPr>
    </w:p>
    <w:p w14:paraId="2173D524" w14:textId="42D7F7F5" w:rsidR="00E01BCE" w:rsidRDefault="00E01BCE">
      <w:pPr>
        <w:rPr>
          <w:ins w:id="2402" w:author="Flory Koole" w:date="2024-11-18T15:48:00Z" w16du:dateUtc="2024-11-18T14:48:00Z"/>
        </w:rPr>
      </w:pPr>
      <w:ins w:id="2403" w:author="Flory Koole" w:date="2024-11-18T15:48:00Z" w16du:dateUtc="2024-11-18T14:48:00Z">
        <w:r>
          <w:br w:type="page"/>
        </w:r>
      </w:ins>
    </w:p>
    <w:p w14:paraId="72504C37" w14:textId="77777777" w:rsidR="007F6859" w:rsidRDefault="007F6859" w:rsidP="007506E0">
      <w:pPr>
        <w:spacing w:line="240" w:lineRule="auto"/>
        <w:rPr>
          <w:ins w:id="2404" w:author="Flory Koole" w:date="2024-11-18T15:48:00Z" w16du:dateUtc="2024-11-18T14:48:00Z"/>
        </w:rPr>
      </w:pPr>
    </w:p>
    <w:p w14:paraId="78C43401" w14:textId="68BB083A" w:rsidR="007F6859" w:rsidRDefault="00E01BCE">
      <w:pPr>
        <w:pStyle w:val="Heading1"/>
        <w:rPr>
          <w:ins w:id="2405" w:author="Flory Koole" w:date="2024-11-18T15:48:00Z" w16du:dateUtc="2024-11-18T14:48:00Z"/>
        </w:rPr>
        <w:pPrChange w:id="2406" w:author="Flory Koole" w:date="2024-11-18T15:48:00Z" w16du:dateUtc="2024-11-18T14:48:00Z">
          <w:pPr>
            <w:spacing w:line="240" w:lineRule="auto"/>
          </w:pPr>
        </w:pPrChange>
      </w:pPr>
      <w:bookmarkStart w:id="2407" w:name="_Toc187312211"/>
      <w:bookmarkStart w:id="2408" w:name="_Toc873452631"/>
      <w:bookmarkStart w:id="2409" w:name="_Toc571395827"/>
      <w:ins w:id="2410" w:author="Flory Koole" w:date="2024-11-18T15:48:00Z">
        <w:r>
          <w:t>Verval micropensioen</w:t>
        </w:r>
      </w:ins>
      <w:ins w:id="2411" w:author="Flory Koole" w:date="2024-11-19T08:24:00Z">
        <w:r w:rsidR="00926E78">
          <w:t xml:space="preserve"> (premievr</w:t>
        </w:r>
      </w:ins>
      <w:ins w:id="2412" w:author="Flory Koole" w:date="2024-11-19T08:25:00Z">
        <w:r w:rsidR="00926E78">
          <w:t>ije deelnemers)</w:t>
        </w:r>
      </w:ins>
      <w:bookmarkEnd w:id="2407"/>
      <w:bookmarkEnd w:id="2408"/>
      <w:bookmarkEnd w:id="2409"/>
    </w:p>
    <w:p w14:paraId="5C782623" w14:textId="77777777" w:rsidR="00E01BCE" w:rsidRDefault="00E01BCE" w:rsidP="007506E0">
      <w:pPr>
        <w:spacing w:line="240" w:lineRule="auto"/>
        <w:rPr>
          <w:ins w:id="2413" w:author="Flory Koole" w:date="2024-11-18T15:58:00Z" w16du:dateUtc="2024-11-18T14:58:00Z"/>
        </w:rPr>
      </w:pPr>
    </w:p>
    <w:p w14:paraId="7B9E30FB" w14:textId="55796A4F" w:rsidR="001A4D3B" w:rsidRDefault="001A4D3B">
      <w:pPr>
        <w:pStyle w:val="Heading2"/>
        <w:rPr>
          <w:ins w:id="2414" w:author="Flory Koole" w:date="2024-11-18T15:58:00Z" w16du:dateUtc="2024-11-18T14:58:00Z"/>
        </w:rPr>
        <w:pPrChange w:id="2415" w:author="Flory Koole" w:date="2024-11-18T15:58:00Z" w16du:dateUtc="2024-11-18T14:58:00Z">
          <w:pPr>
            <w:spacing w:line="240" w:lineRule="auto"/>
          </w:pPr>
        </w:pPrChange>
      </w:pPr>
      <w:bookmarkStart w:id="2416" w:name="_Toc187312212"/>
      <w:bookmarkStart w:id="2417" w:name="_Toc1586327490"/>
      <w:bookmarkStart w:id="2418" w:name="_Toc1657529027"/>
      <w:ins w:id="2419" w:author="Flory Koole" w:date="2024-11-18T15:58:00Z">
        <w:r>
          <w:t>Samenhang met bedrijfsprocessen</w:t>
        </w:r>
      </w:ins>
      <w:bookmarkEnd w:id="2416"/>
      <w:bookmarkEnd w:id="2417"/>
      <w:bookmarkEnd w:id="2418"/>
    </w:p>
    <w:p w14:paraId="61D45B8D" w14:textId="64FA520F" w:rsidR="00FB7448" w:rsidRDefault="004171CC" w:rsidP="007506E0">
      <w:pPr>
        <w:spacing w:line="240" w:lineRule="auto"/>
        <w:rPr>
          <w:ins w:id="2420" w:author="Flory Koole" w:date="2024-11-18T16:00:00Z" w16du:dateUtc="2024-11-18T15:00:00Z"/>
        </w:rPr>
      </w:pPr>
      <w:ins w:id="2421" w:author="Flory Koole" w:date="2024-11-18T15:59:00Z" w16du:dateUtc="2024-11-18T14:59:00Z">
        <w:r>
          <w:t>Er is samenhang me</w:t>
        </w:r>
        <w:r w:rsidR="00025FC6">
          <w:t>t</w:t>
        </w:r>
        <w:r>
          <w:t xml:space="preserve"> de </w:t>
        </w:r>
        <w:r w:rsidR="00025FC6">
          <w:t xml:space="preserve">volgende </w:t>
        </w:r>
      </w:ins>
      <w:ins w:id="2422" w:author="Flory Koole" w:date="2024-11-18T16:00:00Z" w16du:dateUtc="2024-11-18T15:00:00Z">
        <w:r w:rsidR="0002662B">
          <w:t>processen:</w:t>
        </w:r>
      </w:ins>
    </w:p>
    <w:p w14:paraId="5BE51FEB" w14:textId="7F269002" w:rsidR="0002662B" w:rsidRDefault="0002662B" w:rsidP="0002662B">
      <w:pPr>
        <w:pStyle w:val="ListParagraph"/>
        <w:numPr>
          <w:ilvl w:val="0"/>
          <w:numId w:val="6"/>
        </w:numPr>
        <w:spacing w:line="240" w:lineRule="auto"/>
        <w:rPr>
          <w:ins w:id="2423" w:author="Flory Koole" w:date="2024-11-18T16:00:00Z" w16du:dateUtc="2024-11-18T15:00:00Z"/>
        </w:rPr>
      </w:pPr>
      <w:ins w:id="2424" w:author="Flory Koole" w:date="2024-11-18T16:00:00Z" w16du:dateUtc="2024-11-18T15:00:00Z">
        <w:r>
          <w:t>Overlijden</w:t>
        </w:r>
        <w:r w:rsidR="006A2A5E">
          <w:t>: bij toekennen nabestaanden</w:t>
        </w:r>
        <w:r w:rsidR="0094577C">
          <w:t>pensioen</w:t>
        </w:r>
      </w:ins>
      <w:ins w:id="2425" w:author="Flory Koole" w:date="2024-11-19T08:18:00Z" w16du:dateUtc="2024-11-19T07:18:00Z">
        <w:r w:rsidR="00324C23">
          <w:t>, zie bij overlijden</w:t>
        </w:r>
      </w:ins>
      <w:ins w:id="2426" w:author="Flory Koole" w:date="2024-11-18T16:00:00Z" w16du:dateUtc="2024-11-18T15:00:00Z">
        <w:r w:rsidR="0094577C">
          <w:t xml:space="preserve"> </w:t>
        </w:r>
      </w:ins>
    </w:p>
    <w:p w14:paraId="4FCB3A1E" w14:textId="5E0A1D0F" w:rsidR="0002662B" w:rsidRDefault="0002662B" w:rsidP="0002662B">
      <w:pPr>
        <w:pStyle w:val="ListParagraph"/>
        <w:numPr>
          <w:ilvl w:val="0"/>
          <w:numId w:val="6"/>
        </w:numPr>
        <w:spacing w:line="240" w:lineRule="auto"/>
        <w:rPr>
          <w:ins w:id="2427" w:author="Flory Koole" w:date="2024-11-18T16:00:00Z" w16du:dateUtc="2024-11-18T15:00:00Z"/>
        </w:rPr>
      </w:pPr>
      <w:ins w:id="2428" w:author="Flory Koole" w:date="2024-11-18T16:00:00Z" w16du:dateUtc="2024-11-18T15:00:00Z">
        <w:r>
          <w:t>Pensionering</w:t>
        </w:r>
      </w:ins>
      <w:ins w:id="2429" w:author="Flory Koole" w:date="2024-11-18T16:06:00Z" w16du:dateUtc="2024-11-18T15:06:00Z">
        <w:r w:rsidR="00001F35">
          <w:t xml:space="preserve">: bij </w:t>
        </w:r>
        <w:r w:rsidR="00661493">
          <w:t xml:space="preserve">ingang </w:t>
        </w:r>
        <w:r w:rsidR="003B082B">
          <w:t>pensioen</w:t>
        </w:r>
      </w:ins>
      <w:ins w:id="2430" w:author="Flory Koole" w:date="2024-11-19T08:18:00Z" w16du:dateUtc="2024-11-19T07:18:00Z">
        <w:r w:rsidR="0091385D">
          <w:t>, zie bij pensionering en flexibilisering</w:t>
        </w:r>
      </w:ins>
    </w:p>
    <w:p w14:paraId="40A588D7" w14:textId="58B3DD55" w:rsidR="0002662B" w:rsidRDefault="007510B2" w:rsidP="0002662B">
      <w:pPr>
        <w:pStyle w:val="ListParagraph"/>
        <w:numPr>
          <w:ilvl w:val="0"/>
          <w:numId w:val="6"/>
        </w:numPr>
        <w:spacing w:line="240" w:lineRule="auto"/>
        <w:rPr>
          <w:ins w:id="2431" w:author="Flory Koole" w:date="2024-11-18T16:06:00Z" w16du:dateUtc="2024-11-18T15:06:00Z"/>
        </w:rPr>
      </w:pPr>
      <w:ins w:id="2432" w:author="Flory Koole" w:date="2024-11-18T16:06:00Z" w16du:dateUtc="2024-11-18T15:06:00Z">
        <w:r>
          <w:t>Uitdie</w:t>
        </w:r>
        <w:r w:rsidR="00A44113">
          <w:t>nsttreding</w:t>
        </w:r>
        <w:r w:rsidR="00A53517">
          <w:t>: bij premievrij worden</w:t>
        </w:r>
      </w:ins>
    </w:p>
    <w:p w14:paraId="11C04B87" w14:textId="11E060A7" w:rsidR="00A53517" w:rsidRDefault="00A53517" w:rsidP="00A53517">
      <w:pPr>
        <w:pStyle w:val="ListParagraph"/>
        <w:numPr>
          <w:ilvl w:val="1"/>
          <w:numId w:val="6"/>
        </w:numPr>
        <w:spacing w:line="240" w:lineRule="auto"/>
        <w:rPr>
          <w:ins w:id="2433" w:author="Flory Koole" w:date="2024-11-19T08:19:00Z" w16du:dateUtc="2024-11-19T07:19:00Z"/>
        </w:rPr>
      </w:pPr>
      <w:ins w:id="2434" w:author="Flory Koole" w:date="2024-11-18T16:06:00Z" w16du:dateUtc="2024-11-18T15:06:00Z">
        <w:r w:rsidRPr="009123D6">
          <w:rPr>
            <w:highlight w:val="yellow"/>
            <w:rPrChange w:id="2435" w:author="Flory Koole" w:date="2024-11-18T16:08:00Z" w16du:dateUtc="2024-11-18T15:08:00Z">
              <w:rPr/>
            </w:rPrChange>
          </w:rPr>
          <w:t>Vraag</w:t>
        </w:r>
        <w:r>
          <w:t xml:space="preserve">: </w:t>
        </w:r>
        <w:r w:rsidR="00317436">
          <w:t xml:space="preserve">standaard AllVida is koppelgebeurtenis bij </w:t>
        </w:r>
      </w:ins>
      <w:ins w:id="2436" w:author="Flory Koole" w:date="2024-11-18T16:07:00Z" w16du:dateUtc="2024-11-18T15:07:00Z">
        <w:r w:rsidR="00791046">
          <w:t>slaper worden deelnemer</w:t>
        </w:r>
        <w:r w:rsidR="00B06383">
          <w:t>. Voor ADP</w:t>
        </w:r>
        <w:r w:rsidR="0084509F">
          <w:t xml:space="preserve"> </w:t>
        </w:r>
        <w:r w:rsidR="00DA2A89">
          <w:t xml:space="preserve">is dit “uitgezet” en is een apart proces gedefinieerd. Moet dit </w:t>
        </w:r>
        <w:r w:rsidR="005D20C7">
          <w:t>i.h.a. bij APS, dus ook bij FPR?</w:t>
        </w:r>
      </w:ins>
    </w:p>
    <w:p w14:paraId="6F0378CE" w14:textId="715CA4BA" w:rsidR="009A3BAC" w:rsidRPr="009A3BAC" w:rsidRDefault="007C3EC2" w:rsidP="006B17AA">
      <w:pPr>
        <w:pStyle w:val="ListParagraph"/>
        <w:numPr>
          <w:ilvl w:val="1"/>
          <w:numId w:val="6"/>
        </w:numPr>
        <w:spacing w:line="240" w:lineRule="auto"/>
        <w:rPr>
          <w:ins w:id="2437" w:author="Flory Koole" w:date="2024-11-19T08:34:00Z" w16du:dateUtc="2024-11-19T07:34:00Z"/>
          <w:rPrChange w:id="2438" w:author="Flory Koole" w:date="2024-11-19T08:34:00Z" w16du:dateUtc="2024-11-19T07:34:00Z">
            <w:rPr>
              <w:ins w:id="2439" w:author="Flory Koole" w:date="2024-11-19T08:34:00Z" w16du:dateUtc="2024-11-19T07:34:00Z"/>
              <w:rFonts w:eastAsiaTheme="minorHAnsi" w:cs="Calibri"/>
              <w:color w:val="auto"/>
              <w:lang w:eastAsia="nl-NL"/>
            </w:rPr>
          </w:rPrChange>
        </w:rPr>
      </w:pPr>
      <w:ins w:id="2440" w:author="Flory Koole" w:date="2024-11-19T08:20:00Z" w16du:dateUtc="2024-11-19T07:20:00Z">
        <w:r w:rsidRPr="00322079">
          <w:rPr>
            <w:b/>
            <w:bCs/>
            <w:color w:val="FF0000"/>
            <w:rPrChange w:id="2441" w:author="Flory Koole" w:date="2024-11-19T08:42:00Z" w16du:dateUtc="2024-11-19T07:42:00Z">
              <w:rPr/>
            </w:rPrChange>
          </w:rPr>
          <w:t>ADP</w:t>
        </w:r>
      </w:ins>
      <w:ins w:id="2442" w:author="Flory Koole" w:date="2024-11-19T08:42:00Z" w16du:dateUtc="2024-11-19T07:42:00Z">
        <w:r w:rsidR="00322079">
          <w:rPr>
            <w:b/>
            <w:bCs/>
            <w:color w:val="FF0000"/>
          </w:rPr>
          <w:t>/generiek</w:t>
        </w:r>
      </w:ins>
      <w:ins w:id="2443" w:author="Flory Koole" w:date="2024-11-19T08:20:00Z" w16du:dateUtc="2024-11-19T07:20:00Z">
        <w:r>
          <w:t xml:space="preserve">: </w:t>
        </w:r>
      </w:ins>
      <w:ins w:id="2444" w:author="Flory Koole" w:date="2024-11-19T08:19:00Z">
        <w:r w:rsidR="0057728D" w:rsidRPr="0057728D">
          <w:t>Voor verval micropensioen is er een proces dat periodiek aangeroepen kan worden. Dat proces roept een service aan van Qwik</w:t>
        </w:r>
      </w:ins>
      <w:ins w:id="2445" w:author="Flory Koole" w:date="2024-11-19T08:19:00Z" w16du:dateUtc="2024-11-19T07:19:00Z">
        <w:r w:rsidR="00B67A21">
          <w:t>, d</w:t>
        </w:r>
      </w:ins>
      <w:ins w:id="2446" w:author="Flory Koole" w:date="2024-11-19T08:19:00Z">
        <w:r w:rsidR="0057728D" w:rsidRPr="0057728D">
          <w:t xml:space="preserve">ie alle micropensioenen </w:t>
        </w:r>
      </w:ins>
      <w:ins w:id="2447" w:author="Flory Koole" w:date="2024-11-19T08:19:00Z" w16du:dateUtc="2024-11-19T07:19:00Z">
        <w:r w:rsidR="00B67A21" w:rsidRPr="0057728D">
          <w:t xml:space="preserve">laat </w:t>
        </w:r>
      </w:ins>
      <w:ins w:id="2448" w:author="Flory Koole" w:date="2024-11-19T08:19:00Z">
        <w:r w:rsidR="0057728D" w:rsidRPr="0057728D">
          <w:t xml:space="preserve">vervallen en </w:t>
        </w:r>
      </w:ins>
      <w:ins w:id="2449" w:author="Flory Koole" w:date="2024-11-19T08:20:00Z" w16du:dateUtc="2024-11-19T07:20:00Z">
        <w:r w:rsidR="00FC0C50">
          <w:t>dan</w:t>
        </w:r>
      </w:ins>
      <w:ins w:id="2450" w:author="Flory Koole" w:date="2024-11-19T08:19:00Z">
        <w:r w:rsidR="0057728D" w:rsidRPr="0057728D">
          <w:t xml:space="preserve"> een trigger </w:t>
        </w:r>
      </w:ins>
      <w:ins w:id="2451" w:author="Flory Koole" w:date="2024-11-19T08:20:00Z" w16du:dateUtc="2024-11-19T07:20:00Z">
        <w:r w:rsidR="00FC0C50" w:rsidRPr="0057728D">
          <w:t>stuurt</w:t>
        </w:r>
        <w:r w:rsidR="00FC0C50">
          <w:t xml:space="preserve"> dat</w:t>
        </w:r>
        <w:r w:rsidR="00FC0C50" w:rsidRPr="0057728D">
          <w:t xml:space="preserve"> </w:t>
        </w:r>
      </w:ins>
      <w:ins w:id="2452" w:author="Flory Koole" w:date="2024-11-19T08:19:00Z">
        <w:r w:rsidR="0057728D" w:rsidRPr="0057728D">
          <w:t>er een bevestiging uit kan</w:t>
        </w:r>
      </w:ins>
      <w:ins w:id="2453" w:author="Flory Koole" w:date="2024-11-19T08:41:00Z" w16du:dateUtc="2024-11-19T07:41:00Z">
        <w:r w:rsidR="00322079">
          <w:t>.</w:t>
        </w:r>
        <w:r w:rsidR="00322079" w:rsidRPr="00322079">
          <w:t xml:space="preserve"> </w:t>
        </w:r>
        <w:r w:rsidR="00322079" w:rsidRPr="006B17AA">
          <w:t>Deze werkt in principe alleen voor PV deelnemers</w:t>
        </w:r>
        <w:r w:rsidR="00322079">
          <w:t xml:space="preserve"> (status 40</w:t>
        </w:r>
        <w:r w:rsidR="00322079" w:rsidRPr="006B17AA">
          <w:t xml:space="preserve">). </w:t>
        </w:r>
        <w:r w:rsidR="00322079">
          <w:t>Qwik gaat</w:t>
        </w:r>
        <w:r w:rsidR="00322079" w:rsidRPr="006B17AA">
          <w:t xml:space="preserve"> daarbij alle d</w:t>
        </w:r>
        <w:r w:rsidR="00322079">
          <w:t>ee</w:t>
        </w:r>
        <w:r w:rsidR="00322079" w:rsidRPr="006B17AA">
          <w:t>ln</w:t>
        </w:r>
        <w:r w:rsidR="00322079">
          <w:t>emer</w:t>
        </w:r>
        <w:r w:rsidR="00322079" w:rsidRPr="006B17AA">
          <w:t>s langs waarbij het recht onder de</w:t>
        </w:r>
        <w:r w:rsidR="00322079">
          <w:t xml:space="preserve"> </w:t>
        </w:r>
        <w:r w:rsidR="00322079" w:rsidRPr="006B17AA">
          <w:t>grens ligt</w:t>
        </w:r>
        <w:r w:rsidR="00322079">
          <w:t xml:space="preserve"> </w:t>
        </w:r>
        <w:r w:rsidR="00322079" w:rsidRPr="006B17AA">
          <w:t>en waarbij de</w:t>
        </w:r>
        <w:r w:rsidR="00322079">
          <w:t xml:space="preserve"> </w:t>
        </w:r>
        <w:r w:rsidR="00322079" w:rsidRPr="006B17AA">
          <w:t>uitdienstdatum een x</w:t>
        </w:r>
        <w:r w:rsidR="00322079">
          <w:t xml:space="preserve"> </w:t>
        </w:r>
        <w:r w:rsidR="00322079" w:rsidRPr="006B17AA">
          <w:t xml:space="preserve">aantal maanden </w:t>
        </w:r>
        <w:r w:rsidR="00322079">
          <w:t xml:space="preserve">voor </w:t>
        </w:r>
        <w:r w:rsidR="00322079" w:rsidRPr="006B17AA">
          <w:t>de</w:t>
        </w:r>
        <w:r w:rsidR="00322079">
          <w:t xml:space="preserve"> </w:t>
        </w:r>
        <w:r w:rsidR="00322079" w:rsidRPr="009F5434">
          <w:t>dlnVervalMicroVersieDatum</w:t>
        </w:r>
        <w:r w:rsidR="00322079">
          <w:t xml:space="preserve"> ligt </w:t>
        </w:r>
        <w:r w:rsidR="00322079" w:rsidRPr="006B17AA">
          <w:t>(</w:t>
        </w:r>
        <w:r w:rsidR="00322079">
          <w:t xml:space="preserve">als </w:t>
        </w:r>
        <w:r w:rsidR="00322079" w:rsidRPr="006B17AA">
          <w:t>aangeleverd</w:t>
        </w:r>
        <w:r w:rsidR="00322079">
          <w:t>,</w:t>
        </w:r>
        <w:r w:rsidR="00322079" w:rsidRPr="006B17AA">
          <w:t xml:space="preserve"> anders vandaag).</w:t>
        </w:r>
      </w:ins>
    </w:p>
    <w:p w14:paraId="74DDBA5C" w14:textId="3D78ED3F" w:rsidR="00453D06" w:rsidRDefault="006B17AA">
      <w:pPr>
        <w:rPr>
          <w:ins w:id="2454" w:author="Flory Koole" w:date="2024-11-18T15:58:00Z" w16du:dateUtc="2024-11-18T14:58:00Z"/>
        </w:rPr>
        <w:pPrChange w:id="2455" w:author="Flory Koole" w:date="2024-11-19T08:38:00Z" w16du:dateUtc="2024-11-19T07:38:00Z">
          <w:pPr>
            <w:spacing w:line="240" w:lineRule="auto"/>
          </w:pPr>
        </w:pPrChange>
      </w:pPr>
      <w:ins w:id="2456" w:author="Flory Koole" w:date="2024-11-19T08:33:00Z">
        <w:r w:rsidRPr="006B17AA">
          <w:t> </w:t>
        </w:r>
      </w:ins>
    </w:p>
    <w:p w14:paraId="4AB3EB2D" w14:textId="078021F9" w:rsidR="00FB7448" w:rsidRDefault="00FB7448">
      <w:pPr>
        <w:pStyle w:val="Heading2"/>
        <w:rPr>
          <w:ins w:id="2457" w:author="Flory Koole" w:date="2024-11-18T15:58:00Z" w16du:dateUtc="2024-11-18T14:58:00Z"/>
        </w:rPr>
        <w:pPrChange w:id="2458" w:author="Flory Koole" w:date="2024-11-18T15:58:00Z" w16du:dateUtc="2024-11-18T14:58:00Z">
          <w:pPr>
            <w:spacing w:line="240" w:lineRule="auto"/>
          </w:pPr>
        </w:pPrChange>
      </w:pPr>
      <w:bookmarkStart w:id="2459" w:name="_Toc187312213"/>
      <w:bookmarkStart w:id="2460" w:name="_Toc1130843978"/>
      <w:bookmarkStart w:id="2461" w:name="_Toc1572169639"/>
      <w:ins w:id="2462" w:author="Flory Koole" w:date="2024-11-18T15:58:00Z">
        <w:r>
          <w:t>Uitgangspunten</w:t>
        </w:r>
      </w:ins>
      <w:bookmarkEnd w:id="2459"/>
      <w:bookmarkEnd w:id="2460"/>
      <w:bookmarkEnd w:id="2461"/>
    </w:p>
    <w:p w14:paraId="544E0EA7" w14:textId="1AC66530" w:rsidR="00826AFF" w:rsidRDefault="00826AFF" w:rsidP="00514F45">
      <w:pPr>
        <w:spacing w:line="240" w:lineRule="auto"/>
        <w:rPr>
          <w:ins w:id="2463" w:author="Flory Koole" w:date="2024-11-19T13:23:00Z" w16du:dateUtc="2024-11-19T12:23:00Z"/>
        </w:rPr>
      </w:pPr>
      <w:ins w:id="2464" w:author="Flory Koole" w:date="2024-11-19T13:23:00Z" w16du:dateUtc="2024-11-19T12:23:00Z">
        <w:r>
          <w:t>De volgende uitgangspunten ge</w:t>
        </w:r>
      </w:ins>
      <w:ins w:id="2465" w:author="Flory Koole" w:date="2024-11-19T13:24:00Z" w16du:dateUtc="2024-11-19T12:24:00Z">
        <w:r>
          <w:t>lden</w:t>
        </w:r>
      </w:ins>
    </w:p>
    <w:p w14:paraId="5DC00760" w14:textId="0FAB1B97" w:rsidR="00972B3D" w:rsidRPr="00972B3D" w:rsidRDefault="00972B3D">
      <w:pPr>
        <w:pStyle w:val="ListParagraph"/>
        <w:numPr>
          <w:ilvl w:val="0"/>
          <w:numId w:val="36"/>
        </w:numPr>
        <w:spacing w:line="240" w:lineRule="auto"/>
        <w:rPr>
          <w:ins w:id="2466" w:author="Flory Koole" w:date="2024-11-18T17:26:00Z"/>
        </w:rPr>
        <w:pPrChange w:id="2467" w:author="Flory Koole" w:date="2024-11-19T13:24:00Z" w16du:dateUtc="2024-11-19T12:24:00Z">
          <w:pPr>
            <w:numPr>
              <w:numId w:val="36"/>
            </w:numPr>
            <w:spacing w:line="240" w:lineRule="auto"/>
            <w:ind w:left="720" w:hanging="360"/>
          </w:pPr>
        </w:pPrChange>
      </w:pPr>
      <w:ins w:id="2468" w:author="Flory Koole" w:date="2024-11-18T17:26:00Z">
        <w:r w:rsidRPr="00972B3D">
          <w:t xml:space="preserve">Voor PV gebruiken we standaard een koppelgebeurtenis, deze </w:t>
        </w:r>
      </w:ins>
      <w:ins w:id="2469" w:author="Flory Koole" w:date="2024-11-19T13:24:00Z" w16du:dateUtc="2024-11-19T12:24:00Z">
        <w:r w:rsidR="00826AFF" w:rsidRPr="00972B3D">
          <w:t xml:space="preserve">moet </w:t>
        </w:r>
      </w:ins>
      <w:ins w:id="2470" w:author="Flory Koole" w:date="2024-11-18T17:26:00Z">
        <w:r w:rsidRPr="00972B3D">
          <w:t>voor APS uitgeschakeld worden</w:t>
        </w:r>
      </w:ins>
      <w:ins w:id="2471" w:author="Flory Koole" w:date="2024-11-19T13:24:00Z" w16du:dateUtc="2024-11-19T12:24:00Z">
        <w:r w:rsidR="00A5775E">
          <w:t>. V</w:t>
        </w:r>
      </w:ins>
      <w:ins w:id="2472" w:author="Flory Koole" w:date="2024-11-18T17:26:00Z">
        <w:r w:rsidRPr="00972B3D">
          <w:t xml:space="preserve">erval micropensioen </w:t>
        </w:r>
      </w:ins>
      <w:ins w:id="2473" w:author="Flory Koole" w:date="2024-11-19T13:24:00Z" w16du:dateUtc="2024-11-19T12:24:00Z">
        <w:r w:rsidR="00A5775E" w:rsidRPr="00972B3D">
          <w:t xml:space="preserve">gebeurt </w:t>
        </w:r>
      </w:ins>
      <w:ins w:id="2474" w:author="Flory Koole" w:date="2024-11-18T17:26:00Z">
        <w:r w:rsidRPr="00972B3D">
          <w:t xml:space="preserve">voor PV altijd via een proces. </w:t>
        </w:r>
      </w:ins>
    </w:p>
    <w:p w14:paraId="4B0377FC" w14:textId="77777777" w:rsidR="00D663CF" w:rsidRDefault="00D663CF" w:rsidP="007506E0">
      <w:pPr>
        <w:spacing w:line="240" w:lineRule="auto"/>
        <w:rPr>
          <w:ins w:id="2475" w:author="Flory Koole" w:date="2024-11-18T15:58:00Z" w16du:dateUtc="2024-11-18T14:58:00Z"/>
        </w:rPr>
      </w:pPr>
    </w:p>
    <w:p w14:paraId="402BC009" w14:textId="200B53A3" w:rsidR="004B1EFE" w:rsidRDefault="005A38C8">
      <w:pPr>
        <w:pStyle w:val="Heading2"/>
        <w:rPr>
          <w:ins w:id="2476" w:author="Flory Koole" w:date="2024-11-18T15:58:00Z" w16du:dateUtc="2024-11-18T14:58:00Z"/>
        </w:rPr>
        <w:pPrChange w:id="2477" w:author="Flory Koole" w:date="2024-11-18T15:58:00Z" w16du:dateUtc="2024-11-18T14:58:00Z">
          <w:pPr>
            <w:spacing w:line="240" w:lineRule="auto"/>
          </w:pPr>
        </w:pPrChange>
      </w:pPr>
      <w:bookmarkStart w:id="2478" w:name="_Toc187312214"/>
      <w:bookmarkStart w:id="2479" w:name="_Toc316554442"/>
      <w:bookmarkStart w:id="2480" w:name="_Toc867347494"/>
      <w:ins w:id="2481" w:author="Flory Koole" w:date="2024-11-18T15:58:00Z">
        <w:r>
          <w:t>Gebeurtenis</w:t>
        </w:r>
      </w:ins>
      <w:ins w:id="2482" w:author="Flory Koole" w:date="2024-11-18T15:59:00Z">
        <w:r w:rsidR="006A77A6">
          <w:t>sen</w:t>
        </w:r>
      </w:ins>
      <w:bookmarkEnd w:id="2478"/>
      <w:bookmarkEnd w:id="2479"/>
      <w:bookmarkEnd w:id="2480"/>
    </w:p>
    <w:p w14:paraId="7AA46677" w14:textId="77777777" w:rsidR="004B1EFE" w:rsidRDefault="004B1EFE" w:rsidP="004B1EFE">
      <w:pPr>
        <w:spacing w:line="240" w:lineRule="auto"/>
        <w:rPr>
          <w:ins w:id="2483" w:author="Flory Koole" w:date="2024-11-18T15:58:00Z" w16du:dateUtc="2024-11-18T14:58:00Z"/>
        </w:rPr>
      </w:pPr>
    </w:p>
    <w:p w14:paraId="0FFBEFF3" w14:textId="77777777" w:rsidR="004B1EFE" w:rsidRDefault="004B1EFE" w:rsidP="004B1EFE">
      <w:pPr>
        <w:pStyle w:val="Heading3"/>
        <w:rPr>
          <w:ins w:id="2484" w:author="Flory Koole" w:date="2024-11-18T15:58:00Z" w16du:dateUtc="2024-11-18T14:58:00Z"/>
        </w:rPr>
      </w:pPr>
      <w:bookmarkStart w:id="2485" w:name="_Toc187312215"/>
      <w:bookmarkStart w:id="2486" w:name="_Toc500784520"/>
      <w:bookmarkStart w:id="2487" w:name="_Toc968257320"/>
      <w:ins w:id="2488" w:author="Flory Koole" w:date="2024-11-18T15:58:00Z">
        <w:r>
          <w:t>Verval micropensioen</w:t>
        </w:r>
      </w:ins>
      <w:bookmarkEnd w:id="2485"/>
      <w:bookmarkEnd w:id="2486"/>
      <w:bookmarkEnd w:id="2487"/>
    </w:p>
    <w:p w14:paraId="4F30F58C" w14:textId="5DE4FD88" w:rsidR="004B1EFE" w:rsidRDefault="004B1EFE" w:rsidP="004B1EFE">
      <w:pPr>
        <w:rPr>
          <w:ins w:id="2489" w:author="Flory Koole" w:date="2024-11-18T15:58:00Z" w16du:dateUtc="2024-11-18T14:58:00Z"/>
        </w:rPr>
      </w:pPr>
      <w:ins w:id="2490" w:author="Flory Koole" w:date="2024-11-18T15:58:00Z" w16du:dateUtc="2024-11-18T14:58:00Z">
        <w:r>
          <w:t>Relevante zaken m.b.t. deze gebeurtenis</w:t>
        </w:r>
      </w:ins>
      <w:ins w:id="2491" w:author="Flory Koole" w:date="2024-11-19T08:21:00Z" w16du:dateUtc="2024-11-19T07:21:00Z">
        <w:r w:rsidR="00F91D6C">
          <w:t>, bij gebruik van apart roces/API</w:t>
        </w:r>
      </w:ins>
      <w:ins w:id="2492" w:author="Flory Koole" w:date="2024-11-18T15:58:00Z" w16du:dateUtc="2024-11-18T14:58:00Z">
        <w:r>
          <w:t xml:space="preserve">: </w:t>
        </w:r>
      </w:ins>
    </w:p>
    <w:p w14:paraId="2448E583" w14:textId="77777777" w:rsidR="004B1EFE" w:rsidRDefault="004B1EFE" w:rsidP="004B1EFE">
      <w:pPr>
        <w:pStyle w:val="ListParagraph"/>
        <w:numPr>
          <w:ilvl w:val="0"/>
          <w:numId w:val="6"/>
        </w:numPr>
        <w:rPr>
          <w:ins w:id="2493" w:author="Flory Koole" w:date="2024-11-18T15:58:00Z" w16du:dateUtc="2024-11-18T14:58:00Z"/>
        </w:rPr>
      </w:pPr>
      <w:ins w:id="2494" w:author="Flory Koole" w:date="2024-11-18T15:58:00Z" w16du:dateUtc="2024-11-18T14:58:00Z">
        <w:r>
          <w:t>Afleidbaar of opdrachtvolgend</w:t>
        </w:r>
      </w:ins>
    </w:p>
    <w:p w14:paraId="1B998A6A" w14:textId="7615A684" w:rsidR="004B1EFE" w:rsidRDefault="004B1EFE" w:rsidP="004B1EFE">
      <w:pPr>
        <w:pStyle w:val="ListParagraph"/>
        <w:numPr>
          <w:ilvl w:val="1"/>
          <w:numId w:val="6"/>
        </w:numPr>
        <w:rPr>
          <w:ins w:id="2495" w:author="Flory Koole" w:date="2024-11-18T15:58:00Z" w16du:dateUtc="2024-11-18T14:58:00Z"/>
        </w:rPr>
      </w:pPr>
      <w:ins w:id="2496" w:author="Flory Koole" w:date="2024-11-18T15:58:00Z" w16du:dateUtc="2024-11-18T14:58:00Z">
        <w:r>
          <w:t xml:space="preserve">Opdrachtvolgend (a.g.v. </w:t>
        </w:r>
      </w:ins>
      <w:ins w:id="2497" w:author="Flory Koole" w:date="2024-11-19T08:21:00Z" w16du:dateUtc="2024-11-19T07:21:00Z">
        <w:r w:rsidR="00F91D6C">
          <w:t>aanroepen API</w:t>
        </w:r>
      </w:ins>
      <w:ins w:id="2498" w:author="Flory Koole" w:date="2024-11-18T15:58:00Z" w16du:dateUtc="2024-11-18T14:58:00Z">
        <w:r>
          <w:t>)</w:t>
        </w:r>
      </w:ins>
    </w:p>
    <w:p w14:paraId="6C5FC458" w14:textId="77777777" w:rsidR="004B1EFE" w:rsidRDefault="004B1EFE" w:rsidP="004B1EFE">
      <w:pPr>
        <w:pStyle w:val="ListParagraph"/>
        <w:numPr>
          <w:ilvl w:val="0"/>
          <w:numId w:val="6"/>
        </w:numPr>
        <w:rPr>
          <w:ins w:id="2499" w:author="Flory Koole" w:date="2024-11-18T15:58:00Z" w16du:dateUtc="2024-11-18T14:58:00Z"/>
        </w:rPr>
      </w:pPr>
      <w:ins w:id="2500" w:author="Flory Koole" w:date="2024-11-18T15:58:00Z" w16du:dateUtc="2024-11-18T14:58:00Z">
        <w:r>
          <w:t>Invoer en controles</w:t>
        </w:r>
      </w:ins>
    </w:p>
    <w:p w14:paraId="30FC5AE2" w14:textId="4665A9B0" w:rsidR="004B1EFE" w:rsidRDefault="004B1EFE" w:rsidP="004B1EFE">
      <w:pPr>
        <w:pStyle w:val="ListParagraph"/>
        <w:numPr>
          <w:ilvl w:val="1"/>
          <w:numId w:val="6"/>
        </w:numPr>
        <w:rPr>
          <w:ins w:id="2501" w:author="Flory Koole" w:date="2024-11-18T15:58:00Z" w16du:dateUtc="2024-11-18T14:58:00Z"/>
        </w:rPr>
      </w:pPr>
      <w:ins w:id="2502" w:author="Flory Koole" w:date="2024-11-18T15:58:00Z" w16du:dateUtc="2024-11-18T14:58:00Z">
        <w:r>
          <w:t xml:space="preserve">Gebeurtenis wordt uitgevoerd als conditie </w:t>
        </w:r>
        <w:r w:rsidRPr="00CC3E33">
          <w:t>dlnIsVervalMicroMogelijk</w:t>
        </w:r>
        <w:r>
          <w:t xml:space="preserve"> waarde TRUE heeft</w:t>
        </w:r>
      </w:ins>
      <w:ins w:id="2503" w:author="Flory Koole" w:date="2024-11-18T16:27:00Z" w16du:dateUtc="2024-11-18T15:27:00Z">
        <w:r w:rsidR="008A6E4A">
          <w:t>, zie bij speciale berekeningen</w:t>
        </w:r>
      </w:ins>
    </w:p>
    <w:p w14:paraId="5C374DC4" w14:textId="77777777" w:rsidR="004B1EFE" w:rsidRDefault="004B1EFE" w:rsidP="004B1EFE">
      <w:pPr>
        <w:pStyle w:val="ListParagraph"/>
        <w:numPr>
          <w:ilvl w:val="0"/>
          <w:numId w:val="6"/>
        </w:numPr>
        <w:rPr>
          <w:ins w:id="2504" w:author="Flory Koole" w:date="2024-11-18T15:58:00Z" w16du:dateUtc="2024-11-18T14:58:00Z"/>
        </w:rPr>
      </w:pPr>
      <w:ins w:id="2505" w:author="Flory Koole" w:date="2024-11-18T15:58:00Z" w16du:dateUtc="2024-11-18T14:58:00Z">
        <w:r>
          <w:t>Overgangen in profielen</w:t>
        </w:r>
      </w:ins>
    </w:p>
    <w:p w14:paraId="50AF44D9" w14:textId="3FAF5A91" w:rsidR="004B1EFE" w:rsidRDefault="004B1EFE" w:rsidP="006A0452">
      <w:pPr>
        <w:pStyle w:val="ListParagraph"/>
        <w:numPr>
          <w:ilvl w:val="1"/>
          <w:numId w:val="6"/>
        </w:numPr>
        <w:rPr>
          <w:ins w:id="2506" w:author="Flory Koole" w:date="2024-11-18T15:58:00Z" w16du:dateUtc="2024-11-18T14:58:00Z"/>
        </w:rPr>
      </w:pPr>
      <w:ins w:id="2507" w:author="Flory Koole" w:date="2024-11-18T15:58:00Z" w16du:dateUtc="2024-11-18T14:58:00Z">
        <w:r>
          <w:t xml:space="preserve">Mogelijk voor PV, </w:t>
        </w:r>
      </w:ins>
      <w:ins w:id="2508" w:author="Flory Koole" w:date="2024-11-18T16:24:00Z" w16du:dateUtc="2024-11-18T15:24:00Z">
        <w:r w:rsidR="00361A56">
          <w:t>EX</w:t>
        </w:r>
      </w:ins>
      <w:ins w:id="2509" w:author="Flory Koole" w:date="2024-11-19T13:28:00Z" w16du:dateUtc="2024-11-19T12:28:00Z">
        <w:r w:rsidR="005E4A57">
          <w:t>.</w:t>
        </w:r>
        <w:r w:rsidR="005E4A57" w:rsidRPr="005E4A57">
          <w:t xml:space="preserve"> </w:t>
        </w:r>
        <w:r w:rsidR="005E4A57">
          <w:t xml:space="preserve">Status wordt vervallen, pensioenaanspraken vervallen </w:t>
        </w:r>
      </w:ins>
    </w:p>
    <w:p w14:paraId="3393C911" w14:textId="77777777" w:rsidR="004B1EFE" w:rsidRDefault="004B1EFE" w:rsidP="004B1EFE">
      <w:pPr>
        <w:pStyle w:val="ListParagraph"/>
        <w:numPr>
          <w:ilvl w:val="0"/>
          <w:numId w:val="6"/>
        </w:numPr>
        <w:rPr>
          <w:ins w:id="2510" w:author="Flory Koole" w:date="2024-11-18T15:58:00Z" w16du:dateUtc="2024-11-18T14:58:00Z"/>
        </w:rPr>
      </w:pPr>
      <w:ins w:id="2511" w:author="Flory Koole" w:date="2024-11-18T15:58:00Z" w16du:dateUtc="2024-11-18T14:58:00Z">
        <w:r>
          <w:t>Koppelingen</w:t>
        </w:r>
      </w:ins>
    </w:p>
    <w:p w14:paraId="479570B6" w14:textId="07855B0A" w:rsidR="004B1EFE" w:rsidRDefault="004B1EFE" w:rsidP="004B1EFE">
      <w:pPr>
        <w:pStyle w:val="ListParagraph"/>
        <w:numPr>
          <w:ilvl w:val="1"/>
          <w:numId w:val="6"/>
        </w:numPr>
        <w:rPr>
          <w:ins w:id="2512" w:author="Flory Koole" w:date="2024-11-18T15:58:00Z" w16du:dateUtc="2024-11-18T14:58:00Z"/>
        </w:rPr>
      </w:pPr>
      <w:ins w:id="2513" w:author="Flory Koole" w:date="2024-11-18T15:58:00Z" w16du:dateUtc="2024-11-18T14:58:00Z">
        <w:r>
          <w:t>Andere component: Verval in excasso</w:t>
        </w:r>
      </w:ins>
    </w:p>
    <w:p w14:paraId="4B11C04C" w14:textId="77777777" w:rsidR="004B1EFE" w:rsidRDefault="004B1EFE" w:rsidP="004B1EFE">
      <w:pPr>
        <w:pStyle w:val="ListParagraph"/>
        <w:numPr>
          <w:ilvl w:val="0"/>
          <w:numId w:val="6"/>
        </w:numPr>
        <w:rPr>
          <w:ins w:id="2514" w:author="Flory Koole" w:date="2024-11-18T15:58:00Z" w16du:dateUtc="2024-11-18T14:58:00Z"/>
        </w:rPr>
      </w:pPr>
      <w:ins w:id="2515" w:author="Flory Koole" w:date="2024-11-18T15:58:00Z" w16du:dateUtc="2024-11-18T14:58:00Z">
        <w:r>
          <w:t>Speciale berekeningen</w:t>
        </w:r>
      </w:ins>
    </w:p>
    <w:p w14:paraId="030AF6B5" w14:textId="77777777" w:rsidR="004B1EFE" w:rsidRDefault="004B1EFE" w:rsidP="004B1EFE">
      <w:pPr>
        <w:pStyle w:val="ListParagraph"/>
        <w:numPr>
          <w:ilvl w:val="1"/>
          <w:numId w:val="6"/>
        </w:numPr>
        <w:rPr>
          <w:ins w:id="2516" w:author="Flory Koole" w:date="2024-11-18T15:58:00Z" w16du:dateUtc="2024-11-18T14:58:00Z"/>
        </w:rPr>
      </w:pPr>
      <w:ins w:id="2517" w:author="Flory Koole" w:date="2024-11-18T15:58:00Z" w16du:dateUtc="2024-11-18T14:58:00Z">
        <w:r>
          <w:t>Door verval van pensioenaanspraken worden deze nul</w:t>
        </w:r>
      </w:ins>
    </w:p>
    <w:p w14:paraId="29EE7E18" w14:textId="7DB0CD08" w:rsidR="00B67BEE" w:rsidRDefault="00F91357" w:rsidP="00B67BEE">
      <w:pPr>
        <w:pStyle w:val="ListParagraph"/>
        <w:numPr>
          <w:ilvl w:val="2"/>
          <w:numId w:val="6"/>
        </w:numPr>
        <w:rPr>
          <w:ins w:id="2518" w:author="Flory Koole" w:date="2024-11-19T08:40:00Z" w16du:dateUtc="2024-11-19T07:40:00Z"/>
        </w:rPr>
      </w:pPr>
      <w:ins w:id="2519" w:author="Flory Koole" w:date="2024-11-18T16:30:00Z" w16du:dateUtc="2024-11-18T15:30:00Z">
        <w:r w:rsidRPr="00CC3E33">
          <w:t>dlnIsVervalMicroMogelijk</w:t>
        </w:r>
        <w:r>
          <w:t xml:space="preserve"> (</w:t>
        </w:r>
        <w:r w:rsidR="00EE2479">
          <w:t>PV</w:t>
        </w:r>
        <w:r>
          <w:t>)</w:t>
        </w:r>
      </w:ins>
      <w:ins w:id="2520" w:author="Flory Koole" w:date="2024-11-19T08:40:00Z" w16du:dateUtc="2024-11-19T07:40:00Z">
        <w:r w:rsidR="00913D10">
          <w:t xml:space="preserve"> = TRUE als</w:t>
        </w:r>
        <w:r w:rsidR="00B67BEE" w:rsidRPr="00B67BEE">
          <w:t xml:space="preserve"> </w:t>
        </w:r>
        <w:r w:rsidR="00B67BEE" w:rsidRPr="00CC3E33">
          <w:t>dlnSomBereikbaarAfkoop</w:t>
        </w:r>
        <w:r w:rsidR="00B67BEE">
          <w:t>Kap</w:t>
        </w:r>
        <w:r w:rsidR="00B67BEE" w:rsidRPr="00CC3E33">
          <w:t xml:space="preserve"> &lt;= </w:t>
        </w:r>
        <w:r w:rsidR="00B67BEE" w:rsidRPr="0005588A">
          <w:t>dlnKncMicroAfkoopGrensKap</w:t>
        </w:r>
        <w:r w:rsidR="00B67BEE">
          <w:t xml:space="preserve"> EN langer dan </w:t>
        </w:r>
        <w:r w:rsidR="00B67BEE" w:rsidRPr="00757721">
          <w:rPr>
            <w:highlight w:val="yellow"/>
            <w:rPrChange w:id="2521" w:author="Flory Koole" w:date="2024-11-19T13:25:00Z" w16du:dateUtc="2024-11-19T12:25:00Z">
              <w:rPr/>
            </w:rPrChange>
          </w:rPr>
          <w:t>6</w:t>
        </w:r>
        <w:r w:rsidR="00B67BEE">
          <w:t xml:space="preserve"> maanden PV</w:t>
        </w:r>
      </w:ins>
    </w:p>
    <w:p w14:paraId="670D3FAB" w14:textId="63D7F1C3" w:rsidR="004B1EFE" w:rsidRDefault="004B1EFE" w:rsidP="004B1EFE">
      <w:pPr>
        <w:pStyle w:val="ListParagraph"/>
        <w:numPr>
          <w:ilvl w:val="1"/>
          <w:numId w:val="6"/>
        </w:numPr>
        <w:rPr>
          <w:ins w:id="2522" w:author="Flory Koole" w:date="2024-11-19T13:26:00Z" w16du:dateUtc="2024-11-19T12:26:00Z"/>
        </w:rPr>
      </w:pPr>
      <w:ins w:id="2523" w:author="Flory Koole" w:date="2024-11-18T15:58:00Z" w16du:dateUtc="2024-11-18T14:58:00Z">
        <w:r w:rsidRPr="003D31D7">
          <w:t>dlnSomBereikbaarAfkoop</w:t>
        </w:r>
      </w:ins>
      <w:ins w:id="2524" w:author="Flory Koole" w:date="2024-11-19T08:30:00Z" w16du:dateUtc="2024-11-19T07:30:00Z">
        <w:r w:rsidR="0005588A">
          <w:t>Kap</w:t>
        </w:r>
      </w:ins>
      <w:ins w:id="2525" w:author="Flory Koole" w:date="2024-11-19T08:40:00Z" w16du:dateUtc="2024-11-19T07:40:00Z">
        <w:r w:rsidR="00913D10">
          <w:t xml:space="preserve"> =</w:t>
        </w:r>
        <w:r w:rsidR="00B67BEE" w:rsidRPr="00B67BEE">
          <w:t xml:space="preserve"> </w:t>
        </w:r>
        <w:r w:rsidR="00B67BEE">
          <w:t xml:space="preserve">contante waarde LOPF + </w:t>
        </w:r>
      </w:ins>
      <w:ins w:id="2526" w:author="Flory Koole" w:date="2024-11-19T13:27:00Z" w16du:dateUtc="2024-11-19T12:27:00Z">
        <w:r w:rsidR="00173192">
          <w:t>b</w:t>
        </w:r>
      </w:ins>
      <w:ins w:id="2527" w:author="Flory Koole" w:date="2024-11-19T08:40:00Z" w16du:dateUtc="2024-11-19T07:40:00Z">
        <w:r w:rsidR="00B67BEE">
          <w:t>eleggingswaarde(</w:t>
        </w:r>
        <w:r w:rsidR="00B67BEE" w:rsidRPr="009F5434">
          <w:t>dlnVervalMicroVersieDatum</w:t>
        </w:r>
        <w:r w:rsidR="00B67BEE">
          <w:t>)</w:t>
        </w:r>
      </w:ins>
    </w:p>
    <w:p w14:paraId="023A02A3" w14:textId="77777777" w:rsidR="003A08E8" w:rsidRPr="00972B3D" w:rsidRDefault="003A08E8">
      <w:pPr>
        <w:pStyle w:val="ListParagraph"/>
        <w:numPr>
          <w:ilvl w:val="1"/>
          <w:numId w:val="6"/>
        </w:numPr>
        <w:rPr>
          <w:ins w:id="2528" w:author="Flory Koole" w:date="2024-11-19T13:26:00Z" w16du:dateUtc="2024-11-19T12:26:00Z"/>
        </w:rPr>
        <w:pPrChange w:id="2529" w:author="Flory Koole" w:date="2024-11-19T13:26:00Z" w16du:dateUtc="2024-11-19T12:26:00Z">
          <w:pPr>
            <w:numPr>
              <w:numId w:val="6"/>
            </w:numPr>
            <w:spacing w:line="240" w:lineRule="auto"/>
            <w:ind w:left="720" w:hanging="360"/>
          </w:pPr>
        </w:pPrChange>
      </w:pPr>
      <w:ins w:id="2530" w:author="Flory Koole" w:date="2024-11-19T13:26:00Z" w16du:dateUtc="2024-11-19T12:26:00Z">
        <w:r w:rsidRPr="00972B3D">
          <w:t>somAfkoopWaarde = CW(LOPF) + rekWaardeHuidig (dus op systeemdatum)</w:t>
        </w:r>
      </w:ins>
    </w:p>
    <w:p w14:paraId="0683EAF4" w14:textId="77777777" w:rsidR="003A08E8" w:rsidRPr="00972B3D" w:rsidRDefault="003A08E8">
      <w:pPr>
        <w:pStyle w:val="ListParagraph"/>
        <w:numPr>
          <w:ilvl w:val="1"/>
          <w:numId w:val="6"/>
        </w:numPr>
        <w:rPr>
          <w:ins w:id="2531" w:author="Flory Koole" w:date="2024-11-19T13:26:00Z" w16du:dateUtc="2024-11-19T12:26:00Z"/>
        </w:rPr>
        <w:pPrChange w:id="2532" w:author="Flory Koole" w:date="2024-11-19T13:26:00Z" w16du:dateUtc="2024-11-19T12:26:00Z">
          <w:pPr>
            <w:numPr>
              <w:ilvl w:val="1"/>
              <w:numId w:val="6"/>
            </w:numPr>
            <w:spacing w:line="240" w:lineRule="auto"/>
            <w:ind w:left="1440" w:hanging="360"/>
          </w:pPr>
        </w:pPrChange>
      </w:pPr>
      <w:ins w:id="2533" w:author="Flory Koole" w:date="2024-11-19T13:26:00Z" w16du:dateUtc="2024-11-19T12:26:00Z">
        <w:r w:rsidRPr="00972B3D">
          <w:t xml:space="preserve">CW(LOPF): LOPF * koopsomFactor, </w:t>
        </w:r>
        <w:r w:rsidRPr="00537B2E">
          <w:rPr>
            <w:highlight w:val="yellow"/>
          </w:rPr>
          <w:t>door APS te bepalen</w:t>
        </w:r>
        <w:r w:rsidRPr="00972B3D">
          <w:t xml:space="preserve"> of/hoe hier rekening moet worden gehouden met bijzonder</w:t>
        </w:r>
      </w:ins>
    </w:p>
    <w:p w14:paraId="0DD94DEA" w14:textId="39BF277B" w:rsidR="003A08E8" w:rsidRPr="00972B3D" w:rsidRDefault="003A08E8">
      <w:pPr>
        <w:pStyle w:val="ListParagraph"/>
        <w:numPr>
          <w:ilvl w:val="1"/>
          <w:numId w:val="6"/>
        </w:numPr>
        <w:rPr>
          <w:ins w:id="2534" w:author="Flory Koole" w:date="2024-11-19T13:26:00Z" w16du:dateUtc="2024-11-19T12:26:00Z"/>
        </w:rPr>
        <w:pPrChange w:id="2535" w:author="Flory Koole" w:date="2024-11-19T13:26:00Z" w16du:dateUtc="2024-11-19T12:26:00Z">
          <w:pPr>
            <w:numPr>
              <w:ilvl w:val="1"/>
              <w:numId w:val="6"/>
            </w:numPr>
            <w:spacing w:line="240" w:lineRule="auto"/>
            <w:ind w:left="1440" w:hanging="360"/>
          </w:pPr>
        </w:pPrChange>
      </w:pPr>
      <w:ins w:id="2536" w:author="Flory Koole" w:date="2024-11-19T13:26:00Z" w16du:dateUtc="2024-11-19T12:26:00Z">
        <w:r w:rsidRPr="00972B3D">
          <w:t>rekWaardeHuidig: beleggingswaarde op systeemdatum, dat is exclusief bijzonder</w:t>
        </w:r>
      </w:ins>
      <w:ins w:id="2537" w:author="Flory Koole" w:date="2024-11-19T13:27:00Z" w16du:dateUtc="2024-11-19T12:27:00Z">
        <w:r w:rsidR="00537B2E">
          <w:t xml:space="preserve">. </w:t>
        </w:r>
      </w:ins>
      <w:ins w:id="2538" w:author="Flory Koole" w:date="2024-11-19T13:26:00Z" w16du:dateUtc="2024-11-19T12:26:00Z">
        <w:r w:rsidRPr="00537B2E">
          <w:rPr>
            <w:highlight w:val="yellow"/>
          </w:rPr>
          <w:t>Vraag</w:t>
        </w:r>
        <w:r w:rsidRPr="00972B3D">
          <w:t>: moet dit in- of exclusief bijzondere unitwaarde?</w:t>
        </w:r>
      </w:ins>
    </w:p>
    <w:p w14:paraId="648EC81D" w14:textId="77777777" w:rsidR="003A08E8" w:rsidRPr="00972B3D" w:rsidRDefault="003A08E8">
      <w:pPr>
        <w:pStyle w:val="ListParagraph"/>
        <w:numPr>
          <w:ilvl w:val="0"/>
          <w:numId w:val="6"/>
        </w:numPr>
        <w:rPr>
          <w:ins w:id="2539" w:author="Flory Koole" w:date="2024-11-19T13:26:00Z" w16du:dateUtc="2024-11-19T12:26:00Z"/>
        </w:rPr>
        <w:pPrChange w:id="2540" w:author="Flory Koole" w:date="2024-11-19T13:28:00Z" w16du:dateUtc="2024-11-19T12:28:00Z">
          <w:pPr>
            <w:numPr>
              <w:numId w:val="6"/>
            </w:numPr>
            <w:spacing w:line="240" w:lineRule="auto"/>
            <w:ind w:left="720" w:hanging="360"/>
          </w:pPr>
        </w:pPrChange>
      </w:pPr>
      <w:ins w:id="2541" w:author="Flory Koole" w:date="2024-11-19T13:26:00Z" w16du:dateUtc="2024-11-19T12:26:00Z">
        <w:r w:rsidRPr="00972B3D">
          <w:t xml:space="preserve">Versiedatum gebeurtenis is nu altijd de laatste versie, </w:t>
        </w:r>
        <w:r w:rsidRPr="003F53C3">
          <w:rPr>
            <w:highlight w:val="yellow"/>
          </w:rPr>
          <w:t>vraag</w:t>
        </w:r>
        <w:r w:rsidRPr="00972B3D">
          <w:t>: moet voor PV in FPR dan de systeemdatum worden?</w:t>
        </w:r>
      </w:ins>
    </w:p>
    <w:p w14:paraId="31ECF00C" w14:textId="77777777" w:rsidR="004B1EFE" w:rsidRDefault="004B1EFE" w:rsidP="004B1EFE">
      <w:pPr>
        <w:pStyle w:val="ListParagraph"/>
        <w:numPr>
          <w:ilvl w:val="0"/>
          <w:numId w:val="6"/>
        </w:numPr>
        <w:rPr>
          <w:ins w:id="2542" w:author="Flory Koole" w:date="2024-11-18T15:58:00Z" w16du:dateUtc="2024-11-18T14:58:00Z"/>
        </w:rPr>
      </w:pPr>
      <w:ins w:id="2543" w:author="Flory Koole" w:date="2024-11-18T15:58:00Z" w16du:dateUtc="2024-11-18T14:58:00Z">
        <w:r>
          <w:t>Bijzonderheden</w:t>
        </w:r>
      </w:ins>
    </w:p>
    <w:p w14:paraId="69C1BB39" w14:textId="77777777" w:rsidR="004B1EFE" w:rsidRDefault="004B1EFE" w:rsidP="004B1EFE">
      <w:pPr>
        <w:pStyle w:val="ListParagraph"/>
        <w:numPr>
          <w:ilvl w:val="1"/>
          <w:numId w:val="6"/>
        </w:numPr>
        <w:rPr>
          <w:ins w:id="2544" w:author="Flory Koole" w:date="2024-11-18T15:58:00Z" w16du:dateUtc="2024-11-18T14:58:00Z"/>
        </w:rPr>
      </w:pPr>
      <w:ins w:id="2545" w:author="Flory Koole" w:date="2024-11-18T15:58:00Z" w16du:dateUtc="2024-11-18T14:58:00Z">
        <w:r>
          <w:t>Door vervallen status (beëindigd) wordt beleggingsrekening beëindigd</w:t>
        </w:r>
      </w:ins>
    </w:p>
    <w:p w14:paraId="483862C2" w14:textId="77777777" w:rsidR="004B1EFE" w:rsidRDefault="004B1EFE" w:rsidP="004B1EFE">
      <w:pPr>
        <w:pStyle w:val="ListParagraph"/>
        <w:numPr>
          <w:ilvl w:val="1"/>
          <w:numId w:val="6"/>
        </w:numPr>
        <w:rPr>
          <w:ins w:id="2546" w:author="Flory Koole" w:date="2024-11-18T15:58:00Z" w16du:dateUtc="2024-11-18T14:58:00Z"/>
        </w:rPr>
      </w:pPr>
      <w:ins w:id="2547" w:author="Flory Koole" w:date="2024-11-18T15:58:00Z" w16du:dateUtc="2024-11-18T14:58:00Z">
        <w:r>
          <w:t>Vraag: hoe gaan deze naar FC en AC?</w:t>
        </w:r>
      </w:ins>
    </w:p>
    <w:p w14:paraId="36317947" w14:textId="77777777" w:rsidR="004B1EFE" w:rsidRDefault="004B1EFE" w:rsidP="004B1EFE">
      <w:pPr>
        <w:pStyle w:val="ListParagraph"/>
        <w:numPr>
          <w:ilvl w:val="2"/>
          <w:numId w:val="6"/>
        </w:numPr>
        <w:rPr>
          <w:ins w:id="2548" w:author="Flory Koole" w:date="2024-11-18T15:58:00Z" w16du:dateUtc="2024-11-18T14:58:00Z"/>
        </w:rPr>
      </w:pPr>
      <w:ins w:id="2549" w:author="Flory Koole" w:date="2024-11-18T15:58:00Z" w16du:dateUtc="2024-11-18T14:58:00Z">
        <w:r>
          <w:t>FC: via interface</w:t>
        </w:r>
      </w:ins>
    </w:p>
    <w:p w14:paraId="2306799A" w14:textId="77777777" w:rsidR="004B1EFE" w:rsidRDefault="004B1EFE" w:rsidP="004B1EFE">
      <w:pPr>
        <w:pStyle w:val="ListParagraph"/>
        <w:numPr>
          <w:ilvl w:val="2"/>
          <w:numId w:val="6"/>
        </w:numPr>
        <w:rPr>
          <w:ins w:id="2550" w:author="Flory Koole" w:date="2024-11-18T15:58:00Z" w16du:dateUtc="2024-11-18T14:58:00Z"/>
        </w:rPr>
      </w:pPr>
      <w:ins w:id="2551" w:author="Flory Koole" w:date="2024-11-18T15:58:00Z" w16du:dateUtc="2024-11-18T14:58:00Z">
        <w:r>
          <w:t>AC: door aparte gebeurtenis, ook voor jaarwerk</w:t>
        </w:r>
      </w:ins>
    </w:p>
    <w:p w14:paraId="5A2F929B" w14:textId="77777777" w:rsidR="004B1EFE" w:rsidRDefault="004B1EFE" w:rsidP="007506E0">
      <w:pPr>
        <w:spacing w:line="240" w:lineRule="auto"/>
        <w:rPr>
          <w:ins w:id="2552" w:author="Flory Koole" w:date="2024-11-07T18:22:00Z" w16du:dateUtc="2024-11-07T17:22:00Z"/>
        </w:rPr>
      </w:pPr>
    </w:p>
    <w:p w14:paraId="004D5E9F" w14:textId="3CAB4661" w:rsidR="00535B77" w:rsidRDefault="00535B77">
      <w:pPr>
        <w:rPr>
          <w:ins w:id="2553" w:author="Flory Koole" w:date="2024-11-19T08:38:00Z" w16du:dateUtc="2024-11-19T07:38:00Z"/>
        </w:rPr>
      </w:pPr>
      <w:ins w:id="2554" w:author="Flory Koole" w:date="2024-11-19T08:38:00Z" w16du:dateUtc="2024-11-19T07:38:00Z">
        <w:r>
          <w:br w:type="page"/>
        </w:r>
      </w:ins>
    </w:p>
    <w:p w14:paraId="11B7BF3F" w14:textId="77777777" w:rsidR="00054A22" w:rsidRDefault="00054A22" w:rsidP="007506E0">
      <w:pPr>
        <w:spacing w:line="240" w:lineRule="auto"/>
      </w:pPr>
    </w:p>
    <w:p w14:paraId="46CBE1B1" w14:textId="00CD9648" w:rsidR="00FC7180" w:rsidRDefault="00FC7180" w:rsidP="00FC7180">
      <w:pPr>
        <w:pStyle w:val="Heading1"/>
      </w:pPr>
      <w:bookmarkStart w:id="2555" w:name="_Toc187312216"/>
      <w:bookmarkStart w:id="2556" w:name="_Toc62109229"/>
      <w:bookmarkStart w:id="2557" w:name="_Toc2139476867"/>
      <w:bookmarkStart w:id="2558" w:name="_Toc174374777"/>
      <w:r>
        <w:t>Arbeidsongeschiktheid</w:t>
      </w:r>
      <w:bookmarkEnd w:id="2555"/>
      <w:bookmarkEnd w:id="2556"/>
      <w:bookmarkEnd w:id="2557"/>
      <w:r>
        <w:t xml:space="preserve"> </w:t>
      </w:r>
      <w:bookmarkEnd w:id="2558"/>
    </w:p>
    <w:p w14:paraId="169E0EFB" w14:textId="77777777" w:rsidR="00FC7180" w:rsidRDefault="00FC7180" w:rsidP="00FC7180">
      <w:pPr>
        <w:spacing w:line="240" w:lineRule="auto"/>
      </w:pPr>
    </w:p>
    <w:p w14:paraId="48B17831" w14:textId="77777777" w:rsidR="00FC7180" w:rsidRDefault="00FC7180" w:rsidP="00FC7180">
      <w:pPr>
        <w:pStyle w:val="Heading2"/>
      </w:pPr>
      <w:bookmarkStart w:id="2559" w:name="_Toc174374778"/>
      <w:bookmarkStart w:id="2560" w:name="_Toc187312217"/>
      <w:bookmarkStart w:id="2561" w:name="_Toc614605307"/>
      <w:bookmarkStart w:id="2562" w:name="_Toc2111560388"/>
      <w:r>
        <w:t>Samenhang met bedrijfsprocessen</w:t>
      </w:r>
      <w:bookmarkEnd w:id="2559"/>
      <w:bookmarkEnd w:id="2560"/>
      <w:bookmarkEnd w:id="2561"/>
      <w:bookmarkEnd w:id="2562"/>
    </w:p>
    <w:p w14:paraId="5B5CD4CE" w14:textId="77777777" w:rsidR="00FC7180" w:rsidRDefault="00FC7180" w:rsidP="00FC7180">
      <w:pPr>
        <w:spacing w:line="240" w:lineRule="auto"/>
      </w:pPr>
    </w:p>
    <w:p w14:paraId="135CB6FC" w14:textId="77777777" w:rsidR="00FC7180" w:rsidRDefault="00FC7180" w:rsidP="00FC7180">
      <w:pPr>
        <w:pStyle w:val="Heading3"/>
      </w:pPr>
      <w:bookmarkStart w:id="2563" w:name="_Toc174374779"/>
      <w:bookmarkStart w:id="2564" w:name="_Toc187312218"/>
      <w:bookmarkStart w:id="2565" w:name="_Toc1575928957"/>
      <w:bookmarkStart w:id="2566" w:name="_Toc1629992871"/>
      <w:r>
        <w:t>SUAG</w:t>
      </w:r>
      <w:bookmarkEnd w:id="2563"/>
      <w:bookmarkEnd w:id="2564"/>
      <w:bookmarkEnd w:id="2565"/>
      <w:bookmarkEnd w:id="2566"/>
    </w:p>
    <w:p w14:paraId="66E49459" w14:textId="77777777" w:rsidR="00FC7180" w:rsidRDefault="00FC7180" w:rsidP="00FC7180">
      <w:pPr>
        <w:spacing w:line="240" w:lineRule="auto"/>
      </w:pPr>
    </w:p>
    <w:p w14:paraId="6A1BFA03" w14:textId="77777777" w:rsidR="00FC7180" w:rsidRDefault="00FC7180" w:rsidP="00C93802">
      <w:pPr>
        <w:pStyle w:val="ListParagraph"/>
        <w:numPr>
          <w:ilvl w:val="0"/>
          <w:numId w:val="25"/>
        </w:numPr>
      </w:pPr>
      <w:r>
        <w:t>Voor arbeidsongeschiktheid en wijzigingen daarin is de enige bron SUAG</w:t>
      </w:r>
    </w:p>
    <w:p w14:paraId="4E534391" w14:textId="77777777" w:rsidR="00FC7180" w:rsidRPr="00B07100" w:rsidRDefault="00FC7180" w:rsidP="00C93802">
      <w:pPr>
        <w:pStyle w:val="ListParagraph"/>
        <w:numPr>
          <w:ilvl w:val="1"/>
          <w:numId w:val="25"/>
        </w:numPr>
      </w:pPr>
      <w:r w:rsidRPr="00B07100">
        <w:t>Specifiek BerPF: geen SUAG aanlevering; voor arbeidsongeschiktheid geldt beroepsarbeidsongeschiktheid</w:t>
      </w:r>
    </w:p>
    <w:p w14:paraId="6B5402E4" w14:textId="77777777" w:rsidR="00FC7180" w:rsidRDefault="00FC7180" w:rsidP="00C93802">
      <w:pPr>
        <w:pStyle w:val="ListParagraph"/>
        <w:numPr>
          <w:ilvl w:val="0"/>
          <w:numId w:val="25"/>
        </w:numPr>
      </w:pPr>
      <w:r>
        <w:t>Aanlevering vanuit SUAG en verwerking van gebeurtenissen die daardoor ontstaan zijn, is vergelijkbaar met UPA: bij correcties van eerder aangeleverde gegevens wordt de gehele historie van gegevens opnieuw geleverd. Dat heeft als consequentie dat bij TWK die hierdoor ontstaat bestaande gebeurtenissen vanuit deze bron niet opnieuw worden opgevoerd als deze TWK worden bij aanlevering vanuit deze bron.</w:t>
      </w:r>
    </w:p>
    <w:p w14:paraId="10FFD047" w14:textId="77777777" w:rsidR="00FC7180" w:rsidRDefault="00FC7180" w:rsidP="00C93802">
      <w:pPr>
        <w:pStyle w:val="ListParagraph"/>
        <w:numPr>
          <w:ilvl w:val="1"/>
          <w:numId w:val="25"/>
        </w:numPr>
      </w:pPr>
      <w:r>
        <w:t>Voorbeeld: als een Wijziging arbeidsongeschiktheid per 01-08-2024 was doorgevoerd en vanuit SUAG wordt een wijziging aangeleverd per 16-06-2024, dan wordt de gebeurtenis Wijziging arbeidsongeschiktheid per 01-08 teruggedraaid en niet vanuit het systeem weer opgevoerd. Alle wijzigingen vanaf 16-06-2024 worden namelijk door SUAG opnieuw geleverd (met eventueel aangepaste invoer)</w:t>
      </w:r>
    </w:p>
    <w:p w14:paraId="40E5F98D" w14:textId="77777777" w:rsidR="00FC7180" w:rsidRDefault="00FC7180" w:rsidP="00FC7180"/>
    <w:p w14:paraId="51A3742F" w14:textId="77777777" w:rsidR="00FC7180" w:rsidRDefault="00FC7180" w:rsidP="00FC7180">
      <w:pPr>
        <w:pStyle w:val="Heading4"/>
      </w:pPr>
      <w:r>
        <w:t>Samenhang met Qwik</w:t>
      </w:r>
    </w:p>
    <w:p w14:paraId="06AD0060" w14:textId="77777777" w:rsidR="00FC7180" w:rsidRDefault="00FC7180" w:rsidP="00FC7180">
      <w:r>
        <w:t>In onderstaande tabel wordt inzicht gegeven in de naamgeving in Qwik van de relevante properties vanuit SUAG en waarvoor deze worden gebruikt in de pensioenadministratie. Dit is daaronder ook verder uitgewerkt met rekenregels.</w:t>
      </w:r>
    </w:p>
    <w:p w14:paraId="35F4196C" w14:textId="77777777" w:rsidR="00FC7180" w:rsidRDefault="00FC7180" w:rsidP="00FC7180"/>
    <w:p w14:paraId="70802710" w14:textId="77777777" w:rsidR="00FC7180" w:rsidRDefault="00FC7180" w:rsidP="00FC7180">
      <w:r w:rsidRPr="00902F6A">
        <w:rPr>
          <w:noProof/>
        </w:rPr>
        <w:drawing>
          <wp:inline distT="0" distB="0" distL="0" distR="0" wp14:anchorId="7B9E9222" wp14:editId="0D591FDC">
            <wp:extent cx="5472430" cy="4066540"/>
            <wp:effectExtent l="0" t="0" r="0" b="0"/>
            <wp:docPr id="1489208923" name="Afbeelding 148920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2430" cy="4066540"/>
                    </a:xfrm>
                    <a:prstGeom prst="rect">
                      <a:avLst/>
                    </a:prstGeom>
                    <a:noFill/>
                    <a:ln>
                      <a:noFill/>
                    </a:ln>
                  </pic:spPr>
                </pic:pic>
              </a:graphicData>
            </a:graphic>
          </wp:inline>
        </w:drawing>
      </w:r>
    </w:p>
    <w:p w14:paraId="7F67810D" w14:textId="77777777" w:rsidR="00FC7180" w:rsidRDefault="00FC7180" w:rsidP="00FC7180">
      <w:pPr>
        <w:spacing w:line="240" w:lineRule="auto"/>
      </w:pPr>
    </w:p>
    <w:p w14:paraId="40CED3D2" w14:textId="77777777" w:rsidR="00FC7180" w:rsidRDefault="00FC7180" w:rsidP="00FC7180">
      <w:pPr>
        <w:pStyle w:val="Heading3"/>
      </w:pPr>
      <w:bookmarkStart w:id="2567" w:name="_Toc174374780"/>
      <w:bookmarkStart w:id="2568" w:name="_Toc187312219"/>
      <w:bookmarkStart w:id="2569" w:name="_Toc664924008"/>
      <w:bookmarkStart w:id="2570" w:name="_Toc2090052091"/>
      <w:r>
        <w:t>Specifiek BerPF: beroepsarbeidsongeschiktheid (niet via SUAG)</w:t>
      </w:r>
      <w:bookmarkEnd w:id="2567"/>
      <w:bookmarkEnd w:id="2568"/>
      <w:bookmarkEnd w:id="2569"/>
      <w:bookmarkEnd w:id="2570"/>
    </w:p>
    <w:p w14:paraId="59A1021E" w14:textId="77777777" w:rsidR="00FC7180" w:rsidRDefault="00FC7180" w:rsidP="00FC7180">
      <w:pPr>
        <w:spacing w:line="240" w:lineRule="auto"/>
      </w:pPr>
      <w:r>
        <w:t xml:space="preserve">Wel zelfde input gebruiken, zodat afleiding generiek is. </w:t>
      </w:r>
      <w:r w:rsidRPr="00F035D5">
        <w:t>Alleen de benodigde i</w:t>
      </w:r>
      <w:r>
        <w:t>nput wordt beschikbaar gesteld in en doorgegeven vanuit de werklijst functionaliteit.</w:t>
      </w:r>
    </w:p>
    <w:p w14:paraId="10DB2925" w14:textId="77777777" w:rsidR="00FC7180" w:rsidRDefault="00FC7180" w:rsidP="00FC7180">
      <w:pPr>
        <w:spacing w:line="240" w:lineRule="auto"/>
      </w:pPr>
    </w:p>
    <w:p w14:paraId="42C627AA" w14:textId="77777777" w:rsidR="00FC7180" w:rsidRDefault="00FC7180" w:rsidP="00FC7180">
      <w:pPr>
        <w:pStyle w:val="Heading2"/>
      </w:pPr>
      <w:bookmarkStart w:id="2571" w:name="_Toc174374781"/>
      <w:bookmarkStart w:id="2572" w:name="_Toc187312220"/>
      <w:bookmarkStart w:id="2573" w:name="_Toc1029400286"/>
      <w:bookmarkStart w:id="2574" w:name="_Toc10031053"/>
      <w:r>
        <w:t>Uitgangspunten</w:t>
      </w:r>
      <w:bookmarkEnd w:id="2571"/>
      <w:bookmarkEnd w:id="2572"/>
      <w:bookmarkEnd w:id="2573"/>
      <w:bookmarkEnd w:id="2574"/>
    </w:p>
    <w:p w14:paraId="46EC7994" w14:textId="77777777" w:rsidR="00FC7180" w:rsidRDefault="00FC7180" w:rsidP="00FC7180">
      <w:pPr>
        <w:spacing w:line="240" w:lineRule="auto"/>
      </w:pPr>
      <w:r>
        <w:t>De volgende uitgangspunten zijn gehanteerd bij het uitwerken van arbeidsongeschiktheid</w:t>
      </w:r>
    </w:p>
    <w:p w14:paraId="7900EDEA" w14:textId="77777777" w:rsidR="00FC7180" w:rsidRDefault="00FC7180" w:rsidP="00FC7180">
      <w:pPr>
        <w:pStyle w:val="ListParagraph"/>
        <w:numPr>
          <w:ilvl w:val="0"/>
          <w:numId w:val="6"/>
        </w:numPr>
      </w:pPr>
      <w:r>
        <w:t xml:space="preserve">Arbeidsongeschiktheid geldt op niveau persoon/deelnemer, </w:t>
      </w:r>
      <w:r w:rsidRPr="126A4DE4">
        <w:rPr>
          <w:u w:val="single"/>
        </w:rPr>
        <w:t>niet</w:t>
      </w:r>
      <w:r>
        <w:t xml:space="preserve"> per dienstverband</w:t>
      </w:r>
    </w:p>
    <w:p w14:paraId="33B43154" w14:textId="77777777" w:rsidR="00FC7180" w:rsidRDefault="00FC7180" w:rsidP="00FC7180">
      <w:pPr>
        <w:pStyle w:val="ListParagraph"/>
        <w:numPr>
          <w:ilvl w:val="0"/>
          <w:numId w:val="6"/>
        </w:numPr>
        <w:spacing w:line="240" w:lineRule="auto"/>
      </w:pPr>
      <w:r>
        <w:t>Een deelnemer met meerdere dienstverbanden zal voor alle dienstverbanden vrijgesteld worden. Voor OPF en BPF zal dit nooit een discussie zijn. Bij SPF en SPD is deze structuur ook geaccepteerd, maar voor berPF kan het zijn dat andere regels gelden voor een zelfstandig dienstverband dan voor een loondienstverband. Bij implementatie van SPH wordt bekeken in hoeverre dit anders moet voor SPH.</w:t>
      </w:r>
    </w:p>
    <w:p w14:paraId="22D53F28" w14:textId="77777777" w:rsidR="00FC7180" w:rsidRDefault="00FC7180" w:rsidP="00FC7180">
      <w:pPr>
        <w:pStyle w:val="ListParagraph"/>
        <w:numPr>
          <w:ilvl w:val="0"/>
          <w:numId w:val="6"/>
        </w:numPr>
      </w:pPr>
      <w:r w:rsidRPr="00C57526">
        <w:t>Het kan zijn dat bij toetreding een</w:t>
      </w:r>
      <w:r>
        <w:t xml:space="preserve"> deelnemer arbeidsongeschikt blijkt te zijn. In dat geval wordt de aoKlasseBijToetreding vastgelegd, maar blijft de deelnemer voor de pensioenadministratie een reguliere actieve deelnemer. Echter, wijzigingen in (de mate van) arbeidsongeschiktheid worden niet (STP) doorgevoerd voor deze deelnemers, behalve een overgang naar volledige arbeidsongeschiktheid. Rest moet uitval genereren (handpost)</w:t>
      </w:r>
    </w:p>
    <w:p w14:paraId="69E49AA0" w14:textId="03AAA58C" w:rsidR="00FC7180" w:rsidRDefault="00FC7180" w:rsidP="00FC7180">
      <w:pPr>
        <w:pStyle w:val="ListParagraph"/>
        <w:numPr>
          <w:ilvl w:val="0"/>
          <w:numId w:val="6"/>
        </w:numPr>
      </w:pPr>
      <w:r>
        <w:t xml:space="preserve">Voor arbeidsongeschikte deelnemers worden aanvullende premies berekend t.o.v. </w:t>
      </w:r>
      <w:r w:rsidRPr="00F035D5">
        <w:t xml:space="preserve">premies </w:t>
      </w:r>
      <w:r>
        <w:t>van niet-arbeidsongeschikte deelnemers.</w:t>
      </w:r>
      <w:r w:rsidRPr="00095E79">
        <w:t xml:space="preserve"> </w:t>
      </w:r>
      <w:r>
        <w:t>A</w:t>
      </w:r>
      <w:r w:rsidRPr="001266AF">
        <w:t>lle premiecomponenten behalve de premie voor PVI</w:t>
      </w:r>
      <w:r>
        <w:t xml:space="preserve"> worden vrijgesteld.</w:t>
      </w:r>
    </w:p>
    <w:p w14:paraId="020CD5B4" w14:textId="77777777" w:rsidR="00FC7180" w:rsidRDefault="00FC7180" w:rsidP="00FC7180">
      <w:pPr>
        <w:pStyle w:val="ListParagraph"/>
        <w:numPr>
          <w:ilvl w:val="1"/>
          <w:numId w:val="6"/>
        </w:numPr>
      </w:pPr>
      <w:r>
        <w:t>Premievrijstelling over bijspaarpremies is een reglementskeuze. Hiervoor is gekozen door SPF en SPD</w:t>
      </w:r>
    </w:p>
    <w:p w14:paraId="416F0B3E" w14:textId="77777777" w:rsidR="00FC7180" w:rsidRDefault="00FC7180" w:rsidP="00FC7180">
      <w:pPr>
        <w:pStyle w:val="ListParagraph"/>
        <w:numPr>
          <w:ilvl w:val="0"/>
          <w:numId w:val="6"/>
        </w:numPr>
      </w:pPr>
      <w:r>
        <w:t>Er zijn 2 regimes, waarvan er altijd 1 van toepassing is: WAO of WIA</w:t>
      </w:r>
    </w:p>
    <w:p w14:paraId="5C0F33D9" w14:textId="77777777" w:rsidR="00FC7180" w:rsidRDefault="00FC7180" w:rsidP="00FC7180">
      <w:pPr>
        <w:pStyle w:val="ListParagraph"/>
        <w:numPr>
          <w:ilvl w:val="1"/>
          <w:numId w:val="6"/>
        </w:numPr>
      </w:pPr>
      <w:r>
        <w:t>WAO kan niet worden behandeld als een gesloten groep, omdat een aanvang arbeidsongeschiktheid een enkele keer ook binnen het WAO regime valt. Het regime wordt overgenomen uit SUAG</w:t>
      </w:r>
    </w:p>
    <w:p w14:paraId="6406F7F0" w14:textId="27AEBBD2" w:rsidR="00D5525E" w:rsidRDefault="00D5525E" w:rsidP="00FC7180">
      <w:pPr>
        <w:pStyle w:val="ListParagraph"/>
        <w:numPr>
          <w:ilvl w:val="1"/>
          <w:numId w:val="6"/>
        </w:numPr>
      </w:pPr>
      <w:r>
        <w:t>Specifiek BerPF: beroepsarbeidsongeschiktheid, ander regime niet relevant</w:t>
      </w:r>
    </w:p>
    <w:p w14:paraId="462B7223" w14:textId="77777777" w:rsidR="00FC7180" w:rsidRDefault="00FC7180" w:rsidP="00FC7180">
      <w:pPr>
        <w:pStyle w:val="ListParagraph"/>
        <w:numPr>
          <w:ilvl w:val="0"/>
          <w:numId w:val="6"/>
        </w:numPr>
      </w:pPr>
      <w:r>
        <w:t>Arbeidsongeschikte deelnemers zijn te herkennen aan een aparte status</w:t>
      </w:r>
    </w:p>
    <w:p w14:paraId="0BC67D76" w14:textId="77777777" w:rsidR="00FC7180" w:rsidRDefault="00FC7180" w:rsidP="00FC7180">
      <w:pPr>
        <w:pStyle w:val="ListParagraph"/>
        <w:numPr>
          <w:ilvl w:val="1"/>
          <w:numId w:val="6"/>
        </w:numPr>
      </w:pPr>
      <w:r>
        <w:t>AOASP: Arbeidsongeschikt Aspirant</w:t>
      </w:r>
    </w:p>
    <w:p w14:paraId="193ED51B" w14:textId="273651AF" w:rsidR="006C2DFB" w:rsidRDefault="0017684A" w:rsidP="006C2DFB">
      <w:pPr>
        <w:pStyle w:val="ListParagraph"/>
        <w:numPr>
          <w:ilvl w:val="2"/>
          <w:numId w:val="6"/>
        </w:numPr>
      </w:pPr>
      <w:r>
        <w:t>Theoretische mogelijkheid, maar met minimum toetredingsleeftijd van 18 jaar komt dit in de praktijk (bijna) niet voor</w:t>
      </w:r>
      <w:r w:rsidR="007253DF">
        <w:t>. Niets voor gebouwd</w:t>
      </w:r>
    </w:p>
    <w:p w14:paraId="58C7DC0D" w14:textId="77777777" w:rsidR="00FC7180" w:rsidRDefault="00FC7180" w:rsidP="00FC7180">
      <w:pPr>
        <w:pStyle w:val="ListParagraph"/>
        <w:numPr>
          <w:ilvl w:val="1"/>
          <w:numId w:val="6"/>
        </w:numPr>
      </w:pPr>
      <w:r>
        <w:t xml:space="preserve">AOAC: </w:t>
      </w:r>
      <w:r w:rsidRPr="00210FB4">
        <w:t>Arbeidsongeschikt Actief</w:t>
      </w:r>
    </w:p>
    <w:p w14:paraId="0651C3CE" w14:textId="77777777" w:rsidR="00FC7180" w:rsidRDefault="00FC7180" w:rsidP="00FC7180">
      <w:pPr>
        <w:pStyle w:val="ListParagraph"/>
        <w:numPr>
          <w:ilvl w:val="1"/>
          <w:numId w:val="6"/>
        </w:numPr>
      </w:pPr>
      <w:r>
        <w:t xml:space="preserve">AOPV: </w:t>
      </w:r>
      <w:r w:rsidRPr="00210FB4">
        <w:t>Arbeidsongeschikt Premievrij</w:t>
      </w:r>
    </w:p>
    <w:p w14:paraId="41F2D189" w14:textId="68276E76" w:rsidR="00FC7180" w:rsidRDefault="00FC7180" w:rsidP="00FC7180">
      <w:pPr>
        <w:pStyle w:val="ListParagraph"/>
        <w:numPr>
          <w:ilvl w:val="0"/>
          <w:numId w:val="6"/>
        </w:numPr>
      </w:pPr>
      <w:r>
        <w:t>Er worden geen arbeidsongeschiktheidspensioenen geadministreerd die zijn toegekend als aanvulling op andere (wettelijke) arbeidsongeschiktheidsuitkeringen.</w:t>
      </w:r>
    </w:p>
    <w:p w14:paraId="1B5D54D5" w14:textId="77777777" w:rsidR="00FC7180" w:rsidRDefault="00FC7180" w:rsidP="00FC7180"/>
    <w:p w14:paraId="668C1D9C" w14:textId="77777777" w:rsidR="00FC7180" w:rsidRDefault="00FC7180" w:rsidP="00FC7180">
      <w:pPr>
        <w:pStyle w:val="Heading2"/>
        <w:rPr>
          <w:rFonts w:ascii="Calibri" w:hAnsi="Calibri" w:cs="Calibri"/>
        </w:rPr>
      </w:pPr>
      <w:bookmarkStart w:id="2575" w:name="_Toc174374782"/>
      <w:bookmarkStart w:id="2576" w:name="_Toc187312221"/>
      <w:bookmarkStart w:id="2577" w:name="_Toc1233974155"/>
      <w:bookmarkStart w:id="2578" w:name="_Toc428428636"/>
      <w:r>
        <w:t>Openstaand punten</w:t>
      </w:r>
      <w:bookmarkEnd w:id="2575"/>
      <w:bookmarkEnd w:id="2576"/>
      <w:bookmarkEnd w:id="2577"/>
      <w:bookmarkEnd w:id="2578"/>
    </w:p>
    <w:p w14:paraId="2858C649" w14:textId="77777777" w:rsidR="00FC7180" w:rsidRDefault="00FC7180" w:rsidP="00FC7180">
      <w:pPr>
        <w:rPr>
          <w:rFonts w:cs="Calibri"/>
        </w:rPr>
      </w:pPr>
    </w:p>
    <w:p w14:paraId="70BBA579" w14:textId="77777777" w:rsidR="00FC7180" w:rsidRDefault="00FC7180" w:rsidP="00FC7180">
      <w:pPr>
        <w:pStyle w:val="Heading3"/>
      </w:pPr>
      <w:bookmarkStart w:id="2579" w:name="_Toc174374783"/>
      <w:bookmarkStart w:id="2580" w:name="_Toc187312222"/>
      <w:bookmarkStart w:id="2581" w:name="_Toc2092228760"/>
      <w:bookmarkStart w:id="2582" w:name="_Toc262155757"/>
      <w:r>
        <w:t>Voorlopige toekenning: WIA voorschot</w:t>
      </w:r>
      <w:bookmarkEnd w:id="2579"/>
      <w:bookmarkEnd w:id="2580"/>
      <w:bookmarkEnd w:id="2581"/>
      <w:bookmarkEnd w:id="2582"/>
    </w:p>
    <w:p w14:paraId="69C813AE" w14:textId="77777777" w:rsidR="00FC7180" w:rsidRDefault="00FC7180" w:rsidP="00FC7180">
      <w:pPr>
        <w:rPr>
          <w:rFonts w:cs="Calibri"/>
        </w:rPr>
      </w:pPr>
      <w:r w:rsidRPr="004C1C5E">
        <w:rPr>
          <w:rFonts w:cs="Calibri"/>
        </w:rPr>
        <w:t xml:space="preserve">Vanaf </w:t>
      </w:r>
      <w:r>
        <w:rPr>
          <w:rFonts w:cs="Calibri"/>
        </w:rPr>
        <w:t xml:space="preserve">2022 (Q2/Q3) </w:t>
      </w:r>
      <w:r w:rsidRPr="004C1C5E">
        <w:rPr>
          <w:rFonts w:cs="Calibri"/>
        </w:rPr>
        <w:t xml:space="preserve">geeft het </w:t>
      </w:r>
      <w:r>
        <w:rPr>
          <w:rFonts w:cs="Calibri"/>
        </w:rPr>
        <w:t>UWV via SUAG door</w:t>
      </w:r>
      <w:r w:rsidRPr="004C1C5E">
        <w:rPr>
          <w:rFonts w:cs="Calibri"/>
        </w:rPr>
        <w:t>geven</w:t>
      </w:r>
      <w:r>
        <w:rPr>
          <w:rFonts w:cs="Calibri"/>
        </w:rPr>
        <w:t xml:space="preserve"> of een Aanvang arbeidsongeschiktheid definitief is (gekeurd) of dat er niet gekeurd is en het een voorschot betreft. Dit omdat er achterstanden zijn bij UWV met keuren. Er komt dan wel altijd een definitieve </w:t>
      </w:r>
      <w:r w:rsidRPr="004C1C5E">
        <w:rPr>
          <w:rFonts w:cs="Calibri"/>
        </w:rPr>
        <w:t xml:space="preserve">besluit na keuring </w:t>
      </w:r>
      <w:r>
        <w:rPr>
          <w:rFonts w:cs="Calibri"/>
        </w:rPr>
        <w:t>achteraan</w:t>
      </w:r>
      <w:r w:rsidRPr="004C1C5E">
        <w:rPr>
          <w:rFonts w:cs="Calibri"/>
        </w:rPr>
        <w:t>.</w:t>
      </w:r>
    </w:p>
    <w:p w14:paraId="3BA7FCD0" w14:textId="77777777" w:rsidR="00FC7180" w:rsidRPr="00320D62" w:rsidRDefault="00FC7180" w:rsidP="00FC7180">
      <w:pPr>
        <w:rPr>
          <w:rFonts w:cs="Calibri"/>
        </w:rPr>
      </w:pPr>
      <w:r>
        <w:rPr>
          <w:rFonts w:cs="Calibri"/>
        </w:rPr>
        <w:t xml:space="preserve">Wat wil men hiermee? Eerste gedachte is deze groep uit te laten vallen bij STP verwerking. Groep kan wellicht verkleind worden door alleen uitval te creëren voor gevallen waarbij meteen een uitkering zou gaan lopen; dit zijn vooral hogere inkomens (excedent, want hiaat vaak latent). Hiervoor is een US gemaakt voor op backlog </w:t>
      </w:r>
      <w:r w:rsidRPr="004E45AA">
        <w:rPr>
          <w:rFonts w:cs="Calibri"/>
        </w:rPr>
        <w:t>welke alleen geldt voor AOP’s</w:t>
      </w:r>
      <w:r>
        <w:rPr>
          <w:rFonts w:cs="Calibri"/>
        </w:rPr>
        <w:t xml:space="preserve">. </w:t>
      </w:r>
    </w:p>
    <w:p w14:paraId="369A820B" w14:textId="77777777" w:rsidR="00FC7180" w:rsidRDefault="00FC7180" w:rsidP="00FC7180">
      <w:pPr>
        <w:spacing w:line="240" w:lineRule="auto"/>
      </w:pPr>
    </w:p>
    <w:p w14:paraId="607BA89A" w14:textId="77777777" w:rsidR="00FC7180" w:rsidRDefault="00FC7180" w:rsidP="00FC7180">
      <w:pPr>
        <w:pStyle w:val="Heading2"/>
      </w:pPr>
      <w:bookmarkStart w:id="2583" w:name="_Toc174374784"/>
      <w:bookmarkStart w:id="2584" w:name="_Toc187312223"/>
      <w:bookmarkStart w:id="2585" w:name="_Toc280487190"/>
      <w:bookmarkStart w:id="2586" w:name="_Toc1917584655"/>
      <w:r>
        <w:t>Structuur en inrichting m.b.t. arbeidsongeschiktheid</w:t>
      </w:r>
      <w:bookmarkEnd w:id="2583"/>
      <w:bookmarkEnd w:id="2584"/>
      <w:bookmarkEnd w:id="2585"/>
      <w:bookmarkEnd w:id="2586"/>
    </w:p>
    <w:p w14:paraId="02FFF62A" w14:textId="77777777" w:rsidR="00FC7180" w:rsidRDefault="00FC7180" w:rsidP="00FC7180"/>
    <w:p w14:paraId="3093510C" w14:textId="77777777" w:rsidR="00FC7180" w:rsidRDefault="00FC7180" w:rsidP="00FC7180">
      <w:pPr>
        <w:pStyle w:val="Heading3"/>
      </w:pPr>
      <w:bookmarkStart w:id="2587" w:name="_Toc174374785"/>
      <w:bookmarkStart w:id="2588" w:name="_Toc187312224"/>
      <w:bookmarkStart w:id="2589" w:name="_Toc999647007"/>
      <w:bookmarkStart w:id="2590" w:name="_Toc967040398"/>
      <w:r>
        <w:t>Structuur m.b.t. premievrijstelling</w:t>
      </w:r>
      <w:bookmarkEnd w:id="2587"/>
      <w:bookmarkEnd w:id="2588"/>
      <w:bookmarkEnd w:id="2589"/>
      <w:bookmarkEnd w:id="2590"/>
    </w:p>
    <w:p w14:paraId="1E98FE26" w14:textId="77777777" w:rsidR="00FC7180" w:rsidRDefault="00FC7180" w:rsidP="00FC7180">
      <w:r>
        <w:t>De premies voor het</w:t>
      </w:r>
      <w:r w:rsidRPr="00340758">
        <w:t xml:space="preserve"> actieve deel lop</w:t>
      </w:r>
      <w:r>
        <w:t>en</w:t>
      </w:r>
      <w:r w:rsidRPr="00340758">
        <w:t xml:space="preserve"> via het dienstverband naar </w:t>
      </w:r>
      <w:r>
        <w:t xml:space="preserve">dienstverband </w:t>
      </w:r>
      <w:r w:rsidRPr="00340758">
        <w:t>incasso naar de nota voor de werkgever</w:t>
      </w:r>
      <w:r>
        <w:t>. Vanuit de standaard worden vrijgestelde premies op deelnemerniveau berekend en loopt dit via een apart object Incasso Ao naar de nota voor de contractant. B</w:t>
      </w:r>
      <w:r w:rsidRPr="00C31C67">
        <w:t>ij een</w:t>
      </w:r>
      <w:r>
        <w:t xml:space="preserve"> nota (</w:t>
      </w:r>
      <w:r w:rsidRPr="00C31C67">
        <w:t>factuur</w:t>
      </w:r>
      <w:r>
        <w:t xml:space="preserve">) wordt de </w:t>
      </w:r>
      <w:r w:rsidRPr="00C31C67">
        <w:t>soort</w:t>
      </w:r>
      <w:r>
        <w:t xml:space="preserve"> </w:t>
      </w:r>
      <w:r w:rsidRPr="00C31C67">
        <w:t xml:space="preserve">entiteit </w:t>
      </w:r>
      <w:r>
        <w:t xml:space="preserve">geleverd </w:t>
      </w:r>
      <w:r w:rsidRPr="00C31C67">
        <w:t>(werkgever, deelnemer,</w:t>
      </w:r>
      <w:r>
        <w:t xml:space="preserve"> </w:t>
      </w:r>
      <w:r w:rsidRPr="00C31C67">
        <w:t xml:space="preserve">contractant). Aan de </w:t>
      </w:r>
      <w:r>
        <w:t xml:space="preserve">entiteit </w:t>
      </w:r>
      <w:r w:rsidRPr="00C31C67">
        <w:t>contractant</w:t>
      </w:r>
      <w:r>
        <w:t xml:space="preserve"> </w:t>
      </w:r>
      <w:r w:rsidRPr="00C31C67">
        <w:t>is te</w:t>
      </w:r>
      <w:r>
        <w:t xml:space="preserve"> </w:t>
      </w:r>
      <w:r w:rsidRPr="00C31C67">
        <w:t>herkennen dat het</w:t>
      </w:r>
      <w:r>
        <w:t xml:space="preserve"> </w:t>
      </w:r>
      <w:r w:rsidRPr="00C31C67">
        <w:t>de factuur</w:t>
      </w:r>
      <w:r>
        <w:t xml:space="preserve"> </w:t>
      </w:r>
      <w:r w:rsidRPr="00C31C67">
        <w:t>met vrijgestelde</w:t>
      </w:r>
      <w:r>
        <w:t xml:space="preserve"> </w:t>
      </w:r>
      <w:r w:rsidRPr="00C31C67">
        <w:t>premies</w:t>
      </w:r>
      <w:r>
        <w:t xml:space="preserve"> </w:t>
      </w:r>
      <w:r w:rsidRPr="00C31C67">
        <w:t xml:space="preserve">is </w:t>
      </w:r>
      <w:r>
        <w:t>(n</w:t>
      </w:r>
      <w:r w:rsidRPr="00C31C67">
        <w:t>iet aan andere</w:t>
      </w:r>
      <w:r>
        <w:t xml:space="preserve"> </w:t>
      </w:r>
      <w:r w:rsidRPr="00C31C67">
        <w:t>velden</w:t>
      </w:r>
      <w:r>
        <w:t xml:space="preserve"> </w:t>
      </w:r>
      <w:r w:rsidRPr="00C31C67">
        <w:t>op de nota</w:t>
      </w:r>
      <w:r>
        <w:t>)</w:t>
      </w:r>
      <w:r w:rsidRPr="00C31C67">
        <w:t>.</w:t>
      </w:r>
      <w:r>
        <w:t xml:space="preserve"> Schematisch ziet dit er als volgt uit</w:t>
      </w:r>
    </w:p>
    <w:p w14:paraId="6E5AB88A" w14:textId="77777777" w:rsidR="00FC7180" w:rsidRDefault="00FC7180" w:rsidP="00FC7180"/>
    <w:p w14:paraId="296683F0" w14:textId="77777777" w:rsidR="00FC7180" w:rsidRPr="00340758" w:rsidRDefault="00FC7180" w:rsidP="00FC7180">
      <w:r>
        <w:rPr>
          <w:noProof/>
        </w:rPr>
        <w:drawing>
          <wp:inline distT="0" distB="0" distL="0" distR="0" wp14:anchorId="2F27F7FD" wp14:editId="0DED73A1">
            <wp:extent cx="1949087" cy="2228850"/>
            <wp:effectExtent l="0" t="0" r="0" b="0"/>
            <wp:docPr id="405077595"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77595" name="Afbeelding 1" descr="Afbeelding met tekst, schermopname, Lettertype&#10;&#10;Automatisch gegenereerde beschrijv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52198" cy="2232408"/>
                    </a:xfrm>
                    <a:prstGeom prst="rect">
                      <a:avLst/>
                    </a:prstGeom>
                    <a:noFill/>
                  </pic:spPr>
                </pic:pic>
              </a:graphicData>
            </a:graphic>
          </wp:inline>
        </w:drawing>
      </w:r>
    </w:p>
    <w:p w14:paraId="27E127C5" w14:textId="4BC595DC" w:rsidR="00FC7180" w:rsidRDefault="00FC7180" w:rsidP="00FC7180">
      <w:r>
        <w:t xml:space="preserve"> </w:t>
      </w:r>
    </w:p>
    <w:p w14:paraId="03BF6EB0" w14:textId="11448316" w:rsidR="00FC7180" w:rsidRDefault="00FC7180" w:rsidP="00FC7180">
      <w:pPr>
        <w:spacing w:line="240" w:lineRule="auto"/>
      </w:pPr>
      <w:r>
        <w:t>Voor beroepspensioenfondsen voldoet bovenstaande structuur niet helemaal, omdat voor zelfstandige dienstverbanden een andere premieberekening kan gelden met afwijkende premiepercentages</w:t>
      </w:r>
      <w:r w:rsidRPr="00980CE4">
        <w:t xml:space="preserve">. Omdat </w:t>
      </w:r>
      <w:r>
        <w:t xml:space="preserve">deze afwijkende premieberekening ook geldt voor vrijgestelde premies, kunnen de vrijgestelde premies niet berekend worden bij de deelnemer, maar moeten deze per dienstverband worden berekend. Voor beroepspensioenfondsen wordt daarom een andere structuur gebruikt, waarbij het aparte object Incasso Ao niet wordt gebruikt. In plaats daarvan worden bij dienstverband incasso zowel de reguliere als de vrijgestelde premies berekend en wordt de nota van de contractant opgesteld met de som van alle vrijgestelde premies over alle dienstverbanden heen. </w:t>
      </w:r>
      <w:commentRangeStart w:id="2591"/>
      <w:r>
        <w:t xml:space="preserve">Schematisch </w:t>
      </w:r>
      <w:commentRangeEnd w:id="2591"/>
      <w:r w:rsidR="00054BA8">
        <w:rPr>
          <w:rStyle w:val="CommentReference"/>
          <w:szCs w:val="22"/>
        </w:rPr>
        <w:commentReference w:id="2591"/>
      </w:r>
      <w:r>
        <w:t>ziet dit er als volgt uit</w:t>
      </w:r>
    </w:p>
    <w:p w14:paraId="6205F94D" w14:textId="77777777" w:rsidR="00FC7180" w:rsidRDefault="00FC7180" w:rsidP="00FC7180">
      <w:pPr>
        <w:spacing w:line="240" w:lineRule="auto"/>
      </w:pPr>
    </w:p>
    <w:p w14:paraId="1A39F4FD" w14:textId="77777777" w:rsidR="00FC7180" w:rsidRDefault="00FC7180" w:rsidP="00FC7180">
      <w:pPr>
        <w:spacing w:line="240" w:lineRule="auto"/>
      </w:pPr>
      <w:r>
        <w:rPr>
          <w:noProof/>
        </w:rPr>
        <w:drawing>
          <wp:inline distT="0" distB="0" distL="0" distR="0" wp14:anchorId="567EFAF7" wp14:editId="6979A3E1">
            <wp:extent cx="2228850" cy="2505047"/>
            <wp:effectExtent l="0" t="0" r="0" b="0"/>
            <wp:docPr id="2139271478" name="Afbeelding 2" descr="Afbeelding met tekst, schermopname,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1478" name="Afbeelding 2" descr="Afbeelding met tekst, schermopname, Lettertype, lijn&#10;&#10;Automatisch gegenereerde beschrijv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4451" cy="2511343"/>
                    </a:xfrm>
                    <a:prstGeom prst="rect">
                      <a:avLst/>
                    </a:prstGeom>
                    <a:noFill/>
                  </pic:spPr>
                </pic:pic>
              </a:graphicData>
            </a:graphic>
          </wp:inline>
        </w:drawing>
      </w:r>
    </w:p>
    <w:p w14:paraId="3C78449C" w14:textId="77777777" w:rsidR="00FC7180" w:rsidRDefault="00FC7180" w:rsidP="00FC7180">
      <w:pPr>
        <w:spacing w:line="240" w:lineRule="auto"/>
      </w:pPr>
    </w:p>
    <w:p w14:paraId="6CECDF13" w14:textId="77777777" w:rsidR="00FC7180" w:rsidRDefault="00FC7180" w:rsidP="00FC7180">
      <w:pPr>
        <w:spacing w:line="240" w:lineRule="auto"/>
      </w:pPr>
    </w:p>
    <w:p w14:paraId="5636C3E7" w14:textId="77777777" w:rsidR="00FC7180" w:rsidRDefault="00FC7180" w:rsidP="00FC7180">
      <w:pPr>
        <w:pStyle w:val="Heading3"/>
      </w:pPr>
      <w:bookmarkStart w:id="2592" w:name="_Toc174374786"/>
      <w:bookmarkStart w:id="2593" w:name="_Toc187312225"/>
      <w:bookmarkStart w:id="2594" w:name="_Toc1679070162"/>
      <w:bookmarkStart w:id="2595" w:name="_Toc1381882074"/>
      <w:r>
        <w:t>Klassentabel WAO</w:t>
      </w:r>
      <w:bookmarkEnd w:id="2592"/>
      <w:bookmarkEnd w:id="2593"/>
      <w:bookmarkEnd w:id="2594"/>
      <w:bookmarkEnd w:id="2595"/>
    </w:p>
    <w:tbl>
      <w:tblPr>
        <w:tblStyle w:val="TableGrid"/>
        <w:tblW w:w="0" w:type="auto"/>
        <w:tblLook w:val="04A0" w:firstRow="1" w:lastRow="0" w:firstColumn="1" w:lastColumn="0" w:noHBand="0" w:noVBand="1"/>
      </w:tblPr>
      <w:tblGrid>
        <w:gridCol w:w="878"/>
        <w:gridCol w:w="1798"/>
        <w:gridCol w:w="1213"/>
        <w:gridCol w:w="1816"/>
      </w:tblGrid>
      <w:tr w:rsidR="00FC7180" w:rsidRPr="00083C01" w14:paraId="141D2339" w14:textId="77777777" w:rsidTr="00182351">
        <w:trPr>
          <w:trHeight w:val="288"/>
        </w:trPr>
        <w:tc>
          <w:tcPr>
            <w:tcW w:w="878" w:type="dxa"/>
            <w:noWrap/>
            <w:hideMark/>
          </w:tcPr>
          <w:p w14:paraId="0E065342" w14:textId="77777777" w:rsidR="00FC7180" w:rsidRPr="00083C01" w:rsidRDefault="00FC7180">
            <w:r w:rsidRPr="00083C01">
              <w:t>Klasse</w:t>
            </w:r>
          </w:p>
        </w:tc>
        <w:tc>
          <w:tcPr>
            <w:tcW w:w="1798" w:type="dxa"/>
            <w:noWrap/>
            <w:hideMark/>
          </w:tcPr>
          <w:p w14:paraId="23B4B264" w14:textId="77777777" w:rsidR="00FC7180" w:rsidRPr="00083C01" w:rsidRDefault="00FC7180">
            <w:r w:rsidRPr="00083C01">
              <w:t>Omschrijving</w:t>
            </w:r>
          </w:p>
        </w:tc>
        <w:tc>
          <w:tcPr>
            <w:tcW w:w="1213" w:type="dxa"/>
            <w:noWrap/>
            <w:hideMark/>
          </w:tcPr>
          <w:p w14:paraId="662C6EA2" w14:textId="77777777" w:rsidR="00FC7180" w:rsidRPr="00083C01" w:rsidRDefault="00FC7180">
            <w:r w:rsidRPr="00083C01">
              <w:t>Klasse</w:t>
            </w:r>
            <w:r>
              <w:t>P</w:t>
            </w:r>
            <w:r w:rsidRPr="00083C01">
              <w:t>rc</w:t>
            </w:r>
          </w:p>
        </w:tc>
        <w:tc>
          <w:tcPr>
            <w:tcW w:w="1816" w:type="dxa"/>
            <w:noWrap/>
            <w:hideMark/>
          </w:tcPr>
          <w:p w14:paraId="519D218E" w14:textId="77777777" w:rsidR="00FC7180" w:rsidRPr="00083C01" w:rsidRDefault="00FC7180">
            <w:r w:rsidRPr="00083C01">
              <w:t>Voortzettings</w:t>
            </w:r>
            <w:r>
              <w:t>P</w:t>
            </w:r>
            <w:r w:rsidRPr="00083C01">
              <w:t>rc</w:t>
            </w:r>
          </w:p>
        </w:tc>
      </w:tr>
      <w:tr w:rsidR="00FC7180" w:rsidRPr="00083C01" w14:paraId="534FE600" w14:textId="77777777" w:rsidTr="00182351">
        <w:trPr>
          <w:trHeight w:val="288"/>
        </w:trPr>
        <w:tc>
          <w:tcPr>
            <w:tcW w:w="878" w:type="dxa"/>
            <w:noWrap/>
            <w:hideMark/>
          </w:tcPr>
          <w:p w14:paraId="3CDD04FE" w14:textId="77777777" w:rsidR="00FC7180" w:rsidRPr="00083C01" w:rsidRDefault="00FC7180">
            <w:r w:rsidRPr="00083C01">
              <w:t>0</w:t>
            </w:r>
          </w:p>
        </w:tc>
        <w:tc>
          <w:tcPr>
            <w:tcW w:w="1798" w:type="dxa"/>
            <w:noWrap/>
            <w:hideMark/>
          </w:tcPr>
          <w:p w14:paraId="06156276" w14:textId="77777777" w:rsidR="00FC7180" w:rsidRPr="00083C01" w:rsidRDefault="00FC7180">
            <w:r w:rsidRPr="00083C01">
              <w:t>Onbekend</w:t>
            </w:r>
          </w:p>
        </w:tc>
        <w:tc>
          <w:tcPr>
            <w:tcW w:w="1213" w:type="dxa"/>
            <w:noWrap/>
            <w:hideMark/>
          </w:tcPr>
          <w:p w14:paraId="7D6F08B4" w14:textId="77777777" w:rsidR="00FC7180" w:rsidRPr="00083C01" w:rsidRDefault="00FC7180">
            <w:r w:rsidRPr="00083C01">
              <w:t>0</w:t>
            </w:r>
          </w:p>
        </w:tc>
        <w:tc>
          <w:tcPr>
            <w:tcW w:w="1816" w:type="dxa"/>
            <w:noWrap/>
            <w:hideMark/>
          </w:tcPr>
          <w:p w14:paraId="27ADD84E" w14:textId="77777777" w:rsidR="00FC7180" w:rsidRPr="00083C01" w:rsidRDefault="00FC7180">
            <w:r w:rsidRPr="00083C01">
              <w:t>0</w:t>
            </w:r>
          </w:p>
        </w:tc>
      </w:tr>
      <w:tr w:rsidR="00FC7180" w:rsidRPr="00083C01" w14:paraId="516ABFD8" w14:textId="77777777" w:rsidTr="00182351">
        <w:trPr>
          <w:trHeight w:val="288"/>
        </w:trPr>
        <w:tc>
          <w:tcPr>
            <w:tcW w:w="878" w:type="dxa"/>
            <w:noWrap/>
            <w:hideMark/>
          </w:tcPr>
          <w:p w14:paraId="3B377AA6" w14:textId="77777777" w:rsidR="00FC7180" w:rsidRPr="00083C01" w:rsidRDefault="00FC7180">
            <w:r w:rsidRPr="00083C01">
              <w:t>1</w:t>
            </w:r>
          </w:p>
        </w:tc>
        <w:tc>
          <w:tcPr>
            <w:tcW w:w="1798" w:type="dxa"/>
            <w:noWrap/>
            <w:hideMark/>
          </w:tcPr>
          <w:p w14:paraId="5A68F451" w14:textId="77777777" w:rsidR="00FC7180" w:rsidRPr="00083C01" w:rsidRDefault="00FC7180">
            <w:r w:rsidRPr="00083C01">
              <w:t>Minder dan 15%</w:t>
            </w:r>
          </w:p>
        </w:tc>
        <w:tc>
          <w:tcPr>
            <w:tcW w:w="1213" w:type="dxa"/>
            <w:noWrap/>
            <w:hideMark/>
          </w:tcPr>
          <w:p w14:paraId="0771A23E" w14:textId="77777777" w:rsidR="00FC7180" w:rsidRPr="00083C01" w:rsidRDefault="00FC7180">
            <w:r w:rsidRPr="00083C01">
              <w:t>7</w:t>
            </w:r>
          </w:p>
        </w:tc>
        <w:tc>
          <w:tcPr>
            <w:tcW w:w="1816" w:type="dxa"/>
            <w:noWrap/>
            <w:hideMark/>
          </w:tcPr>
          <w:p w14:paraId="2D69DDB2" w14:textId="77777777" w:rsidR="00FC7180" w:rsidRPr="00083C01" w:rsidRDefault="00FC7180">
            <w:r w:rsidRPr="00083C01">
              <w:t>10</w:t>
            </w:r>
          </w:p>
        </w:tc>
      </w:tr>
      <w:tr w:rsidR="00FC7180" w:rsidRPr="00083C01" w14:paraId="5CD50BDB" w14:textId="77777777" w:rsidTr="00182351">
        <w:trPr>
          <w:trHeight w:val="288"/>
        </w:trPr>
        <w:tc>
          <w:tcPr>
            <w:tcW w:w="878" w:type="dxa"/>
            <w:noWrap/>
            <w:hideMark/>
          </w:tcPr>
          <w:p w14:paraId="074E9491" w14:textId="77777777" w:rsidR="00FC7180" w:rsidRPr="00083C01" w:rsidRDefault="00FC7180">
            <w:r w:rsidRPr="00083C01">
              <w:t>2</w:t>
            </w:r>
          </w:p>
        </w:tc>
        <w:tc>
          <w:tcPr>
            <w:tcW w:w="1798" w:type="dxa"/>
            <w:noWrap/>
            <w:hideMark/>
          </w:tcPr>
          <w:p w14:paraId="6CA64302" w14:textId="77777777" w:rsidR="00FC7180" w:rsidRPr="00083C01" w:rsidRDefault="00FC7180">
            <w:r w:rsidRPr="00083C01">
              <w:t>Minder dan 25%</w:t>
            </w:r>
          </w:p>
        </w:tc>
        <w:tc>
          <w:tcPr>
            <w:tcW w:w="1213" w:type="dxa"/>
            <w:noWrap/>
            <w:hideMark/>
          </w:tcPr>
          <w:p w14:paraId="416596BE" w14:textId="77777777" w:rsidR="00FC7180" w:rsidRPr="00083C01" w:rsidRDefault="00FC7180">
            <w:r w:rsidRPr="00083C01">
              <w:t>14</w:t>
            </w:r>
          </w:p>
        </w:tc>
        <w:tc>
          <w:tcPr>
            <w:tcW w:w="1816" w:type="dxa"/>
            <w:noWrap/>
            <w:hideMark/>
          </w:tcPr>
          <w:p w14:paraId="7154C9F7" w14:textId="77777777" w:rsidR="00FC7180" w:rsidRPr="00083C01" w:rsidRDefault="00FC7180">
            <w:r w:rsidRPr="00083C01">
              <w:t>20</w:t>
            </w:r>
          </w:p>
        </w:tc>
      </w:tr>
      <w:tr w:rsidR="00FC7180" w:rsidRPr="00083C01" w14:paraId="73F97222" w14:textId="77777777" w:rsidTr="00182351">
        <w:trPr>
          <w:trHeight w:val="288"/>
        </w:trPr>
        <w:tc>
          <w:tcPr>
            <w:tcW w:w="878" w:type="dxa"/>
            <w:noWrap/>
            <w:hideMark/>
          </w:tcPr>
          <w:p w14:paraId="7434A599" w14:textId="77777777" w:rsidR="00FC7180" w:rsidRPr="00083C01" w:rsidRDefault="00FC7180">
            <w:r w:rsidRPr="00083C01">
              <w:t>3</w:t>
            </w:r>
          </w:p>
        </w:tc>
        <w:tc>
          <w:tcPr>
            <w:tcW w:w="1798" w:type="dxa"/>
            <w:noWrap/>
            <w:hideMark/>
          </w:tcPr>
          <w:p w14:paraId="22C1E501" w14:textId="77777777" w:rsidR="00FC7180" w:rsidRPr="00083C01" w:rsidRDefault="00FC7180">
            <w:r w:rsidRPr="00083C01">
              <w:t>Minder dan 35%</w:t>
            </w:r>
          </w:p>
        </w:tc>
        <w:tc>
          <w:tcPr>
            <w:tcW w:w="1213" w:type="dxa"/>
            <w:noWrap/>
            <w:hideMark/>
          </w:tcPr>
          <w:p w14:paraId="037B2C1C" w14:textId="77777777" w:rsidR="00FC7180" w:rsidRPr="00083C01" w:rsidRDefault="00FC7180">
            <w:r w:rsidRPr="00083C01">
              <w:t>21</w:t>
            </w:r>
          </w:p>
        </w:tc>
        <w:tc>
          <w:tcPr>
            <w:tcW w:w="1816" w:type="dxa"/>
            <w:noWrap/>
            <w:hideMark/>
          </w:tcPr>
          <w:p w14:paraId="2757F25C" w14:textId="77777777" w:rsidR="00FC7180" w:rsidRPr="00083C01" w:rsidRDefault="00FC7180">
            <w:r w:rsidRPr="00083C01">
              <w:t>30</w:t>
            </w:r>
          </w:p>
        </w:tc>
      </w:tr>
      <w:tr w:rsidR="00FC7180" w:rsidRPr="00083C01" w14:paraId="251053FA" w14:textId="77777777" w:rsidTr="00182351">
        <w:trPr>
          <w:trHeight w:val="288"/>
        </w:trPr>
        <w:tc>
          <w:tcPr>
            <w:tcW w:w="878" w:type="dxa"/>
            <w:noWrap/>
            <w:hideMark/>
          </w:tcPr>
          <w:p w14:paraId="439C83D4" w14:textId="77777777" w:rsidR="00FC7180" w:rsidRPr="00083C01" w:rsidRDefault="00FC7180">
            <w:r w:rsidRPr="00083C01">
              <w:t>4</w:t>
            </w:r>
          </w:p>
        </w:tc>
        <w:tc>
          <w:tcPr>
            <w:tcW w:w="1798" w:type="dxa"/>
            <w:noWrap/>
            <w:hideMark/>
          </w:tcPr>
          <w:p w14:paraId="667A310F" w14:textId="77777777" w:rsidR="00FC7180" w:rsidRPr="00083C01" w:rsidRDefault="00FC7180">
            <w:r w:rsidRPr="00083C01">
              <w:t>Minder dan 45%</w:t>
            </w:r>
          </w:p>
        </w:tc>
        <w:tc>
          <w:tcPr>
            <w:tcW w:w="1213" w:type="dxa"/>
            <w:noWrap/>
            <w:hideMark/>
          </w:tcPr>
          <w:p w14:paraId="78B8EC81" w14:textId="77777777" w:rsidR="00FC7180" w:rsidRPr="00083C01" w:rsidRDefault="00FC7180">
            <w:r w:rsidRPr="00083C01">
              <w:t>28</w:t>
            </w:r>
          </w:p>
        </w:tc>
        <w:tc>
          <w:tcPr>
            <w:tcW w:w="1816" w:type="dxa"/>
            <w:noWrap/>
            <w:hideMark/>
          </w:tcPr>
          <w:p w14:paraId="69560BD2" w14:textId="77777777" w:rsidR="00FC7180" w:rsidRPr="00083C01" w:rsidRDefault="00FC7180">
            <w:r w:rsidRPr="00083C01">
              <w:t>40</w:t>
            </w:r>
          </w:p>
        </w:tc>
      </w:tr>
      <w:tr w:rsidR="00FC7180" w:rsidRPr="00083C01" w14:paraId="5BEDA4E4" w14:textId="77777777" w:rsidTr="00182351">
        <w:trPr>
          <w:trHeight w:val="288"/>
        </w:trPr>
        <w:tc>
          <w:tcPr>
            <w:tcW w:w="878" w:type="dxa"/>
            <w:noWrap/>
            <w:hideMark/>
          </w:tcPr>
          <w:p w14:paraId="7E726BBE" w14:textId="77777777" w:rsidR="00FC7180" w:rsidRPr="00083C01" w:rsidRDefault="00FC7180">
            <w:r w:rsidRPr="00083C01">
              <w:t>5</w:t>
            </w:r>
          </w:p>
        </w:tc>
        <w:tc>
          <w:tcPr>
            <w:tcW w:w="1798" w:type="dxa"/>
            <w:noWrap/>
            <w:hideMark/>
          </w:tcPr>
          <w:p w14:paraId="069C54A2" w14:textId="77777777" w:rsidR="00FC7180" w:rsidRPr="00083C01" w:rsidRDefault="00FC7180">
            <w:r w:rsidRPr="00083C01">
              <w:t>Minder dan 55%</w:t>
            </w:r>
          </w:p>
        </w:tc>
        <w:tc>
          <w:tcPr>
            <w:tcW w:w="1213" w:type="dxa"/>
            <w:noWrap/>
            <w:hideMark/>
          </w:tcPr>
          <w:p w14:paraId="36678107" w14:textId="77777777" w:rsidR="00FC7180" w:rsidRPr="00083C01" w:rsidRDefault="00FC7180">
            <w:r w:rsidRPr="00083C01">
              <w:t>35</w:t>
            </w:r>
          </w:p>
        </w:tc>
        <w:tc>
          <w:tcPr>
            <w:tcW w:w="1816" w:type="dxa"/>
            <w:noWrap/>
            <w:hideMark/>
          </w:tcPr>
          <w:p w14:paraId="3BCDA988" w14:textId="77777777" w:rsidR="00FC7180" w:rsidRPr="00083C01" w:rsidRDefault="00FC7180">
            <w:r w:rsidRPr="00083C01">
              <w:t>50</w:t>
            </w:r>
          </w:p>
        </w:tc>
      </w:tr>
      <w:tr w:rsidR="00FC7180" w:rsidRPr="00083C01" w14:paraId="6CA38744" w14:textId="77777777" w:rsidTr="00182351">
        <w:trPr>
          <w:trHeight w:val="288"/>
        </w:trPr>
        <w:tc>
          <w:tcPr>
            <w:tcW w:w="878" w:type="dxa"/>
            <w:noWrap/>
            <w:hideMark/>
          </w:tcPr>
          <w:p w14:paraId="46DB9A8A" w14:textId="77777777" w:rsidR="00FC7180" w:rsidRPr="00083C01" w:rsidRDefault="00FC7180">
            <w:r w:rsidRPr="00083C01">
              <w:t>6</w:t>
            </w:r>
          </w:p>
        </w:tc>
        <w:tc>
          <w:tcPr>
            <w:tcW w:w="1798" w:type="dxa"/>
            <w:noWrap/>
            <w:hideMark/>
          </w:tcPr>
          <w:p w14:paraId="71C4868F" w14:textId="77777777" w:rsidR="00FC7180" w:rsidRPr="00083C01" w:rsidRDefault="00FC7180">
            <w:r w:rsidRPr="00083C01">
              <w:t>Minder dan 65%</w:t>
            </w:r>
          </w:p>
        </w:tc>
        <w:tc>
          <w:tcPr>
            <w:tcW w:w="1213" w:type="dxa"/>
            <w:noWrap/>
            <w:hideMark/>
          </w:tcPr>
          <w:p w14:paraId="1B6B0168" w14:textId="77777777" w:rsidR="00FC7180" w:rsidRPr="00083C01" w:rsidRDefault="00FC7180">
            <w:r w:rsidRPr="00083C01">
              <w:t>42</w:t>
            </w:r>
          </w:p>
        </w:tc>
        <w:tc>
          <w:tcPr>
            <w:tcW w:w="1816" w:type="dxa"/>
            <w:noWrap/>
            <w:hideMark/>
          </w:tcPr>
          <w:p w14:paraId="7321A428" w14:textId="77777777" w:rsidR="00FC7180" w:rsidRPr="00083C01" w:rsidRDefault="00FC7180">
            <w:r w:rsidRPr="00083C01">
              <w:t>60</w:t>
            </w:r>
          </w:p>
        </w:tc>
      </w:tr>
      <w:tr w:rsidR="00FC7180" w:rsidRPr="00083C01" w14:paraId="53C4DF4E" w14:textId="77777777" w:rsidTr="00182351">
        <w:trPr>
          <w:trHeight w:val="288"/>
        </w:trPr>
        <w:tc>
          <w:tcPr>
            <w:tcW w:w="878" w:type="dxa"/>
            <w:noWrap/>
            <w:hideMark/>
          </w:tcPr>
          <w:p w14:paraId="58893BE7" w14:textId="77777777" w:rsidR="00FC7180" w:rsidRPr="00083C01" w:rsidRDefault="00FC7180">
            <w:r w:rsidRPr="00083C01">
              <w:t>7</w:t>
            </w:r>
          </w:p>
        </w:tc>
        <w:tc>
          <w:tcPr>
            <w:tcW w:w="1798" w:type="dxa"/>
            <w:noWrap/>
            <w:hideMark/>
          </w:tcPr>
          <w:p w14:paraId="23CC0508" w14:textId="77777777" w:rsidR="00FC7180" w:rsidRPr="00083C01" w:rsidRDefault="00FC7180">
            <w:r w:rsidRPr="00083C01">
              <w:t>Minder dan 80%</w:t>
            </w:r>
          </w:p>
        </w:tc>
        <w:tc>
          <w:tcPr>
            <w:tcW w:w="1213" w:type="dxa"/>
            <w:noWrap/>
            <w:hideMark/>
          </w:tcPr>
          <w:p w14:paraId="64E9BDE6" w14:textId="77777777" w:rsidR="00FC7180" w:rsidRPr="00083C01" w:rsidRDefault="00FC7180">
            <w:r w:rsidRPr="00083C01">
              <w:t>50,75</w:t>
            </w:r>
          </w:p>
        </w:tc>
        <w:tc>
          <w:tcPr>
            <w:tcW w:w="1816" w:type="dxa"/>
            <w:noWrap/>
            <w:hideMark/>
          </w:tcPr>
          <w:p w14:paraId="76271105" w14:textId="77777777" w:rsidR="00FC7180" w:rsidRPr="00083C01" w:rsidRDefault="00FC7180">
            <w:r w:rsidRPr="00083C01">
              <w:t>72,5</w:t>
            </w:r>
          </w:p>
        </w:tc>
      </w:tr>
      <w:tr w:rsidR="00FC7180" w:rsidRPr="00083C01" w14:paraId="26073AC2" w14:textId="77777777" w:rsidTr="00182351">
        <w:trPr>
          <w:trHeight w:val="288"/>
        </w:trPr>
        <w:tc>
          <w:tcPr>
            <w:tcW w:w="878" w:type="dxa"/>
            <w:noWrap/>
            <w:hideMark/>
          </w:tcPr>
          <w:p w14:paraId="42B7A228" w14:textId="77777777" w:rsidR="00FC7180" w:rsidRPr="00083C01" w:rsidRDefault="00FC7180">
            <w:r w:rsidRPr="00083C01">
              <w:t>8</w:t>
            </w:r>
          </w:p>
        </w:tc>
        <w:tc>
          <w:tcPr>
            <w:tcW w:w="1798" w:type="dxa"/>
            <w:noWrap/>
            <w:hideMark/>
          </w:tcPr>
          <w:p w14:paraId="19D4A4D0" w14:textId="77777777" w:rsidR="00FC7180" w:rsidRPr="00083C01" w:rsidRDefault="00FC7180">
            <w:r w:rsidRPr="00083C01">
              <w:t>Overig</w:t>
            </w:r>
          </w:p>
        </w:tc>
        <w:tc>
          <w:tcPr>
            <w:tcW w:w="1213" w:type="dxa"/>
            <w:noWrap/>
            <w:hideMark/>
          </w:tcPr>
          <w:p w14:paraId="0DC36F98" w14:textId="77777777" w:rsidR="00FC7180" w:rsidRPr="00083C01" w:rsidRDefault="00FC7180">
            <w:r w:rsidRPr="00083C01">
              <w:t>70</w:t>
            </w:r>
          </w:p>
        </w:tc>
        <w:tc>
          <w:tcPr>
            <w:tcW w:w="1816" w:type="dxa"/>
            <w:noWrap/>
            <w:hideMark/>
          </w:tcPr>
          <w:p w14:paraId="1D9CDE42" w14:textId="77777777" w:rsidR="00FC7180" w:rsidRPr="00083C01" w:rsidRDefault="00FC7180">
            <w:r w:rsidRPr="00083C01">
              <w:t>100</w:t>
            </w:r>
          </w:p>
        </w:tc>
      </w:tr>
    </w:tbl>
    <w:p w14:paraId="7E65E177" w14:textId="77777777" w:rsidR="00FC7180" w:rsidRDefault="00FC7180" w:rsidP="00FC7180">
      <w:pPr>
        <w:spacing w:line="240" w:lineRule="auto"/>
      </w:pPr>
      <w:r>
        <w:t>De kolom KlassePrc wordt bij WAO niet gebruikt, omdat bij WAO de klasse wordt meegegeven door SUAG. De kolomwaarden zijn louter gevuld om analogie met de WIA tabel zo groot mogelijk te houden</w:t>
      </w:r>
    </w:p>
    <w:p w14:paraId="25878CE4" w14:textId="77777777" w:rsidR="00FC7180" w:rsidRDefault="00FC7180" w:rsidP="00FC7180">
      <w:pPr>
        <w:spacing w:line="240" w:lineRule="auto"/>
      </w:pPr>
    </w:p>
    <w:p w14:paraId="5C34C7A4" w14:textId="77777777" w:rsidR="00FC7180" w:rsidRDefault="00FC7180" w:rsidP="00FC7180">
      <w:pPr>
        <w:pStyle w:val="Heading3"/>
      </w:pPr>
      <w:bookmarkStart w:id="2596" w:name="_Toc174374787"/>
      <w:bookmarkStart w:id="2597" w:name="_Toc187312226"/>
      <w:bookmarkStart w:id="2598" w:name="_Toc895959967"/>
      <w:bookmarkStart w:id="2599" w:name="_Toc1389126003"/>
      <w:r>
        <w:t>Klassentabel WIA</w:t>
      </w:r>
      <w:bookmarkEnd w:id="2596"/>
      <w:bookmarkEnd w:id="2597"/>
      <w:bookmarkEnd w:id="2598"/>
      <w:bookmarkEnd w:id="2599"/>
    </w:p>
    <w:tbl>
      <w:tblPr>
        <w:tblStyle w:val="TableGrid"/>
        <w:tblW w:w="0" w:type="auto"/>
        <w:tblLook w:val="04A0" w:firstRow="1" w:lastRow="0" w:firstColumn="1" w:lastColumn="0" w:noHBand="0" w:noVBand="1"/>
      </w:tblPr>
      <w:tblGrid>
        <w:gridCol w:w="878"/>
        <w:gridCol w:w="1798"/>
        <w:gridCol w:w="1161"/>
        <w:gridCol w:w="1816"/>
      </w:tblGrid>
      <w:tr w:rsidR="00FC7180" w:rsidRPr="00083C01" w14:paraId="2762A674" w14:textId="77777777" w:rsidTr="00182351">
        <w:trPr>
          <w:trHeight w:val="288"/>
        </w:trPr>
        <w:tc>
          <w:tcPr>
            <w:tcW w:w="878" w:type="dxa"/>
            <w:noWrap/>
            <w:hideMark/>
          </w:tcPr>
          <w:p w14:paraId="6FDBBCFC" w14:textId="77777777" w:rsidR="00FC7180" w:rsidRPr="00083C01" w:rsidRDefault="00FC7180">
            <w:r w:rsidRPr="00083C01">
              <w:t>Klasse</w:t>
            </w:r>
          </w:p>
        </w:tc>
        <w:tc>
          <w:tcPr>
            <w:tcW w:w="1798" w:type="dxa"/>
            <w:noWrap/>
            <w:hideMark/>
          </w:tcPr>
          <w:p w14:paraId="5BEE0AA7" w14:textId="77777777" w:rsidR="00FC7180" w:rsidRPr="00083C01" w:rsidRDefault="00FC7180">
            <w:r w:rsidRPr="00083C01">
              <w:t>Omschrijving</w:t>
            </w:r>
          </w:p>
        </w:tc>
        <w:tc>
          <w:tcPr>
            <w:tcW w:w="1161" w:type="dxa"/>
            <w:noWrap/>
            <w:hideMark/>
          </w:tcPr>
          <w:p w14:paraId="561B934A" w14:textId="77777777" w:rsidR="00FC7180" w:rsidRPr="00083C01" w:rsidRDefault="00FC7180">
            <w:r w:rsidRPr="00083C01">
              <w:t>Klasse</w:t>
            </w:r>
            <w:r>
              <w:t>P</w:t>
            </w:r>
            <w:r w:rsidRPr="00083C01">
              <w:t>rc</w:t>
            </w:r>
          </w:p>
        </w:tc>
        <w:tc>
          <w:tcPr>
            <w:tcW w:w="1816" w:type="dxa"/>
            <w:noWrap/>
            <w:hideMark/>
          </w:tcPr>
          <w:p w14:paraId="7AEE69ED" w14:textId="77777777" w:rsidR="00FC7180" w:rsidRPr="00083C01" w:rsidRDefault="00FC7180">
            <w:r w:rsidRPr="00083C01">
              <w:t>Voortzettings</w:t>
            </w:r>
            <w:r>
              <w:t>P</w:t>
            </w:r>
            <w:r w:rsidRPr="00083C01">
              <w:t>rc</w:t>
            </w:r>
          </w:p>
        </w:tc>
      </w:tr>
      <w:tr w:rsidR="00FC7180" w:rsidRPr="00083C01" w14:paraId="2ED02637" w14:textId="77777777" w:rsidTr="00182351">
        <w:trPr>
          <w:trHeight w:val="288"/>
        </w:trPr>
        <w:tc>
          <w:tcPr>
            <w:tcW w:w="878" w:type="dxa"/>
            <w:noWrap/>
            <w:hideMark/>
          </w:tcPr>
          <w:p w14:paraId="0E9885A3" w14:textId="77777777" w:rsidR="00FC7180" w:rsidRPr="00083C01" w:rsidRDefault="00FC7180">
            <w:r w:rsidRPr="00083C01">
              <w:t>0</w:t>
            </w:r>
          </w:p>
        </w:tc>
        <w:tc>
          <w:tcPr>
            <w:tcW w:w="1798" w:type="dxa"/>
            <w:noWrap/>
            <w:hideMark/>
          </w:tcPr>
          <w:p w14:paraId="0C4B7B5C" w14:textId="77777777" w:rsidR="00FC7180" w:rsidRPr="00083C01" w:rsidRDefault="00FC7180">
            <w:r w:rsidRPr="00083C01">
              <w:t>Onbekend</w:t>
            </w:r>
          </w:p>
        </w:tc>
        <w:tc>
          <w:tcPr>
            <w:tcW w:w="1161" w:type="dxa"/>
            <w:noWrap/>
            <w:hideMark/>
          </w:tcPr>
          <w:p w14:paraId="46C8344A" w14:textId="77777777" w:rsidR="00FC7180" w:rsidRPr="00083C01" w:rsidRDefault="00FC7180">
            <w:r w:rsidRPr="00083C01">
              <w:t>0</w:t>
            </w:r>
          </w:p>
        </w:tc>
        <w:tc>
          <w:tcPr>
            <w:tcW w:w="1816" w:type="dxa"/>
            <w:noWrap/>
            <w:hideMark/>
          </w:tcPr>
          <w:p w14:paraId="098AD9BF" w14:textId="77777777" w:rsidR="00FC7180" w:rsidRPr="00083C01" w:rsidRDefault="00FC7180">
            <w:r w:rsidRPr="00083C01">
              <w:t>0</w:t>
            </w:r>
          </w:p>
        </w:tc>
      </w:tr>
      <w:tr w:rsidR="00FC7180" w:rsidRPr="00083C01" w14:paraId="1135E0F6" w14:textId="77777777" w:rsidTr="00182351">
        <w:trPr>
          <w:trHeight w:val="288"/>
        </w:trPr>
        <w:tc>
          <w:tcPr>
            <w:tcW w:w="878" w:type="dxa"/>
            <w:noWrap/>
            <w:hideMark/>
          </w:tcPr>
          <w:p w14:paraId="0256DDCE" w14:textId="77777777" w:rsidR="00FC7180" w:rsidRPr="00083C01" w:rsidRDefault="00FC7180">
            <w:r w:rsidRPr="00083C01">
              <w:t>1</w:t>
            </w:r>
          </w:p>
        </w:tc>
        <w:tc>
          <w:tcPr>
            <w:tcW w:w="1798" w:type="dxa"/>
            <w:noWrap/>
            <w:hideMark/>
          </w:tcPr>
          <w:p w14:paraId="5987E8CC" w14:textId="77777777" w:rsidR="00FC7180" w:rsidRPr="00083C01" w:rsidRDefault="00FC7180">
            <w:r w:rsidRPr="00083C01">
              <w:t>Minder dan 15%</w:t>
            </w:r>
          </w:p>
        </w:tc>
        <w:tc>
          <w:tcPr>
            <w:tcW w:w="1161" w:type="dxa"/>
            <w:noWrap/>
            <w:hideMark/>
          </w:tcPr>
          <w:p w14:paraId="4DFAC675" w14:textId="77777777" w:rsidR="00FC7180" w:rsidRPr="00083C01" w:rsidRDefault="00FC7180">
            <w:r w:rsidRPr="00083C01">
              <w:t>7</w:t>
            </w:r>
          </w:p>
        </w:tc>
        <w:tc>
          <w:tcPr>
            <w:tcW w:w="1816" w:type="dxa"/>
            <w:noWrap/>
            <w:hideMark/>
          </w:tcPr>
          <w:p w14:paraId="289C5A03" w14:textId="77777777" w:rsidR="00FC7180" w:rsidRPr="00083C01" w:rsidRDefault="00FC7180">
            <w:r w:rsidRPr="00083C01">
              <w:t>0</w:t>
            </w:r>
          </w:p>
        </w:tc>
      </w:tr>
      <w:tr w:rsidR="00FC7180" w:rsidRPr="00083C01" w14:paraId="078B34D8" w14:textId="77777777" w:rsidTr="00182351">
        <w:trPr>
          <w:trHeight w:val="288"/>
        </w:trPr>
        <w:tc>
          <w:tcPr>
            <w:tcW w:w="878" w:type="dxa"/>
            <w:noWrap/>
            <w:hideMark/>
          </w:tcPr>
          <w:p w14:paraId="5B03F5DD" w14:textId="77777777" w:rsidR="00FC7180" w:rsidRPr="00083C01" w:rsidRDefault="00FC7180">
            <w:r w:rsidRPr="00083C01">
              <w:t>2</w:t>
            </w:r>
          </w:p>
        </w:tc>
        <w:tc>
          <w:tcPr>
            <w:tcW w:w="1798" w:type="dxa"/>
            <w:noWrap/>
            <w:hideMark/>
          </w:tcPr>
          <w:p w14:paraId="41FBF77A" w14:textId="77777777" w:rsidR="00FC7180" w:rsidRPr="00083C01" w:rsidRDefault="00FC7180">
            <w:r w:rsidRPr="00083C01">
              <w:t>Minder dan 25%</w:t>
            </w:r>
          </w:p>
        </w:tc>
        <w:tc>
          <w:tcPr>
            <w:tcW w:w="1161" w:type="dxa"/>
            <w:noWrap/>
            <w:hideMark/>
          </w:tcPr>
          <w:p w14:paraId="7A51D524" w14:textId="77777777" w:rsidR="00FC7180" w:rsidRPr="00083C01" w:rsidRDefault="00FC7180">
            <w:r w:rsidRPr="00083C01">
              <w:t>14</w:t>
            </w:r>
          </w:p>
        </w:tc>
        <w:tc>
          <w:tcPr>
            <w:tcW w:w="1816" w:type="dxa"/>
            <w:noWrap/>
            <w:hideMark/>
          </w:tcPr>
          <w:p w14:paraId="306AAD68" w14:textId="77777777" w:rsidR="00FC7180" w:rsidRPr="00083C01" w:rsidRDefault="00FC7180">
            <w:r w:rsidRPr="00083C01">
              <w:t>0</w:t>
            </w:r>
          </w:p>
        </w:tc>
      </w:tr>
      <w:tr w:rsidR="00FC7180" w:rsidRPr="00083C01" w14:paraId="37B26D34" w14:textId="77777777" w:rsidTr="00182351">
        <w:trPr>
          <w:trHeight w:val="288"/>
        </w:trPr>
        <w:tc>
          <w:tcPr>
            <w:tcW w:w="878" w:type="dxa"/>
            <w:noWrap/>
            <w:hideMark/>
          </w:tcPr>
          <w:p w14:paraId="0276EF94" w14:textId="77777777" w:rsidR="00FC7180" w:rsidRPr="00083C01" w:rsidRDefault="00FC7180">
            <w:r w:rsidRPr="00083C01">
              <w:t>3</w:t>
            </w:r>
          </w:p>
        </w:tc>
        <w:tc>
          <w:tcPr>
            <w:tcW w:w="1798" w:type="dxa"/>
            <w:noWrap/>
            <w:hideMark/>
          </w:tcPr>
          <w:p w14:paraId="27D1C195" w14:textId="77777777" w:rsidR="00FC7180" w:rsidRPr="00083C01" w:rsidRDefault="00FC7180">
            <w:r w:rsidRPr="00083C01">
              <w:t>Minder dan 35%</w:t>
            </w:r>
          </w:p>
        </w:tc>
        <w:tc>
          <w:tcPr>
            <w:tcW w:w="1161" w:type="dxa"/>
            <w:noWrap/>
            <w:hideMark/>
          </w:tcPr>
          <w:p w14:paraId="34FC292E" w14:textId="77777777" w:rsidR="00FC7180" w:rsidRPr="00083C01" w:rsidRDefault="00FC7180">
            <w:r w:rsidRPr="00083C01">
              <w:t>21</w:t>
            </w:r>
          </w:p>
        </w:tc>
        <w:tc>
          <w:tcPr>
            <w:tcW w:w="1816" w:type="dxa"/>
            <w:noWrap/>
            <w:hideMark/>
          </w:tcPr>
          <w:p w14:paraId="48C48F18" w14:textId="77777777" w:rsidR="00FC7180" w:rsidRPr="00083C01" w:rsidRDefault="00FC7180">
            <w:r w:rsidRPr="00083C01">
              <w:t>0</w:t>
            </w:r>
          </w:p>
        </w:tc>
      </w:tr>
      <w:tr w:rsidR="00FC7180" w:rsidRPr="00083C01" w14:paraId="1F09A6DA" w14:textId="77777777" w:rsidTr="00182351">
        <w:trPr>
          <w:trHeight w:val="288"/>
        </w:trPr>
        <w:tc>
          <w:tcPr>
            <w:tcW w:w="878" w:type="dxa"/>
            <w:noWrap/>
            <w:hideMark/>
          </w:tcPr>
          <w:p w14:paraId="5314236E" w14:textId="77777777" w:rsidR="00FC7180" w:rsidRPr="00083C01" w:rsidRDefault="00FC7180">
            <w:r w:rsidRPr="00083C01">
              <w:t>4</w:t>
            </w:r>
          </w:p>
        </w:tc>
        <w:tc>
          <w:tcPr>
            <w:tcW w:w="1798" w:type="dxa"/>
            <w:noWrap/>
            <w:hideMark/>
          </w:tcPr>
          <w:p w14:paraId="46A00E00" w14:textId="77777777" w:rsidR="00FC7180" w:rsidRPr="00083C01" w:rsidRDefault="00FC7180">
            <w:r w:rsidRPr="00083C01">
              <w:t>Minder dan 45%</w:t>
            </w:r>
          </w:p>
        </w:tc>
        <w:tc>
          <w:tcPr>
            <w:tcW w:w="1161" w:type="dxa"/>
            <w:noWrap/>
            <w:hideMark/>
          </w:tcPr>
          <w:p w14:paraId="0545E414" w14:textId="77777777" w:rsidR="00FC7180" w:rsidRPr="00083C01" w:rsidRDefault="00FC7180">
            <w:r w:rsidRPr="00083C01">
              <w:t>28</w:t>
            </w:r>
          </w:p>
        </w:tc>
        <w:tc>
          <w:tcPr>
            <w:tcW w:w="1816" w:type="dxa"/>
            <w:noWrap/>
            <w:hideMark/>
          </w:tcPr>
          <w:p w14:paraId="654B9114" w14:textId="77777777" w:rsidR="00FC7180" w:rsidRPr="00083C01" w:rsidRDefault="00FC7180">
            <w:r w:rsidRPr="00083C01">
              <w:t>40</w:t>
            </w:r>
          </w:p>
        </w:tc>
      </w:tr>
      <w:tr w:rsidR="00FC7180" w:rsidRPr="00083C01" w14:paraId="2F93261E" w14:textId="77777777" w:rsidTr="00182351">
        <w:trPr>
          <w:trHeight w:val="288"/>
        </w:trPr>
        <w:tc>
          <w:tcPr>
            <w:tcW w:w="878" w:type="dxa"/>
            <w:noWrap/>
            <w:hideMark/>
          </w:tcPr>
          <w:p w14:paraId="5052B2F7" w14:textId="77777777" w:rsidR="00FC7180" w:rsidRPr="00083C01" w:rsidRDefault="00FC7180">
            <w:r w:rsidRPr="00083C01">
              <w:t>5</w:t>
            </w:r>
          </w:p>
        </w:tc>
        <w:tc>
          <w:tcPr>
            <w:tcW w:w="1798" w:type="dxa"/>
            <w:noWrap/>
            <w:hideMark/>
          </w:tcPr>
          <w:p w14:paraId="0FA8894C" w14:textId="77777777" w:rsidR="00FC7180" w:rsidRPr="00083C01" w:rsidRDefault="00FC7180">
            <w:r w:rsidRPr="00083C01">
              <w:t>Minder dan 55%</w:t>
            </w:r>
          </w:p>
        </w:tc>
        <w:tc>
          <w:tcPr>
            <w:tcW w:w="1161" w:type="dxa"/>
            <w:noWrap/>
            <w:hideMark/>
          </w:tcPr>
          <w:p w14:paraId="4FA7DABC" w14:textId="77777777" w:rsidR="00FC7180" w:rsidRPr="00083C01" w:rsidRDefault="00FC7180">
            <w:r w:rsidRPr="00083C01">
              <w:t>35</w:t>
            </w:r>
          </w:p>
        </w:tc>
        <w:tc>
          <w:tcPr>
            <w:tcW w:w="1816" w:type="dxa"/>
            <w:noWrap/>
            <w:hideMark/>
          </w:tcPr>
          <w:p w14:paraId="757F4BFD" w14:textId="77777777" w:rsidR="00FC7180" w:rsidRPr="00083C01" w:rsidRDefault="00FC7180">
            <w:r w:rsidRPr="00083C01">
              <w:t>50</w:t>
            </w:r>
          </w:p>
        </w:tc>
      </w:tr>
      <w:tr w:rsidR="00FC7180" w:rsidRPr="00083C01" w14:paraId="0026B3F8" w14:textId="77777777" w:rsidTr="00182351">
        <w:trPr>
          <w:trHeight w:val="288"/>
        </w:trPr>
        <w:tc>
          <w:tcPr>
            <w:tcW w:w="878" w:type="dxa"/>
            <w:noWrap/>
            <w:hideMark/>
          </w:tcPr>
          <w:p w14:paraId="3B2A1475" w14:textId="77777777" w:rsidR="00FC7180" w:rsidRPr="00083C01" w:rsidRDefault="00FC7180">
            <w:r w:rsidRPr="00083C01">
              <w:t>6</w:t>
            </w:r>
          </w:p>
        </w:tc>
        <w:tc>
          <w:tcPr>
            <w:tcW w:w="1798" w:type="dxa"/>
            <w:noWrap/>
            <w:hideMark/>
          </w:tcPr>
          <w:p w14:paraId="585F91E3" w14:textId="77777777" w:rsidR="00FC7180" w:rsidRPr="00083C01" w:rsidRDefault="00FC7180">
            <w:r w:rsidRPr="00083C01">
              <w:t>Minder dan 65%</w:t>
            </w:r>
          </w:p>
        </w:tc>
        <w:tc>
          <w:tcPr>
            <w:tcW w:w="1161" w:type="dxa"/>
            <w:noWrap/>
            <w:hideMark/>
          </w:tcPr>
          <w:p w14:paraId="656C92F2" w14:textId="77777777" w:rsidR="00FC7180" w:rsidRPr="00083C01" w:rsidRDefault="00FC7180">
            <w:r w:rsidRPr="00083C01">
              <w:t>42</w:t>
            </w:r>
          </w:p>
        </w:tc>
        <w:tc>
          <w:tcPr>
            <w:tcW w:w="1816" w:type="dxa"/>
            <w:noWrap/>
            <w:hideMark/>
          </w:tcPr>
          <w:p w14:paraId="114E33D2" w14:textId="77777777" w:rsidR="00FC7180" w:rsidRPr="00083C01" w:rsidRDefault="00FC7180">
            <w:r w:rsidRPr="00083C01">
              <w:t>60</w:t>
            </w:r>
          </w:p>
        </w:tc>
      </w:tr>
      <w:tr w:rsidR="00FC7180" w:rsidRPr="00083C01" w14:paraId="6CE2FDF7" w14:textId="77777777" w:rsidTr="00182351">
        <w:trPr>
          <w:trHeight w:val="288"/>
        </w:trPr>
        <w:tc>
          <w:tcPr>
            <w:tcW w:w="878" w:type="dxa"/>
            <w:noWrap/>
            <w:hideMark/>
          </w:tcPr>
          <w:p w14:paraId="67D2D8CE" w14:textId="77777777" w:rsidR="00FC7180" w:rsidRPr="00083C01" w:rsidRDefault="00FC7180">
            <w:r w:rsidRPr="00083C01">
              <w:t>7</w:t>
            </w:r>
          </w:p>
        </w:tc>
        <w:tc>
          <w:tcPr>
            <w:tcW w:w="1798" w:type="dxa"/>
            <w:noWrap/>
            <w:hideMark/>
          </w:tcPr>
          <w:p w14:paraId="1ED43B05" w14:textId="77777777" w:rsidR="00FC7180" w:rsidRPr="00083C01" w:rsidRDefault="00FC7180">
            <w:r w:rsidRPr="00083C01">
              <w:t>Minder dan 80%</w:t>
            </w:r>
          </w:p>
        </w:tc>
        <w:tc>
          <w:tcPr>
            <w:tcW w:w="1161" w:type="dxa"/>
            <w:noWrap/>
            <w:hideMark/>
          </w:tcPr>
          <w:p w14:paraId="4EE8EB0F" w14:textId="77777777" w:rsidR="00FC7180" w:rsidRPr="00083C01" w:rsidRDefault="00FC7180">
            <w:r w:rsidRPr="00083C01">
              <w:t>50,75</w:t>
            </w:r>
          </w:p>
        </w:tc>
        <w:tc>
          <w:tcPr>
            <w:tcW w:w="1816" w:type="dxa"/>
            <w:noWrap/>
            <w:hideMark/>
          </w:tcPr>
          <w:p w14:paraId="588E79C9" w14:textId="77777777" w:rsidR="00FC7180" w:rsidRPr="00083C01" w:rsidRDefault="00FC7180">
            <w:r w:rsidRPr="00083C01">
              <w:t>72,5</w:t>
            </w:r>
          </w:p>
        </w:tc>
      </w:tr>
      <w:tr w:rsidR="00FC7180" w:rsidRPr="00083C01" w14:paraId="2AD63AC4" w14:textId="77777777" w:rsidTr="00182351">
        <w:trPr>
          <w:trHeight w:val="288"/>
        </w:trPr>
        <w:tc>
          <w:tcPr>
            <w:tcW w:w="878" w:type="dxa"/>
            <w:noWrap/>
            <w:hideMark/>
          </w:tcPr>
          <w:p w14:paraId="5B35E6CA" w14:textId="77777777" w:rsidR="00FC7180" w:rsidRPr="00083C01" w:rsidRDefault="00FC7180">
            <w:r w:rsidRPr="00083C01">
              <w:t>8</w:t>
            </w:r>
          </w:p>
        </w:tc>
        <w:tc>
          <w:tcPr>
            <w:tcW w:w="1798" w:type="dxa"/>
            <w:noWrap/>
            <w:hideMark/>
          </w:tcPr>
          <w:p w14:paraId="3DE3A92D" w14:textId="77777777" w:rsidR="00FC7180" w:rsidRPr="00083C01" w:rsidRDefault="00FC7180">
            <w:r w:rsidRPr="00083C01">
              <w:t>Overig</w:t>
            </w:r>
          </w:p>
        </w:tc>
        <w:tc>
          <w:tcPr>
            <w:tcW w:w="1161" w:type="dxa"/>
            <w:noWrap/>
            <w:hideMark/>
          </w:tcPr>
          <w:p w14:paraId="61DDFC5C" w14:textId="77777777" w:rsidR="00FC7180" w:rsidRPr="00083C01" w:rsidRDefault="00FC7180">
            <w:r w:rsidRPr="00083C01">
              <w:t>70</w:t>
            </w:r>
          </w:p>
        </w:tc>
        <w:tc>
          <w:tcPr>
            <w:tcW w:w="1816" w:type="dxa"/>
            <w:noWrap/>
            <w:hideMark/>
          </w:tcPr>
          <w:p w14:paraId="1C274D89" w14:textId="77777777" w:rsidR="00FC7180" w:rsidRPr="00083C01" w:rsidRDefault="00FC7180">
            <w:r w:rsidRPr="00083C01">
              <w:t>100</w:t>
            </w:r>
          </w:p>
        </w:tc>
      </w:tr>
    </w:tbl>
    <w:p w14:paraId="77993B4E" w14:textId="77777777" w:rsidR="00FC7180" w:rsidRPr="004C135D" w:rsidRDefault="00FC7180" w:rsidP="00FC7180">
      <w:pPr>
        <w:spacing w:line="240" w:lineRule="auto"/>
      </w:pPr>
      <w:r w:rsidRPr="004C135D">
        <w:t>Bij de WIA wordt door het SUAG de KlassePrc meegegeven. Op basis van KlassePrc wordt de dlnPrcKlasseAO afgeleid. Voorbeeld: bij waarde 28 voor dlnPrcKlasseAo vanuit de SUAG interface wordt klasse 4: Minder dan 45% AO afgeleid.</w:t>
      </w:r>
    </w:p>
    <w:p w14:paraId="2809BA79" w14:textId="77777777" w:rsidR="00FC7180" w:rsidRDefault="00FC7180" w:rsidP="00FC7180">
      <w:pPr>
        <w:spacing w:line="240" w:lineRule="auto"/>
      </w:pPr>
    </w:p>
    <w:p w14:paraId="1843803D" w14:textId="092B376C" w:rsidR="00FC7180" w:rsidRDefault="00FC7180" w:rsidP="00FC7180">
      <w:pPr>
        <w:pStyle w:val="Heading3"/>
      </w:pPr>
      <w:bookmarkStart w:id="2600" w:name="_Toc187312227"/>
      <w:bookmarkStart w:id="2601" w:name="_Toc1679561068"/>
      <w:bookmarkStart w:id="2602" w:name="_Toc1609573471"/>
      <w:bookmarkStart w:id="2603" w:name="_Toc174374788"/>
      <w:r>
        <w:t>Klassentabel met invoer ao-percentage</w:t>
      </w:r>
      <w:bookmarkEnd w:id="2600"/>
      <w:bookmarkEnd w:id="2601"/>
      <w:bookmarkEnd w:id="2602"/>
      <w:r>
        <w:t xml:space="preserve"> </w:t>
      </w:r>
      <w:bookmarkEnd w:id="2603"/>
    </w:p>
    <w:p w14:paraId="709B5430" w14:textId="6F310EDA" w:rsidR="00FC7180" w:rsidRDefault="00FC7180" w:rsidP="00FC7180">
      <w:pPr>
        <w:spacing w:line="240" w:lineRule="auto"/>
      </w:pPr>
      <w:r>
        <w:t xml:space="preserve">Bij </w:t>
      </w:r>
      <w:r w:rsidRPr="00CB0066">
        <w:t>de beroepspensioenfond</w:t>
      </w:r>
      <w:r w:rsidR="00F17E3F">
        <w:t>s</w:t>
      </w:r>
      <w:r w:rsidRPr="00CB0066">
        <w:t xml:space="preserve">en wordt bij de handmatige invoer het dlnPrcKlasseAO (AO%) meegegeven. </w:t>
      </w:r>
      <w:r w:rsidR="006102E6">
        <w:t>Het ingerichte klassePrc</w:t>
      </w:r>
      <w:r w:rsidR="00CE7451">
        <w:t xml:space="preserve"> wijkt daarom af van dat van SUAG invoer. Ook </w:t>
      </w:r>
      <w:r w:rsidR="00816393">
        <w:t>zijn er afwijkingen in het vrijstellingspercentage (kolom voortzettingsPrc).</w:t>
      </w:r>
      <w:r w:rsidR="00657AD2">
        <w:t xml:space="preserve"> Daarom wordt een aparte tabel geïntroduceerd die gekoppeld kan worden aan de reglementen voor beroe</w:t>
      </w:r>
      <w:r w:rsidR="00332B52">
        <w:t>pspensioenfondsen.</w:t>
      </w:r>
    </w:p>
    <w:p w14:paraId="172CBC50" w14:textId="77777777" w:rsidR="00304B15" w:rsidRDefault="00304B15" w:rsidP="00FC7180">
      <w:pPr>
        <w:spacing w:line="240" w:lineRule="auto"/>
      </w:pPr>
    </w:p>
    <w:p w14:paraId="2D4FE075" w14:textId="43519349" w:rsidR="00FC7180" w:rsidRPr="00CE5781" w:rsidRDefault="00FC7180" w:rsidP="00FC7180">
      <w:pPr>
        <w:spacing w:line="240" w:lineRule="auto"/>
      </w:pPr>
      <w:r>
        <w:t xml:space="preserve">De tabel </w:t>
      </w:r>
      <w:r w:rsidR="00374390" w:rsidRPr="00374390">
        <w:t>ziet er</w:t>
      </w:r>
      <w:r>
        <w:t xml:space="preserve"> als volgt uit</w:t>
      </w:r>
    </w:p>
    <w:tbl>
      <w:tblPr>
        <w:tblStyle w:val="TableGrid"/>
        <w:tblW w:w="0" w:type="auto"/>
        <w:tblLook w:val="04A0" w:firstRow="1" w:lastRow="0" w:firstColumn="1" w:lastColumn="0" w:noHBand="0" w:noVBand="1"/>
      </w:tblPr>
      <w:tblGrid>
        <w:gridCol w:w="878"/>
        <w:gridCol w:w="1798"/>
        <w:gridCol w:w="1161"/>
        <w:gridCol w:w="1816"/>
      </w:tblGrid>
      <w:tr w:rsidR="00FC7180" w:rsidRPr="00083C01" w14:paraId="25A81F3D" w14:textId="77777777" w:rsidTr="00182351">
        <w:trPr>
          <w:trHeight w:val="288"/>
        </w:trPr>
        <w:tc>
          <w:tcPr>
            <w:tcW w:w="878" w:type="dxa"/>
            <w:noWrap/>
            <w:hideMark/>
          </w:tcPr>
          <w:p w14:paraId="6C62BCCC" w14:textId="77777777" w:rsidR="00FC7180" w:rsidRPr="00083C01" w:rsidRDefault="00FC7180">
            <w:r w:rsidRPr="00083C01">
              <w:t>Klasse</w:t>
            </w:r>
          </w:p>
        </w:tc>
        <w:tc>
          <w:tcPr>
            <w:tcW w:w="1798" w:type="dxa"/>
            <w:noWrap/>
            <w:hideMark/>
          </w:tcPr>
          <w:p w14:paraId="22F1C536" w14:textId="77777777" w:rsidR="00FC7180" w:rsidRPr="00083C01" w:rsidRDefault="00FC7180">
            <w:r w:rsidRPr="00083C01">
              <w:t>Omschrijving</w:t>
            </w:r>
          </w:p>
        </w:tc>
        <w:tc>
          <w:tcPr>
            <w:tcW w:w="1161" w:type="dxa"/>
            <w:noWrap/>
            <w:hideMark/>
          </w:tcPr>
          <w:p w14:paraId="3027800F" w14:textId="77777777" w:rsidR="00FC7180" w:rsidRPr="00083C01" w:rsidRDefault="00FC7180">
            <w:r w:rsidRPr="00083C01">
              <w:t>Klasse</w:t>
            </w:r>
            <w:r>
              <w:t>P</w:t>
            </w:r>
            <w:r w:rsidRPr="00083C01">
              <w:t>rc</w:t>
            </w:r>
          </w:p>
        </w:tc>
        <w:tc>
          <w:tcPr>
            <w:tcW w:w="1816" w:type="dxa"/>
            <w:noWrap/>
            <w:hideMark/>
          </w:tcPr>
          <w:p w14:paraId="76689850" w14:textId="77777777" w:rsidR="00FC7180" w:rsidRPr="00083C01" w:rsidRDefault="00FC7180">
            <w:r w:rsidRPr="00083C01">
              <w:t>Voortzettings</w:t>
            </w:r>
            <w:r>
              <w:t>P</w:t>
            </w:r>
            <w:r w:rsidRPr="00083C01">
              <w:t>rc</w:t>
            </w:r>
          </w:p>
        </w:tc>
      </w:tr>
      <w:tr w:rsidR="00FC7180" w:rsidRPr="00083C01" w14:paraId="1A9B4CD7" w14:textId="77777777" w:rsidTr="00182351">
        <w:trPr>
          <w:trHeight w:val="288"/>
        </w:trPr>
        <w:tc>
          <w:tcPr>
            <w:tcW w:w="878" w:type="dxa"/>
            <w:noWrap/>
            <w:hideMark/>
          </w:tcPr>
          <w:p w14:paraId="3DC32979" w14:textId="77777777" w:rsidR="00FC7180" w:rsidRPr="00083C01" w:rsidRDefault="00FC7180">
            <w:r w:rsidRPr="00083C01">
              <w:t>0</w:t>
            </w:r>
          </w:p>
        </w:tc>
        <w:tc>
          <w:tcPr>
            <w:tcW w:w="1798" w:type="dxa"/>
            <w:noWrap/>
            <w:hideMark/>
          </w:tcPr>
          <w:p w14:paraId="031AD749" w14:textId="77777777" w:rsidR="00FC7180" w:rsidRPr="00083C01" w:rsidRDefault="00FC7180">
            <w:r w:rsidRPr="00083C01">
              <w:t>Onbekend</w:t>
            </w:r>
          </w:p>
        </w:tc>
        <w:tc>
          <w:tcPr>
            <w:tcW w:w="1161" w:type="dxa"/>
            <w:noWrap/>
            <w:hideMark/>
          </w:tcPr>
          <w:p w14:paraId="37C1B435" w14:textId="77777777" w:rsidR="00FC7180" w:rsidRPr="00083C01" w:rsidRDefault="00FC7180">
            <w:r w:rsidRPr="00083C01">
              <w:t>0</w:t>
            </w:r>
          </w:p>
        </w:tc>
        <w:tc>
          <w:tcPr>
            <w:tcW w:w="1816" w:type="dxa"/>
            <w:noWrap/>
            <w:hideMark/>
          </w:tcPr>
          <w:p w14:paraId="1D2B20F0" w14:textId="77777777" w:rsidR="00FC7180" w:rsidRPr="00083C01" w:rsidRDefault="00FC7180">
            <w:r w:rsidRPr="00083C01">
              <w:t>0</w:t>
            </w:r>
          </w:p>
        </w:tc>
      </w:tr>
      <w:tr w:rsidR="00FC7180" w:rsidRPr="00083C01" w14:paraId="271680AD" w14:textId="77777777" w:rsidTr="00182351">
        <w:trPr>
          <w:trHeight w:val="288"/>
        </w:trPr>
        <w:tc>
          <w:tcPr>
            <w:tcW w:w="878" w:type="dxa"/>
            <w:noWrap/>
            <w:hideMark/>
          </w:tcPr>
          <w:p w14:paraId="52DF89AE" w14:textId="77777777" w:rsidR="00FC7180" w:rsidRPr="00083C01" w:rsidRDefault="00FC7180">
            <w:r w:rsidRPr="00083C01">
              <w:t>1</w:t>
            </w:r>
          </w:p>
        </w:tc>
        <w:tc>
          <w:tcPr>
            <w:tcW w:w="1798" w:type="dxa"/>
            <w:noWrap/>
            <w:hideMark/>
          </w:tcPr>
          <w:p w14:paraId="64B1AD2D" w14:textId="77777777" w:rsidR="00FC7180" w:rsidRPr="00083C01" w:rsidRDefault="00FC7180">
            <w:r w:rsidRPr="00083C01">
              <w:t>Minder dan 15%</w:t>
            </w:r>
          </w:p>
        </w:tc>
        <w:tc>
          <w:tcPr>
            <w:tcW w:w="1161" w:type="dxa"/>
            <w:noWrap/>
            <w:hideMark/>
          </w:tcPr>
          <w:p w14:paraId="0F4D96CE" w14:textId="77777777" w:rsidR="00FC7180" w:rsidRPr="00083C01" w:rsidRDefault="00FC7180">
            <w:r>
              <w:t>0</w:t>
            </w:r>
          </w:p>
        </w:tc>
        <w:tc>
          <w:tcPr>
            <w:tcW w:w="1816" w:type="dxa"/>
            <w:noWrap/>
            <w:hideMark/>
          </w:tcPr>
          <w:p w14:paraId="2E9F0F30" w14:textId="77777777" w:rsidR="00FC7180" w:rsidRPr="00083C01" w:rsidRDefault="00FC7180">
            <w:r w:rsidRPr="00083C01">
              <w:t>0</w:t>
            </w:r>
          </w:p>
        </w:tc>
      </w:tr>
      <w:tr w:rsidR="00FC7180" w:rsidRPr="00083C01" w14:paraId="79F55DD0" w14:textId="77777777" w:rsidTr="00182351">
        <w:trPr>
          <w:trHeight w:val="288"/>
        </w:trPr>
        <w:tc>
          <w:tcPr>
            <w:tcW w:w="878" w:type="dxa"/>
            <w:noWrap/>
            <w:hideMark/>
          </w:tcPr>
          <w:p w14:paraId="25533754" w14:textId="77777777" w:rsidR="00FC7180" w:rsidRPr="00083C01" w:rsidRDefault="00FC7180">
            <w:r w:rsidRPr="00083C01">
              <w:t>2</w:t>
            </w:r>
          </w:p>
        </w:tc>
        <w:tc>
          <w:tcPr>
            <w:tcW w:w="1798" w:type="dxa"/>
            <w:noWrap/>
            <w:hideMark/>
          </w:tcPr>
          <w:p w14:paraId="047E5A20" w14:textId="77777777" w:rsidR="00FC7180" w:rsidRPr="00083C01" w:rsidRDefault="00FC7180">
            <w:r w:rsidRPr="00083C01">
              <w:t>Minder dan 25%</w:t>
            </w:r>
          </w:p>
        </w:tc>
        <w:tc>
          <w:tcPr>
            <w:tcW w:w="1161" w:type="dxa"/>
            <w:noWrap/>
            <w:hideMark/>
          </w:tcPr>
          <w:p w14:paraId="7E543179" w14:textId="77777777" w:rsidR="00FC7180" w:rsidRPr="008002E9" w:rsidRDefault="00FC7180">
            <w:r w:rsidRPr="008002E9">
              <w:t>15</w:t>
            </w:r>
          </w:p>
        </w:tc>
        <w:tc>
          <w:tcPr>
            <w:tcW w:w="1816" w:type="dxa"/>
            <w:noWrap/>
            <w:hideMark/>
          </w:tcPr>
          <w:p w14:paraId="7EFAE378" w14:textId="77777777" w:rsidR="00FC7180" w:rsidRPr="008002E9" w:rsidRDefault="00FC7180">
            <w:r w:rsidRPr="008002E9">
              <w:t>0</w:t>
            </w:r>
          </w:p>
        </w:tc>
      </w:tr>
      <w:tr w:rsidR="00FC7180" w:rsidRPr="00083C01" w14:paraId="32A105B5" w14:textId="77777777" w:rsidTr="00182351">
        <w:trPr>
          <w:trHeight w:val="288"/>
        </w:trPr>
        <w:tc>
          <w:tcPr>
            <w:tcW w:w="878" w:type="dxa"/>
            <w:noWrap/>
            <w:hideMark/>
          </w:tcPr>
          <w:p w14:paraId="551CF211" w14:textId="77777777" w:rsidR="00FC7180" w:rsidRPr="00083C01" w:rsidRDefault="00FC7180">
            <w:r w:rsidRPr="00083C01">
              <w:t>3</w:t>
            </w:r>
          </w:p>
        </w:tc>
        <w:tc>
          <w:tcPr>
            <w:tcW w:w="1798" w:type="dxa"/>
            <w:noWrap/>
            <w:hideMark/>
          </w:tcPr>
          <w:p w14:paraId="527F599B" w14:textId="77777777" w:rsidR="00FC7180" w:rsidRPr="00083C01" w:rsidRDefault="00FC7180">
            <w:r w:rsidRPr="00083C01">
              <w:t>Minder dan 35%</w:t>
            </w:r>
          </w:p>
        </w:tc>
        <w:tc>
          <w:tcPr>
            <w:tcW w:w="1161" w:type="dxa"/>
            <w:noWrap/>
            <w:hideMark/>
          </w:tcPr>
          <w:p w14:paraId="7A9D6A91" w14:textId="77777777" w:rsidR="00FC7180" w:rsidRPr="008002E9" w:rsidRDefault="00FC7180">
            <w:r w:rsidRPr="008002E9">
              <w:t>25</w:t>
            </w:r>
          </w:p>
        </w:tc>
        <w:tc>
          <w:tcPr>
            <w:tcW w:w="1816" w:type="dxa"/>
            <w:noWrap/>
            <w:hideMark/>
          </w:tcPr>
          <w:p w14:paraId="040E4606" w14:textId="77777777" w:rsidR="00FC7180" w:rsidRPr="008002E9" w:rsidRDefault="00FC7180">
            <w:r w:rsidRPr="008002E9">
              <w:t>30</w:t>
            </w:r>
          </w:p>
        </w:tc>
      </w:tr>
      <w:tr w:rsidR="00FC7180" w:rsidRPr="00083C01" w14:paraId="7FDCA00A" w14:textId="77777777" w:rsidTr="00182351">
        <w:trPr>
          <w:trHeight w:val="288"/>
        </w:trPr>
        <w:tc>
          <w:tcPr>
            <w:tcW w:w="878" w:type="dxa"/>
            <w:noWrap/>
            <w:hideMark/>
          </w:tcPr>
          <w:p w14:paraId="6664CD10" w14:textId="77777777" w:rsidR="00FC7180" w:rsidRPr="00083C01" w:rsidRDefault="00FC7180">
            <w:r w:rsidRPr="00083C01">
              <w:t>4</w:t>
            </w:r>
          </w:p>
        </w:tc>
        <w:tc>
          <w:tcPr>
            <w:tcW w:w="1798" w:type="dxa"/>
            <w:noWrap/>
            <w:hideMark/>
          </w:tcPr>
          <w:p w14:paraId="441BD69F" w14:textId="77777777" w:rsidR="00FC7180" w:rsidRPr="00083C01" w:rsidRDefault="00FC7180">
            <w:r w:rsidRPr="00083C01">
              <w:t>Minder dan 45%</w:t>
            </w:r>
          </w:p>
        </w:tc>
        <w:tc>
          <w:tcPr>
            <w:tcW w:w="1161" w:type="dxa"/>
            <w:noWrap/>
            <w:hideMark/>
          </w:tcPr>
          <w:p w14:paraId="7B057C9B" w14:textId="77777777" w:rsidR="00FC7180" w:rsidRPr="008002E9" w:rsidRDefault="00FC7180">
            <w:r w:rsidRPr="008002E9">
              <w:t>35</w:t>
            </w:r>
          </w:p>
        </w:tc>
        <w:tc>
          <w:tcPr>
            <w:tcW w:w="1816" w:type="dxa"/>
            <w:noWrap/>
            <w:hideMark/>
          </w:tcPr>
          <w:p w14:paraId="1C8A4743" w14:textId="77777777" w:rsidR="00FC7180" w:rsidRPr="008002E9" w:rsidRDefault="00FC7180">
            <w:r w:rsidRPr="008002E9">
              <w:t>40</w:t>
            </w:r>
          </w:p>
        </w:tc>
      </w:tr>
      <w:tr w:rsidR="00FC7180" w:rsidRPr="00083C01" w14:paraId="6BE31F7D" w14:textId="77777777" w:rsidTr="00182351">
        <w:trPr>
          <w:trHeight w:val="288"/>
        </w:trPr>
        <w:tc>
          <w:tcPr>
            <w:tcW w:w="878" w:type="dxa"/>
            <w:noWrap/>
            <w:hideMark/>
          </w:tcPr>
          <w:p w14:paraId="4DF4A382" w14:textId="77777777" w:rsidR="00FC7180" w:rsidRPr="00083C01" w:rsidRDefault="00FC7180">
            <w:r w:rsidRPr="00083C01">
              <w:t>5</w:t>
            </w:r>
          </w:p>
        </w:tc>
        <w:tc>
          <w:tcPr>
            <w:tcW w:w="1798" w:type="dxa"/>
            <w:noWrap/>
            <w:hideMark/>
          </w:tcPr>
          <w:p w14:paraId="3D318014" w14:textId="77777777" w:rsidR="00FC7180" w:rsidRPr="00083C01" w:rsidRDefault="00FC7180">
            <w:r w:rsidRPr="00083C01">
              <w:t>Minder dan 55%</w:t>
            </w:r>
          </w:p>
        </w:tc>
        <w:tc>
          <w:tcPr>
            <w:tcW w:w="1161" w:type="dxa"/>
            <w:noWrap/>
            <w:hideMark/>
          </w:tcPr>
          <w:p w14:paraId="2F0B4E8B" w14:textId="77777777" w:rsidR="00FC7180" w:rsidRPr="008002E9" w:rsidRDefault="00FC7180">
            <w:r w:rsidRPr="008002E9">
              <w:t>45</w:t>
            </w:r>
          </w:p>
        </w:tc>
        <w:tc>
          <w:tcPr>
            <w:tcW w:w="1816" w:type="dxa"/>
            <w:noWrap/>
            <w:hideMark/>
          </w:tcPr>
          <w:p w14:paraId="5FD0E4B7" w14:textId="77777777" w:rsidR="00FC7180" w:rsidRPr="008002E9" w:rsidRDefault="00FC7180">
            <w:r w:rsidRPr="008002E9">
              <w:t>50</w:t>
            </w:r>
          </w:p>
        </w:tc>
      </w:tr>
      <w:tr w:rsidR="00FC7180" w:rsidRPr="00083C01" w14:paraId="45FA5BF6" w14:textId="77777777" w:rsidTr="00182351">
        <w:trPr>
          <w:trHeight w:val="288"/>
        </w:trPr>
        <w:tc>
          <w:tcPr>
            <w:tcW w:w="878" w:type="dxa"/>
            <w:noWrap/>
            <w:hideMark/>
          </w:tcPr>
          <w:p w14:paraId="033BE48B" w14:textId="77777777" w:rsidR="00FC7180" w:rsidRPr="00083C01" w:rsidRDefault="00FC7180">
            <w:r w:rsidRPr="00083C01">
              <w:t>6</w:t>
            </w:r>
          </w:p>
        </w:tc>
        <w:tc>
          <w:tcPr>
            <w:tcW w:w="1798" w:type="dxa"/>
            <w:noWrap/>
            <w:hideMark/>
          </w:tcPr>
          <w:p w14:paraId="2BBB4BCA" w14:textId="77777777" w:rsidR="00FC7180" w:rsidRPr="00083C01" w:rsidRDefault="00FC7180">
            <w:r w:rsidRPr="00083C01">
              <w:t>Minder dan 65%</w:t>
            </w:r>
          </w:p>
        </w:tc>
        <w:tc>
          <w:tcPr>
            <w:tcW w:w="1161" w:type="dxa"/>
            <w:noWrap/>
            <w:hideMark/>
          </w:tcPr>
          <w:p w14:paraId="4B574D11" w14:textId="77777777" w:rsidR="00FC7180" w:rsidRPr="008002E9" w:rsidRDefault="00FC7180">
            <w:r w:rsidRPr="008002E9">
              <w:t>55</w:t>
            </w:r>
          </w:p>
        </w:tc>
        <w:tc>
          <w:tcPr>
            <w:tcW w:w="1816" w:type="dxa"/>
            <w:noWrap/>
            <w:hideMark/>
          </w:tcPr>
          <w:p w14:paraId="6F3456FF" w14:textId="77777777" w:rsidR="00FC7180" w:rsidRPr="008002E9" w:rsidRDefault="00FC7180">
            <w:r w:rsidRPr="008002E9">
              <w:t>60</w:t>
            </w:r>
          </w:p>
        </w:tc>
      </w:tr>
      <w:tr w:rsidR="00FC7180" w:rsidRPr="00083C01" w14:paraId="372C167B" w14:textId="77777777" w:rsidTr="00182351">
        <w:trPr>
          <w:trHeight w:val="288"/>
        </w:trPr>
        <w:tc>
          <w:tcPr>
            <w:tcW w:w="878" w:type="dxa"/>
            <w:noWrap/>
            <w:hideMark/>
          </w:tcPr>
          <w:p w14:paraId="30A6D8CA" w14:textId="77777777" w:rsidR="00FC7180" w:rsidRPr="00083C01" w:rsidRDefault="00FC7180">
            <w:r w:rsidRPr="00083C01">
              <w:t>7</w:t>
            </w:r>
          </w:p>
        </w:tc>
        <w:tc>
          <w:tcPr>
            <w:tcW w:w="1798" w:type="dxa"/>
            <w:noWrap/>
            <w:hideMark/>
          </w:tcPr>
          <w:p w14:paraId="0BD790DB" w14:textId="77777777" w:rsidR="00FC7180" w:rsidRPr="00083C01" w:rsidRDefault="00FC7180">
            <w:r w:rsidRPr="00083C01">
              <w:t>Minder dan 80%</w:t>
            </w:r>
          </w:p>
        </w:tc>
        <w:tc>
          <w:tcPr>
            <w:tcW w:w="1161" w:type="dxa"/>
            <w:noWrap/>
            <w:hideMark/>
          </w:tcPr>
          <w:p w14:paraId="67DCE25F" w14:textId="77777777" w:rsidR="00FC7180" w:rsidRPr="008002E9" w:rsidRDefault="00FC7180">
            <w:r w:rsidRPr="008002E9">
              <w:t>65</w:t>
            </w:r>
          </w:p>
        </w:tc>
        <w:tc>
          <w:tcPr>
            <w:tcW w:w="1816" w:type="dxa"/>
            <w:noWrap/>
            <w:hideMark/>
          </w:tcPr>
          <w:p w14:paraId="1FE534EC" w14:textId="77777777" w:rsidR="00FC7180" w:rsidRPr="008002E9" w:rsidRDefault="00FC7180">
            <w:r w:rsidRPr="008002E9">
              <w:t>72,5</w:t>
            </w:r>
          </w:p>
        </w:tc>
      </w:tr>
      <w:tr w:rsidR="00FC7180" w:rsidRPr="00083C01" w14:paraId="2B31AA75" w14:textId="77777777" w:rsidTr="00182351">
        <w:trPr>
          <w:trHeight w:val="288"/>
        </w:trPr>
        <w:tc>
          <w:tcPr>
            <w:tcW w:w="878" w:type="dxa"/>
            <w:noWrap/>
            <w:hideMark/>
          </w:tcPr>
          <w:p w14:paraId="316730DF" w14:textId="77777777" w:rsidR="00FC7180" w:rsidRPr="00083C01" w:rsidRDefault="00FC7180">
            <w:r w:rsidRPr="00083C01">
              <w:t>8</w:t>
            </w:r>
          </w:p>
        </w:tc>
        <w:tc>
          <w:tcPr>
            <w:tcW w:w="1798" w:type="dxa"/>
            <w:noWrap/>
            <w:hideMark/>
          </w:tcPr>
          <w:p w14:paraId="5ECA99BA" w14:textId="77777777" w:rsidR="00FC7180" w:rsidRPr="00083C01" w:rsidRDefault="00FC7180">
            <w:r w:rsidRPr="00083C01">
              <w:t>Overig</w:t>
            </w:r>
          </w:p>
        </w:tc>
        <w:tc>
          <w:tcPr>
            <w:tcW w:w="1161" w:type="dxa"/>
            <w:noWrap/>
            <w:hideMark/>
          </w:tcPr>
          <w:p w14:paraId="1D784FB0" w14:textId="77777777" w:rsidR="00FC7180" w:rsidRPr="008002E9" w:rsidRDefault="00FC7180">
            <w:r w:rsidRPr="008002E9">
              <w:t>80</w:t>
            </w:r>
          </w:p>
        </w:tc>
        <w:tc>
          <w:tcPr>
            <w:tcW w:w="1816" w:type="dxa"/>
            <w:noWrap/>
            <w:hideMark/>
          </w:tcPr>
          <w:p w14:paraId="2B95C19F" w14:textId="77777777" w:rsidR="00FC7180" w:rsidRPr="008002E9" w:rsidRDefault="00FC7180">
            <w:r w:rsidRPr="008002E9">
              <w:t>100</w:t>
            </w:r>
          </w:p>
        </w:tc>
      </w:tr>
    </w:tbl>
    <w:p w14:paraId="652924EE" w14:textId="77777777" w:rsidR="00332B52" w:rsidRDefault="00332B52" w:rsidP="00FC7180">
      <w:pPr>
        <w:spacing w:line="240" w:lineRule="auto"/>
      </w:pPr>
    </w:p>
    <w:p w14:paraId="095BFB74" w14:textId="28AB698A" w:rsidR="00332B52" w:rsidRPr="00374390" w:rsidRDefault="00374390" w:rsidP="00332B52">
      <w:pPr>
        <w:spacing w:line="240" w:lineRule="auto"/>
      </w:pPr>
      <w:r>
        <w:t xml:space="preserve">Voor SPD is de gehele tabel van toepassing. </w:t>
      </w:r>
      <w:r w:rsidR="00332B52" w:rsidRPr="00374390">
        <w:t>Specifiek voor SPF geldt dat er alleen bij 100% arbeidsongeschiktheid premievrijstelling wordt verleen</w:t>
      </w:r>
      <w:ins w:id="2604" w:author="Jitty van der Kuur" w:date="2024-11-27T09:56:00Z" w16du:dateUtc="2024-11-27T08:56:00Z">
        <w:r w:rsidR="00654EE5">
          <w:t>d</w:t>
        </w:r>
      </w:ins>
      <w:del w:id="2605" w:author="Jitty van der Kuur" w:date="2024-11-27T09:55:00Z" w16du:dateUtc="2024-11-27T08:55:00Z">
        <w:r w:rsidR="00332B52" w:rsidRPr="00374390" w:rsidDel="00654EE5">
          <w:delText>t</w:delText>
        </w:r>
      </w:del>
      <w:r w:rsidR="00332B52" w:rsidRPr="00374390">
        <w:t>. Voor dit fonds is daarom alleen klasse 8 van toepassing.</w:t>
      </w:r>
    </w:p>
    <w:p w14:paraId="5DDA5DED" w14:textId="77777777" w:rsidR="00332B52" w:rsidRDefault="00332B52" w:rsidP="00FC7180">
      <w:pPr>
        <w:spacing w:line="240" w:lineRule="auto"/>
      </w:pPr>
    </w:p>
    <w:p w14:paraId="2B651F19" w14:textId="767ABE10" w:rsidR="00FC7180" w:rsidRDefault="00FC7180" w:rsidP="00FC7180">
      <w:pPr>
        <w:spacing w:line="240" w:lineRule="auto"/>
      </w:pPr>
      <w:r>
        <w:t>Het afleidingsmechanisme voor afleiding van de klasse vanuit KlassePrc is gebaseerd op een “</w:t>
      </w:r>
      <w:commentRangeStart w:id="2606"/>
      <w:r w:rsidRPr="00FD396C">
        <w:rPr>
          <w:strike/>
          <w:color w:val="0070C0"/>
        </w:rPr>
        <w:t>kleiner</w:t>
      </w:r>
      <w:r w:rsidRPr="00FD396C">
        <w:rPr>
          <w:color w:val="0070C0"/>
        </w:rPr>
        <w:t xml:space="preserve"> </w:t>
      </w:r>
      <w:commentRangeEnd w:id="2606"/>
      <w:r w:rsidR="00013CA1" w:rsidRPr="00FD396C">
        <w:rPr>
          <w:rStyle w:val="CommentReference"/>
          <w:color w:val="0070C0"/>
          <w:szCs w:val="22"/>
        </w:rPr>
        <w:commentReference w:id="2606"/>
      </w:r>
      <w:r w:rsidRPr="00FD396C">
        <w:rPr>
          <w:color w:val="0070C0"/>
        </w:rPr>
        <w:t xml:space="preserve">groter </w:t>
      </w:r>
      <w:r>
        <w:t xml:space="preserve">dan </w:t>
      </w:r>
      <w:r w:rsidRPr="00FD396C">
        <w:rPr>
          <w:color w:val="auto"/>
        </w:rPr>
        <w:t>of gelijk aan</w:t>
      </w:r>
      <w:r>
        <w:t xml:space="preserve">” zoekcriterium: bij invoer van een </w:t>
      </w:r>
      <w:r w:rsidRPr="00CE5781">
        <w:t>dlnPrcKlasseAo</w:t>
      </w:r>
      <w:r>
        <w:t xml:space="preserve"> wordt de klasse geselecteerd waarvan het ingerichte KlassePrc </w:t>
      </w:r>
      <w:r w:rsidRPr="00FD396C">
        <w:rPr>
          <w:strike/>
          <w:color w:val="0070C0"/>
        </w:rPr>
        <w:t>kleiner</w:t>
      </w:r>
      <w:r w:rsidRPr="00FD396C">
        <w:rPr>
          <w:color w:val="0070C0"/>
        </w:rPr>
        <w:t xml:space="preserve"> groter </w:t>
      </w:r>
      <w:r w:rsidRPr="00FD396C">
        <w:rPr>
          <w:color w:val="auto"/>
        </w:rPr>
        <w:t xml:space="preserve">dan of gelijk </w:t>
      </w:r>
      <w:r>
        <w:t xml:space="preserve">is aan het ingevoerde percentage. Met een tabel die als hierboven is ingericht, wordt de AO-klasse bepaald zoals dat gewenst is bij invoer van een arbeidsongeschiktheidspercentage. Voorbeeld: </w:t>
      </w:r>
      <w:r w:rsidRPr="00CE5781">
        <w:t>dlnPrcKlasseAo</w:t>
      </w:r>
      <w:r>
        <w:t xml:space="preserve"> 42% leidt tot klasse 4 met een </w:t>
      </w:r>
      <w:r w:rsidRPr="005E1D87">
        <w:t xml:space="preserve">dlnStaffelAoVoortzettingsPrc </w:t>
      </w:r>
      <w:r>
        <w:t>van 40%.</w:t>
      </w:r>
    </w:p>
    <w:p w14:paraId="6166DEB1" w14:textId="0DBCA335" w:rsidR="004F656F" w:rsidRDefault="004F656F">
      <w:r>
        <w:br w:type="page"/>
      </w:r>
    </w:p>
    <w:p w14:paraId="18CDD8E3" w14:textId="77777777" w:rsidR="00FC7180" w:rsidRDefault="00FC7180" w:rsidP="00FC7180">
      <w:pPr>
        <w:spacing w:line="240" w:lineRule="auto"/>
      </w:pPr>
    </w:p>
    <w:p w14:paraId="427A199F" w14:textId="77777777" w:rsidR="00FC7180" w:rsidRDefault="00FC7180" w:rsidP="00FC7180">
      <w:pPr>
        <w:pStyle w:val="Heading3"/>
      </w:pPr>
      <w:bookmarkStart w:id="2607" w:name="_Toc174374789"/>
      <w:bookmarkStart w:id="2608" w:name="_Toc187312228"/>
      <w:bookmarkStart w:id="2609" w:name="_Toc983061003"/>
      <w:bookmarkStart w:id="2610" w:name="_Toc1692784557"/>
      <w:r>
        <w:t>Reden wijziging Ao</w:t>
      </w:r>
      <w:bookmarkEnd w:id="2607"/>
      <w:bookmarkEnd w:id="2608"/>
      <w:bookmarkEnd w:id="2609"/>
      <w:bookmarkEnd w:id="2610"/>
    </w:p>
    <w:p w14:paraId="6135C320" w14:textId="77777777" w:rsidR="00FC7180" w:rsidRPr="00260B0E" w:rsidRDefault="00FC7180" w:rsidP="00260B0E">
      <w:pPr>
        <w:spacing w:line="240" w:lineRule="auto"/>
      </w:pPr>
      <w:r w:rsidRPr="00260B0E">
        <w:t>Alleen bij de beëindiging van de arbeidsongeschiktheid wordt een reden van de wijziging meegegeven.</w:t>
      </w:r>
    </w:p>
    <w:tbl>
      <w:tblPr>
        <w:tblStyle w:val="TableGrid"/>
        <w:tblW w:w="0" w:type="auto"/>
        <w:tblLook w:val="04A0" w:firstRow="1" w:lastRow="0" w:firstColumn="1" w:lastColumn="0" w:noHBand="0" w:noVBand="1"/>
      </w:tblPr>
      <w:tblGrid>
        <w:gridCol w:w="549"/>
        <w:gridCol w:w="4379"/>
      </w:tblGrid>
      <w:tr w:rsidR="00FC7180" w14:paraId="70468A06" w14:textId="77777777" w:rsidTr="00182351">
        <w:tc>
          <w:tcPr>
            <w:tcW w:w="549" w:type="dxa"/>
          </w:tcPr>
          <w:p w14:paraId="668B7EB6" w14:textId="77777777" w:rsidR="00FC7180" w:rsidRDefault="00FC7180">
            <w:r>
              <w:t>0</w:t>
            </w:r>
          </w:p>
        </w:tc>
        <w:tc>
          <w:tcPr>
            <w:tcW w:w="4379" w:type="dxa"/>
          </w:tcPr>
          <w:p w14:paraId="1088EF07" w14:textId="77777777" w:rsidR="00FC7180" w:rsidRDefault="00FC7180">
            <w:r>
              <w:t>Onbekend</w:t>
            </w:r>
          </w:p>
        </w:tc>
      </w:tr>
      <w:tr w:rsidR="00FC7180" w14:paraId="07C92A1C" w14:textId="77777777" w:rsidTr="00182351">
        <w:tc>
          <w:tcPr>
            <w:tcW w:w="549" w:type="dxa"/>
          </w:tcPr>
          <w:p w14:paraId="5D2A0802" w14:textId="77777777" w:rsidR="00FC7180" w:rsidRDefault="00FC7180">
            <w:r>
              <w:t>1</w:t>
            </w:r>
          </w:p>
        </w:tc>
        <w:tc>
          <w:tcPr>
            <w:tcW w:w="4379" w:type="dxa"/>
          </w:tcPr>
          <w:p w14:paraId="30820A12" w14:textId="164DC1AF" w:rsidR="00FC7180" w:rsidRDefault="00FC7180">
            <w:r>
              <w:t>Beëindigd wegens AO</w:t>
            </w:r>
            <w:del w:id="2611" w:author="Flory Koole" w:date="2024-11-19T08:35:00Z" w16du:dateUtc="2024-11-19T07:35:00Z">
              <w:r w:rsidDel="000302C6">
                <w:delText xml:space="preserve">  </w:delText>
              </w:r>
            </w:del>
            <w:ins w:id="2612" w:author="Flory Koole" w:date="2024-11-19T08:35:00Z" w16du:dateUtc="2024-11-19T07:35:00Z">
              <w:r w:rsidR="000302C6">
                <w:t xml:space="preserve"> </w:t>
              </w:r>
            </w:ins>
            <w:r>
              <w:t>&lt; 35%</w:t>
            </w:r>
          </w:p>
        </w:tc>
      </w:tr>
      <w:tr w:rsidR="00FC7180" w14:paraId="334C0FF0" w14:textId="77777777" w:rsidTr="00182351">
        <w:tc>
          <w:tcPr>
            <w:tcW w:w="549" w:type="dxa"/>
          </w:tcPr>
          <w:p w14:paraId="4B613848" w14:textId="77777777" w:rsidR="00FC7180" w:rsidRDefault="00FC7180">
            <w:r>
              <w:t>2</w:t>
            </w:r>
          </w:p>
        </w:tc>
        <w:tc>
          <w:tcPr>
            <w:tcW w:w="4379" w:type="dxa"/>
          </w:tcPr>
          <w:p w14:paraId="6BB90044" w14:textId="77777777" w:rsidR="00FC7180" w:rsidRDefault="00FC7180">
            <w:r>
              <w:t>Beëindigd i.v.m. 65 jaar</w:t>
            </w:r>
          </w:p>
        </w:tc>
      </w:tr>
      <w:tr w:rsidR="00FC7180" w14:paraId="4F3400CE" w14:textId="77777777" w:rsidTr="00182351">
        <w:tc>
          <w:tcPr>
            <w:tcW w:w="549" w:type="dxa"/>
          </w:tcPr>
          <w:p w14:paraId="080C3EEF" w14:textId="77777777" w:rsidR="00FC7180" w:rsidRDefault="00FC7180">
            <w:r>
              <w:t>3</w:t>
            </w:r>
          </w:p>
        </w:tc>
        <w:tc>
          <w:tcPr>
            <w:tcW w:w="4379" w:type="dxa"/>
          </w:tcPr>
          <w:p w14:paraId="58D71B02" w14:textId="77777777" w:rsidR="00FC7180" w:rsidRDefault="00FC7180">
            <w:r>
              <w:t>Beëindigd wegens overlijden</w:t>
            </w:r>
          </w:p>
        </w:tc>
      </w:tr>
      <w:tr w:rsidR="00FC7180" w14:paraId="1B444DDA" w14:textId="77777777" w:rsidTr="00182351">
        <w:tc>
          <w:tcPr>
            <w:tcW w:w="549" w:type="dxa"/>
          </w:tcPr>
          <w:p w14:paraId="190FB9F4" w14:textId="77777777" w:rsidR="00FC7180" w:rsidRDefault="00FC7180">
            <w:r>
              <w:t>5</w:t>
            </w:r>
          </w:p>
        </w:tc>
        <w:tc>
          <w:tcPr>
            <w:tcW w:w="4379" w:type="dxa"/>
          </w:tcPr>
          <w:p w14:paraId="0B5D7453" w14:textId="77777777" w:rsidR="00FC7180" w:rsidRDefault="00FC7180">
            <w:r>
              <w:t>Beëindigd wegens herstel</w:t>
            </w:r>
          </w:p>
        </w:tc>
      </w:tr>
      <w:tr w:rsidR="00FC7180" w14:paraId="5DE96A93" w14:textId="77777777" w:rsidTr="00182351">
        <w:tc>
          <w:tcPr>
            <w:tcW w:w="549" w:type="dxa"/>
          </w:tcPr>
          <w:p w14:paraId="266B526E" w14:textId="77777777" w:rsidR="00FC7180" w:rsidRDefault="00FC7180">
            <w:r>
              <w:t>15</w:t>
            </w:r>
          </w:p>
        </w:tc>
        <w:tc>
          <w:tcPr>
            <w:tcW w:w="4379" w:type="dxa"/>
          </w:tcPr>
          <w:p w14:paraId="7E45FC35" w14:textId="77777777" w:rsidR="00FC7180" w:rsidRDefault="00FC7180">
            <w:r>
              <w:t>Niet AO bij einde wachttijd</w:t>
            </w:r>
          </w:p>
        </w:tc>
      </w:tr>
      <w:tr w:rsidR="00FC7180" w14:paraId="28568DAE" w14:textId="77777777" w:rsidTr="00182351">
        <w:tc>
          <w:tcPr>
            <w:tcW w:w="549" w:type="dxa"/>
          </w:tcPr>
          <w:p w14:paraId="5EAA63D7" w14:textId="77777777" w:rsidR="00FC7180" w:rsidRDefault="00FC7180">
            <w:r>
              <w:t>16</w:t>
            </w:r>
          </w:p>
        </w:tc>
        <w:tc>
          <w:tcPr>
            <w:tcW w:w="4379" w:type="dxa"/>
          </w:tcPr>
          <w:p w14:paraId="49C51229" w14:textId="77777777" w:rsidR="00FC7180" w:rsidRDefault="00FC7180">
            <w:r>
              <w:t>Beëindigd wegens vertrek buitenland</w:t>
            </w:r>
          </w:p>
        </w:tc>
      </w:tr>
      <w:tr w:rsidR="00FC7180" w14:paraId="175174A8" w14:textId="77777777" w:rsidTr="00182351">
        <w:tc>
          <w:tcPr>
            <w:tcW w:w="549" w:type="dxa"/>
          </w:tcPr>
          <w:p w14:paraId="1B861D70" w14:textId="77777777" w:rsidR="00FC7180" w:rsidRDefault="00FC7180">
            <w:r>
              <w:t>30</w:t>
            </w:r>
          </w:p>
        </w:tc>
        <w:tc>
          <w:tcPr>
            <w:tcW w:w="4379" w:type="dxa"/>
          </w:tcPr>
          <w:p w14:paraId="03240145" w14:textId="77777777" w:rsidR="00FC7180" w:rsidRDefault="00FC7180">
            <w:r>
              <w:t>Herleving</w:t>
            </w:r>
          </w:p>
        </w:tc>
      </w:tr>
      <w:tr w:rsidR="00FC7180" w14:paraId="03D7251A" w14:textId="77777777" w:rsidTr="00182351">
        <w:tc>
          <w:tcPr>
            <w:tcW w:w="549" w:type="dxa"/>
          </w:tcPr>
          <w:p w14:paraId="2AF51A8A" w14:textId="77777777" w:rsidR="00FC7180" w:rsidRDefault="00FC7180">
            <w:r>
              <w:t>31</w:t>
            </w:r>
          </w:p>
        </w:tc>
        <w:tc>
          <w:tcPr>
            <w:tcW w:w="4379" w:type="dxa"/>
          </w:tcPr>
          <w:p w14:paraId="1807F1E2" w14:textId="77777777" w:rsidR="00FC7180" w:rsidRDefault="00FC7180">
            <w:r>
              <w:t>Heropening</w:t>
            </w:r>
          </w:p>
        </w:tc>
      </w:tr>
      <w:tr w:rsidR="00FC7180" w14:paraId="3C2FB622" w14:textId="77777777" w:rsidTr="00182351">
        <w:tc>
          <w:tcPr>
            <w:tcW w:w="549" w:type="dxa"/>
          </w:tcPr>
          <w:p w14:paraId="6FB6FA2F" w14:textId="77777777" w:rsidR="00FC7180" w:rsidRDefault="00FC7180">
            <w:r>
              <w:t>99</w:t>
            </w:r>
          </w:p>
        </w:tc>
        <w:tc>
          <w:tcPr>
            <w:tcW w:w="4379" w:type="dxa"/>
          </w:tcPr>
          <w:p w14:paraId="59A8CF90" w14:textId="77777777" w:rsidR="00FC7180" w:rsidRDefault="00FC7180">
            <w:r>
              <w:t>Overige beëindigingen</w:t>
            </w:r>
          </w:p>
        </w:tc>
      </w:tr>
    </w:tbl>
    <w:p w14:paraId="0D6B02A2" w14:textId="77777777" w:rsidR="00FC7180" w:rsidRDefault="00FC7180" w:rsidP="00FC7180">
      <w:pPr>
        <w:spacing w:line="240" w:lineRule="auto"/>
      </w:pPr>
    </w:p>
    <w:p w14:paraId="5D50B0E1" w14:textId="77777777" w:rsidR="00FC7180" w:rsidRDefault="00FC7180" w:rsidP="00FC7180">
      <w:pPr>
        <w:spacing w:line="240" w:lineRule="auto"/>
      </w:pPr>
    </w:p>
    <w:p w14:paraId="716AE9C4" w14:textId="71ACAF9D" w:rsidR="00260B0E" w:rsidRDefault="00260B0E">
      <w:r>
        <w:br w:type="page"/>
      </w:r>
    </w:p>
    <w:p w14:paraId="08DA2076" w14:textId="77777777" w:rsidR="00FC7180" w:rsidRDefault="00FC7180" w:rsidP="00FC7180">
      <w:pPr>
        <w:spacing w:line="240" w:lineRule="auto"/>
      </w:pPr>
    </w:p>
    <w:p w14:paraId="2D96F366" w14:textId="77777777" w:rsidR="00FC7180" w:rsidRDefault="00FC7180" w:rsidP="00FC7180">
      <w:pPr>
        <w:pStyle w:val="Heading2"/>
      </w:pPr>
      <w:bookmarkStart w:id="2613" w:name="_Toc174374790"/>
      <w:bookmarkStart w:id="2614" w:name="_Toc187312229"/>
      <w:bookmarkStart w:id="2615" w:name="_Toc715717868"/>
      <w:bookmarkStart w:id="2616" w:name="_Toc1218452976"/>
      <w:r>
        <w:t>Gebeurtenissen</w:t>
      </w:r>
      <w:bookmarkEnd w:id="2613"/>
      <w:bookmarkEnd w:id="2614"/>
      <w:bookmarkEnd w:id="2615"/>
      <w:bookmarkEnd w:id="2616"/>
    </w:p>
    <w:p w14:paraId="130458D0" w14:textId="77777777" w:rsidR="00FC7180" w:rsidRDefault="00FC7180" w:rsidP="00FC7180">
      <w:pPr>
        <w:spacing w:line="240" w:lineRule="auto"/>
      </w:pPr>
    </w:p>
    <w:p w14:paraId="28CFE55A" w14:textId="77777777" w:rsidR="00FC7180" w:rsidRDefault="00FC7180" w:rsidP="00FC7180">
      <w:pPr>
        <w:pStyle w:val="Heading3"/>
      </w:pPr>
      <w:bookmarkStart w:id="2617" w:name="_Toc174374791"/>
      <w:bookmarkStart w:id="2618" w:name="_Toc187312230"/>
      <w:bookmarkStart w:id="2619" w:name="_Toc1353479195"/>
      <w:bookmarkStart w:id="2620" w:name="_Toc1391351713"/>
      <w:r>
        <w:t>Wijzig klasse arbeidsongeschiktheid toetreding</w:t>
      </w:r>
      <w:bookmarkEnd w:id="2617"/>
      <w:bookmarkEnd w:id="2618"/>
      <w:bookmarkEnd w:id="2619"/>
      <w:bookmarkEnd w:id="2620"/>
    </w:p>
    <w:p w14:paraId="4A9E739A" w14:textId="77777777" w:rsidR="00FC7180" w:rsidRDefault="00FC7180" w:rsidP="00FC7180">
      <w:r>
        <w:t xml:space="preserve">Deze gebeurtenis wordt gebruikt om de gegevens m.b.t. eventuele arbeidsongeschiktheid bij toetreding tot het fonds vast te leggen. Deze arbeidsongeschiktheid is dan ontstaan vóór toetreding bij het pensioenfonds. Als er geen inlooprisico wordt verzekerd, wordt de deelnemer voor het fonds pas beschouwd als arbeidsongeschikt bij verhoging van de bij toetreding geldende arbeidsongeschiktheid. </w:t>
      </w:r>
    </w:p>
    <w:p w14:paraId="3BC5C6D8" w14:textId="77777777" w:rsidR="00FC7180" w:rsidRDefault="00FC7180" w:rsidP="00FC7180">
      <w:r>
        <w:t>Relevante zaken m.b.t. deze gebeurtenis:</w:t>
      </w:r>
    </w:p>
    <w:p w14:paraId="2D6A1586" w14:textId="77777777" w:rsidR="00FC7180" w:rsidRDefault="00FC7180" w:rsidP="00FC7180">
      <w:pPr>
        <w:pStyle w:val="ListParagraph"/>
        <w:numPr>
          <w:ilvl w:val="0"/>
          <w:numId w:val="6"/>
        </w:numPr>
      </w:pPr>
      <w:r>
        <w:t>Afleidbaar of opdrachtvolgend: afleidbaar extern</w:t>
      </w:r>
    </w:p>
    <w:p w14:paraId="59C89357" w14:textId="77777777" w:rsidR="00FC7180" w:rsidRDefault="00FC7180" w:rsidP="00FC7180">
      <w:pPr>
        <w:pStyle w:val="ListParagraph"/>
        <w:numPr>
          <w:ilvl w:val="0"/>
          <w:numId w:val="6"/>
        </w:numPr>
      </w:pPr>
      <w:r>
        <w:t>Invoer en controles</w:t>
      </w:r>
    </w:p>
    <w:p w14:paraId="7EC94C64" w14:textId="77777777" w:rsidR="00FC7180" w:rsidRDefault="00FC7180" w:rsidP="00FC7180">
      <w:pPr>
        <w:pStyle w:val="ListParagraph"/>
        <w:numPr>
          <w:ilvl w:val="1"/>
          <w:numId w:val="6"/>
        </w:numPr>
      </w:pPr>
      <w:r>
        <w:t xml:space="preserve">Gebeurtenis wordt uitgevoerd per de opvoerdatum van de deelnemer als voor die deelnemer dlnPrcKlasseAo wordt geleverd per een </w:t>
      </w:r>
      <w:r w:rsidRPr="00C415A1">
        <w:t xml:space="preserve">dlnWijzigDatumAo </w:t>
      </w:r>
      <w:r>
        <w:t>die ligt voor de opvoerdatum van de deelnemer</w:t>
      </w:r>
    </w:p>
    <w:p w14:paraId="0B8485BA" w14:textId="48309F5C" w:rsidR="00FC7180" w:rsidRDefault="00FC7180" w:rsidP="00FC7180">
      <w:pPr>
        <w:pStyle w:val="ListParagraph"/>
        <w:numPr>
          <w:ilvl w:val="2"/>
          <w:numId w:val="6"/>
        </w:numPr>
      </w:pPr>
      <w:r w:rsidRPr="00C415A1">
        <w:t>isGbrVwDlnWijzigToetredingAo</w:t>
      </w:r>
      <w:r>
        <w:t xml:space="preserve"> = </w:t>
      </w:r>
      <w:r w:rsidRPr="00C415A1">
        <w:t>dlnWijzigDatumAo &lt; dlnEersteVersie AND dlnWijzigDatumAo &lt; dlnIndienstDatum AND dlnKlasseAo &gt; 0</w:t>
      </w:r>
    </w:p>
    <w:p w14:paraId="760AEB89" w14:textId="77777777" w:rsidR="00FC7180" w:rsidRDefault="00FC7180" w:rsidP="00FC7180">
      <w:pPr>
        <w:pStyle w:val="ListParagraph"/>
        <w:numPr>
          <w:ilvl w:val="2"/>
          <w:numId w:val="6"/>
        </w:numPr>
      </w:pPr>
      <w:r>
        <w:t xml:space="preserve">als </w:t>
      </w:r>
      <w:r w:rsidRPr="00C415A1">
        <w:t>dlnIndienstDatum</w:t>
      </w:r>
      <w:r>
        <w:t xml:space="preserve"> geen waarde heeft of </w:t>
      </w:r>
      <w:r w:rsidRPr="00C415A1">
        <w:t>dlnEindDatumAo</w:t>
      </w:r>
      <w:r>
        <w:t xml:space="preserve"> wel een waarde heeft, wordt de gebeurtenis niet aangemaakt</w:t>
      </w:r>
    </w:p>
    <w:p w14:paraId="1BFAE51A" w14:textId="77777777" w:rsidR="00FC7180" w:rsidRDefault="00FC7180" w:rsidP="00FC7180">
      <w:pPr>
        <w:pStyle w:val="ListParagraph"/>
        <w:numPr>
          <w:ilvl w:val="0"/>
          <w:numId w:val="6"/>
        </w:numPr>
      </w:pPr>
      <w:r>
        <w:t>Overgangen in profielen, statussen</w:t>
      </w:r>
    </w:p>
    <w:p w14:paraId="0333D384" w14:textId="57D029A2" w:rsidR="00FC7180" w:rsidRDefault="00FC7180" w:rsidP="00FC7180">
      <w:pPr>
        <w:pStyle w:val="ListParagraph"/>
        <w:numPr>
          <w:ilvl w:val="1"/>
          <w:numId w:val="6"/>
        </w:numPr>
      </w:pPr>
      <w:r>
        <w:t>Mogelijk voor AC</w:t>
      </w:r>
    </w:p>
    <w:p w14:paraId="764623D9" w14:textId="77777777" w:rsidR="00FC7180" w:rsidRDefault="00FC7180" w:rsidP="00FC7180">
      <w:pPr>
        <w:pStyle w:val="ListParagraph"/>
        <w:numPr>
          <w:ilvl w:val="0"/>
          <w:numId w:val="6"/>
        </w:numPr>
      </w:pPr>
      <w:r>
        <w:t>Koppelingen</w:t>
      </w:r>
    </w:p>
    <w:p w14:paraId="7BDA452D" w14:textId="69B6B909" w:rsidR="00FC7180" w:rsidRDefault="00FC7180" w:rsidP="00FC7180">
      <w:pPr>
        <w:pStyle w:val="ListParagraph"/>
        <w:numPr>
          <w:ilvl w:val="1"/>
          <w:numId w:val="6"/>
        </w:numPr>
      </w:pPr>
      <w:r>
        <w:t>Geen</w:t>
      </w:r>
    </w:p>
    <w:p w14:paraId="7F9CBE2A" w14:textId="77777777" w:rsidR="00FC7180" w:rsidRDefault="00FC7180" w:rsidP="00FC7180">
      <w:pPr>
        <w:pStyle w:val="ListParagraph"/>
        <w:numPr>
          <w:ilvl w:val="0"/>
          <w:numId w:val="6"/>
        </w:numPr>
      </w:pPr>
      <w:r>
        <w:t>Speciale berekeningen</w:t>
      </w:r>
    </w:p>
    <w:p w14:paraId="3B3843F9" w14:textId="77777777" w:rsidR="00FC7180" w:rsidRDefault="00FC7180" w:rsidP="00FC7180">
      <w:pPr>
        <w:pStyle w:val="ListParagraph"/>
        <w:numPr>
          <w:ilvl w:val="1"/>
          <w:numId w:val="6"/>
        </w:numPr>
      </w:pPr>
      <w:r>
        <w:t xml:space="preserve">versieDatum = </w:t>
      </w:r>
      <w:r w:rsidRPr="00FD396C">
        <w:t>dlnEersteVersie</w:t>
      </w:r>
    </w:p>
    <w:p w14:paraId="789484E4" w14:textId="77777777" w:rsidR="00FC7180" w:rsidRPr="00F23C92" w:rsidRDefault="00FC7180" w:rsidP="00FC7180">
      <w:pPr>
        <w:pStyle w:val="ListParagraph"/>
        <w:numPr>
          <w:ilvl w:val="1"/>
          <w:numId w:val="6"/>
        </w:numPr>
      </w:pPr>
      <w:r w:rsidRPr="00F23C92">
        <w:t xml:space="preserve">dlnEersteVersie = datum waarop de deelnemer is opgenomen in de administratie van AllVida </w:t>
      </w:r>
    </w:p>
    <w:p w14:paraId="302276A3" w14:textId="7EB584A0" w:rsidR="00AA1912" w:rsidRPr="00F23C92" w:rsidRDefault="005A5FE7" w:rsidP="00FC7180">
      <w:pPr>
        <w:pStyle w:val="ListParagraph"/>
        <w:numPr>
          <w:ilvl w:val="1"/>
          <w:numId w:val="6"/>
        </w:numPr>
      </w:pPr>
      <w:r w:rsidRPr="00F23C92">
        <w:t>dlnKlasseAoBijToetreding</w:t>
      </w:r>
      <w:r w:rsidR="00AA1912" w:rsidRPr="00F23C92">
        <w:t xml:space="preserve"> = dlnKlasseAo(reglStaffelAoWia,dlnPrcKlasseAo)</w:t>
      </w:r>
    </w:p>
    <w:p w14:paraId="74BB0C12" w14:textId="7D5139C7" w:rsidR="00FC7180" w:rsidRPr="00F23C92" w:rsidRDefault="00FC7180" w:rsidP="00F23C92">
      <w:pPr>
        <w:pStyle w:val="ListParagraph"/>
        <w:numPr>
          <w:ilvl w:val="2"/>
          <w:numId w:val="6"/>
        </w:numPr>
      </w:pPr>
      <w:r w:rsidRPr="00F23C92">
        <w:t xml:space="preserve">veld wordt gevuld met </w:t>
      </w:r>
      <w:r w:rsidR="008D02FE" w:rsidRPr="00F23C92">
        <w:t xml:space="preserve">de klasse die hoort </w:t>
      </w:r>
      <w:r w:rsidR="001969D4" w:rsidRPr="00F23C92">
        <w:t xml:space="preserve">bij </w:t>
      </w:r>
      <w:r w:rsidR="009518AE">
        <w:t>dlnPrcKlasseAo</w:t>
      </w:r>
    </w:p>
    <w:p w14:paraId="7C552EC3" w14:textId="77777777" w:rsidR="00FC7180" w:rsidRDefault="00FC7180" w:rsidP="00FC7180">
      <w:pPr>
        <w:pStyle w:val="ListParagraph"/>
        <w:numPr>
          <w:ilvl w:val="0"/>
          <w:numId w:val="6"/>
        </w:numPr>
      </w:pPr>
      <w:r w:rsidRPr="007E315E">
        <w:rPr>
          <w:color w:val="FF0000"/>
        </w:rPr>
        <w:t>Afwijkingen BerPF</w:t>
      </w:r>
      <w:r>
        <w:t xml:space="preserve"> t.o.v. werking met SUAG</w:t>
      </w:r>
    </w:p>
    <w:p w14:paraId="6AEFD9E9" w14:textId="77777777" w:rsidR="00FC7180" w:rsidRPr="00FD396C" w:rsidRDefault="00FC7180" w:rsidP="00FC7180">
      <w:pPr>
        <w:pStyle w:val="ListParagraph"/>
        <w:rPr>
          <w:color w:val="0070C0"/>
        </w:rPr>
      </w:pPr>
      <w:commentRangeStart w:id="2621"/>
      <w:r w:rsidRPr="00FD396C">
        <w:rPr>
          <w:color w:val="0070C0"/>
        </w:rPr>
        <w:t xml:space="preserve">Bij de beroepspensioenfondsen wordt pas duidelijk dat een deelnemer al arbeidsongeschikt was </w:t>
      </w:r>
      <w:r>
        <w:rPr>
          <w:color w:val="0070C0"/>
        </w:rPr>
        <w:t xml:space="preserve">bij toetreding als er een </w:t>
      </w:r>
      <w:r w:rsidRPr="00FD396C">
        <w:rPr>
          <w:color w:val="0070C0"/>
        </w:rPr>
        <w:t>aanvraag voor premievrijstelling wordt opgestart.</w:t>
      </w:r>
      <w:r>
        <w:rPr>
          <w:color w:val="0070C0"/>
        </w:rPr>
        <w:t xml:space="preserve"> </w:t>
      </w:r>
      <w:commentRangeEnd w:id="2621"/>
      <w:r w:rsidRPr="00FD396C">
        <w:rPr>
          <w:rStyle w:val="CommentReference"/>
          <w:color w:val="0070C0"/>
          <w:szCs w:val="22"/>
        </w:rPr>
        <w:commentReference w:id="2621"/>
      </w:r>
    </w:p>
    <w:p w14:paraId="0E87AF37" w14:textId="77777777" w:rsidR="00FC7180" w:rsidRDefault="00FC7180" w:rsidP="00FC7180">
      <w:pPr>
        <w:pStyle w:val="ListParagraph"/>
        <w:numPr>
          <w:ilvl w:val="0"/>
          <w:numId w:val="6"/>
        </w:numPr>
      </w:pPr>
      <w:r>
        <w:t>Afleidbaar of opdrachtvolgend: afleidbaar intern</w:t>
      </w:r>
    </w:p>
    <w:p w14:paraId="0659964B" w14:textId="77777777" w:rsidR="00FC7180" w:rsidRDefault="00FC7180" w:rsidP="00FC7180">
      <w:pPr>
        <w:pStyle w:val="ListParagraph"/>
        <w:numPr>
          <w:ilvl w:val="0"/>
          <w:numId w:val="6"/>
        </w:numPr>
      </w:pPr>
      <w:r>
        <w:t>Invoer en controles</w:t>
      </w:r>
    </w:p>
    <w:p w14:paraId="35E76F66" w14:textId="77777777" w:rsidR="00FC7180" w:rsidRDefault="00FC7180" w:rsidP="00FC7180">
      <w:pPr>
        <w:pStyle w:val="ListParagraph"/>
        <w:numPr>
          <w:ilvl w:val="1"/>
          <w:numId w:val="6"/>
        </w:numPr>
      </w:pPr>
      <w:r>
        <w:t>Invoer via werklijst</w:t>
      </w:r>
    </w:p>
    <w:p w14:paraId="0AA95FB8" w14:textId="77777777" w:rsidR="00FC7180" w:rsidRDefault="00FC7180" w:rsidP="00FC7180">
      <w:pPr>
        <w:pStyle w:val="ListParagraph"/>
        <w:numPr>
          <w:ilvl w:val="2"/>
          <w:numId w:val="6"/>
        </w:numPr>
      </w:pPr>
      <w:r w:rsidRPr="00CA13F1">
        <w:t>dlnRegistratieNr</w:t>
      </w:r>
    </w:p>
    <w:p w14:paraId="1EC9CA25" w14:textId="77777777" w:rsidR="00FC7180" w:rsidRDefault="00FC7180" w:rsidP="00FC7180">
      <w:pPr>
        <w:pStyle w:val="ListParagraph"/>
        <w:numPr>
          <w:ilvl w:val="2"/>
          <w:numId w:val="6"/>
        </w:numPr>
      </w:pPr>
      <w:r>
        <w:t>dlnWijzigDatumAo</w:t>
      </w:r>
      <w:r w:rsidRPr="008D7EDF">
        <w:t xml:space="preserve"> </w:t>
      </w:r>
      <w:r w:rsidRPr="001C20B0">
        <w:t>-&gt; als bekend dan datum aanvang AO; anders 1 dag voor toetreding (dlnEersteVersie)</w:t>
      </w:r>
    </w:p>
    <w:p w14:paraId="3E5CBF0A" w14:textId="77777777" w:rsidR="00FC7180" w:rsidRDefault="00FC7180" w:rsidP="00FC7180">
      <w:pPr>
        <w:pStyle w:val="ListParagraph"/>
        <w:numPr>
          <w:ilvl w:val="2"/>
          <w:numId w:val="6"/>
        </w:numPr>
      </w:pPr>
      <w:r>
        <w:t>dlnPrcKlasseAo</w:t>
      </w:r>
    </w:p>
    <w:p w14:paraId="72D16B85" w14:textId="6F3C2B7B" w:rsidR="009A3D84" w:rsidRDefault="009A3D84" w:rsidP="00FC7180">
      <w:pPr>
        <w:pStyle w:val="ListParagraph"/>
        <w:numPr>
          <w:ilvl w:val="2"/>
          <w:numId w:val="6"/>
        </w:numPr>
      </w:pPr>
      <w:r w:rsidRPr="009A3D84">
        <w:t>dlnAanvangsDatumZiekte</w:t>
      </w:r>
    </w:p>
    <w:p w14:paraId="0719B50F" w14:textId="77777777" w:rsidR="00FC7180" w:rsidRDefault="00FC7180" w:rsidP="00FC7180">
      <w:pPr>
        <w:pStyle w:val="ListParagraph"/>
        <w:numPr>
          <w:ilvl w:val="1"/>
          <w:numId w:val="6"/>
        </w:numPr>
      </w:pPr>
      <w:r>
        <w:t>dlnCorrectieFactorAo = 1, niet relevant meer, maar nooit relevant voor BerPF (</w:t>
      </w:r>
      <w:r w:rsidRPr="007E315E">
        <w:rPr>
          <w:highlight w:val="yellow"/>
        </w:rPr>
        <w:t>vraag</w:t>
      </w:r>
      <w:r>
        <w:t>: of zelfs alleen relevant voor ADP?)</w:t>
      </w:r>
    </w:p>
    <w:p w14:paraId="391EDBC7" w14:textId="77777777" w:rsidR="00FC7180" w:rsidRDefault="00FC7180" w:rsidP="00FC7180">
      <w:pPr>
        <w:spacing w:line="240" w:lineRule="auto"/>
      </w:pPr>
    </w:p>
    <w:p w14:paraId="6FE241DF" w14:textId="77777777" w:rsidR="00FC7180" w:rsidRDefault="00FC7180" w:rsidP="00FC7180">
      <w:pPr>
        <w:pStyle w:val="Heading3"/>
      </w:pPr>
      <w:bookmarkStart w:id="2622" w:name="_Toc174374792"/>
      <w:bookmarkStart w:id="2623" w:name="_Toc187312231"/>
      <w:bookmarkStart w:id="2624" w:name="_Toc342221954"/>
      <w:bookmarkStart w:id="2625" w:name="_Toc1312200588"/>
      <w:r>
        <w:t>Aanvang arbeidsongeschiktheid (deelnemer)</w:t>
      </w:r>
      <w:bookmarkEnd w:id="2622"/>
      <w:bookmarkEnd w:id="2623"/>
      <w:bookmarkEnd w:id="2624"/>
      <w:bookmarkEnd w:id="2625"/>
    </w:p>
    <w:p w14:paraId="56060D62" w14:textId="77777777" w:rsidR="00FC7180" w:rsidRDefault="00FC7180" w:rsidP="00FC7180">
      <w:r>
        <w:t>Relevante zaken m.b.t. deze gebeurtenis:</w:t>
      </w:r>
    </w:p>
    <w:p w14:paraId="413C4EBB" w14:textId="77777777" w:rsidR="00FC7180" w:rsidRDefault="00FC7180" w:rsidP="00FC7180">
      <w:pPr>
        <w:pStyle w:val="ListParagraph"/>
        <w:numPr>
          <w:ilvl w:val="0"/>
          <w:numId w:val="6"/>
        </w:numPr>
      </w:pPr>
      <w:r>
        <w:t>Afleidbaar of opdrachtvolgend: afleidbaar extern</w:t>
      </w:r>
    </w:p>
    <w:p w14:paraId="41A52583" w14:textId="77777777" w:rsidR="00FC7180" w:rsidRDefault="00FC7180" w:rsidP="00FC7180">
      <w:pPr>
        <w:pStyle w:val="ListParagraph"/>
        <w:numPr>
          <w:ilvl w:val="0"/>
          <w:numId w:val="6"/>
        </w:numPr>
      </w:pPr>
      <w:r>
        <w:t>Invoer en controles</w:t>
      </w:r>
    </w:p>
    <w:p w14:paraId="779CFAAA" w14:textId="1CCF285A" w:rsidR="00FC7180" w:rsidRDefault="00FC7180" w:rsidP="00FC7180">
      <w:pPr>
        <w:pStyle w:val="ListParagraph"/>
        <w:numPr>
          <w:ilvl w:val="1"/>
          <w:numId w:val="6"/>
        </w:numPr>
      </w:pPr>
      <w:r>
        <w:t xml:space="preserve">Gebeurtenis wordt uitgevoerd als voor een deelnemer </w:t>
      </w:r>
      <w:r w:rsidRPr="00AD2C45">
        <w:t>dlnWijzigDatumAo</w:t>
      </w:r>
      <w:r>
        <w:t xml:space="preserve"> en dlnPrcKlasseAo of dlnKlasseAo worden aangeleverd en wordt voldaan aan de voorwaarde </w:t>
      </w:r>
      <w:r w:rsidRPr="00AD2C45">
        <w:t>isGbrVwDlnAanvangAo</w:t>
      </w:r>
      <w:r>
        <w:t xml:space="preserve"> </w:t>
      </w:r>
    </w:p>
    <w:p w14:paraId="5C49310F" w14:textId="2EB2BEBA" w:rsidR="00FC7180" w:rsidRDefault="00FC7180" w:rsidP="00FC7180">
      <w:pPr>
        <w:pStyle w:val="ListParagraph"/>
        <w:numPr>
          <w:ilvl w:val="1"/>
          <w:numId w:val="6"/>
        </w:numPr>
      </w:pPr>
      <w:r w:rsidRPr="00AD2C45">
        <w:t>isGbrVwDlnAanvangAo</w:t>
      </w:r>
      <w:r>
        <w:t xml:space="preserve"> = </w:t>
      </w:r>
      <w:r w:rsidRPr="00901722">
        <w:t xml:space="preserve">dlnIsAo </w:t>
      </w:r>
      <w:r w:rsidRPr="00407979">
        <w:t xml:space="preserve">(dlnStaffelAoVoortzettingsPrc &gt; 0%) </w:t>
      </w:r>
      <w:r>
        <w:t>en</w:t>
      </w:r>
      <w:r w:rsidRPr="00901722">
        <w:t xml:space="preserve"> dlnKlasseAo &gt; dbVgDlnKlasseAo</w:t>
      </w:r>
      <w:r>
        <w:t xml:space="preserve"> en de volgende zaken FALSE zijn</w:t>
      </w:r>
    </w:p>
    <w:p w14:paraId="7EEBFC77" w14:textId="77777777" w:rsidR="00FC7180" w:rsidRPr="00EB3D14" w:rsidRDefault="00FC7180" w:rsidP="00FC7180">
      <w:pPr>
        <w:pStyle w:val="ListParagraph"/>
        <w:numPr>
          <w:ilvl w:val="2"/>
          <w:numId w:val="6"/>
        </w:numPr>
      </w:pPr>
      <w:r w:rsidRPr="00901722">
        <w:t>dlnEindDatumAo</w:t>
      </w:r>
      <w:r>
        <w:t xml:space="preserve"> heeft een waarde </w:t>
      </w:r>
      <w:r w:rsidRPr="00EB3D14">
        <w:t>(EindDatumAo mag niet gevuld zijn in de mutatie; bij afleiding van de mutatie Aanvang AO wordt een eventuele einddatum vanuit een vorige AO-periode leeg gemaakt)</w:t>
      </w:r>
    </w:p>
    <w:p w14:paraId="3E415046" w14:textId="77777777" w:rsidR="00FC7180" w:rsidRDefault="00FC7180" w:rsidP="00FC7180">
      <w:pPr>
        <w:pStyle w:val="ListParagraph"/>
        <w:numPr>
          <w:ilvl w:val="2"/>
          <w:numId w:val="6"/>
        </w:numPr>
      </w:pPr>
      <w:r>
        <w:t xml:space="preserve">Gebeurtenis </w:t>
      </w:r>
      <w:r w:rsidRPr="00901722">
        <w:t>Wijzig klasse arbeidsongeschiktheid toetreding</w:t>
      </w:r>
      <w:r>
        <w:t xml:space="preserve"> kan worden afgeleid (</w:t>
      </w:r>
      <w:r w:rsidRPr="00901722">
        <w:t>isGbrVwDlnWijzigToetredingAo</w:t>
      </w:r>
      <w:r>
        <w:t xml:space="preserve"> is TRUE)</w:t>
      </w:r>
    </w:p>
    <w:p w14:paraId="6AB16EC2" w14:textId="77777777" w:rsidR="00FC7180" w:rsidRDefault="00FC7180" w:rsidP="00FC7180">
      <w:pPr>
        <w:pStyle w:val="ListParagraph"/>
        <w:numPr>
          <w:ilvl w:val="2"/>
          <w:numId w:val="6"/>
        </w:numPr>
      </w:pPr>
      <w:r w:rsidRPr="00901722">
        <w:t xml:space="preserve">dlnWijzigDatumAo &gt; dlnAanvangsDatumAo </w:t>
      </w:r>
      <w:r>
        <w:t>EN</w:t>
      </w:r>
      <w:r w:rsidRPr="00901722">
        <w:t xml:space="preserve"> dlnKlasseAoBijToetreding = 0</w:t>
      </w:r>
      <w:r>
        <w:t xml:space="preserve"> </w:t>
      </w:r>
      <w:r w:rsidRPr="00D173CB">
        <w:t>(Deze controle is nodig bij de aanlevering vanuit SUAG)</w:t>
      </w:r>
    </w:p>
    <w:p w14:paraId="33F306CF" w14:textId="77777777" w:rsidR="00FC7180" w:rsidRDefault="00FC7180" w:rsidP="00FC7180">
      <w:pPr>
        <w:pStyle w:val="ListParagraph"/>
        <w:numPr>
          <w:ilvl w:val="2"/>
          <w:numId w:val="6"/>
        </w:numPr>
      </w:pPr>
      <w:r w:rsidRPr="00901722">
        <w:t xml:space="preserve">0 </w:t>
      </w:r>
      <w:r>
        <w:t>&lt;</w:t>
      </w:r>
      <w:r w:rsidRPr="00901722">
        <w:t xml:space="preserve"> dlnKlasseAo &lt;= dlnKlasseAoBijToetreding</w:t>
      </w:r>
    </w:p>
    <w:p w14:paraId="0D58F01F" w14:textId="4D6B9140" w:rsidR="00FC7180" w:rsidRDefault="002C5188" w:rsidP="009177F1">
      <w:pPr>
        <w:pStyle w:val="ListParagraph"/>
        <w:numPr>
          <w:ilvl w:val="1"/>
          <w:numId w:val="6"/>
        </w:numPr>
      </w:pPr>
      <w:r w:rsidRPr="0095128C">
        <w:rPr>
          <w:color w:val="0070C0"/>
        </w:rPr>
        <w:t>Merk op: er is geen controle op het feit of de deelnemer PVI verzekerd heeft. Bij OPF-en is</w:t>
      </w:r>
      <w:r w:rsidR="00275D0C" w:rsidRPr="0095128C">
        <w:rPr>
          <w:color w:val="0070C0"/>
        </w:rPr>
        <w:t xml:space="preserve"> dit standaard</w:t>
      </w:r>
      <w:r w:rsidR="009D6900" w:rsidRPr="0095128C">
        <w:rPr>
          <w:color w:val="0070C0"/>
        </w:rPr>
        <w:t xml:space="preserve"> (dlnDekPviKeuze = TRUE als reglPviKeuze = verplicht)</w:t>
      </w:r>
      <w:r w:rsidR="00275D0C" w:rsidRPr="0095128C">
        <w:rPr>
          <w:color w:val="0070C0"/>
        </w:rPr>
        <w:t xml:space="preserve">, maar </w:t>
      </w:r>
      <w:r w:rsidR="00275D0C" w:rsidRPr="009177F1">
        <w:rPr>
          <w:color w:val="FF0000"/>
        </w:rPr>
        <w:t>spe</w:t>
      </w:r>
      <w:r w:rsidR="005607A4" w:rsidRPr="009177F1">
        <w:rPr>
          <w:color w:val="FF0000"/>
        </w:rPr>
        <w:t xml:space="preserve">cifiek </w:t>
      </w:r>
      <w:r w:rsidR="00275D0C" w:rsidRPr="009177F1">
        <w:rPr>
          <w:color w:val="FF0000"/>
        </w:rPr>
        <w:t xml:space="preserve">bij de beroepspensioenfondsen SPF/SPD </w:t>
      </w:r>
      <w:r w:rsidR="005607A4" w:rsidRPr="0095128C">
        <w:rPr>
          <w:color w:val="0070C0"/>
        </w:rPr>
        <w:t>is dit vrijwillig</w:t>
      </w:r>
      <w:r w:rsidR="00200D5B" w:rsidRPr="0095128C">
        <w:rPr>
          <w:color w:val="0070C0"/>
        </w:rPr>
        <w:t xml:space="preserve">. </w:t>
      </w:r>
      <w:r w:rsidR="00A2599C" w:rsidRPr="0095128C">
        <w:rPr>
          <w:color w:val="0070C0"/>
        </w:rPr>
        <w:t>Wens is om de deelnemer dan ook niet arbeidsongeschikt te maken, omdat dit invloed heeft op bi</w:t>
      </w:r>
      <w:r w:rsidR="00191AD4" w:rsidRPr="0095128C">
        <w:rPr>
          <w:color w:val="0070C0"/>
        </w:rPr>
        <w:t xml:space="preserve">jvoorbeeld selecties en UPO. Afgesproken is dat dit onderdeel moet worden </w:t>
      </w:r>
      <w:r w:rsidR="0095128C" w:rsidRPr="0095128C">
        <w:rPr>
          <w:color w:val="0070C0"/>
        </w:rPr>
        <w:t>van het proces</w:t>
      </w:r>
      <w:commentRangeStart w:id="2626"/>
      <w:commentRangeEnd w:id="2626"/>
      <w:r w:rsidR="003E6AE7">
        <w:rPr>
          <w:rStyle w:val="CommentReference"/>
          <w:color w:val="0070C0"/>
          <w:szCs w:val="22"/>
        </w:rPr>
        <w:commentReference w:id="2626"/>
      </w:r>
      <w:r w:rsidR="0095128C">
        <w:rPr>
          <w:color w:val="0070C0"/>
        </w:rPr>
        <w:t>.</w:t>
      </w:r>
    </w:p>
    <w:p w14:paraId="28007C3A" w14:textId="77777777" w:rsidR="00FC7180" w:rsidRDefault="00FC7180" w:rsidP="00FC7180">
      <w:pPr>
        <w:pStyle w:val="ListParagraph"/>
        <w:numPr>
          <w:ilvl w:val="0"/>
          <w:numId w:val="6"/>
        </w:numPr>
      </w:pPr>
      <w:r>
        <w:t>Overgangen in profielen, statussen</w:t>
      </w:r>
    </w:p>
    <w:p w14:paraId="69475E87" w14:textId="77777777" w:rsidR="00FC7180" w:rsidRDefault="00FC7180" w:rsidP="00FC7180">
      <w:pPr>
        <w:pStyle w:val="ListParagraph"/>
        <w:numPr>
          <w:ilvl w:val="1"/>
          <w:numId w:val="6"/>
        </w:numPr>
      </w:pPr>
      <w:r>
        <w:t xml:space="preserve">AC </w:t>
      </w:r>
      <w:r>
        <w:rPr>
          <w:rFonts w:ascii="Wingdings" w:eastAsia="Wingdings" w:hAnsi="Wingdings" w:cs="Wingdings"/>
        </w:rPr>
        <w:t>à</w:t>
      </w:r>
      <w:r>
        <w:t xml:space="preserve"> AOAC</w:t>
      </w:r>
    </w:p>
    <w:p w14:paraId="72023D6D" w14:textId="5BAAD7E5" w:rsidR="00FC7180" w:rsidRPr="00315B9F" w:rsidRDefault="00F71490" w:rsidP="00F71490">
      <w:pPr>
        <w:pStyle w:val="ListParagraph"/>
        <w:numPr>
          <w:ilvl w:val="2"/>
          <w:numId w:val="6"/>
        </w:numPr>
      </w:pPr>
      <w:r w:rsidRPr="00315B9F">
        <w:t>Voor premievrije deelnemers is een aparte gebeurtenis A</w:t>
      </w:r>
      <w:r w:rsidR="00E76431" w:rsidRPr="00315B9F">
        <w:t>anvang arbeidsongeschiktheid uitdienst, zie aldaar</w:t>
      </w:r>
    </w:p>
    <w:p w14:paraId="5AFB7D60" w14:textId="77777777" w:rsidR="00FC7180" w:rsidRDefault="00FC7180" w:rsidP="00FC7180">
      <w:pPr>
        <w:pStyle w:val="ListParagraph"/>
        <w:numPr>
          <w:ilvl w:val="0"/>
          <w:numId w:val="6"/>
        </w:numPr>
      </w:pPr>
      <w:r>
        <w:t>Koppelingen</w:t>
      </w:r>
    </w:p>
    <w:p w14:paraId="7D05B299" w14:textId="092B20DB" w:rsidR="00FC7180" w:rsidRDefault="00FC7180" w:rsidP="00FC7180">
      <w:pPr>
        <w:pStyle w:val="ListParagraph"/>
        <w:numPr>
          <w:ilvl w:val="1"/>
          <w:numId w:val="6"/>
        </w:numPr>
      </w:pPr>
      <w:r>
        <w:t xml:space="preserve">Andere component: </w:t>
      </w:r>
      <w:r w:rsidR="00C76825">
        <w:t xml:space="preserve">Aanvang Ao op </w:t>
      </w:r>
      <w:r>
        <w:t>dienstverband</w:t>
      </w:r>
    </w:p>
    <w:p w14:paraId="5EA198E8" w14:textId="77777777" w:rsidR="00FC7180" w:rsidRDefault="00FC7180" w:rsidP="00FC7180">
      <w:pPr>
        <w:pStyle w:val="ListParagraph"/>
        <w:numPr>
          <w:ilvl w:val="0"/>
          <w:numId w:val="6"/>
        </w:numPr>
      </w:pPr>
      <w:r>
        <w:t>Speciale berekeningen</w:t>
      </w:r>
    </w:p>
    <w:p w14:paraId="7873E9E6" w14:textId="77777777" w:rsidR="00FC7180" w:rsidRDefault="00FC7180" w:rsidP="00FC7180">
      <w:pPr>
        <w:pStyle w:val="ListParagraph"/>
        <w:numPr>
          <w:ilvl w:val="1"/>
          <w:numId w:val="6"/>
        </w:numPr>
      </w:pPr>
      <w:r>
        <w:t xml:space="preserve">versieDatum = </w:t>
      </w:r>
      <w:r w:rsidRPr="00AD2C45">
        <w:t>dlnVersieDatumAo</w:t>
      </w:r>
      <w:r>
        <w:t xml:space="preserve"> = </w:t>
      </w:r>
      <w:r w:rsidRPr="00AD2C45">
        <w:t>datumMax(dlnWijzigDatumAo,dlnEersteVersie)</w:t>
      </w:r>
    </w:p>
    <w:p w14:paraId="11E112CB" w14:textId="77777777" w:rsidR="00FC7180" w:rsidRDefault="00FC7180" w:rsidP="00FC7180">
      <w:pPr>
        <w:pStyle w:val="ListParagraph"/>
        <w:numPr>
          <w:ilvl w:val="1"/>
          <w:numId w:val="6"/>
        </w:numPr>
      </w:pPr>
      <w:r w:rsidRPr="00F70C82">
        <w:t>dlnEindDatumAo</w:t>
      </w:r>
      <w:r>
        <w:t xml:space="preserve"> = datumLeeg</w:t>
      </w:r>
    </w:p>
    <w:p w14:paraId="029AC181" w14:textId="77777777" w:rsidR="00FC7180" w:rsidRDefault="00FC7180" w:rsidP="00FC7180">
      <w:pPr>
        <w:pStyle w:val="ListParagraph"/>
        <w:numPr>
          <w:ilvl w:val="1"/>
          <w:numId w:val="6"/>
        </w:numPr>
      </w:pPr>
      <w:r w:rsidRPr="00F70C82">
        <w:t>dlnIsWao</w:t>
      </w:r>
      <w:r>
        <w:t xml:space="preserve"> = false</w:t>
      </w:r>
    </w:p>
    <w:p w14:paraId="2D0D03BD" w14:textId="77777777" w:rsidR="0065703E" w:rsidRPr="00C87221" w:rsidRDefault="00FC7180" w:rsidP="004A5483">
      <w:pPr>
        <w:pStyle w:val="ListParagraph"/>
        <w:numPr>
          <w:ilvl w:val="1"/>
          <w:numId w:val="6"/>
        </w:numPr>
      </w:pPr>
      <w:r w:rsidRPr="00314F5D">
        <w:t>dlnKlasseAo</w:t>
      </w:r>
      <w:r>
        <w:t xml:space="preserve"> = </w:t>
      </w:r>
      <w:r w:rsidRPr="00314F5D">
        <w:t>dlnKlasseAo(reglStaffelAoWia,dlnPrcKlasseAo)</w:t>
      </w:r>
    </w:p>
    <w:p w14:paraId="7633E9F9" w14:textId="4876E43A" w:rsidR="004A584F" w:rsidRPr="004A5483" w:rsidRDefault="00FC7180" w:rsidP="0065703E">
      <w:pPr>
        <w:pStyle w:val="ListParagraph"/>
        <w:numPr>
          <w:ilvl w:val="2"/>
          <w:numId w:val="6"/>
        </w:numPr>
      </w:pPr>
      <w:r w:rsidRPr="00B72AA3">
        <w:rPr>
          <w:color w:val="FF0000"/>
        </w:rPr>
        <w:t>specifiek BerPF</w:t>
      </w:r>
      <w:r w:rsidRPr="004A5483">
        <w:t>: juiste tabel koppelen op reglement voor reglStaffelAoWia, reglStaffelAoWao = 0</w:t>
      </w:r>
      <w:r w:rsidR="006B34D1" w:rsidRPr="004A5483">
        <w:t>.</w:t>
      </w:r>
      <w:r w:rsidRPr="004A5483">
        <w:t xml:space="preserve"> </w:t>
      </w:r>
      <w:r w:rsidR="006B34D1" w:rsidRPr="004A5483">
        <w:t>O</w:t>
      </w:r>
      <w:r w:rsidR="004A584F" w:rsidRPr="004A5483">
        <w:t>mdat er maar één tabel nodig is wordt de WAO-tabel op 0 gezet</w:t>
      </w:r>
    </w:p>
    <w:p w14:paraId="2A033269" w14:textId="77777777" w:rsidR="00332C3A" w:rsidRDefault="00FC7180" w:rsidP="00FC7180">
      <w:pPr>
        <w:pStyle w:val="ListParagraph"/>
        <w:numPr>
          <w:ilvl w:val="1"/>
          <w:numId w:val="6"/>
        </w:numPr>
      </w:pPr>
      <w:r w:rsidRPr="00F70C82">
        <w:t>dlnStaffelA</w:t>
      </w:r>
    </w:p>
    <w:p w14:paraId="7D511525" w14:textId="7EA09A67" w:rsidR="00FC7180" w:rsidRDefault="00FC7180" w:rsidP="00FC7180">
      <w:pPr>
        <w:pStyle w:val="ListParagraph"/>
        <w:numPr>
          <w:ilvl w:val="1"/>
          <w:numId w:val="6"/>
        </w:numPr>
        <w:rPr>
          <w:ins w:id="2627" w:author="Flory Koole" w:date="2024-10-07T13:36:00Z" w16du:dateUtc="2024-10-07T11:36:00Z"/>
        </w:rPr>
      </w:pPr>
      <w:r w:rsidRPr="00F70C82">
        <w:t>VoortzettingsPrc(klasse)</w:t>
      </w:r>
      <w:r>
        <w:t xml:space="preserve"> = </w:t>
      </w:r>
      <w:r w:rsidRPr="00F70C82">
        <w:t>aoVoortzettingsPrc(reglStaffelAoWia,klasse)</w:t>
      </w:r>
    </w:p>
    <w:p w14:paraId="02A1910F" w14:textId="595036A6" w:rsidR="00A73DFA" w:rsidRDefault="00A73DFA" w:rsidP="00FC7180">
      <w:pPr>
        <w:pStyle w:val="ListParagraph"/>
        <w:numPr>
          <w:ilvl w:val="1"/>
          <w:numId w:val="6"/>
        </w:numPr>
        <w:rPr>
          <w:ins w:id="2628" w:author="Flory Koole" w:date="2024-10-07T13:38:00Z" w16du:dateUtc="2024-10-07T11:38:00Z"/>
        </w:rPr>
      </w:pPr>
      <w:ins w:id="2629" w:author="Flory Koole" w:date="2024-10-07T13:37:00Z">
        <w:r w:rsidRPr="00A73DFA">
          <w:t xml:space="preserve">Als bij aanvang AO de dlnAanvangsDatumZiekte </w:t>
        </w:r>
      </w:ins>
      <w:ins w:id="2630" w:author="Flory Koole" w:date="2024-10-07T13:37:00Z" w16du:dateUtc="2024-10-07T11:37:00Z">
        <w:r w:rsidR="0046416B">
          <w:t>is gevuld</w:t>
        </w:r>
      </w:ins>
      <w:ins w:id="2631" w:author="Flory Koole" w:date="2024-10-07T13:37:00Z">
        <w:r w:rsidRPr="00A73DFA">
          <w:t xml:space="preserve">, </w:t>
        </w:r>
      </w:ins>
      <w:ins w:id="2632" w:author="Flory Koole" w:date="2024-10-07T13:37:00Z" w16du:dateUtc="2024-10-07T11:37:00Z">
        <w:r w:rsidR="0046416B">
          <w:t xml:space="preserve">dan </w:t>
        </w:r>
      </w:ins>
      <w:ins w:id="2633" w:author="Flory Koole" w:date="2024-10-07T13:37:00Z">
        <w:r w:rsidRPr="00A73DFA">
          <w:t>worden voor loondienstverbanden de salaris</w:t>
        </w:r>
      </w:ins>
      <w:ins w:id="2634" w:author="Flory Koole" w:date="2024-10-07T13:37:00Z" w16du:dateUtc="2024-10-07T11:37:00Z">
        <w:r w:rsidR="0046416B">
          <w:t xml:space="preserve">- en </w:t>
        </w:r>
      </w:ins>
      <w:ins w:id="2635" w:author="Flory Koole" w:date="2024-10-07T13:37:00Z">
        <w:r w:rsidRPr="00A73DFA">
          <w:t>parttimegegevens van die datum gebruikt voor de vrijstelling</w:t>
        </w:r>
      </w:ins>
      <w:ins w:id="2636" w:author="Flory Koole" w:date="2024-10-07T13:42:00Z" w16du:dateUtc="2024-10-07T11:42:00Z">
        <w:r w:rsidR="008E3B59">
          <w:t xml:space="preserve"> als die in AllVid</w:t>
        </w:r>
      </w:ins>
      <w:ins w:id="2637" w:author="Flory Koole" w:date="2024-10-07T13:43:00Z" w16du:dateUtc="2024-10-07T11:43:00Z">
        <w:r w:rsidR="008E3B59">
          <w:t>a vastliggen</w:t>
        </w:r>
      </w:ins>
      <w:ins w:id="2638" w:author="Flory Koole" w:date="2024-10-07T13:37:00Z">
        <w:r w:rsidRPr="00A73DFA">
          <w:t>; voor zelfstandigen worden de salaris</w:t>
        </w:r>
      </w:ins>
      <w:ins w:id="2639" w:author="Flory Koole" w:date="2024-10-07T13:37:00Z" w16du:dateUtc="2024-10-07T11:37:00Z">
        <w:r w:rsidR="0046416B">
          <w:t xml:space="preserve">- en </w:t>
        </w:r>
      </w:ins>
      <w:ins w:id="2640" w:author="Flory Koole" w:date="2024-10-07T13:37:00Z">
        <w:r w:rsidRPr="00A73DFA">
          <w:t>parttimegegevens gebruikt van de 5 kalenderjaren voor de aanvangsdatum ziekte</w:t>
        </w:r>
      </w:ins>
    </w:p>
    <w:p w14:paraId="14665B03" w14:textId="757D7880" w:rsidR="006B5050" w:rsidRDefault="006B5050" w:rsidP="005C0D78">
      <w:pPr>
        <w:pStyle w:val="ListParagraph"/>
        <w:numPr>
          <w:ilvl w:val="2"/>
          <w:numId w:val="6"/>
        </w:numPr>
        <w:rPr>
          <w:ins w:id="2641" w:author="Flory Koole" w:date="2024-10-07T13:40:00Z" w16du:dateUtc="2024-10-07T11:40:00Z"/>
        </w:rPr>
      </w:pPr>
      <w:ins w:id="2642" w:author="Flory Koole" w:date="2024-10-07T13:41:00Z" w16du:dateUtc="2024-10-07T11:41:00Z">
        <w:r w:rsidRPr="006B5050">
          <w:t>dlnDvbAanvangsDatumZiekteBerekend</w:t>
        </w:r>
      </w:ins>
      <w:ins w:id="2643" w:author="Flory Koole" w:date="2024-10-07T13:42:00Z" w16du:dateUtc="2024-10-07T11:42:00Z">
        <w:r w:rsidR="00293A76">
          <w:t xml:space="preserve"> = </w:t>
        </w:r>
        <w:r w:rsidR="00293A76" w:rsidRPr="00293A76">
          <w:t>datumMax(dlnAanvangsDatumZiekte,dlnDvbEersteVersie)</w:t>
        </w:r>
      </w:ins>
    </w:p>
    <w:p w14:paraId="73178731" w14:textId="4BFE2297" w:rsidR="005C0D78" w:rsidRDefault="005C0D78" w:rsidP="005C0D78">
      <w:pPr>
        <w:pStyle w:val="ListParagraph"/>
        <w:numPr>
          <w:ilvl w:val="2"/>
          <w:numId w:val="6"/>
        </w:numPr>
        <w:rPr>
          <w:ins w:id="2644" w:author="Flory Koole" w:date="2024-10-07T13:39:00Z" w16du:dateUtc="2024-10-07T11:39:00Z"/>
        </w:rPr>
      </w:pPr>
      <w:ins w:id="2645" w:author="Flory Koole" w:date="2024-10-07T13:38:00Z" w16du:dateUtc="2024-10-07T11:38:00Z">
        <w:r w:rsidRPr="005C0D78">
          <w:t>dlnDvbParttimePrcAoBerekend</w:t>
        </w:r>
        <w:r w:rsidR="00125383">
          <w:t xml:space="preserve">: </w:t>
        </w:r>
      </w:ins>
      <w:ins w:id="2646" w:author="Flory Koole" w:date="2024-10-07T13:39:00Z" w16du:dateUtc="2024-10-07T11:39:00Z">
        <w:r w:rsidR="009C06E8" w:rsidRPr="005C0D78">
          <w:t>dlnDvbParttimePrc</w:t>
        </w:r>
        <w:r w:rsidR="009C06E8">
          <w:t xml:space="preserve"> </w:t>
        </w:r>
      </w:ins>
      <w:ins w:id="2647" w:author="Flory Koole" w:date="2024-10-07T13:38:00Z" w16du:dateUtc="2024-10-07T11:38:00Z">
        <w:r w:rsidR="00125383">
          <w:t xml:space="preserve">op </w:t>
        </w:r>
      </w:ins>
      <w:ins w:id="2648" w:author="Flory Koole" w:date="2024-10-07T13:41:00Z" w16du:dateUtc="2024-10-07T11:41:00Z">
        <w:r w:rsidR="006B5050" w:rsidRPr="006B5050">
          <w:t>dlnDvbAanvangsDatumZiekteBerekend</w:t>
        </w:r>
      </w:ins>
    </w:p>
    <w:p w14:paraId="49894986" w14:textId="43417159" w:rsidR="006E5D06" w:rsidRDefault="006E5D06" w:rsidP="005C0D78">
      <w:pPr>
        <w:pStyle w:val="ListParagraph"/>
        <w:numPr>
          <w:ilvl w:val="2"/>
          <w:numId w:val="6"/>
        </w:numPr>
        <w:rPr>
          <w:ins w:id="2649" w:author="Flory Koole" w:date="2024-10-07T13:40:00Z" w16du:dateUtc="2024-10-07T11:40:00Z"/>
        </w:rPr>
      </w:pPr>
      <w:ins w:id="2650" w:author="Flory Koole" w:date="2024-10-07T13:39:00Z" w16du:dateUtc="2024-10-07T11:39:00Z">
        <w:r w:rsidRPr="006E5D06">
          <w:t>dlnDvbPensioenGevendInkomenAoBerekend</w:t>
        </w:r>
        <w:r>
          <w:t xml:space="preserve">: </w:t>
        </w:r>
        <w:r w:rsidRPr="006E5D06">
          <w:t>dlnDvbPensioenGevendInkomen</w:t>
        </w:r>
        <w:r>
          <w:t xml:space="preserve"> </w:t>
        </w:r>
      </w:ins>
      <w:ins w:id="2651" w:author="Flory Koole" w:date="2024-10-07T13:40:00Z" w16du:dateUtc="2024-10-07T11:40:00Z">
        <w:r>
          <w:t xml:space="preserve">op op </w:t>
        </w:r>
      </w:ins>
      <w:ins w:id="2652" w:author="Flory Koole" w:date="2024-10-07T13:41:00Z" w16du:dateUtc="2024-10-07T11:41:00Z">
        <w:r w:rsidR="006B5050" w:rsidRPr="006B5050">
          <w:t>dlnDvbAanvangsDatumZiekteBerekend</w:t>
        </w:r>
      </w:ins>
    </w:p>
    <w:p w14:paraId="5E4946A0" w14:textId="0D1F9E79" w:rsidR="00DD0A20" w:rsidRDefault="00DD0A20" w:rsidP="005C0D78">
      <w:pPr>
        <w:pStyle w:val="ListParagraph"/>
        <w:numPr>
          <w:ilvl w:val="2"/>
          <w:numId w:val="6"/>
        </w:numPr>
        <w:rPr>
          <w:ins w:id="2653" w:author="Flory Koole" w:date="2024-10-07T13:43:00Z" w16du:dateUtc="2024-10-07T11:43:00Z"/>
        </w:rPr>
      </w:pPr>
      <w:ins w:id="2654" w:author="Flory Koole" w:date="2024-10-07T13:40:00Z" w16du:dateUtc="2024-10-07T11:40:00Z">
        <w:r w:rsidRPr="00DD0A20">
          <w:t>dlnDvbPensioenGevendInkomenAoWuoBerekend</w:t>
        </w:r>
        <w:r>
          <w:t xml:space="preserve">: </w:t>
        </w:r>
        <w:r w:rsidR="006B5050" w:rsidRPr="006B5050">
          <w:t>dlnDvbPensioenGrondslagOvl</w:t>
        </w:r>
      </w:ins>
      <w:ins w:id="2655" w:author="Flory Koole" w:date="2024-10-07T13:41:00Z" w16du:dateUtc="2024-10-07T11:41:00Z">
        <w:r w:rsidR="00781B28">
          <w:t xml:space="preserve"> op </w:t>
        </w:r>
        <w:r w:rsidR="00781B28" w:rsidRPr="00781B28">
          <w:t>dlnDvbAanvangsDatumZiekteBerekend</w:t>
        </w:r>
      </w:ins>
      <w:ins w:id="2656" w:author="Flory Koole" w:date="2024-10-07T13:40:00Z" w16du:dateUtc="2024-10-07T11:40:00Z">
        <w:r w:rsidR="006B5050" w:rsidRPr="006B5050">
          <w:t xml:space="preserve"> / (dlnDvbGemParttimeBijAanvangZiekte/100)</w:t>
        </w:r>
      </w:ins>
    </w:p>
    <w:p w14:paraId="06DBB961" w14:textId="4F2E9A83" w:rsidR="00A026DA" w:rsidRDefault="003A6518" w:rsidP="00A026DA">
      <w:pPr>
        <w:pStyle w:val="ListParagraph"/>
        <w:numPr>
          <w:ilvl w:val="1"/>
          <w:numId w:val="6"/>
        </w:numPr>
        <w:rPr>
          <w:ins w:id="2657" w:author="Flory Koole" w:date="2024-10-07T13:47:00Z" w16du:dateUtc="2024-10-07T11:47:00Z"/>
        </w:rPr>
      </w:pPr>
      <w:ins w:id="2658" w:author="Flory Koole" w:date="2024-10-07T13:44:00Z">
        <w:r w:rsidRPr="003A6518">
          <w:t xml:space="preserve">Voor het actieve deel van een AO’er in loondienst wordt in de berekeningen van de premies en de risicoaanspraken PP en WZP het parttimepercentage gemaximeerd op 100% - </w:t>
        </w:r>
      </w:ins>
      <w:ins w:id="2659" w:author="Flory Koole" w:date="2024-10-07T13:45:00Z" w16du:dateUtc="2024-10-07T11:45:00Z">
        <w:r w:rsidR="000D11C0" w:rsidRPr="000D11C0">
          <w:t>dlnStaffelAoVoortzettingsPrc</w:t>
        </w:r>
      </w:ins>
      <w:ins w:id="2660" w:author="Flory Koole" w:date="2024-10-07T13:44:00Z">
        <w:r w:rsidRPr="003A6518">
          <w:t xml:space="preserve">. Voor het actieve deel van een zelfstandige AO’er wordt in de berekening van het vijfjaarsgemiddelde het parttimepercentage vanaf aanvang AO gemaximeerd op 100% - </w:t>
        </w:r>
      </w:ins>
      <w:ins w:id="2661" w:author="Flory Koole" w:date="2024-10-07T13:45:00Z" w16du:dateUtc="2024-10-07T11:45:00Z">
        <w:r w:rsidR="000D3C87" w:rsidRPr="000D3C87">
          <w:t>dlnStaffelAoVoortzettingsPrc</w:t>
        </w:r>
      </w:ins>
      <w:ins w:id="2662" w:author="Flory Koole" w:date="2024-10-07T13:44:00Z">
        <w:r w:rsidRPr="003A6518">
          <w:t>%.</w:t>
        </w:r>
      </w:ins>
    </w:p>
    <w:p w14:paraId="2BFC90E4" w14:textId="4727A685" w:rsidR="00F308F7" w:rsidRDefault="00F308F7" w:rsidP="00A026DA">
      <w:pPr>
        <w:pStyle w:val="ListParagraph"/>
        <w:numPr>
          <w:ilvl w:val="1"/>
          <w:numId w:val="6"/>
        </w:numPr>
      </w:pPr>
      <w:ins w:id="2663" w:author="Flory Koole" w:date="2024-10-07T13:47:00Z">
        <w:r w:rsidRPr="00F308F7">
          <w:t xml:space="preserve">De risicoaanspraken PP en WZP op deelnemerniveau zijn de som van de risicoaanspraken op dienstverbandniveau. </w:t>
        </w:r>
      </w:ins>
    </w:p>
    <w:p w14:paraId="2AA52394" w14:textId="77777777" w:rsidR="00FC7180" w:rsidRDefault="00FC7180" w:rsidP="00FC7180">
      <w:pPr>
        <w:pStyle w:val="ListParagraph"/>
        <w:numPr>
          <w:ilvl w:val="0"/>
          <w:numId w:val="6"/>
        </w:numPr>
        <w:rPr>
          <w:ins w:id="2664" w:author="Flory Koole" w:date="2024-10-07T13:50:00Z" w16du:dateUtc="2024-10-07T11:50:00Z"/>
        </w:rPr>
      </w:pPr>
      <w:r w:rsidRPr="005A1CC9">
        <w:t xml:space="preserve">Bijzonderheden </w:t>
      </w:r>
    </w:p>
    <w:p w14:paraId="38F95608" w14:textId="4053270E" w:rsidR="00CC7D80" w:rsidRPr="005A1CC9" w:rsidRDefault="00CC7D80">
      <w:pPr>
        <w:pStyle w:val="ListParagraph"/>
        <w:numPr>
          <w:ilvl w:val="1"/>
          <w:numId w:val="6"/>
        </w:numPr>
        <w:pPrChange w:id="2665" w:author="Flory Koole" w:date="2024-10-07T13:50:00Z" w16du:dateUtc="2024-10-07T11:50:00Z">
          <w:pPr>
            <w:pStyle w:val="ListParagraph"/>
            <w:numPr>
              <w:numId w:val="6"/>
            </w:numPr>
            <w:ind w:hanging="360"/>
          </w:pPr>
        </w:pPrChange>
      </w:pPr>
      <w:ins w:id="2666" w:author="Flory Koole" w:date="2024-10-07T13:50:00Z">
        <w:r w:rsidRPr="00CC7D80">
          <w:t xml:space="preserve">Als een deelnemer AO gemeld moet worden, maar bij aanvang deelname al arbeidsongeschikt was, moet eerst de mutatie </w:t>
        </w:r>
        <w:r w:rsidRPr="00CC7D80">
          <w:rPr>
            <w:i/>
            <w:iCs/>
          </w:rPr>
          <w:t>Wijzig klasse arbeidsongeschiktheid toetreding</w:t>
        </w:r>
        <w:r w:rsidRPr="00CC7D80">
          <w:t xml:space="preserve"> worden uitgevoerd. </w:t>
        </w:r>
      </w:ins>
      <w:ins w:id="2667" w:author="Flory Koole" w:date="2024-10-07T13:53:00Z" w16du:dateUtc="2024-10-07T11:53:00Z">
        <w:r w:rsidR="0029343C">
          <w:t>De</w:t>
        </w:r>
      </w:ins>
      <w:ins w:id="2668" w:author="Flory Koole" w:date="2024-10-07T13:50:00Z">
        <w:r w:rsidRPr="00CC7D80">
          <w:t xml:space="preserve"> dlnWijzigDatumAo moet </w:t>
        </w:r>
      </w:ins>
      <w:ins w:id="2669" w:author="Flory Koole" w:date="2024-10-07T13:53:00Z" w16du:dateUtc="2024-10-07T11:53:00Z">
        <w:r w:rsidR="0029343C">
          <w:t xml:space="preserve">daarbij </w:t>
        </w:r>
      </w:ins>
      <w:ins w:id="2670" w:author="Flory Koole" w:date="2024-10-07T13:50:00Z">
        <w:r w:rsidRPr="00CC7D80">
          <w:t xml:space="preserve">voor de setupdatum liggen. Vervolgens moet de deelnemer de mutatie Aanvang AO krijgen. Op de mutatie Aanvang AO staat echter een foutmelding dat deze niet STP uitgevoerd kan worden als de dlnKlasseAoBijToetreding gevuld is. De berekening van het voortzettingspercentage is in dit geval </w:t>
        </w:r>
        <w:commentRangeStart w:id="2671"/>
        <w:r w:rsidRPr="00CC7D80">
          <w:t xml:space="preserve">nog niet </w:t>
        </w:r>
      </w:ins>
      <w:ins w:id="2672" w:author="Flory Koole" w:date="2024-10-07T13:50:00Z" w16du:dateUtc="2024-10-07T11:50:00Z">
        <w:r w:rsidR="009E1AE1">
          <w:t>helemaal juist</w:t>
        </w:r>
      </w:ins>
      <w:commentRangeEnd w:id="2671"/>
      <w:ins w:id="2673" w:author="Flory Koole" w:date="2024-10-07T13:52:00Z" w16du:dateUtc="2024-10-07T11:52:00Z">
        <w:r w:rsidR="009C13AE" w:rsidRPr="00CC7D80">
          <w:rPr>
            <w:rStyle w:val="CommentReference"/>
            <w:szCs w:val="22"/>
          </w:rPr>
          <w:commentReference w:id="2671"/>
        </w:r>
      </w:ins>
      <w:ins w:id="2674" w:author="Flory Koole" w:date="2024-10-07T13:50:00Z">
        <w:r w:rsidRPr="00CC7D80">
          <w:t>.</w:t>
        </w:r>
      </w:ins>
    </w:p>
    <w:p w14:paraId="2C531E66" w14:textId="77777777" w:rsidR="00FC7180" w:rsidRPr="005A1CC9" w:rsidRDefault="00FC7180" w:rsidP="00FC7180">
      <w:pPr>
        <w:pStyle w:val="ListParagraph"/>
        <w:numPr>
          <w:ilvl w:val="0"/>
          <w:numId w:val="6"/>
        </w:numPr>
      </w:pPr>
      <w:r w:rsidRPr="00DC1335">
        <w:rPr>
          <w:color w:val="FF0000"/>
        </w:rPr>
        <w:t>Afwijkingen BerPF</w:t>
      </w:r>
      <w:r w:rsidRPr="005A1CC9">
        <w:t xml:space="preserve"> t.o.v. werking met SUAG</w:t>
      </w:r>
    </w:p>
    <w:p w14:paraId="0BC1EE13" w14:textId="77777777" w:rsidR="00FC7180" w:rsidRPr="005A1CC9" w:rsidRDefault="00FC7180" w:rsidP="00DC1335">
      <w:pPr>
        <w:pStyle w:val="ListParagraph"/>
        <w:numPr>
          <w:ilvl w:val="1"/>
          <w:numId w:val="6"/>
        </w:numPr>
      </w:pPr>
      <w:r w:rsidRPr="005A1CC9">
        <w:t>Invoer via werklijst</w:t>
      </w:r>
    </w:p>
    <w:p w14:paraId="29D6F92A" w14:textId="77777777" w:rsidR="00FC7180" w:rsidRPr="005A1CC9" w:rsidRDefault="00FC7180" w:rsidP="00DC1335">
      <w:pPr>
        <w:pStyle w:val="ListParagraph"/>
        <w:numPr>
          <w:ilvl w:val="2"/>
          <w:numId w:val="6"/>
        </w:numPr>
      </w:pPr>
      <w:r w:rsidRPr="005A1CC9">
        <w:t>dlnRegistratieNr</w:t>
      </w:r>
    </w:p>
    <w:p w14:paraId="372184D1" w14:textId="77777777" w:rsidR="00FC7180" w:rsidRPr="005A1CC9" w:rsidRDefault="00FC7180" w:rsidP="00DC1335">
      <w:pPr>
        <w:pStyle w:val="ListParagraph"/>
        <w:numPr>
          <w:ilvl w:val="2"/>
          <w:numId w:val="6"/>
        </w:numPr>
      </w:pPr>
      <w:r w:rsidRPr="005A1CC9">
        <w:t>dlnWijzigDatumAo (=versieDatum)</w:t>
      </w:r>
    </w:p>
    <w:p w14:paraId="1BF1277C" w14:textId="3049A139" w:rsidR="00FC7180" w:rsidRDefault="00FC7180" w:rsidP="00DC1335">
      <w:pPr>
        <w:pStyle w:val="ListParagraph"/>
        <w:numPr>
          <w:ilvl w:val="2"/>
          <w:numId w:val="6"/>
        </w:numPr>
      </w:pPr>
      <w:r w:rsidRPr="005A1CC9">
        <w:t xml:space="preserve">dlnPrcKlasseAo </w:t>
      </w:r>
      <w:r w:rsidR="005B1B42">
        <w:t>(AO%)</w:t>
      </w:r>
    </w:p>
    <w:p w14:paraId="49B4367F" w14:textId="212E80CE" w:rsidR="005B1B42" w:rsidRPr="006D4BE4" w:rsidRDefault="006D4BE4" w:rsidP="00DC1335">
      <w:pPr>
        <w:pStyle w:val="ListParagraph"/>
        <w:numPr>
          <w:ilvl w:val="2"/>
          <w:numId w:val="6"/>
        </w:numPr>
      </w:pPr>
      <w:r w:rsidRPr="006D4BE4">
        <w:t>dlnAanvangsDatumZiekte</w:t>
      </w:r>
    </w:p>
    <w:p w14:paraId="0D84868F" w14:textId="77777777" w:rsidR="00FC7180" w:rsidRPr="005A1CC9" w:rsidRDefault="00FC7180" w:rsidP="00DC1335">
      <w:pPr>
        <w:pStyle w:val="ListParagraph"/>
        <w:numPr>
          <w:ilvl w:val="1"/>
          <w:numId w:val="6"/>
        </w:numPr>
      </w:pPr>
      <w:r w:rsidRPr="005A1CC9">
        <w:t>dlnCorrectieFactorAo = 1, niet relevant voor BerPF</w:t>
      </w:r>
    </w:p>
    <w:p w14:paraId="302ACC81" w14:textId="77777777" w:rsidR="00FC7180" w:rsidRPr="005A1CC9" w:rsidRDefault="00FC7180" w:rsidP="00DC1335">
      <w:pPr>
        <w:pStyle w:val="ListParagraph"/>
        <w:numPr>
          <w:ilvl w:val="1"/>
          <w:numId w:val="6"/>
        </w:numPr>
      </w:pPr>
      <w:r w:rsidRPr="005A1CC9">
        <w:t>dlnAanvangsDatumAo = dlnWijzigDatumAo</w:t>
      </w:r>
    </w:p>
    <w:p w14:paraId="74F43F4F" w14:textId="77777777" w:rsidR="00FC7180" w:rsidRPr="005A1CC9" w:rsidRDefault="00FC7180" w:rsidP="00DC1335">
      <w:pPr>
        <w:pStyle w:val="ListParagraph"/>
        <w:numPr>
          <w:ilvl w:val="1"/>
          <w:numId w:val="6"/>
        </w:numPr>
      </w:pPr>
      <w:r w:rsidRPr="005A1CC9">
        <w:t xml:space="preserve">reglStaffelAoWao = reglStaffelAoWia = 3 voor BerPF </w:t>
      </w:r>
    </w:p>
    <w:p w14:paraId="592DC0B8" w14:textId="77777777" w:rsidR="00FC7180" w:rsidRDefault="00FC7180" w:rsidP="00FC7180"/>
    <w:p w14:paraId="4B4738F8" w14:textId="77777777" w:rsidR="00FC7180" w:rsidRDefault="00FC7180" w:rsidP="00FC7180">
      <w:pPr>
        <w:pStyle w:val="Heading3"/>
      </w:pPr>
      <w:bookmarkStart w:id="2675" w:name="_Toc174374793"/>
      <w:bookmarkStart w:id="2676" w:name="_Toc187312232"/>
      <w:bookmarkStart w:id="2677" w:name="_Toc63295129"/>
      <w:bookmarkStart w:id="2678" w:name="_Toc683780479"/>
      <w:r>
        <w:t>Aanvang arbeidsongeschiktheid (dvb, specifiek BerPF)</w:t>
      </w:r>
      <w:bookmarkEnd w:id="2675"/>
      <w:bookmarkEnd w:id="2676"/>
      <w:bookmarkEnd w:id="2677"/>
      <w:bookmarkEnd w:id="2678"/>
    </w:p>
    <w:p w14:paraId="0661720A" w14:textId="77777777" w:rsidR="00FC7180" w:rsidRDefault="00FC7180" w:rsidP="00FC7180">
      <w:r>
        <w:t>Relevante zaken m.b.t. deze gebeurtenis:</w:t>
      </w:r>
    </w:p>
    <w:p w14:paraId="6360AB58" w14:textId="77777777" w:rsidR="00FC7180" w:rsidRDefault="00FC7180" w:rsidP="00FC7180">
      <w:pPr>
        <w:pStyle w:val="ListParagraph"/>
        <w:numPr>
          <w:ilvl w:val="0"/>
          <w:numId w:val="6"/>
        </w:numPr>
      </w:pPr>
      <w:r>
        <w:t>Afleidbaar of opdrachtvolgend: afleidbaar intern</w:t>
      </w:r>
    </w:p>
    <w:p w14:paraId="0E9A3446" w14:textId="77777777" w:rsidR="00FC7180" w:rsidRDefault="00FC7180" w:rsidP="00FC7180">
      <w:pPr>
        <w:pStyle w:val="ListParagraph"/>
        <w:numPr>
          <w:ilvl w:val="0"/>
          <w:numId w:val="6"/>
        </w:numPr>
      </w:pPr>
      <w:r>
        <w:t>Invoer en controles</w:t>
      </w:r>
    </w:p>
    <w:p w14:paraId="4CD42B15" w14:textId="77777777" w:rsidR="00FC7180" w:rsidRDefault="00FC7180" w:rsidP="00FC7180">
      <w:pPr>
        <w:pStyle w:val="ListParagraph"/>
        <w:numPr>
          <w:ilvl w:val="1"/>
          <w:numId w:val="6"/>
        </w:numPr>
      </w:pPr>
      <w:r>
        <w:t xml:space="preserve">Controle op </w:t>
      </w:r>
      <w:r w:rsidRPr="00DA3A92">
        <w:t>dlnDvbHeeftIncassoAo</w:t>
      </w:r>
      <w:r>
        <w:t>, alle</w:t>
      </w:r>
      <w:r w:rsidRPr="00765F6D">
        <w:t xml:space="preserve">en </w:t>
      </w:r>
      <w:r>
        <w:t>TRUE voor BerPF (SPF, SPD)</w:t>
      </w:r>
    </w:p>
    <w:p w14:paraId="0285B3AD" w14:textId="77777777" w:rsidR="00FC7180" w:rsidRDefault="00FC7180" w:rsidP="00FC7180">
      <w:pPr>
        <w:pStyle w:val="ListParagraph"/>
        <w:numPr>
          <w:ilvl w:val="0"/>
          <w:numId w:val="6"/>
        </w:numPr>
      </w:pPr>
      <w:r>
        <w:t>Overgangen in profielen, statussen</w:t>
      </w:r>
    </w:p>
    <w:p w14:paraId="5E4AAEAA" w14:textId="66F473BB" w:rsidR="00FC7180" w:rsidRDefault="00FC7180" w:rsidP="00FC7180">
      <w:pPr>
        <w:pStyle w:val="ListParagraph"/>
        <w:numPr>
          <w:ilvl w:val="1"/>
          <w:numId w:val="6"/>
        </w:numPr>
      </w:pPr>
      <w:r>
        <w:t>AC</w:t>
      </w:r>
      <w:del w:id="2679" w:author="Flory Koole" w:date="2024-11-19T08:35:00Z" w16du:dateUtc="2024-11-19T07:35:00Z">
        <w:r w:rsidDel="000302C6">
          <w:delText xml:space="preserve">  </w:delText>
        </w:r>
      </w:del>
      <w:ins w:id="2680" w:author="Flory Koole" w:date="2024-11-19T08:35:00Z" w16du:dateUtc="2024-11-19T07:35:00Z">
        <w:r w:rsidR="000302C6">
          <w:t xml:space="preserve"> </w:t>
        </w:r>
      </w:ins>
      <w:r>
        <w:t xml:space="preserve"> </w:t>
      </w:r>
      <w:r>
        <w:rPr>
          <w:rFonts w:ascii="Wingdings" w:eastAsia="Wingdings" w:hAnsi="Wingdings" w:cs="Wingdings"/>
        </w:rPr>
        <w:t>à</w:t>
      </w:r>
      <w:r>
        <w:t xml:space="preserve"> AOAC </w:t>
      </w:r>
    </w:p>
    <w:p w14:paraId="28DBD455" w14:textId="77777777" w:rsidR="00FC7180" w:rsidRDefault="00FC7180" w:rsidP="00FC7180">
      <w:pPr>
        <w:pStyle w:val="ListParagraph"/>
        <w:numPr>
          <w:ilvl w:val="0"/>
          <w:numId w:val="6"/>
        </w:numPr>
        <w:spacing w:line="240" w:lineRule="auto"/>
      </w:pPr>
      <w:r>
        <w:t>Koppelingen</w:t>
      </w:r>
    </w:p>
    <w:p w14:paraId="146D848B" w14:textId="13EE69EE" w:rsidR="00FC7180" w:rsidRDefault="00FC7180" w:rsidP="00FC7180">
      <w:pPr>
        <w:pStyle w:val="ListParagraph"/>
        <w:numPr>
          <w:ilvl w:val="1"/>
          <w:numId w:val="6"/>
        </w:numPr>
        <w:spacing w:line="240" w:lineRule="auto"/>
      </w:pPr>
      <w:r>
        <w:t xml:space="preserve">Andere component: </w:t>
      </w:r>
      <w:r w:rsidR="00277F9E">
        <w:t xml:space="preserve">Aanvang AO op </w:t>
      </w:r>
      <w:r>
        <w:t>dienstverband incasso</w:t>
      </w:r>
    </w:p>
    <w:p w14:paraId="5CA1CEB0" w14:textId="77777777" w:rsidR="00FC7180" w:rsidRDefault="00FC7180" w:rsidP="00FC7180">
      <w:pPr>
        <w:pStyle w:val="ListParagraph"/>
        <w:spacing w:line="240" w:lineRule="auto"/>
        <w:ind w:left="1440"/>
      </w:pPr>
    </w:p>
    <w:p w14:paraId="46832967" w14:textId="77777777" w:rsidR="00FC7180" w:rsidRDefault="00FC7180" w:rsidP="00FC7180">
      <w:pPr>
        <w:pStyle w:val="ListParagraph"/>
        <w:numPr>
          <w:ilvl w:val="0"/>
          <w:numId w:val="6"/>
        </w:numPr>
      </w:pPr>
      <w:bookmarkStart w:id="2681" w:name="_Hlk175125048"/>
      <w:r>
        <w:t>Speciale berekeningen</w:t>
      </w:r>
    </w:p>
    <w:p w14:paraId="6ED09848" w14:textId="204B3680" w:rsidR="00AD04F2" w:rsidRDefault="00FC7180" w:rsidP="00AD04F2">
      <w:pPr>
        <w:pStyle w:val="ListParagraph"/>
        <w:numPr>
          <w:ilvl w:val="1"/>
          <w:numId w:val="6"/>
        </w:numPr>
      </w:pPr>
      <w:r>
        <w:t xml:space="preserve">versieDatum = </w:t>
      </w:r>
      <w:r w:rsidR="00747F13">
        <w:t>M</w:t>
      </w:r>
      <w:r w:rsidR="00811E14">
        <w:t>AX</w:t>
      </w:r>
      <w:r w:rsidR="00747F13">
        <w:t>(</w:t>
      </w:r>
      <w:r w:rsidRPr="00AD2C45">
        <w:t>dlnVersieDatumAo</w:t>
      </w:r>
      <w:r w:rsidR="00656DFD">
        <w:t xml:space="preserve">, </w:t>
      </w:r>
      <w:r w:rsidRPr="004958D6">
        <w:t>dln</w:t>
      </w:r>
      <w:r w:rsidR="00656DFD" w:rsidRPr="004958D6">
        <w:t>Dvb</w:t>
      </w:r>
      <w:r w:rsidRPr="004958D6">
        <w:t>EersteVersie</w:t>
      </w:r>
      <w:r w:rsidRPr="00AD2C45">
        <w:t>)</w:t>
      </w:r>
      <w:bookmarkEnd w:id="2681"/>
    </w:p>
    <w:p w14:paraId="306D13E3" w14:textId="52320FF1" w:rsidR="00FC7180" w:rsidRPr="00A87B66" w:rsidRDefault="00FC7180">
      <w:pPr>
        <w:pStyle w:val="ListParagraph"/>
        <w:numPr>
          <w:ilvl w:val="1"/>
          <w:numId w:val="6"/>
        </w:numPr>
        <w:rPr>
          <w:color w:val="0070C0"/>
        </w:rPr>
      </w:pPr>
      <w:r w:rsidRPr="00A87B66">
        <w:rPr>
          <w:color w:val="0070C0"/>
        </w:rPr>
        <w:t>dlnDvbAoVoortzettingsPrc = ((dlnStaffelAoVoortzettingsPrc – dln</w:t>
      </w:r>
      <w:r w:rsidRPr="00A87B66">
        <w:rPr>
          <w:color w:val="FF0000"/>
        </w:rPr>
        <w:t>Vg</w:t>
      </w:r>
      <w:r w:rsidRPr="00A87B66">
        <w:rPr>
          <w:color w:val="0070C0"/>
        </w:rPr>
        <w:t>StaffelAoVoortzettingsPrc) / (100 -  dln</w:t>
      </w:r>
      <w:r w:rsidRPr="00A87B66">
        <w:rPr>
          <w:color w:val="FF0000"/>
        </w:rPr>
        <w:t>Vg</w:t>
      </w:r>
      <w:r w:rsidRPr="00A87B66">
        <w:rPr>
          <w:color w:val="0070C0"/>
        </w:rPr>
        <w:t xml:space="preserve">StaffelAoVoortzettingsPrc )) * </w:t>
      </w:r>
      <w:commentRangeStart w:id="2682"/>
      <w:r w:rsidRPr="00A87B66">
        <w:rPr>
          <w:color w:val="0070C0"/>
        </w:rPr>
        <w:t>dlnDvbParttimePrc</w:t>
      </w:r>
      <w:commentRangeEnd w:id="2682"/>
      <w:r w:rsidR="00C23F03" w:rsidRPr="00A87B66">
        <w:rPr>
          <w:rStyle w:val="CommentReference"/>
          <w:color w:val="0070C0"/>
          <w:szCs w:val="22"/>
        </w:rPr>
        <w:commentReference w:id="2682"/>
      </w:r>
      <w:r w:rsidRPr="00A87B66">
        <w:rPr>
          <w:color w:val="0070C0"/>
        </w:rPr>
        <w:t xml:space="preserve"> /100</w:t>
      </w:r>
    </w:p>
    <w:p w14:paraId="63A0BC3C" w14:textId="77777777" w:rsidR="00FC7180" w:rsidRPr="00FD396C" w:rsidRDefault="00FC7180" w:rsidP="00FC7180">
      <w:pPr>
        <w:pStyle w:val="ListParagraph"/>
        <w:numPr>
          <w:ilvl w:val="1"/>
          <w:numId w:val="6"/>
        </w:numPr>
        <w:rPr>
          <w:color w:val="0070C0"/>
        </w:rPr>
      </w:pPr>
      <w:commentRangeStart w:id="2683"/>
      <w:r w:rsidRPr="008B0AB4">
        <w:rPr>
          <w:color w:val="FF0000"/>
        </w:rPr>
        <w:t>dlnDvbParttimePrc</w:t>
      </w:r>
      <w:r w:rsidRPr="007C3513">
        <w:rPr>
          <w:color w:val="0070C0"/>
        </w:rPr>
        <w:t xml:space="preserve"> </w:t>
      </w:r>
      <w:commentRangeEnd w:id="2683"/>
      <w:r w:rsidR="0082043D" w:rsidRPr="00FD396C">
        <w:rPr>
          <w:rStyle w:val="CommentReference"/>
          <w:color w:val="0070C0"/>
          <w:szCs w:val="22"/>
        </w:rPr>
        <w:commentReference w:id="2683"/>
      </w:r>
      <w:r w:rsidRPr="00FD396C">
        <w:rPr>
          <w:color w:val="0070C0"/>
        </w:rPr>
        <w:t>= MIN(100 – dlnPrcKlasseAo; dlnDvbParttimePrd)</w:t>
      </w:r>
    </w:p>
    <w:p w14:paraId="286242A8" w14:textId="77777777" w:rsidR="00FC7180" w:rsidRDefault="00FC7180" w:rsidP="00FC7180">
      <w:pPr>
        <w:pStyle w:val="ListParagraph"/>
        <w:numPr>
          <w:ilvl w:val="2"/>
          <w:numId w:val="6"/>
        </w:numPr>
        <w:rPr>
          <w:color w:val="0070C0"/>
        </w:rPr>
      </w:pPr>
      <w:r>
        <w:rPr>
          <w:color w:val="0070C0"/>
        </w:rPr>
        <w:t>Parttimepercentage moet afgetopt worden als PT% + AO% &gt; 100%; afgetopt PT% gebruiken voor de berekening van de actieve premie en berekening van het nabestaandenpensioen</w:t>
      </w:r>
    </w:p>
    <w:p w14:paraId="5CA40058" w14:textId="77777777" w:rsidR="00FC7180" w:rsidRDefault="00FC7180" w:rsidP="00FC7180">
      <w:pPr>
        <w:pStyle w:val="ListParagraph"/>
        <w:numPr>
          <w:ilvl w:val="2"/>
          <w:numId w:val="6"/>
        </w:numPr>
        <w:rPr>
          <w:color w:val="0070C0"/>
        </w:rPr>
      </w:pPr>
      <w:r>
        <w:rPr>
          <w:color w:val="0070C0"/>
        </w:rPr>
        <w:t>Mogelijke aftopping bij iedere nieuwe aanlevering van het PT% opnieuw berekenen en ook bij iedere wijziging van het AO%</w:t>
      </w:r>
    </w:p>
    <w:p w14:paraId="14E34FA5" w14:textId="728C7FA0" w:rsidR="008B0AB4" w:rsidRDefault="008B0AB4" w:rsidP="00FC7180">
      <w:pPr>
        <w:pStyle w:val="ListParagraph"/>
        <w:numPr>
          <w:ilvl w:val="2"/>
          <w:numId w:val="6"/>
        </w:numPr>
        <w:rPr>
          <w:color w:val="0070C0"/>
        </w:rPr>
      </w:pPr>
      <w:r>
        <w:rPr>
          <w:color w:val="0070C0"/>
        </w:rPr>
        <w:t xml:space="preserve">Oplossingsrichting: </w:t>
      </w:r>
      <w:r w:rsidR="009D3C27">
        <w:rPr>
          <w:color w:val="0070C0"/>
        </w:rPr>
        <w:t xml:space="preserve">voor status AOAC moet met een afgetopt pt% gerekend worden. Aangezien </w:t>
      </w:r>
      <w:r w:rsidR="009D3C27" w:rsidRPr="00A87B66">
        <w:rPr>
          <w:color w:val="0070C0"/>
        </w:rPr>
        <w:t>dlnDvbParttimePrc</w:t>
      </w:r>
      <w:r w:rsidR="009D3C27">
        <w:rPr>
          <w:color w:val="0070C0"/>
        </w:rPr>
        <w:t xml:space="preserve"> een invoergegeven is</w:t>
      </w:r>
      <w:r w:rsidR="009A1248">
        <w:rPr>
          <w:color w:val="0070C0"/>
        </w:rPr>
        <w:t xml:space="preserve">, gebruiken we deze </w:t>
      </w:r>
      <w:r w:rsidR="00147005">
        <w:rPr>
          <w:color w:val="0070C0"/>
        </w:rPr>
        <w:t>als input voor een afgetopt pt%</w:t>
      </w:r>
      <w:r w:rsidR="0055351C">
        <w:rPr>
          <w:color w:val="0070C0"/>
        </w:rPr>
        <w:t xml:space="preserve"> waarmee we premies </w:t>
      </w:r>
      <w:r w:rsidR="001177B8">
        <w:rPr>
          <w:color w:val="0070C0"/>
        </w:rPr>
        <w:t xml:space="preserve">en nabestaandenpensioen </w:t>
      </w:r>
      <w:r w:rsidR="0055351C">
        <w:rPr>
          <w:color w:val="0070C0"/>
        </w:rPr>
        <w:t>voor het actieve dienstverband berekenen</w:t>
      </w:r>
      <w:r w:rsidR="00AC155D">
        <w:rPr>
          <w:color w:val="0070C0"/>
        </w:rPr>
        <w:t xml:space="preserve">. </w:t>
      </w:r>
      <w:r w:rsidR="00AC155D" w:rsidRPr="00C75A3F">
        <w:rPr>
          <w:color w:val="0070C0"/>
          <w:highlight w:val="yellow"/>
        </w:rPr>
        <w:t xml:space="preserve">Actie </w:t>
      </w:r>
      <w:r w:rsidR="001367AA" w:rsidRPr="00C75A3F">
        <w:rPr>
          <w:color w:val="0070C0"/>
          <w:highlight w:val="yellow"/>
        </w:rPr>
        <w:t>FKO</w:t>
      </w:r>
      <w:r w:rsidR="00D10EBF">
        <w:rPr>
          <w:color w:val="0070C0"/>
        </w:rPr>
        <w:t xml:space="preserve">: </w:t>
      </w:r>
      <w:r w:rsidR="00C75A3F">
        <w:rPr>
          <w:color w:val="0070C0"/>
        </w:rPr>
        <w:t>rekenregels uitwerken in deze analyse</w:t>
      </w:r>
    </w:p>
    <w:p w14:paraId="038CDA2D" w14:textId="77777777" w:rsidR="00FC7180" w:rsidRDefault="00FC7180" w:rsidP="00FC7180">
      <w:pPr>
        <w:pStyle w:val="ListParagraph"/>
        <w:numPr>
          <w:ilvl w:val="1"/>
          <w:numId w:val="6"/>
        </w:numPr>
      </w:pPr>
      <w:r>
        <w:t>d</w:t>
      </w:r>
      <w:r w:rsidRPr="00C31C67">
        <w:t>lnDvbPensioenGevendInkomenAo</w:t>
      </w:r>
      <w:r>
        <w:t xml:space="preserve"> = </w:t>
      </w:r>
      <w:r w:rsidRPr="0079606C">
        <w:t>dlnDvbPensioenGevendInkomen</w:t>
      </w:r>
    </w:p>
    <w:p w14:paraId="35E83016" w14:textId="77777777" w:rsidR="00FC7180" w:rsidRPr="00E42865" w:rsidRDefault="00FC7180" w:rsidP="00FC7180">
      <w:pPr>
        <w:pStyle w:val="ListParagraph"/>
        <w:numPr>
          <w:ilvl w:val="1"/>
          <w:numId w:val="6"/>
        </w:numPr>
        <w:spacing w:line="240" w:lineRule="auto"/>
      </w:pPr>
      <w:r w:rsidRPr="00E42865">
        <w:t xml:space="preserve">dlnFranchiseAoBerekend = reglFranchiseAo als gevuld, anders reglFranchise; </w:t>
      </w:r>
      <w:r w:rsidRPr="00FD396C">
        <w:rPr>
          <w:color w:val="0070C0"/>
        </w:rPr>
        <w:t>Franchise die geldt op datum aanvang AO</w:t>
      </w:r>
    </w:p>
    <w:p w14:paraId="2789923D" w14:textId="77777777" w:rsidR="00FC7180" w:rsidRDefault="00FC7180" w:rsidP="00FC7180">
      <w:pPr>
        <w:pStyle w:val="ListParagraph"/>
        <w:numPr>
          <w:ilvl w:val="1"/>
          <w:numId w:val="6"/>
        </w:numPr>
        <w:spacing w:line="240" w:lineRule="auto"/>
      </w:pPr>
      <w:r w:rsidRPr="00C31C67">
        <w:t>dlnDvbPensioenGrondslagAo</w:t>
      </w:r>
      <w:r>
        <w:t xml:space="preserve"> = max(0; </w:t>
      </w:r>
      <w:r w:rsidRPr="00B34263">
        <w:t>dlnDvbPensioenGevendInkomenAo</w:t>
      </w:r>
      <w:r>
        <w:t xml:space="preserve"> - </w:t>
      </w:r>
      <w:commentRangeStart w:id="2684"/>
      <w:r w:rsidRPr="00B34263">
        <w:t>dlnFranchiseAoBerekend</w:t>
      </w:r>
      <w:commentRangeEnd w:id="2684"/>
      <w:r w:rsidR="00BC17FE" w:rsidRPr="00B34263">
        <w:rPr>
          <w:rStyle w:val="CommentReference"/>
          <w:szCs w:val="22"/>
        </w:rPr>
        <w:commentReference w:id="2684"/>
      </w:r>
      <w:r w:rsidRPr="00B34263">
        <w:t>)</w:t>
      </w:r>
    </w:p>
    <w:p w14:paraId="752B8706" w14:textId="77777777" w:rsidR="00FC7180" w:rsidRDefault="00FC7180" w:rsidP="00FC7180">
      <w:pPr>
        <w:pStyle w:val="ListParagraph"/>
        <w:numPr>
          <w:ilvl w:val="1"/>
          <w:numId w:val="6"/>
        </w:numPr>
        <w:spacing w:line="240" w:lineRule="auto"/>
      </w:pPr>
      <w:r w:rsidRPr="00C31C67">
        <w:t>dlnDvbPremieGrondslagAo</w:t>
      </w:r>
      <w:r>
        <w:t xml:space="preserve"> = </w:t>
      </w:r>
      <w:r w:rsidRPr="00C31C67">
        <w:t>dlnDvbPensioenGrondslagAo *</w:t>
      </w:r>
      <w:r>
        <w:t xml:space="preserve"> </w:t>
      </w:r>
      <w:r w:rsidRPr="00C31C67">
        <w:t>dlnDvbAoVoortzettingsPrc/100</w:t>
      </w:r>
      <w:r>
        <w:t xml:space="preserve"> </w:t>
      </w:r>
    </w:p>
    <w:p w14:paraId="21E7F2E2" w14:textId="77777777" w:rsidR="00FC7180" w:rsidRDefault="00FC7180" w:rsidP="00FC7180">
      <w:pPr>
        <w:pStyle w:val="ListParagraph"/>
        <w:numPr>
          <w:ilvl w:val="1"/>
          <w:numId w:val="6"/>
        </w:numPr>
      </w:pPr>
      <w:r w:rsidRPr="00607846">
        <w:t>dlnDvbPremieWkgrAo</w:t>
      </w:r>
      <w:r>
        <w:t xml:space="preserve"> = </w:t>
      </w:r>
      <w:r>
        <w:br/>
      </w:r>
      <w:r w:rsidRPr="00607846">
        <w:t>(</w:t>
      </w:r>
      <w:r w:rsidRPr="00C31C67">
        <w:t>dlnDvbPremieGrondslagAo</w:t>
      </w:r>
      <w:r w:rsidRPr="00607846">
        <w:t xml:space="preserve"> * </w:t>
      </w:r>
      <w:r w:rsidRPr="00723D62">
        <w:t>dlnDvbPremieWkgrPrc</w:t>
      </w:r>
      <w:r w:rsidRPr="00607846">
        <w:t xml:space="preserve"> / 100) / </w:t>
      </w:r>
      <w:r>
        <w:t xml:space="preserve">12 </w:t>
      </w:r>
    </w:p>
    <w:p w14:paraId="5A5D8BC3" w14:textId="77777777" w:rsidR="00FC7180" w:rsidRDefault="00FC7180" w:rsidP="00FC7180">
      <w:pPr>
        <w:pStyle w:val="ListParagraph"/>
        <w:numPr>
          <w:ilvl w:val="1"/>
          <w:numId w:val="6"/>
        </w:numPr>
      </w:pPr>
      <w:r w:rsidRPr="00607846">
        <w:t>dlnDvbPremieWk</w:t>
      </w:r>
      <w:r>
        <w:t>n</w:t>
      </w:r>
      <w:r w:rsidRPr="00607846">
        <w:t>rAo</w:t>
      </w:r>
      <w:r>
        <w:t xml:space="preserve"> = </w:t>
      </w:r>
      <w:r>
        <w:br/>
      </w:r>
      <w:r w:rsidRPr="00607846">
        <w:t>(</w:t>
      </w:r>
      <w:r w:rsidRPr="00C31C67">
        <w:t>dlnDvbPremieGrondslagAo</w:t>
      </w:r>
      <w:r w:rsidRPr="00607846">
        <w:t xml:space="preserve"> * </w:t>
      </w:r>
      <w:r w:rsidRPr="00723D62">
        <w:t>dlnDvbPremieWk</w:t>
      </w:r>
      <w:r>
        <w:t>n</w:t>
      </w:r>
      <w:r w:rsidRPr="00723D62">
        <w:t>rPrc</w:t>
      </w:r>
      <w:r w:rsidRPr="00607846">
        <w:t xml:space="preserve"> / 100) / </w:t>
      </w:r>
      <w:r>
        <w:t>12</w:t>
      </w:r>
    </w:p>
    <w:p w14:paraId="704C3075" w14:textId="77777777" w:rsidR="00FC7180" w:rsidRDefault="00FC7180" w:rsidP="00FC7180">
      <w:pPr>
        <w:pStyle w:val="ListParagraph"/>
        <w:numPr>
          <w:ilvl w:val="1"/>
          <w:numId w:val="6"/>
        </w:numPr>
      </w:pPr>
      <w:r w:rsidRPr="00607846">
        <w:t>dlnDvbPremieBijsparenAo</w:t>
      </w:r>
      <w:r>
        <w:t xml:space="preserve"> = </w:t>
      </w:r>
      <w:r>
        <w:br/>
      </w:r>
      <w:r w:rsidRPr="00607846">
        <w:t>(</w:t>
      </w:r>
      <w:r w:rsidRPr="00C31C67">
        <w:t>dlnDvbPremieGrondslagAo</w:t>
      </w:r>
      <w:r w:rsidRPr="00607846">
        <w:t xml:space="preserve"> * </w:t>
      </w:r>
      <w:r w:rsidRPr="00723D62">
        <w:t>dlnDvbPremieBijsparenBerekend</w:t>
      </w:r>
      <w:r w:rsidRPr="00607846">
        <w:t xml:space="preserve"> / 100) / </w:t>
      </w:r>
      <w:r>
        <w:t>12</w:t>
      </w:r>
    </w:p>
    <w:p w14:paraId="35EBF14A" w14:textId="77777777" w:rsidR="00FC7180" w:rsidRDefault="00FC7180" w:rsidP="00FC7180">
      <w:pPr>
        <w:pStyle w:val="ListParagraph"/>
        <w:numPr>
          <w:ilvl w:val="1"/>
          <w:numId w:val="6"/>
        </w:numPr>
      </w:pPr>
      <w:r w:rsidRPr="00607846">
        <w:t>dlnDvbRisicoPremieOvlAo</w:t>
      </w:r>
      <w:r>
        <w:br/>
      </w:r>
      <w:r w:rsidRPr="00607846">
        <w:t>(</w:t>
      </w:r>
      <w:r w:rsidRPr="00C31C67">
        <w:t>dlnDvbPremieGrondslagAo</w:t>
      </w:r>
      <w:r w:rsidRPr="00607846">
        <w:t xml:space="preserve"> * </w:t>
      </w:r>
      <w:r w:rsidRPr="00723D62">
        <w:t>dlnDvbRisicoPremieOvlPrc</w:t>
      </w:r>
      <w:r w:rsidRPr="00607846">
        <w:t xml:space="preserve"> / 100) / </w:t>
      </w:r>
      <w:r>
        <w:t>12</w:t>
      </w:r>
    </w:p>
    <w:p w14:paraId="3794763B" w14:textId="77777777" w:rsidR="00FC7180" w:rsidRDefault="00FC7180" w:rsidP="00FC7180">
      <w:pPr>
        <w:pStyle w:val="ListParagraph"/>
        <w:numPr>
          <w:ilvl w:val="1"/>
          <w:numId w:val="6"/>
        </w:numPr>
      </w:pPr>
      <w:r w:rsidRPr="00792A7D">
        <w:t>dlnDvbPremieStortingAo</w:t>
      </w:r>
      <w:r>
        <w:t xml:space="preserve"> = </w:t>
      </w:r>
      <w:r w:rsidRPr="00792A7D">
        <w:t>dlnDvbPremieWknrAo + dlnDvbPremieWkgrAo + dlnDvbPremieBijsparenAo</w:t>
      </w:r>
    </w:p>
    <w:p w14:paraId="558880CF" w14:textId="77777777" w:rsidR="00FC7180" w:rsidRDefault="00FC7180" w:rsidP="00FC7180">
      <w:pPr>
        <w:pStyle w:val="ListParagraph"/>
        <w:numPr>
          <w:ilvl w:val="1"/>
          <w:numId w:val="6"/>
        </w:numPr>
      </w:pPr>
      <w:r w:rsidRPr="00071D56">
        <w:t>dlnDvbKostenAdminAo</w:t>
      </w:r>
      <w:r>
        <w:t xml:space="preserve"> = </w:t>
      </w:r>
      <w:r>
        <w:br/>
      </w:r>
      <w:r w:rsidRPr="00792A7D">
        <w:t>dlnDvbPremieStortingAo * dlnDvbKostenAdminPrc /100</w:t>
      </w:r>
      <w:r>
        <w:t xml:space="preserve"> </w:t>
      </w:r>
    </w:p>
    <w:p w14:paraId="70C27B0F" w14:textId="77777777" w:rsidR="00FC7180" w:rsidRPr="00FD396C" w:rsidRDefault="00FC7180" w:rsidP="00FC7180">
      <w:pPr>
        <w:pStyle w:val="ListParagraph"/>
        <w:numPr>
          <w:ilvl w:val="1"/>
          <w:numId w:val="6"/>
        </w:numPr>
      </w:pPr>
      <w:r w:rsidRPr="00071D56">
        <w:t>dlnDvbKostenAdminToekomstAo</w:t>
      </w:r>
      <w:r>
        <w:t xml:space="preserve"> = </w:t>
      </w:r>
      <w:r>
        <w:br/>
      </w:r>
      <w:r w:rsidRPr="00071D56">
        <w:t>dlnDvbPremieStortingAo * dlnDvbKostenAdminToekomstPrc /100</w:t>
      </w:r>
      <w:r>
        <w:t xml:space="preserve"> </w:t>
      </w:r>
    </w:p>
    <w:p w14:paraId="13F040D6" w14:textId="7FC8EB11" w:rsidR="00FC7180" w:rsidRPr="00127651" w:rsidRDefault="00FC7180">
      <w:pPr>
        <w:pStyle w:val="ListParagraph"/>
        <w:numPr>
          <w:ilvl w:val="1"/>
          <w:numId w:val="6"/>
        </w:numPr>
      </w:pPr>
      <w:bookmarkStart w:id="2685" w:name="_Hlk175125055"/>
      <w:r w:rsidRPr="00127651">
        <w:t>dlnDvbKostenMvevAo =</w:t>
      </w:r>
      <w:r w:rsidRPr="00192558">
        <w:t xml:space="preserve"> </w:t>
      </w:r>
      <w:r w:rsidR="00127651">
        <w:br/>
      </w:r>
      <w:r w:rsidRPr="00127651">
        <w:t>dlnDvbPremieStortingAo * dlnDvbKostenMvevPrc /100</w:t>
      </w:r>
    </w:p>
    <w:p w14:paraId="34291C0F" w14:textId="5BEBA6F9" w:rsidR="004A14FC" w:rsidRPr="00250253" w:rsidRDefault="005D4157" w:rsidP="00250253">
      <w:pPr>
        <w:pStyle w:val="ListParagraph"/>
        <w:numPr>
          <w:ilvl w:val="0"/>
          <w:numId w:val="6"/>
        </w:numPr>
      </w:pPr>
      <w:r w:rsidRPr="00250253">
        <w:t>Bijzonderheden</w:t>
      </w:r>
    </w:p>
    <w:p w14:paraId="4EA177C9" w14:textId="3E832D93" w:rsidR="00773AFE" w:rsidRPr="00C101FC" w:rsidRDefault="00773AFE" w:rsidP="00773AFE">
      <w:pPr>
        <w:pStyle w:val="ListParagraph"/>
        <w:numPr>
          <w:ilvl w:val="1"/>
          <w:numId w:val="6"/>
        </w:numPr>
      </w:pPr>
      <w:commentRangeStart w:id="2686"/>
      <w:r w:rsidRPr="00C101FC">
        <w:t>Deze standaard berekening</w:t>
      </w:r>
      <w:r>
        <w:t>en</w:t>
      </w:r>
      <w:r w:rsidRPr="00C101FC">
        <w:t xml:space="preserve"> voldoe</w:t>
      </w:r>
      <w:r>
        <w:t>n</w:t>
      </w:r>
      <w:r w:rsidRPr="00C101FC">
        <w:t xml:space="preserve"> niet aan reglementen, PDC en demo reglement</w:t>
      </w:r>
      <w:commentRangeEnd w:id="2686"/>
      <w:r w:rsidR="003B2A12">
        <w:rPr>
          <w:rStyle w:val="CommentReference"/>
          <w:szCs w:val="22"/>
        </w:rPr>
        <w:commentReference w:id="2686"/>
      </w:r>
      <w:r w:rsidR="003B2A12">
        <w:t xml:space="preserve"> (Akzo, Rabo en She</w:t>
      </w:r>
      <w:r w:rsidR="00787E9D">
        <w:t>ll ook gekozen)</w:t>
      </w:r>
      <w:r w:rsidRPr="00C101FC">
        <w:t>. Bij BerPF wordt Correctie arbeidsongeschiktheid (dienstverband) daarvoor gebruikt, om het met een handmatige actie aan te laten sluiten bij de reglementen voor SPF/SPD:</w:t>
      </w:r>
    </w:p>
    <w:p w14:paraId="237D41DF" w14:textId="62ED74C5" w:rsidR="00773AFE" w:rsidRPr="00E70423" w:rsidRDefault="00773AFE" w:rsidP="00773AFE">
      <w:pPr>
        <w:pStyle w:val="ListParagraph"/>
        <w:numPr>
          <w:ilvl w:val="2"/>
          <w:numId w:val="6"/>
        </w:numPr>
        <w:rPr>
          <w:color w:val="0070C0"/>
        </w:rPr>
      </w:pPr>
      <w:r w:rsidRPr="00E70423">
        <w:rPr>
          <w:color w:val="0070C0"/>
        </w:rPr>
        <w:t>Voor loondienst</w:t>
      </w:r>
      <w:r w:rsidR="00637D58">
        <w:rPr>
          <w:color w:val="0070C0"/>
        </w:rPr>
        <w:t>:</w:t>
      </w:r>
      <w:r w:rsidRPr="00E70423">
        <w:rPr>
          <w:color w:val="0070C0"/>
        </w:rPr>
        <w:t xml:space="preserve"> </w:t>
      </w:r>
      <w:r w:rsidR="00AA0493">
        <w:rPr>
          <w:color w:val="0070C0"/>
        </w:rPr>
        <w:t xml:space="preserve">salaris en </w:t>
      </w:r>
      <w:r>
        <w:rPr>
          <w:color w:val="0070C0"/>
        </w:rPr>
        <w:t>PT%</w:t>
      </w:r>
      <w:r w:rsidRPr="00E70423">
        <w:rPr>
          <w:color w:val="0070C0"/>
        </w:rPr>
        <w:t xml:space="preserve"> op 1</w:t>
      </w:r>
      <w:r w:rsidRPr="00E70423">
        <w:rPr>
          <w:color w:val="0070C0"/>
          <w:vertAlign w:val="superscript"/>
        </w:rPr>
        <w:t>ste</w:t>
      </w:r>
      <w:r w:rsidRPr="00E70423">
        <w:rPr>
          <w:color w:val="0070C0"/>
        </w:rPr>
        <w:t xml:space="preserve"> ziektedag</w:t>
      </w:r>
    </w:p>
    <w:p w14:paraId="1754D86A" w14:textId="5D8C0B29" w:rsidR="00773AFE" w:rsidRDefault="00773AFE" w:rsidP="00773AFE">
      <w:pPr>
        <w:pStyle w:val="ListParagraph"/>
        <w:numPr>
          <w:ilvl w:val="2"/>
          <w:numId w:val="6"/>
        </w:numPr>
        <w:rPr>
          <w:color w:val="0070C0"/>
        </w:rPr>
      </w:pPr>
      <w:r w:rsidRPr="00E70423">
        <w:rPr>
          <w:color w:val="0070C0"/>
        </w:rPr>
        <w:t>Voor zelfstandigen</w:t>
      </w:r>
      <w:r w:rsidR="00637D58">
        <w:rPr>
          <w:color w:val="0070C0"/>
        </w:rPr>
        <w:t>:</w:t>
      </w:r>
      <w:r w:rsidRPr="00E70423">
        <w:rPr>
          <w:color w:val="0070C0"/>
        </w:rPr>
        <w:t xml:space="preserve"> 5-jaarse gemiddelde</w:t>
      </w:r>
      <w:r w:rsidR="00762FA1">
        <w:rPr>
          <w:color w:val="0070C0"/>
        </w:rPr>
        <w:t xml:space="preserve"> WUO en </w:t>
      </w:r>
      <w:r>
        <w:rPr>
          <w:color w:val="0070C0"/>
        </w:rPr>
        <w:t xml:space="preserve">PT% </w:t>
      </w:r>
      <w:r w:rsidRPr="00E70423">
        <w:rPr>
          <w:color w:val="0070C0"/>
        </w:rPr>
        <w:t>op 1</w:t>
      </w:r>
      <w:r w:rsidRPr="00E70423">
        <w:rPr>
          <w:color w:val="0070C0"/>
          <w:vertAlign w:val="superscript"/>
        </w:rPr>
        <w:t>ste</w:t>
      </w:r>
      <w:r w:rsidRPr="00E70423">
        <w:rPr>
          <w:color w:val="0070C0"/>
        </w:rPr>
        <w:t xml:space="preserve"> ziektedag</w:t>
      </w:r>
    </w:p>
    <w:p w14:paraId="024895DE" w14:textId="0D6BD8E6" w:rsidR="00833915" w:rsidRPr="00833915" w:rsidRDefault="00127651" w:rsidP="00833915">
      <w:pPr>
        <w:pStyle w:val="ListParagraph"/>
        <w:numPr>
          <w:ilvl w:val="1"/>
          <w:numId w:val="6"/>
        </w:numPr>
      </w:pPr>
      <w:r>
        <w:t xml:space="preserve">Bij </w:t>
      </w:r>
      <w:r w:rsidR="00833915" w:rsidRPr="00833915">
        <w:t xml:space="preserve">de beroepsen staat PremieWknrAo op 0%; alle premie wordt berekend onder PremieWkgrAo en </w:t>
      </w:r>
      <w:r w:rsidR="00833915" w:rsidRPr="00607846">
        <w:t>dlnDvbPremieWk</w:t>
      </w:r>
      <w:r w:rsidR="00833915">
        <w:t>n</w:t>
      </w:r>
      <w:r w:rsidR="00833915" w:rsidRPr="00607846">
        <w:t>rAo</w:t>
      </w:r>
      <w:r w:rsidR="00833915">
        <w:t xml:space="preserve"> is altijd nul.</w:t>
      </w:r>
    </w:p>
    <w:p w14:paraId="39109AC7" w14:textId="7E38AD30" w:rsidR="00833915" w:rsidRPr="00FD396C" w:rsidRDefault="00833915" w:rsidP="376ADBA8">
      <w:pPr>
        <w:pStyle w:val="ListParagraph"/>
        <w:ind w:left="1440"/>
        <w:rPr>
          <w:color w:val="0070C0"/>
        </w:rPr>
      </w:pPr>
    </w:p>
    <w:p w14:paraId="6FB05D41" w14:textId="1FF92E83" w:rsidR="6AC43ED4" w:rsidRDefault="6AC43ED4" w:rsidP="376ADBA8">
      <w:pPr>
        <w:rPr>
          <w:color w:val="0070C0"/>
        </w:rPr>
      </w:pPr>
      <w:r w:rsidRPr="376ADBA8">
        <w:rPr>
          <w:color w:val="0070C0"/>
        </w:rPr>
        <w:t>-</w:t>
      </w:r>
      <w:r>
        <w:tab/>
      </w:r>
      <w:r w:rsidR="16C8F2EC" w:rsidRPr="376ADBA8">
        <w:rPr>
          <w:color w:val="0070C0"/>
        </w:rPr>
        <w:t>Voorbeeldberekening dlnDvbAoVoortzettingsPrc</w:t>
      </w:r>
      <w:r>
        <w:tab/>
      </w:r>
      <w:r>
        <w:br/>
      </w:r>
      <w:r>
        <w:tab/>
      </w:r>
      <w:r>
        <w:tab/>
      </w:r>
      <w:r w:rsidR="2141B9E4" w:rsidRPr="376ADBA8">
        <w:rPr>
          <w:rFonts w:asciiTheme="minorHAnsi" w:hAnsiTheme="minorHAnsi"/>
          <w:color w:val="0070C0"/>
        </w:rPr>
        <w:t>P</w:t>
      </w:r>
      <w:r w:rsidR="07EA02A0" w:rsidRPr="376ADBA8">
        <w:rPr>
          <w:rFonts w:asciiTheme="minorHAnsi" w:hAnsiTheme="minorHAnsi"/>
          <w:color w:val="0070C0"/>
        </w:rPr>
        <w:t>remievrijstelling wordt verleend over de relatieve stijging van het AO%</w:t>
      </w:r>
      <w:r>
        <w:tab/>
      </w:r>
      <w:r>
        <w:tab/>
      </w:r>
      <w:r>
        <w:tab/>
      </w:r>
      <w:r>
        <w:tab/>
      </w:r>
      <w:r w:rsidR="07EA02A0" w:rsidRPr="376ADBA8">
        <w:rPr>
          <w:rFonts w:asciiTheme="minorHAnsi" w:hAnsiTheme="minorHAnsi"/>
          <w:color w:val="0070C0"/>
        </w:rPr>
        <w:t>Deelnemer was 48% AO bij aanvang deelname -&gt; 50% vrijstelling</w:t>
      </w:r>
      <w:r>
        <w:br/>
      </w:r>
      <w:r>
        <w:tab/>
      </w:r>
      <w:r>
        <w:tab/>
      </w:r>
      <w:r>
        <w:tab/>
      </w:r>
      <w:r w:rsidR="07EA02A0" w:rsidRPr="376ADBA8">
        <w:rPr>
          <w:rFonts w:asciiTheme="minorHAnsi" w:hAnsiTheme="minorHAnsi"/>
          <w:color w:val="0070C0"/>
        </w:rPr>
        <w:t>Het AO% stijgt tijdens deelname naar 62% -&gt; 60% vrijstelling</w:t>
      </w:r>
      <w:r>
        <w:br/>
      </w:r>
      <w:r>
        <w:tab/>
      </w:r>
      <w:r>
        <w:tab/>
      </w:r>
      <w:r>
        <w:tab/>
      </w:r>
      <w:r w:rsidR="07EA02A0" w:rsidRPr="376ADBA8">
        <w:rPr>
          <w:rFonts w:asciiTheme="minorHAnsi" w:hAnsiTheme="minorHAnsi"/>
          <w:color w:val="0070C0"/>
        </w:rPr>
        <w:t>Deelnemer werkt 40% -&gt; PT% 40%</w:t>
      </w:r>
      <w:r>
        <w:br/>
      </w:r>
      <w:r>
        <w:tab/>
      </w:r>
      <w:r>
        <w:tab/>
      </w:r>
      <w:r w:rsidR="07EA02A0" w:rsidRPr="376ADBA8">
        <w:rPr>
          <w:color w:val="0070C0"/>
        </w:rPr>
        <w:t>Berekening:</w:t>
      </w:r>
      <w:r>
        <w:br/>
      </w:r>
      <w:r>
        <w:tab/>
      </w:r>
      <w:r>
        <w:tab/>
      </w:r>
      <w:commentRangeStart w:id="2687"/>
      <w:r w:rsidR="3900A8E2" w:rsidRPr="376ADBA8">
        <w:rPr>
          <w:color w:val="0070C0"/>
        </w:rPr>
        <w:t xml:space="preserve">((60% - 50%) / (100% - 50%)) * 40% = </w:t>
      </w:r>
      <w:r w:rsidR="2DE3FDBE" w:rsidRPr="376ADBA8">
        <w:rPr>
          <w:color w:val="0070C0"/>
        </w:rPr>
        <w:t>8% dlnDvbAoVoortzettingsPrc</w:t>
      </w:r>
      <w:commentRangeEnd w:id="2687"/>
      <w:r w:rsidR="006A32A2">
        <w:rPr>
          <w:rStyle w:val="CommentReference"/>
          <w:color w:val="0070C0"/>
          <w:szCs w:val="22"/>
        </w:rPr>
        <w:commentReference w:id="2687"/>
      </w:r>
    </w:p>
    <w:p w14:paraId="4566341A" w14:textId="3A91B688" w:rsidR="376ADBA8" w:rsidRDefault="376ADBA8" w:rsidP="376ADBA8">
      <w:pPr>
        <w:pStyle w:val="ListParagraph"/>
        <w:rPr>
          <w:rFonts w:asciiTheme="minorHAnsi" w:hAnsiTheme="minorHAnsi"/>
          <w:color w:val="0070C0"/>
        </w:rPr>
      </w:pPr>
    </w:p>
    <w:p w14:paraId="11F0874D" w14:textId="201CE179" w:rsidR="33AB187E" w:rsidRDefault="33AB187E" w:rsidP="376ADBA8">
      <w:pPr>
        <w:pStyle w:val="ListParagraph"/>
        <w:ind w:firstLine="720"/>
        <w:rPr>
          <w:rFonts w:asciiTheme="minorHAnsi" w:hAnsiTheme="minorHAnsi"/>
          <w:color w:val="0070C0"/>
        </w:rPr>
      </w:pPr>
      <w:r w:rsidRPr="376ADBA8">
        <w:rPr>
          <w:rFonts w:asciiTheme="minorHAnsi" w:hAnsiTheme="minorHAnsi"/>
          <w:color w:val="0070C0"/>
        </w:rPr>
        <w:t>Berekening als de deelnemer niet al AO is bij aanvang deelname</w:t>
      </w:r>
    </w:p>
    <w:p w14:paraId="649A9BA4" w14:textId="0FA8CB7A" w:rsidR="33AB187E" w:rsidRDefault="33AB187E" w:rsidP="376ADBA8">
      <w:pPr>
        <w:pStyle w:val="ListParagraph"/>
        <w:ind w:left="1440" w:firstLine="720"/>
        <w:rPr>
          <w:color w:val="0070C0"/>
        </w:rPr>
      </w:pPr>
      <w:r w:rsidRPr="376ADBA8">
        <w:rPr>
          <w:rFonts w:asciiTheme="minorHAnsi" w:hAnsiTheme="minorHAnsi"/>
          <w:color w:val="0070C0"/>
        </w:rPr>
        <w:t>Deelnemer wordt voor 62%</w:t>
      </w:r>
      <w:r w:rsidR="2DE3FDBE" w:rsidRPr="376ADBA8">
        <w:rPr>
          <w:rFonts w:asciiTheme="minorHAnsi" w:hAnsiTheme="minorHAnsi"/>
          <w:color w:val="0070C0"/>
        </w:rPr>
        <w:t xml:space="preserve"> AO -&gt; 60% vrijstellin</w:t>
      </w:r>
      <w:r w:rsidR="64B26636" w:rsidRPr="376ADBA8">
        <w:rPr>
          <w:rFonts w:asciiTheme="minorHAnsi" w:hAnsiTheme="minorHAnsi"/>
          <w:color w:val="0070C0"/>
        </w:rPr>
        <w:t>g</w:t>
      </w:r>
      <w:r>
        <w:br/>
      </w:r>
      <w:r>
        <w:tab/>
      </w:r>
      <w:r w:rsidR="2DE3FDBE" w:rsidRPr="376ADBA8">
        <w:rPr>
          <w:rFonts w:asciiTheme="minorHAnsi" w:hAnsiTheme="minorHAnsi"/>
          <w:color w:val="0070C0"/>
        </w:rPr>
        <w:t>Deelnemer werkt 40% -&gt; PT% 40</w:t>
      </w:r>
      <w:r w:rsidR="416615BD" w:rsidRPr="376ADBA8">
        <w:rPr>
          <w:rFonts w:asciiTheme="minorHAnsi" w:hAnsiTheme="minorHAnsi"/>
          <w:color w:val="0070C0"/>
        </w:rPr>
        <w:t>%</w:t>
      </w:r>
      <w:r>
        <w:br/>
      </w:r>
      <w:r w:rsidR="2DE3FDBE" w:rsidRPr="376ADBA8">
        <w:rPr>
          <w:rFonts w:asciiTheme="minorHAnsi" w:hAnsiTheme="minorHAnsi"/>
          <w:color w:val="0070C0"/>
        </w:rPr>
        <w:t>Berekening:</w:t>
      </w:r>
      <w:r>
        <w:br/>
      </w:r>
      <w:r w:rsidR="2DE3FDBE" w:rsidRPr="376ADBA8">
        <w:rPr>
          <w:rFonts w:asciiTheme="minorHAnsi" w:hAnsiTheme="minorHAnsi"/>
          <w:color w:val="0070C0"/>
        </w:rPr>
        <w:t xml:space="preserve">((60% - 0%) / (100% - 0%)) * 40% = </w:t>
      </w:r>
      <w:r w:rsidR="09459DCB" w:rsidRPr="376ADBA8">
        <w:rPr>
          <w:rFonts w:asciiTheme="minorHAnsi" w:hAnsiTheme="minorHAnsi"/>
          <w:color w:val="0070C0"/>
        </w:rPr>
        <w:t>24</w:t>
      </w:r>
      <w:r w:rsidR="2DE3FDBE" w:rsidRPr="376ADBA8">
        <w:rPr>
          <w:rFonts w:asciiTheme="minorHAnsi" w:hAnsiTheme="minorHAnsi"/>
          <w:color w:val="0070C0"/>
        </w:rPr>
        <w:t>% dlnDvbAoVoortzettingsPrc</w:t>
      </w:r>
    </w:p>
    <w:p w14:paraId="3BA8145F" w14:textId="06D9AA2F" w:rsidR="00F426B1" w:rsidRPr="00915FCB" w:rsidRDefault="00F426B1" w:rsidP="00915FCB">
      <w:pPr>
        <w:rPr>
          <w:color w:val="0070C0"/>
        </w:rPr>
      </w:pPr>
    </w:p>
    <w:p w14:paraId="02F412B6" w14:textId="725691DE" w:rsidR="00FC7180" w:rsidRDefault="004A33ED" w:rsidP="00765B67">
      <w:pPr>
        <w:pStyle w:val="Heading3"/>
      </w:pPr>
      <w:bookmarkStart w:id="2688" w:name="_Toc187312233"/>
      <w:bookmarkStart w:id="2689" w:name="_Toc962996726"/>
      <w:bookmarkStart w:id="2690" w:name="_Toc1352278383"/>
      <w:bookmarkEnd w:id="2685"/>
      <w:r>
        <w:t>A</w:t>
      </w:r>
      <w:r w:rsidR="00843C97">
        <w:t>anvang arbeidsongeschiktheid</w:t>
      </w:r>
      <w:r w:rsidR="00915FCB">
        <w:t xml:space="preserve"> uitdienst (dln)</w:t>
      </w:r>
      <w:bookmarkEnd w:id="2688"/>
      <w:bookmarkEnd w:id="2689"/>
      <w:bookmarkEnd w:id="2690"/>
    </w:p>
    <w:p w14:paraId="38387D03" w14:textId="769B9BB7" w:rsidR="00915FCB" w:rsidRDefault="004951C9" w:rsidP="00FC7180">
      <w:pPr>
        <w:spacing w:line="240" w:lineRule="auto"/>
      </w:pPr>
      <w:r>
        <w:t>P</w:t>
      </w:r>
      <w:r w:rsidR="00534B04">
        <w:t>GI_AO vullen, want bij PV hebben we geen dienstverband gegevens vanuit de setup</w:t>
      </w:r>
    </w:p>
    <w:p w14:paraId="1CD398D8" w14:textId="77777777" w:rsidR="00534B04" w:rsidRDefault="00534B04" w:rsidP="00FC7180">
      <w:pPr>
        <w:spacing w:line="240" w:lineRule="auto"/>
      </w:pPr>
    </w:p>
    <w:p w14:paraId="5F2506BD" w14:textId="77777777" w:rsidR="00765B67" w:rsidRDefault="00765B67" w:rsidP="00FC7180">
      <w:pPr>
        <w:spacing w:line="240" w:lineRule="auto"/>
      </w:pPr>
    </w:p>
    <w:p w14:paraId="1B785704" w14:textId="77777777" w:rsidR="00765B67" w:rsidRDefault="00765B67" w:rsidP="00FC7180">
      <w:pPr>
        <w:spacing w:line="240" w:lineRule="auto"/>
      </w:pPr>
    </w:p>
    <w:p w14:paraId="4EB55931" w14:textId="2D569C8A" w:rsidR="00915FCB" w:rsidRDefault="00915FCB" w:rsidP="00765B67">
      <w:pPr>
        <w:pStyle w:val="Heading3"/>
      </w:pPr>
      <w:bookmarkStart w:id="2691" w:name="_Toc187312234"/>
      <w:bookmarkStart w:id="2692" w:name="_Toc2091270622"/>
      <w:bookmarkStart w:id="2693" w:name="_Toc724215606"/>
      <w:r>
        <w:t>Aanvang arbeidsongeschiktheid uitdienst (dvb)</w:t>
      </w:r>
      <w:bookmarkEnd w:id="2691"/>
      <w:bookmarkEnd w:id="2692"/>
      <w:bookmarkEnd w:id="2693"/>
    </w:p>
    <w:p w14:paraId="00A8E2E6" w14:textId="77777777" w:rsidR="00915FCB" w:rsidRDefault="00915FCB" w:rsidP="00FC7180">
      <w:pPr>
        <w:spacing w:line="240" w:lineRule="auto"/>
      </w:pPr>
    </w:p>
    <w:p w14:paraId="4DE648A8" w14:textId="77777777" w:rsidR="00915FCB" w:rsidRDefault="00915FCB" w:rsidP="00FC7180">
      <w:pPr>
        <w:spacing w:line="240" w:lineRule="auto"/>
      </w:pPr>
    </w:p>
    <w:p w14:paraId="687E6FBC" w14:textId="76D5165D" w:rsidR="00FC7180" w:rsidRDefault="00FC7180" w:rsidP="00FC7180">
      <w:pPr>
        <w:pStyle w:val="Heading3"/>
      </w:pPr>
      <w:bookmarkStart w:id="2694" w:name="_Toc174374794"/>
      <w:bookmarkStart w:id="2695" w:name="_Toc187312235"/>
      <w:bookmarkStart w:id="2696" w:name="_Toc2086889568"/>
      <w:bookmarkStart w:id="2697" w:name="_Toc391131388"/>
      <w:r>
        <w:t>Correctie arbeidsongeschiktheid (dienstverband</w:t>
      </w:r>
      <w:r w:rsidR="00114EC7">
        <w:t>, specifiek BerPF</w:t>
      </w:r>
      <w:r>
        <w:t>)</w:t>
      </w:r>
      <w:bookmarkEnd w:id="2694"/>
      <w:bookmarkEnd w:id="2695"/>
      <w:bookmarkEnd w:id="2696"/>
      <w:bookmarkEnd w:id="2697"/>
    </w:p>
    <w:p w14:paraId="5591722A" w14:textId="2F2C5764" w:rsidR="00FC7180" w:rsidRDefault="00114EC7" w:rsidP="00FC7180">
      <w:pPr>
        <w:spacing w:line="240" w:lineRule="auto"/>
      </w:pPr>
      <w:r>
        <w:t>D</w:t>
      </w:r>
      <w:r w:rsidR="00FC7180">
        <w:t xml:space="preserve">e berekeningen van de vrijgestelde premies </w:t>
      </w:r>
      <w:r w:rsidR="005E5B4F">
        <w:t>voor zelfstandige dienstve</w:t>
      </w:r>
      <w:r w:rsidR="004B1A02">
        <w:t>rbanden</w:t>
      </w:r>
      <w:r w:rsidR="00F74267">
        <w:t xml:space="preserve"> moet gebeuren </w:t>
      </w:r>
      <w:r w:rsidR="001C5DF2">
        <w:t>met</w:t>
      </w:r>
      <w:r w:rsidR="00FC7180">
        <w:t xml:space="preserve"> het gemiddelde inkomen en het parttime percentage </w:t>
      </w:r>
      <w:r w:rsidR="00FC7180" w:rsidRPr="00A21E37">
        <w:t xml:space="preserve">over de laatste vijf jaar </w:t>
      </w:r>
      <w:r w:rsidR="00FC7180">
        <w:t xml:space="preserve">bij aanvang ziekte/Wijziging AO. </w:t>
      </w:r>
      <w:r w:rsidR="007122B0">
        <w:t>Voor lo</w:t>
      </w:r>
      <w:r w:rsidR="00AE323C">
        <w:t>o</w:t>
      </w:r>
      <w:r w:rsidR="007122B0">
        <w:t>ndienstverbanden is dit het inkomen en parttime percentage op de eerste ziektedag</w:t>
      </w:r>
      <w:r w:rsidR="005751F9">
        <w:t>.</w:t>
      </w:r>
      <w:r w:rsidR="003A0B52">
        <w:t xml:space="preserve"> </w:t>
      </w:r>
      <w:r w:rsidR="00FC7180">
        <w:t xml:space="preserve">Dit kan niet </w:t>
      </w:r>
      <w:r w:rsidR="003071E5">
        <w:t>in</w:t>
      </w:r>
      <w:r w:rsidR="00FC7180">
        <w:t xml:space="preserve"> Qwik worden </w:t>
      </w:r>
      <w:r w:rsidR="003071E5">
        <w:t>ingericht met rekenregels</w:t>
      </w:r>
      <w:r w:rsidR="00FC7180">
        <w:t>. Daarom wordt een aparte gebeurtenis beschikbaar gemaakt om deze gegevens via de werklijst te kunnen corrigeren.</w:t>
      </w:r>
    </w:p>
    <w:p w14:paraId="47D59132" w14:textId="77777777" w:rsidR="00FC7180" w:rsidRDefault="00FC7180" w:rsidP="00FC7180">
      <w:r>
        <w:t>Relevante zaken m.b.t. deze gebeurtenis:</w:t>
      </w:r>
    </w:p>
    <w:p w14:paraId="67300021" w14:textId="77777777" w:rsidR="00FC7180" w:rsidRDefault="00FC7180" w:rsidP="00FC7180">
      <w:pPr>
        <w:pStyle w:val="ListParagraph"/>
        <w:numPr>
          <w:ilvl w:val="0"/>
          <w:numId w:val="6"/>
        </w:numPr>
      </w:pPr>
      <w:r>
        <w:t>Afleidbaar of opdrachtvolgend: afleidbaar extern</w:t>
      </w:r>
    </w:p>
    <w:p w14:paraId="3781F171" w14:textId="77777777" w:rsidR="00FC7180" w:rsidRDefault="00FC7180" w:rsidP="00FC7180">
      <w:pPr>
        <w:pStyle w:val="ListParagraph"/>
        <w:numPr>
          <w:ilvl w:val="0"/>
          <w:numId w:val="6"/>
        </w:numPr>
      </w:pPr>
      <w:r>
        <w:t>Invoer en controles</w:t>
      </w:r>
    </w:p>
    <w:p w14:paraId="0F1854C5" w14:textId="1D098010" w:rsidR="00FC7180" w:rsidRDefault="00FC7180" w:rsidP="00FC7180">
      <w:pPr>
        <w:pStyle w:val="ListParagraph"/>
        <w:numPr>
          <w:ilvl w:val="1"/>
          <w:numId w:val="6"/>
        </w:numPr>
      </w:pPr>
      <w:r>
        <w:t>d</w:t>
      </w:r>
      <w:r w:rsidRPr="00C31C67">
        <w:t>lnDvbPensioenGevendInkomenAo</w:t>
      </w:r>
      <w:r>
        <w:t xml:space="preserve">, </w:t>
      </w:r>
      <w:r w:rsidRPr="00C31C67">
        <w:t>dlnDvbAoVoortzettingsPrc</w:t>
      </w:r>
    </w:p>
    <w:p w14:paraId="3378BF71" w14:textId="77777777" w:rsidR="00FC7180" w:rsidRDefault="00FC7180" w:rsidP="00FC7180">
      <w:pPr>
        <w:pStyle w:val="ListParagraph"/>
        <w:numPr>
          <w:ilvl w:val="0"/>
          <w:numId w:val="6"/>
        </w:numPr>
      </w:pPr>
      <w:r>
        <w:t>Overgangen in profielen: geen</w:t>
      </w:r>
    </w:p>
    <w:p w14:paraId="3A551C88" w14:textId="77777777" w:rsidR="00FC7180" w:rsidRDefault="00FC7180" w:rsidP="00FC7180">
      <w:pPr>
        <w:pStyle w:val="ListParagraph"/>
        <w:numPr>
          <w:ilvl w:val="0"/>
          <w:numId w:val="6"/>
        </w:numPr>
        <w:spacing w:line="240" w:lineRule="auto"/>
      </w:pPr>
      <w:r>
        <w:t>Koppelingen</w:t>
      </w:r>
    </w:p>
    <w:p w14:paraId="6E345602" w14:textId="77777777" w:rsidR="00FC7180" w:rsidRDefault="00FC7180" w:rsidP="00FC7180">
      <w:pPr>
        <w:pStyle w:val="ListParagraph"/>
        <w:numPr>
          <w:ilvl w:val="1"/>
          <w:numId w:val="6"/>
        </w:numPr>
        <w:spacing w:line="240" w:lineRule="auto"/>
      </w:pPr>
      <w:r>
        <w:t>Andere component: dienstverband incasso</w:t>
      </w:r>
    </w:p>
    <w:p w14:paraId="68D48B4D" w14:textId="77777777" w:rsidR="00FC7180" w:rsidRPr="002475AD" w:rsidRDefault="00FC7180" w:rsidP="002475AD">
      <w:pPr>
        <w:pStyle w:val="ListParagraph"/>
        <w:numPr>
          <w:ilvl w:val="0"/>
          <w:numId w:val="6"/>
        </w:numPr>
        <w:spacing w:line="240" w:lineRule="auto"/>
      </w:pPr>
      <w:r w:rsidRPr="002475AD">
        <w:t>Speciale berekeningen</w:t>
      </w:r>
    </w:p>
    <w:p w14:paraId="1A7E9E58" w14:textId="77777777" w:rsidR="00656B3E" w:rsidRPr="00B2739B" w:rsidRDefault="00656B3E" w:rsidP="00B2739B">
      <w:pPr>
        <w:pStyle w:val="ListParagraph"/>
        <w:numPr>
          <w:ilvl w:val="1"/>
          <w:numId w:val="6"/>
        </w:numPr>
      </w:pPr>
      <w:r w:rsidRPr="00B2739B">
        <w:t>Op basis van de ingevoerde gegevens in de mutatie Correctie arbeidsongeschiktheid worden de ao-grondslag en vrijgestelde premies opnieuw berekend. Voor berekeningen zie hoofdstuk 7.5.3.</w:t>
      </w:r>
    </w:p>
    <w:p w14:paraId="29857344" w14:textId="77777777" w:rsidR="00FC7180" w:rsidRPr="00FD396C" w:rsidRDefault="00FC7180" w:rsidP="00FC7180">
      <w:pPr>
        <w:pStyle w:val="ListParagraph"/>
        <w:numPr>
          <w:ilvl w:val="1"/>
          <w:numId w:val="6"/>
        </w:numPr>
        <w:rPr>
          <w:color w:val="0070C0"/>
        </w:rPr>
      </w:pPr>
      <w:r w:rsidRPr="00FD396C">
        <w:rPr>
          <w:color w:val="0070C0"/>
        </w:rPr>
        <w:t>Invoer via werklijst</w:t>
      </w:r>
    </w:p>
    <w:p w14:paraId="7FA3B1D8" w14:textId="77777777" w:rsidR="00FC7180" w:rsidRPr="00FD396C" w:rsidRDefault="00FC7180" w:rsidP="00FC7180">
      <w:pPr>
        <w:pStyle w:val="ListParagraph"/>
        <w:numPr>
          <w:ilvl w:val="2"/>
          <w:numId w:val="6"/>
        </w:numPr>
        <w:rPr>
          <w:color w:val="0070C0"/>
        </w:rPr>
      </w:pPr>
      <w:r w:rsidRPr="00FD396C">
        <w:rPr>
          <w:color w:val="0070C0"/>
        </w:rPr>
        <w:t>dlnRegistratieNr</w:t>
      </w:r>
    </w:p>
    <w:p w14:paraId="45EAA9DF" w14:textId="77777777" w:rsidR="00FC7180" w:rsidRPr="00FD396C" w:rsidRDefault="00FC7180" w:rsidP="00FC7180">
      <w:pPr>
        <w:pStyle w:val="ListParagraph"/>
        <w:numPr>
          <w:ilvl w:val="2"/>
          <w:numId w:val="6"/>
        </w:numPr>
        <w:rPr>
          <w:color w:val="0070C0"/>
        </w:rPr>
      </w:pPr>
      <w:r w:rsidRPr="00FD396C">
        <w:rPr>
          <w:color w:val="0070C0"/>
        </w:rPr>
        <w:t>dlnWijzigDatumAo (=versieDatum)</w:t>
      </w:r>
    </w:p>
    <w:p w14:paraId="5683BA55" w14:textId="77777777" w:rsidR="00FC7180" w:rsidRDefault="00FC7180" w:rsidP="00FC7180">
      <w:pPr>
        <w:pStyle w:val="ListParagraph"/>
        <w:numPr>
          <w:ilvl w:val="2"/>
          <w:numId w:val="6"/>
        </w:numPr>
        <w:rPr>
          <w:color w:val="0070C0"/>
        </w:rPr>
      </w:pPr>
      <w:r w:rsidRPr="00FD396C">
        <w:rPr>
          <w:color w:val="0070C0"/>
        </w:rPr>
        <w:t>dlnDvbPensioenGevendInkomenAo</w:t>
      </w:r>
    </w:p>
    <w:p w14:paraId="6B75F337" w14:textId="270071C7" w:rsidR="00BD31E2" w:rsidRPr="00FD396C" w:rsidRDefault="00BD31E2" w:rsidP="00FC7180">
      <w:pPr>
        <w:pStyle w:val="ListParagraph"/>
        <w:numPr>
          <w:ilvl w:val="2"/>
          <w:numId w:val="6"/>
        </w:numPr>
        <w:rPr>
          <w:color w:val="0070C0"/>
        </w:rPr>
      </w:pPr>
      <w:r w:rsidRPr="00A87B66">
        <w:rPr>
          <w:color w:val="0070C0"/>
        </w:rPr>
        <w:t>dlnDvbAoVoortzettingsPrc</w:t>
      </w:r>
    </w:p>
    <w:p w14:paraId="1690456B" w14:textId="6C2394E8" w:rsidR="00FC7180" w:rsidRPr="00FD396C" w:rsidRDefault="00FC7180" w:rsidP="00FC7180">
      <w:pPr>
        <w:pStyle w:val="ListParagraph"/>
        <w:numPr>
          <w:ilvl w:val="2"/>
          <w:numId w:val="6"/>
        </w:numPr>
        <w:rPr>
          <w:color w:val="0070C0"/>
        </w:rPr>
      </w:pPr>
      <w:commentRangeStart w:id="2698"/>
      <w:r w:rsidRPr="00FD396C">
        <w:rPr>
          <w:color w:val="0070C0"/>
        </w:rPr>
        <w:t>dlnDvbParttimePrcAo</w:t>
      </w:r>
      <w:commentRangeEnd w:id="2698"/>
      <w:r w:rsidR="00D43890" w:rsidRPr="00FD396C">
        <w:rPr>
          <w:rStyle w:val="CommentReference"/>
          <w:color w:val="0070C0"/>
          <w:szCs w:val="22"/>
        </w:rPr>
        <w:commentReference w:id="2698"/>
      </w:r>
    </w:p>
    <w:p w14:paraId="05A1C4DB" w14:textId="77777777" w:rsidR="00FC7180" w:rsidRPr="005B0021" w:rsidRDefault="00FC7180" w:rsidP="00FC7180">
      <w:pPr>
        <w:spacing w:line="240" w:lineRule="auto"/>
      </w:pPr>
    </w:p>
    <w:p w14:paraId="2A09CB52" w14:textId="77777777" w:rsidR="00FC7180" w:rsidRPr="00655550" w:rsidRDefault="00FC7180" w:rsidP="00FC7180">
      <w:pPr>
        <w:pStyle w:val="Heading3"/>
      </w:pPr>
      <w:bookmarkStart w:id="2699" w:name="_Toc174374795"/>
      <w:bookmarkStart w:id="2700" w:name="_Toc187312236"/>
      <w:bookmarkStart w:id="2701" w:name="_Toc912889600"/>
      <w:bookmarkStart w:id="2702" w:name="_Toc1708215899"/>
      <w:r>
        <w:t>Einde arbeidsongeschiktheid</w:t>
      </w:r>
      <w:bookmarkEnd w:id="2699"/>
      <w:bookmarkEnd w:id="2700"/>
      <w:bookmarkEnd w:id="2701"/>
      <w:bookmarkEnd w:id="2702"/>
    </w:p>
    <w:p w14:paraId="54C9C063" w14:textId="77777777" w:rsidR="00FC7180" w:rsidRDefault="00FC7180" w:rsidP="00FC7180">
      <w:r>
        <w:t>Relevante zaken m.b.t. deze gebeurtenis:</w:t>
      </w:r>
    </w:p>
    <w:p w14:paraId="5AE66743" w14:textId="77777777" w:rsidR="00FC7180" w:rsidRDefault="00FC7180" w:rsidP="00FC7180">
      <w:pPr>
        <w:pStyle w:val="ListParagraph"/>
        <w:numPr>
          <w:ilvl w:val="0"/>
          <w:numId w:val="6"/>
        </w:numPr>
      </w:pPr>
      <w:r>
        <w:t>Afleidbaar of opdrachtvolgend: afleidbaar extern</w:t>
      </w:r>
    </w:p>
    <w:p w14:paraId="54145240" w14:textId="77777777" w:rsidR="00FC7180" w:rsidRDefault="00FC7180" w:rsidP="00FC7180">
      <w:pPr>
        <w:pStyle w:val="ListParagraph"/>
        <w:numPr>
          <w:ilvl w:val="0"/>
          <w:numId w:val="6"/>
        </w:numPr>
      </w:pPr>
      <w:r>
        <w:t>Invoer en controles</w:t>
      </w:r>
    </w:p>
    <w:p w14:paraId="2AA44415" w14:textId="77777777" w:rsidR="00FC7180" w:rsidRDefault="00FC7180" w:rsidP="00FC7180">
      <w:pPr>
        <w:pStyle w:val="ListParagraph"/>
        <w:numPr>
          <w:ilvl w:val="1"/>
          <w:numId w:val="6"/>
        </w:numPr>
      </w:pPr>
      <w:r>
        <w:t xml:space="preserve">Gebeurtenis wordt uitgevoerd als voor een deelnemer </w:t>
      </w:r>
      <w:r w:rsidRPr="00AD2C45">
        <w:t>dlnWijzigDatumAo</w:t>
      </w:r>
      <w:r>
        <w:t xml:space="preserve">,  </w:t>
      </w:r>
      <w:r w:rsidRPr="00C26435">
        <w:t>dlnEindDatumAo</w:t>
      </w:r>
      <w:r>
        <w:t xml:space="preserve"> en </w:t>
      </w:r>
      <w:r w:rsidRPr="008D7EDF">
        <w:t>dlnRedenWijzigingAo</w:t>
      </w:r>
      <w:r>
        <w:t xml:space="preserve"> worden aangeleverd als conditie </w:t>
      </w:r>
      <w:r w:rsidRPr="00D51EB6">
        <w:t>isGbrVwDlnEindeAo</w:t>
      </w:r>
      <w:r>
        <w:t xml:space="preserve"> TRUE is</w:t>
      </w:r>
    </w:p>
    <w:p w14:paraId="7AD4A381" w14:textId="77777777" w:rsidR="00FC7180" w:rsidRDefault="00FC7180" w:rsidP="00FC7180">
      <w:pPr>
        <w:pStyle w:val="ListParagraph"/>
        <w:numPr>
          <w:ilvl w:val="1"/>
          <w:numId w:val="6"/>
        </w:numPr>
      </w:pPr>
      <w:r w:rsidRPr="00D51EB6">
        <w:t>isGbrVwDlnEindeAo</w:t>
      </w:r>
      <w:r>
        <w:t xml:space="preserve"> = </w:t>
      </w:r>
      <w:r w:rsidRPr="00D51EB6">
        <w:t>dlnRedenWijzigingAo = 1</w:t>
      </w:r>
      <w:r>
        <w:t xml:space="preserve">, </w:t>
      </w:r>
      <w:r w:rsidRPr="00D51EB6">
        <w:t xml:space="preserve">5 </w:t>
      </w:r>
      <w:r>
        <w:t>of</w:t>
      </w:r>
      <w:r w:rsidRPr="00D51EB6">
        <w:t xml:space="preserve"> 15</w:t>
      </w:r>
      <w:r>
        <w:t xml:space="preserve"> als </w:t>
      </w:r>
      <w:r w:rsidRPr="00D51EB6">
        <w:t>dlnEindDatumAo &gt; dlnAanvangsDatumAo</w:t>
      </w:r>
    </w:p>
    <w:p w14:paraId="4A918FD0" w14:textId="77777777" w:rsidR="00FC7180" w:rsidRDefault="00FC7180" w:rsidP="00FC7180">
      <w:pPr>
        <w:pStyle w:val="ListParagraph"/>
        <w:numPr>
          <w:ilvl w:val="2"/>
          <w:numId w:val="6"/>
        </w:numPr>
      </w:pPr>
      <w:r>
        <w:t>1: Beëindigd wegens AO  &lt; 35%</w:t>
      </w:r>
    </w:p>
    <w:p w14:paraId="4D46F375" w14:textId="77777777" w:rsidR="00FC7180" w:rsidRDefault="00FC7180" w:rsidP="00FC7180">
      <w:pPr>
        <w:pStyle w:val="ListParagraph"/>
        <w:numPr>
          <w:ilvl w:val="2"/>
          <w:numId w:val="6"/>
        </w:numPr>
      </w:pPr>
      <w:r>
        <w:t>5: Beëindigd wegens herstel</w:t>
      </w:r>
    </w:p>
    <w:p w14:paraId="35F6A1A0" w14:textId="77777777" w:rsidR="00FC7180" w:rsidRDefault="00FC7180" w:rsidP="00FC7180">
      <w:pPr>
        <w:pStyle w:val="ListParagraph"/>
        <w:numPr>
          <w:ilvl w:val="2"/>
          <w:numId w:val="6"/>
        </w:numPr>
      </w:pPr>
      <w:r>
        <w:t>15: Niet AO bij einde wachttijd</w:t>
      </w:r>
    </w:p>
    <w:p w14:paraId="51A353F6" w14:textId="77777777" w:rsidR="00FC7180" w:rsidRDefault="00FC7180" w:rsidP="00FC7180">
      <w:pPr>
        <w:pStyle w:val="ListParagraph"/>
        <w:numPr>
          <w:ilvl w:val="0"/>
          <w:numId w:val="6"/>
        </w:numPr>
      </w:pPr>
      <w:r>
        <w:t>Overgangen in profielen, statussen</w:t>
      </w:r>
    </w:p>
    <w:p w14:paraId="781F056E" w14:textId="01F54A9F" w:rsidR="00FC7180" w:rsidRPr="00175E0F" w:rsidRDefault="00FC7180" w:rsidP="00FC7180">
      <w:pPr>
        <w:pStyle w:val="ListParagraph"/>
        <w:numPr>
          <w:ilvl w:val="1"/>
          <w:numId w:val="6"/>
        </w:numPr>
      </w:pPr>
      <w:r w:rsidRPr="00175E0F">
        <w:t xml:space="preserve">AOAC   </w:t>
      </w:r>
      <w:r w:rsidR="00175E0F">
        <w:rPr>
          <w:rFonts w:ascii="Wingdings" w:eastAsia="Wingdings" w:hAnsi="Wingdings" w:cs="Wingdings"/>
        </w:rPr>
        <w:t>à</w:t>
      </w:r>
      <w:r w:rsidRPr="00175E0F">
        <w:t xml:space="preserve"> AC </w:t>
      </w:r>
    </w:p>
    <w:p w14:paraId="59205089" w14:textId="77777777" w:rsidR="00FC7180" w:rsidRPr="00FD396C" w:rsidRDefault="00FC7180" w:rsidP="00FC7180">
      <w:pPr>
        <w:pStyle w:val="ListParagraph"/>
        <w:numPr>
          <w:ilvl w:val="1"/>
          <w:numId w:val="6"/>
        </w:numPr>
        <w:rPr>
          <w:color w:val="0070C0"/>
        </w:rPr>
      </w:pPr>
      <w:r w:rsidRPr="00FD396C">
        <w:rPr>
          <w:color w:val="0070C0"/>
        </w:rPr>
        <w:t xml:space="preserve">AOPV   </w:t>
      </w:r>
      <w:r w:rsidRPr="00FD396C">
        <w:rPr>
          <w:rFonts w:ascii="Wingdings" w:eastAsia="Wingdings" w:hAnsi="Wingdings" w:cs="Wingdings"/>
          <w:color w:val="0070C0"/>
        </w:rPr>
        <w:t>à</w:t>
      </w:r>
      <w:r w:rsidRPr="00FD396C">
        <w:rPr>
          <w:color w:val="0070C0"/>
        </w:rPr>
        <w:t xml:space="preserve"> PV</w:t>
      </w:r>
    </w:p>
    <w:p w14:paraId="47BE8730" w14:textId="77777777" w:rsidR="00FC7180" w:rsidRDefault="00FC7180" w:rsidP="00FC7180">
      <w:pPr>
        <w:pStyle w:val="ListParagraph"/>
        <w:numPr>
          <w:ilvl w:val="0"/>
          <w:numId w:val="6"/>
        </w:numPr>
      </w:pPr>
      <w:r>
        <w:t>Koppelingen</w:t>
      </w:r>
    </w:p>
    <w:p w14:paraId="73551A18" w14:textId="77777777" w:rsidR="00FC7180" w:rsidRDefault="00FC7180" w:rsidP="00FC7180">
      <w:pPr>
        <w:pStyle w:val="ListParagraph"/>
        <w:numPr>
          <w:ilvl w:val="1"/>
          <w:numId w:val="6"/>
        </w:numPr>
      </w:pPr>
      <w:r>
        <w:t>Andere component: excasso als de deelnemer een lopende uitkering heeft</w:t>
      </w:r>
    </w:p>
    <w:p w14:paraId="22D70CDF" w14:textId="77777777" w:rsidR="00FC7180" w:rsidRDefault="00FC7180" w:rsidP="00FC7180">
      <w:pPr>
        <w:pStyle w:val="ListParagraph"/>
        <w:numPr>
          <w:ilvl w:val="1"/>
          <w:numId w:val="6"/>
        </w:numPr>
      </w:pPr>
      <w:r>
        <w:t xml:space="preserve">Andere component: dienstverband als </w:t>
      </w:r>
      <w:r w:rsidRPr="006B6021">
        <w:t>dlnDvbHeeftIncassoAo</w:t>
      </w:r>
    </w:p>
    <w:p w14:paraId="2F158E1F" w14:textId="77777777" w:rsidR="00FC7180" w:rsidRDefault="00FC7180" w:rsidP="00FC7180">
      <w:pPr>
        <w:pStyle w:val="ListParagraph"/>
        <w:numPr>
          <w:ilvl w:val="2"/>
          <w:numId w:val="6"/>
        </w:numPr>
      </w:pPr>
      <w:r>
        <w:t xml:space="preserve">Dit is </w:t>
      </w:r>
      <w:r w:rsidRPr="00FD396C">
        <w:rPr>
          <w:color w:val="FF0000"/>
        </w:rPr>
        <w:t>specifiek BerPF</w:t>
      </w:r>
      <w:r>
        <w:t>, voor OPF gebeurt dit niet</w:t>
      </w:r>
    </w:p>
    <w:p w14:paraId="68F9FD32" w14:textId="77777777" w:rsidR="00FC7180" w:rsidRDefault="00FC7180" w:rsidP="00FC7180">
      <w:pPr>
        <w:pStyle w:val="ListParagraph"/>
        <w:numPr>
          <w:ilvl w:val="1"/>
          <w:numId w:val="6"/>
        </w:numPr>
      </w:pPr>
      <w:r>
        <w:t>Andere component: dienstverband incasso (vanuit dienstverband)</w:t>
      </w:r>
    </w:p>
    <w:p w14:paraId="5973615F" w14:textId="77777777" w:rsidR="00FC7180" w:rsidRDefault="00FC7180" w:rsidP="00FC7180">
      <w:pPr>
        <w:pStyle w:val="ListParagraph"/>
        <w:numPr>
          <w:ilvl w:val="0"/>
          <w:numId w:val="6"/>
        </w:numPr>
      </w:pPr>
      <w:bookmarkStart w:id="2703" w:name="_Hlk175125130"/>
      <w:r>
        <w:t>Speciale berekeningen</w:t>
      </w:r>
    </w:p>
    <w:bookmarkEnd w:id="2703"/>
    <w:p w14:paraId="3A6B5D2B" w14:textId="77777777" w:rsidR="00FC7180" w:rsidRDefault="00FC7180" w:rsidP="00FC7180">
      <w:pPr>
        <w:pStyle w:val="ListParagraph"/>
        <w:numPr>
          <w:ilvl w:val="1"/>
          <w:numId w:val="6"/>
        </w:numPr>
      </w:pPr>
      <w:r>
        <w:t xml:space="preserve">versieDatum = </w:t>
      </w:r>
      <w:r w:rsidRPr="00AD2C45">
        <w:t>dlnVersieDatumAo</w:t>
      </w:r>
      <w:r>
        <w:t xml:space="preserve"> = </w:t>
      </w:r>
      <w:r w:rsidRPr="00AD2C45">
        <w:t>datumMax(dlnWijzigDatumAo,</w:t>
      </w:r>
      <w:r w:rsidRPr="00A20081">
        <w:t>dlnEersteVersie</w:t>
      </w:r>
      <w:r w:rsidRPr="00AD2C45">
        <w:t>)</w:t>
      </w:r>
      <w:r>
        <w:t xml:space="preserve"> </w:t>
      </w:r>
    </w:p>
    <w:p w14:paraId="43E2046D" w14:textId="77777777" w:rsidR="00FC7180" w:rsidRDefault="00FC7180" w:rsidP="00FC7180">
      <w:pPr>
        <w:pStyle w:val="ListParagraph"/>
        <w:numPr>
          <w:ilvl w:val="1"/>
          <w:numId w:val="6"/>
        </w:numPr>
      </w:pPr>
      <w:r w:rsidRPr="00B34BA7">
        <w:t>dlnStaffelAoVoortzettingsPrc</w:t>
      </w:r>
      <w:r>
        <w:t xml:space="preserve">,  </w:t>
      </w:r>
      <w:r w:rsidRPr="00B34BA7">
        <w:t>dlnAoVoortzettingsPrc</w:t>
      </w:r>
      <w:r>
        <w:t xml:space="preserve"> = 0</w:t>
      </w:r>
    </w:p>
    <w:p w14:paraId="50D0A037" w14:textId="77777777" w:rsidR="00FC7180" w:rsidRDefault="00FC7180" w:rsidP="00FC7180">
      <w:pPr>
        <w:pStyle w:val="ListParagraph"/>
        <w:numPr>
          <w:ilvl w:val="1"/>
          <w:numId w:val="6"/>
        </w:numPr>
      </w:pPr>
      <w:r>
        <w:t xml:space="preserve">alle </w:t>
      </w:r>
      <w:r w:rsidRPr="000E73FF">
        <w:t>AO salarissen</w:t>
      </w:r>
      <w:r>
        <w:t xml:space="preserve">, AO grondslagen en AO premies worden nul </w:t>
      </w:r>
    </w:p>
    <w:p w14:paraId="6E9F36EB" w14:textId="77777777" w:rsidR="00FC7180" w:rsidRDefault="00FC7180" w:rsidP="00FC7180">
      <w:pPr>
        <w:pStyle w:val="ListParagraph"/>
        <w:ind w:left="1440"/>
      </w:pPr>
    </w:p>
    <w:p w14:paraId="6D0AC683" w14:textId="77777777" w:rsidR="00FC7180" w:rsidRDefault="00FC7180" w:rsidP="00FC7180">
      <w:pPr>
        <w:pStyle w:val="ListParagraph"/>
        <w:numPr>
          <w:ilvl w:val="0"/>
          <w:numId w:val="6"/>
        </w:numPr>
      </w:pPr>
      <w:r w:rsidRPr="00FD396C">
        <w:rPr>
          <w:color w:val="FF0000"/>
        </w:rPr>
        <w:t>Afwijkingen BerPF</w:t>
      </w:r>
      <w:r>
        <w:t xml:space="preserve"> t.o.v. werking met SUAG</w:t>
      </w:r>
    </w:p>
    <w:p w14:paraId="516E7438" w14:textId="77777777" w:rsidR="00FC7180" w:rsidRDefault="00FC7180" w:rsidP="00FC7180">
      <w:pPr>
        <w:pStyle w:val="ListParagraph"/>
        <w:numPr>
          <w:ilvl w:val="1"/>
          <w:numId w:val="6"/>
        </w:numPr>
      </w:pPr>
      <w:r>
        <w:t>Invoer via werklijst</w:t>
      </w:r>
    </w:p>
    <w:p w14:paraId="156D6016" w14:textId="77777777" w:rsidR="00FC7180" w:rsidRDefault="00FC7180" w:rsidP="00FC7180">
      <w:pPr>
        <w:pStyle w:val="ListParagraph"/>
        <w:numPr>
          <w:ilvl w:val="2"/>
          <w:numId w:val="6"/>
        </w:numPr>
      </w:pPr>
      <w:r w:rsidRPr="00CA13F1">
        <w:t>dlnRegistratieNr</w:t>
      </w:r>
    </w:p>
    <w:p w14:paraId="200BFA5F" w14:textId="2DB2AC60" w:rsidR="00FC7180" w:rsidRDefault="00FC7180" w:rsidP="00FC7180">
      <w:pPr>
        <w:pStyle w:val="ListParagraph"/>
        <w:numPr>
          <w:ilvl w:val="2"/>
          <w:numId w:val="6"/>
        </w:numPr>
      </w:pPr>
      <w:r>
        <w:t>dlnWijzigDatumAo</w:t>
      </w:r>
      <w:r w:rsidRPr="008D7EDF">
        <w:t xml:space="preserve"> </w:t>
      </w:r>
      <w:r>
        <w:t>(=versieDatum)</w:t>
      </w:r>
      <w:r>
        <w:rPr>
          <w:color w:val="0070C0"/>
        </w:rPr>
        <w:t xml:space="preserve"> -&gt; deze datum is gelijk aan datum dlnEindDatumAo; kunnen we deze invoer weglaten?</w:t>
      </w:r>
      <w:r w:rsidR="00647596">
        <w:rPr>
          <w:color w:val="0070C0"/>
        </w:rPr>
        <w:t xml:space="preserve"> </w:t>
      </w:r>
      <w:r w:rsidR="00647596" w:rsidRPr="00647596">
        <w:rPr>
          <w:color w:val="0070C0"/>
          <w:highlight w:val="yellow"/>
        </w:rPr>
        <w:t>Actie Roy</w:t>
      </w:r>
    </w:p>
    <w:p w14:paraId="0690C1D7" w14:textId="77777777" w:rsidR="00FC7180" w:rsidRDefault="00FC7180" w:rsidP="00FC7180">
      <w:pPr>
        <w:pStyle w:val="ListParagraph"/>
        <w:numPr>
          <w:ilvl w:val="2"/>
          <w:numId w:val="6"/>
        </w:numPr>
      </w:pPr>
      <w:r w:rsidRPr="00C26435">
        <w:t>dlnEindDatumAo</w:t>
      </w:r>
      <w:r>
        <w:t>; is bij SUAG is de laatste dag van arbeidsongeschikheid, dit is 1</w:t>
      </w:r>
      <w:r>
        <w:rPr>
          <w:vertAlign w:val="superscript"/>
        </w:rPr>
        <w:t xml:space="preserve"> </w:t>
      </w:r>
      <w:r>
        <w:t xml:space="preserve">dag eerder dan </w:t>
      </w:r>
      <w:r w:rsidRPr="00693CED">
        <w:t>dlnEindDatumAo</w:t>
      </w:r>
      <w:r>
        <w:t xml:space="preserve"> dlnWijzigDatumAo, de eerste dag niet AO, dit moet bij BerPF net zo worden gevuld in de werklijst</w:t>
      </w:r>
      <w:r w:rsidRPr="00E1072E">
        <w:t xml:space="preserve"> -&gt; datum vullen met 1ste dag niet meer AO</w:t>
      </w:r>
    </w:p>
    <w:p w14:paraId="7A6918D6" w14:textId="77777777" w:rsidR="00FC7180" w:rsidRDefault="00FC7180" w:rsidP="00FC7180">
      <w:pPr>
        <w:pStyle w:val="ListParagraph"/>
        <w:numPr>
          <w:ilvl w:val="2"/>
          <w:numId w:val="6"/>
        </w:numPr>
      </w:pPr>
      <w:r w:rsidRPr="008D7EDF">
        <w:t>dlnRedenWijzigingAo</w:t>
      </w:r>
      <w:r>
        <w:t>: er moet 1, 5 of 15 ingevuld worden</w:t>
      </w:r>
    </w:p>
    <w:p w14:paraId="2CEAD1BD" w14:textId="77777777" w:rsidR="00FC7180" w:rsidRDefault="00FC7180" w:rsidP="00FC7180">
      <w:pPr>
        <w:pStyle w:val="ListParagraph"/>
        <w:numPr>
          <w:ilvl w:val="1"/>
          <w:numId w:val="6"/>
        </w:numPr>
      </w:pPr>
      <w:r>
        <w:t>dlnCorrectieFactorAo = 1, niet relevant meer, maar nooit relevant voor BerPF (</w:t>
      </w:r>
      <w:r w:rsidRPr="00FD396C">
        <w:rPr>
          <w:highlight w:val="yellow"/>
        </w:rPr>
        <w:t>vraag</w:t>
      </w:r>
      <w:r>
        <w:t>: of zelfs alleen relevant voor ADP?)</w:t>
      </w:r>
    </w:p>
    <w:p w14:paraId="477D0D36" w14:textId="77777777" w:rsidR="00FC7180" w:rsidRDefault="00FC7180" w:rsidP="00FC7180">
      <w:pPr>
        <w:pStyle w:val="ListParagraph"/>
        <w:ind w:left="1440"/>
      </w:pPr>
    </w:p>
    <w:p w14:paraId="2370AA62" w14:textId="77777777" w:rsidR="00FC7180" w:rsidRDefault="00FC7180" w:rsidP="00FC7180">
      <w:pPr>
        <w:pStyle w:val="ListParagraph"/>
        <w:numPr>
          <w:ilvl w:val="0"/>
          <w:numId w:val="6"/>
        </w:numPr>
      </w:pPr>
      <w:r>
        <w:t xml:space="preserve">Bijzonderheden </w:t>
      </w:r>
    </w:p>
    <w:p w14:paraId="34453C4E" w14:textId="77777777" w:rsidR="00FC7180" w:rsidRDefault="00FC7180" w:rsidP="00FC7180">
      <w:pPr>
        <w:pStyle w:val="ListParagraph"/>
        <w:numPr>
          <w:ilvl w:val="1"/>
          <w:numId w:val="6"/>
        </w:numPr>
      </w:pPr>
      <w:r>
        <w:t>Bij aanlevering van EindeAO door SUAG vóór de setupdatum wordt deze geplaatst op de setupdatum. De statusovergang is geregeld. Bij EindeAO op de setupdatum zal een medewerker moeten controleren of de rest ook goed is gegaan en waar nodig corrigeren. Hiertoe moet in deze gevallen een item in de werklijst ontstaan (</w:t>
      </w:r>
      <w:r w:rsidRPr="00FD396C">
        <w:rPr>
          <w:highlight w:val="yellow"/>
        </w:rPr>
        <w:t>actie</w:t>
      </w:r>
      <w:r>
        <w:t>: controleer of dit mechanisme al werkt vanuit ADP)</w:t>
      </w:r>
    </w:p>
    <w:p w14:paraId="5F2759D8" w14:textId="77777777" w:rsidR="00FC7180" w:rsidRDefault="00FC7180" w:rsidP="00FC7180">
      <w:pPr>
        <w:spacing w:line="240" w:lineRule="auto"/>
      </w:pPr>
    </w:p>
    <w:p w14:paraId="5821C17B" w14:textId="15CC5BE1" w:rsidR="00AA1600" w:rsidRDefault="00AA1600" w:rsidP="00AA1600">
      <w:pPr>
        <w:pStyle w:val="Heading3"/>
      </w:pPr>
      <w:bookmarkStart w:id="2704" w:name="_Toc187312237"/>
      <w:bookmarkStart w:id="2705" w:name="_Toc1167401183"/>
      <w:bookmarkStart w:id="2706" w:name="_Toc959200566"/>
      <w:r>
        <w:t xml:space="preserve">Einde arbeidsongeschiktheid (dvb, </w:t>
      </w:r>
      <w:r w:rsidRPr="2B26B8BC">
        <w:rPr>
          <w:color w:val="FF0000"/>
        </w:rPr>
        <w:t>specifiek berPF</w:t>
      </w:r>
      <w:r>
        <w:t>)</w:t>
      </w:r>
      <w:bookmarkEnd w:id="2704"/>
      <w:bookmarkEnd w:id="2705"/>
      <w:bookmarkEnd w:id="2706"/>
    </w:p>
    <w:p w14:paraId="4E1EFDAC" w14:textId="77777777" w:rsidR="00751F8E" w:rsidRDefault="00751F8E" w:rsidP="00751F8E">
      <w:r>
        <w:t>Relevante zaken m.b.t. deze gebeurtenis:</w:t>
      </w:r>
    </w:p>
    <w:p w14:paraId="15F695EA" w14:textId="2E9A5508" w:rsidR="00751F8E" w:rsidRDefault="00751F8E" w:rsidP="00751F8E">
      <w:pPr>
        <w:pStyle w:val="ListParagraph"/>
        <w:numPr>
          <w:ilvl w:val="0"/>
          <w:numId w:val="6"/>
        </w:numPr>
      </w:pPr>
      <w:r>
        <w:t>Afleidbaar of opdrachtvolgend: afleidbaar intern</w:t>
      </w:r>
    </w:p>
    <w:p w14:paraId="7910E3AE" w14:textId="77777777" w:rsidR="00765F6D" w:rsidRDefault="00765F6D" w:rsidP="00765F6D">
      <w:pPr>
        <w:pStyle w:val="ListParagraph"/>
        <w:numPr>
          <w:ilvl w:val="0"/>
          <w:numId w:val="6"/>
        </w:numPr>
      </w:pPr>
      <w:r>
        <w:t>Invoer en controles</w:t>
      </w:r>
    </w:p>
    <w:p w14:paraId="17FB7E5B" w14:textId="77777777" w:rsidR="00765F6D" w:rsidRDefault="00765F6D" w:rsidP="00765F6D">
      <w:pPr>
        <w:pStyle w:val="ListParagraph"/>
        <w:numPr>
          <w:ilvl w:val="1"/>
          <w:numId w:val="6"/>
        </w:numPr>
      </w:pPr>
      <w:r>
        <w:t xml:space="preserve">Controle op </w:t>
      </w:r>
      <w:r w:rsidRPr="00DA3A92">
        <w:t>dlnDvbHeeftIncassoAo</w:t>
      </w:r>
      <w:r>
        <w:t>, alle</w:t>
      </w:r>
      <w:r w:rsidRPr="00765F6D">
        <w:t xml:space="preserve">en </w:t>
      </w:r>
      <w:r>
        <w:t>TRUE voor BerPF (SPF, SPD)</w:t>
      </w:r>
    </w:p>
    <w:p w14:paraId="262B168B" w14:textId="77777777" w:rsidR="00765F6D" w:rsidRDefault="00765F6D" w:rsidP="00765F6D">
      <w:pPr>
        <w:pStyle w:val="ListParagraph"/>
        <w:numPr>
          <w:ilvl w:val="0"/>
          <w:numId w:val="6"/>
        </w:numPr>
      </w:pPr>
      <w:r>
        <w:t>Overgangen in profielen, statussen</w:t>
      </w:r>
    </w:p>
    <w:p w14:paraId="5E0C8FC9" w14:textId="412FFC8F" w:rsidR="00765F6D" w:rsidRDefault="00C158E5" w:rsidP="00765F6D">
      <w:pPr>
        <w:pStyle w:val="ListParagraph"/>
        <w:numPr>
          <w:ilvl w:val="1"/>
          <w:numId w:val="6"/>
        </w:numPr>
      </w:pPr>
      <w:r>
        <w:t>AO</w:t>
      </w:r>
      <w:r w:rsidR="00765F6D">
        <w:t>AC</w:t>
      </w:r>
      <w:r w:rsidR="003D6E91">
        <w:t xml:space="preserve"> </w:t>
      </w:r>
      <w:r w:rsidR="00765F6D">
        <w:rPr>
          <w:rFonts w:ascii="Wingdings" w:eastAsia="Wingdings" w:hAnsi="Wingdings" w:cs="Wingdings"/>
        </w:rPr>
        <w:t>à</w:t>
      </w:r>
      <w:r w:rsidR="00765F6D">
        <w:t xml:space="preserve"> AC </w:t>
      </w:r>
    </w:p>
    <w:p w14:paraId="22F50230" w14:textId="48C1A67C" w:rsidR="00765F6D" w:rsidRPr="00FD396C" w:rsidRDefault="00C158E5" w:rsidP="00765F6D">
      <w:pPr>
        <w:pStyle w:val="ListParagraph"/>
        <w:numPr>
          <w:ilvl w:val="1"/>
          <w:numId w:val="6"/>
        </w:numPr>
        <w:rPr>
          <w:color w:val="0070C0"/>
        </w:rPr>
      </w:pPr>
      <w:r>
        <w:rPr>
          <w:color w:val="0070C0"/>
        </w:rPr>
        <w:t>AO</w:t>
      </w:r>
      <w:r w:rsidR="00765F6D" w:rsidRPr="00FD396C">
        <w:rPr>
          <w:color w:val="0070C0"/>
        </w:rPr>
        <w:t xml:space="preserve">PV </w:t>
      </w:r>
      <w:r w:rsidR="00765F6D" w:rsidRPr="00FD396C">
        <w:rPr>
          <w:rFonts w:ascii="Wingdings" w:eastAsia="Wingdings" w:hAnsi="Wingdings" w:cs="Wingdings"/>
          <w:color w:val="0070C0"/>
        </w:rPr>
        <w:t>à</w:t>
      </w:r>
      <w:r w:rsidR="00765F6D" w:rsidRPr="00FD396C">
        <w:rPr>
          <w:color w:val="0070C0"/>
        </w:rPr>
        <w:t xml:space="preserve"> PV </w:t>
      </w:r>
    </w:p>
    <w:p w14:paraId="2C61C20E" w14:textId="77777777" w:rsidR="00765F6D" w:rsidRDefault="00765F6D" w:rsidP="00765F6D">
      <w:pPr>
        <w:pStyle w:val="ListParagraph"/>
        <w:numPr>
          <w:ilvl w:val="0"/>
          <w:numId w:val="6"/>
        </w:numPr>
        <w:spacing w:line="240" w:lineRule="auto"/>
      </w:pPr>
      <w:r>
        <w:t>Koppelingen</w:t>
      </w:r>
    </w:p>
    <w:p w14:paraId="3D5E6C07" w14:textId="77777777" w:rsidR="00765F6D" w:rsidRDefault="00765F6D" w:rsidP="00765F6D">
      <w:pPr>
        <w:pStyle w:val="ListParagraph"/>
        <w:numPr>
          <w:ilvl w:val="1"/>
          <w:numId w:val="6"/>
        </w:numPr>
        <w:spacing w:line="240" w:lineRule="auto"/>
      </w:pPr>
      <w:r>
        <w:t>Andere component: Aanvang AO op dienstverband incasso</w:t>
      </w:r>
    </w:p>
    <w:p w14:paraId="35482674" w14:textId="77777777" w:rsidR="00751F8E" w:rsidRDefault="00751F8E" w:rsidP="00751F8E">
      <w:pPr>
        <w:pStyle w:val="ListParagraph"/>
        <w:numPr>
          <w:ilvl w:val="0"/>
          <w:numId w:val="6"/>
        </w:numPr>
      </w:pPr>
      <w:r>
        <w:t>Speciale berekeningen</w:t>
      </w:r>
    </w:p>
    <w:p w14:paraId="75D559D3" w14:textId="77777777" w:rsidR="00CD256A" w:rsidRDefault="00CD256A" w:rsidP="00CD256A">
      <w:pPr>
        <w:pStyle w:val="ListParagraph"/>
        <w:numPr>
          <w:ilvl w:val="1"/>
          <w:numId w:val="6"/>
        </w:numPr>
      </w:pPr>
      <w:r>
        <w:t>versieDatum = MIN(</w:t>
      </w:r>
      <w:r w:rsidRPr="00AD2C45">
        <w:t>dlnVersieDatumAo</w:t>
      </w:r>
      <w:r>
        <w:t xml:space="preserve">, </w:t>
      </w:r>
      <w:r w:rsidRPr="00656DFD">
        <w:rPr>
          <w:color w:val="0070C0"/>
        </w:rPr>
        <w:t>dlnDvbEersteVersie</w:t>
      </w:r>
      <w:r w:rsidRPr="00AD2C45">
        <w:t>)</w:t>
      </w:r>
    </w:p>
    <w:p w14:paraId="54E6EAD6" w14:textId="1BE64614" w:rsidR="00757CDA" w:rsidRDefault="00757CDA" w:rsidP="00757CDA">
      <w:pPr>
        <w:pStyle w:val="ListParagraph"/>
        <w:numPr>
          <w:ilvl w:val="1"/>
          <w:numId w:val="6"/>
        </w:numPr>
      </w:pPr>
      <w:r w:rsidRPr="00DD491C">
        <w:t xml:space="preserve">AO gegevens gaan naar nul: </w:t>
      </w:r>
      <w:r w:rsidR="00CD256A" w:rsidRPr="00DD491C">
        <w:t>dlnDvbAoVoortzettingsPrc</w:t>
      </w:r>
      <w:r w:rsidRPr="00DD491C">
        <w:t>,</w:t>
      </w:r>
      <w:r>
        <w:rPr>
          <w:color w:val="0070C0"/>
        </w:rPr>
        <w:t xml:space="preserve"> </w:t>
      </w:r>
      <w:r w:rsidR="00CD256A">
        <w:t>d</w:t>
      </w:r>
      <w:r w:rsidR="00CD256A" w:rsidRPr="00C31C67">
        <w:t>lnDvbPensioenGevendInkomenAo</w:t>
      </w:r>
      <w:r w:rsidR="00CD256A">
        <w:t xml:space="preserve"> </w:t>
      </w:r>
      <w:r>
        <w:t xml:space="preserve">(daardoor ook </w:t>
      </w:r>
      <w:r w:rsidR="0019368D">
        <w:t>dlnDvbPensioenGrondslagAo en premies</w:t>
      </w:r>
      <w:r w:rsidR="00DD491C">
        <w:t>Ao</w:t>
      </w:r>
      <w:r w:rsidR="0019368D">
        <w:t>)</w:t>
      </w:r>
      <w:r w:rsidR="00CD256A">
        <w:t xml:space="preserve"> </w:t>
      </w:r>
    </w:p>
    <w:p w14:paraId="2BF7F321" w14:textId="4EEC28D2" w:rsidR="00751F8E" w:rsidRDefault="00751F8E">
      <w:pPr>
        <w:pStyle w:val="ListParagraph"/>
        <w:numPr>
          <w:ilvl w:val="0"/>
          <w:numId w:val="6"/>
        </w:numPr>
      </w:pPr>
      <w:r>
        <w:t>Bijzonderheden</w:t>
      </w:r>
    </w:p>
    <w:p w14:paraId="03AEA7B0" w14:textId="77777777" w:rsidR="00FC7180" w:rsidRDefault="00FC7180" w:rsidP="00FC7180">
      <w:pPr>
        <w:spacing w:line="240" w:lineRule="auto"/>
      </w:pPr>
    </w:p>
    <w:p w14:paraId="5E63B3D9" w14:textId="77777777" w:rsidR="00FC7180" w:rsidRPr="005B0021" w:rsidRDefault="00FC7180" w:rsidP="00FC7180">
      <w:pPr>
        <w:pStyle w:val="Heading3"/>
      </w:pPr>
      <w:bookmarkStart w:id="2707" w:name="_Toc174374796"/>
      <w:bookmarkStart w:id="2708" w:name="_Toc187312238"/>
      <w:bookmarkStart w:id="2709" w:name="_Toc329609712"/>
      <w:bookmarkStart w:id="2710" w:name="_Toc1442422205"/>
      <w:r>
        <w:t>Einde opbouw arbeidsongeschiktheid</w:t>
      </w:r>
      <w:bookmarkEnd w:id="2707"/>
      <w:bookmarkEnd w:id="2708"/>
      <w:bookmarkEnd w:id="2709"/>
      <w:bookmarkEnd w:id="2710"/>
    </w:p>
    <w:p w14:paraId="31F76C6A" w14:textId="0948DA5C" w:rsidR="00FC7180" w:rsidRPr="00FD396C" w:rsidRDefault="00FC7180" w:rsidP="00FC7180">
      <w:pPr>
        <w:rPr>
          <w:strike/>
        </w:rPr>
      </w:pPr>
      <w:r w:rsidRPr="00FD396C">
        <w:rPr>
          <w:strike/>
          <w:highlight w:val="yellow"/>
        </w:rPr>
        <w:t>Actie</w:t>
      </w:r>
      <w:r w:rsidRPr="00FD396C">
        <w:rPr>
          <w:strike/>
        </w:rPr>
        <w:t>: verder uitwerken, hebben we nog niet geïmplementeerd. Is dit nodig bij SPF/SPD i.v.m. afwijkende einde opbouw AC / AO?</w:t>
      </w:r>
      <w:r>
        <w:rPr>
          <w:strike/>
        </w:rPr>
        <w:br/>
      </w:r>
      <w:r w:rsidRPr="00FD396C">
        <w:rPr>
          <w:color w:val="0070C0"/>
        </w:rPr>
        <w:t>Voor SPD</w:t>
      </w:r>
      <w:r>
        <w:rPr>
          <w:color w:val="0070C0"/>
        </w:rPr>
        <w:t xml:space="preserve"> is er een kleine gesloten groep (13 deelnemers) waarbij de premievrije opbouw eerder eindigt. De PVI opbouw stopt op 60 jaar, het pensioen gaat in op 65 jaar.</w:t>
      </w:r>
      <w:r w:rsidR="00561166">
        <w:rPr>
          <w:color w:val="0070C0"/>
        </w:rPr>
        <w:t xml:space="preserve"> </w:t>
      </w:r>
      <w:r w:rsidR="00561166" w:rsidRPr="00FD396C">
        <w:rPr>
          <w:color w:val="0070C0"/>
        </w:rPr>
        <w:t>Voor SP</w:t>
      </w:r>
      <w:r w:rsidR="00561166">
        <w:rPr>
          <w:color w:val="0070C0"/>
        </w:rPr>
        <w:t>F is er een kleine gesloten groep (74 deelnemers) waarbij de premievrije opbouw eerder eindigt. De PVI opbouw stopt op 6</w:t>
      </w:r>
      <w:r w:rsidR="006A47EC">
        <w:rPr>
          <w:color w:val="0070C0"/>
        </w:rPr>
        <w:t>5</w:t>
      </w:r>
      <w:r w:rsidR="00561166">
        <w:rPr>
          <w:color w:val="0070C0"/>
        </w:rPr>
        <w:t xml:space="preserve"> jaar, het pensioen gaat in op 6</w:t>
      </w:r>
      <w:r w:rsidR="006A47EC">
        <w:rPr>
          <w:color w:val="0070C0"/>
        </w:rPr>
        <w:t>7</w:t>
      </w:r>
      <w:r w:rsidR="00561166">
        <w:rPr>
          <w:color w:val="0070C0"/>
        </w:rPr>
        <w:t xml:space="preserve"> jaar.</w:t>
      </w:r>
    </w:p>
    <w:p w14:paraId="7C06FD83" w14:textId="77777777" w:rsidR="00FC7180" w:rsidRDefault="00FC7180" w:rsidP="00FC7180">
      <w:r>
        <w:t>Relevante zaken m.b.t. deze gebeurtenis:</w:t>
      </w:r>
    </w:p>
    <w:p w14:paraId="33389715" w14:textId="35C08CBB" w:rsidR="00FC7180" w:rsidRDefault="00FC7180" w:rsidP="00FC7180">
      <w:pPr>
        <w:pStyle w:val="ListParagraph"/>
        <w:numPr>
          <w:ilvl w:val="0"/>
          <w:numId w:val="6"/>
        </w:numPr>
      </w:pPr>
      <w:r>
        <w:t>Afleidbaar of opdrachtvolgend: afleidbaar intern</w:t>
      </w:r>
    </w:p>
    <w:p w14:paraId="1D08CA49" w14:textId="77777777" w:rsidR="00FC7180" w:rsidRDefault="00FC7180" w:rsidP="00FC7180">
      <w:pPr>
        <w:pStyle w:val="ListParagraph"/>
        <w:numPr>
          <w:ilvl w:val="0"/>
          <w:numId w:val="6"/>
        </w:numPr>
      </w:pPr>
      <w:r>
        <w:t>Invoer en controles</w:t>
      </w:r>
    </w:p>
    <w:p w14:paraId="75451B32" w14:textId="1A091936" w:rsidR="00FC7180" w:rsidRDefault="00FC7180" w:rsidP="00FC7180">
      <w:pPr>
        <w:pStyle w:val="ListParagraph"/>
        <w:numPr>
          <w:ilvl w:val="1"/>
          <w:numId w:val="6"/>
        </w:numPr>
      </w:pPr>
      <w:r>
        <w:t>Gebeurtenis wordt uitgevoerd als voorspelbare gebeurtenis</w:t>
      </w:r>
      <w:r w:rsidRPr="00FD396C">
        <w:rPr>
          <w:color w:val="0070C0"/>
        </w:rPr>
        <w:t xml:space="preserve">  </w:t>
      </w:r>
    </w:p>
    <w:p w14:paraId="773154B5" w14:textId="77777777" w:rsidR="00FC7180" w:rsidRDefault="00FC7180" w:rsidP="00FC7180">
      <w:pPr>
        <w:pStyle w:val="ListParagraph"/>
        <w:numPr>
          <w:ilvl w:val="0"/>
          <w:numId w:val="6"/>
        </w:numPr>
      </w:pPr>
      <w:r>
        <w:t>Overgangen in profielen</w:t>
      </w:r>
    </w:p>
    <w:p w14:paraId="3A8B9439" w14:textId="77777777" w:rsidR="00FC7180" w:rsidRPr="008D75BA" w:rsidRDefault="00FC7180" w:rsidP="00FC7180">
      <w:pPr>
        <w:pStyle w:val="ListParagraph"/>
        <w:numPr>
          <w:ilvl w:val="1"/>
          <w:numId w:val="6"/>
        </w:numPr>
        <w:rPr>
          <w:color w:val="0070C0"/>
        </w:rPr>
      </w:pPr>
      <w:r w:rsidRPr="008D75BA">
        <w:rPr>
          <w:color w:val="0070C0"/>
        </w:rPr>
        <w:t xml:space="preserve">AOAC   </w:t>
      </w:r>
      <w:r w:rsidRPr="008D75BA">
        <w:rPr>
          <w:rFonts w:ascii="Wingdings" w:eastAsia="Wingdings" w:hAnsi="Wingdings" w:cs="Wingdings"/>
          <w:color w:val="0070C0"/>
        </w:rPr>
        <w:t>à</w:t>
      </w:r>
      <w:r w:rsidRPr="008D75BA">
        <w:rPr>
          <w:color w:val="0070C0"/>
        </w:rPr>
        <w:t xml:space="preserve"> AC </w:t>
      </w:r>
    </w:p>
    <w:p w14:paraId="17C21AE9" w14:textId="77777777" w:rsidR="00FC7180" w:rsidRPr="00FD396C" w:rsidRDefault="00FC7180" w:rsidP="00FC7180">
      <w:pPr>
        <w:pStyle w:val="ListParagraph"/>
        <w:numPr>
          <w:ilvl w:val="1"/>
          <w:numId w:val="6"/>
        </w:numPr>
        <w:rPr>
          <w:color w:val="0070C0"/>
        </w:rPr>
      </w:pPr>
      <w:r w:rsidRPr="008D75BA">
        <w:rPr>
          <w:color w:val="0070C0"/>
        </w:rPr>
        <w:t xml:space="preserve">AOPV   </w:t>
      </w:r>
      <w:r w:rsidRPr="008D75BA">
        <w:rPr>
          <w:rFonts w:ascii="Wingdings" w:eastAsia="Wingdings" w:hAnsi="Wingdings" w:cs="Wingdings"/>
          <w:color w:val="0070C0"/>
        </w:rPr>
        <w:t>à</w:t>
      </w:r>
      <w:r w:rsidRPr="008D75BA">
        <w:rPr>
          <w:color w:val="0070C0"/>
        </w:rPr>
        <w:t xml:space="preserve"> PV</w:t>
      </w:r>
    </w:p>
    <w:p w14:paraId="0C8F2C12" w14:textId="77777777" w:rsidR="00FC7180" w:rsidRDefault="00FC7180" w:rsidP="00FC7180">
      <w:pPr>
        <w:pStyle w:val="ListParagraph"/>
        <w:numPr>
          <w:ilvl w:val="0"/>
          <w:numId w:val="6"/>
        </w:numPr>
      </w:pPr>
      <w:r>
        <w:t>Koppelingen</w:t>
      </w:r>
    </w:p>
    <w:p w14:paraId="6B9A76B1" w14:textId="77777777" w:rsidR="00FC7180" w:rsidRDefault="00FC7180" w:rsidP="00FC7180">
      <w:pPr>
        <w:pStyle w:val="ListParagraph"/>
        <w:numPr>
          <w:ilvl w:val="1"/>
          <w:numId w:val="6"/>
        </w:numPr>
      </w:pPr>
      <w:r>
        <w:t>Andere component: dienstverband</w:t>
      </w:r>
    </w:p>
    <w:p w14:paraId="1FC8616F" w14:textId="77777777" w:rsidR="00FC7180" w:rsidRDefault="00FC7180" w:rsidP="00FC7180">
      <w:pPr>
        <w:pStyle w:val="ListParagraph"/>
        <w:numPr>
          <w:ilvl w:val="0"/>
          <w:numId w:val="6"/>
        </w:numPr>
      </w:pPr>
      <w:r>
        <w:t>Speciale berekeningen</w:t>
      </w:r>
    </w:p>
    <w:p w14:paraId="654E9FFC" w14:textId="77777777" w:rsidR="00FC7180" w:rsidRDefault="00FC7180" w:rsidP="00FC7180">
      <w:pPr>
        <w:pStyle w:val="ListParagraph"/>
        <w:numPr>
          <w:ilvl w:val="1"/>
          <w:numId w:val="6"/>
        </w:numPr>
        <w:rPr>
          <w:color w:val="0070C0"/>
        </w:rPr>
      </w:pPr>
      <w:r w:rsidRPr="00FD396C">
        <w:rPr>
          <w:color w:val="0070C0"/>
        </w:rPr>
        <w:t>dlnEindDatumAo = dlnEindDatumPremieOpbouw?</w:t>
      </w:r>
    </w:p>
    <w:p w14:paraId="145C7D63" w14:textId="77777777" w:rsidR="00FC7180" w:rsidRPr="00FD396C" w:rsidRDefault="00FC7180" w:rsidP="00FC7180">
      <w:pPr>
        <w:pStyle w:val="ListParagraph"/>
        <w:numPr>
          <w:ilvl w:val="1"/>
          <w:numId w:val="6"/>
        </w:numPr>
        <w:rPr>
          <w:color w:val="0070C0"/>
        </w:rPr>
      </w:pPr>
      <w:r w:rsidRPr="00FD396C">
        <w:rPr>
          <w:color w:val="0070C0"/>
        </w:rPr>
        <w:t xml:space="preserve">dlnRedenWijzigingAo= 99 Overige beëindiging?  </w:t>
      </w:r>
    </w:p>
    <w:p w14:paraId="3B42F597" w14:textId="77777777" w:rsidR="00FC7180" w:rsidRDefault="00FC7180" w:rsidP="00FC7180">
      <w:pPr>
        <w:pStyle w:val="ListParagraph"/>
        <w:numPr>
          <w:ilvl w:val="0"/>
          <w:numId w:val="6"/>
        </w:numPr>
      </w:pPr>
      <w:r>
        <w:t xml:space="preserve">Bijzonderheden </w:t>
      </w:r>
    </w:p>
    <w:p w14:paraId="73036C34" w14:textId="15527743" w:rsidR="00E06700" w:rsidRDefault="00563C35" w:rsidP="00E06700">
      <w:pPr>
        <w:pStyle w:val="ListParagraph"/>
        <w:numPr>
          <w:ilvl w:val="1"/>
          <w:numId w:val="6"/>
        </w:numPr>
      </w:pPr>
      <w:r>
        <w:t xml:space="preserve">Deze gebeurtenis wordt </w:t>
      </w:r>
      <w:r w:rsidRPr="00FD396C">
        <w:rPr>
          <w:color w:val="0070C0"/>
        </w:rPr>
        <w:t>verwerk</w:t>
      </w:r>
      <w:r>
        <w:rPr>
          <w:color w:val="0070C0"/>
        </w:rPr>
        <w:t>t</w:t>
      </w:r>
      <w:r w:rsidRPr="00FD396C">
        <w:rPr>
          <w:color w:val="0070C0"/>
        </w:rPr>
        <w:t xml:space="preserve"> als een einde arbeidsongeschiktheid</w:t>
      </w:r>
      <w:r w:rsidR="006D4054">
        <w:rPr>
          <w:color w:val="0070C0"/>
        </w:rPr>
        <w:t xml:space="preserve">. Dit is mogelijk omdat een uitgangspunt is dat we geen AOP’s </w:t>
      </w:r>
      <w:commentRangeStart w:id="2711"/>
      <w:r w:rsidR="006D4054">
        <w:rPr>
          <w:color w:val="0070C0"/>
        </w:rPr>
        <w:t>administreren</w:t>
      </w:r>
      <w:commentRangeEnd w:id="2711"/>
      <w:r w:rsidR="00313C94">
        <w:rPr>
          <w:rStyle w:val="CommentReference"/>
          <w:color w:val="0070C0"/>
          <w:szCs w:val="22"/>
        </w:rPr>
        <w:commentReference w:id="2711"/>
      </w:r>
      <w:r w:rsidR="006D4054">
        <w:rPr>
          <w:color w:val="0070C0"/>
        </w:rPr>
        <w:t>. Als dit wel het geval is en dlnDatumEindeOpbouwAo &lt;&gt;</w:t>
      </w:r>
      <w:r w:rsidR="00D412CE" w:rsidRPr="00D412CE">
        <w:rPr>
          <w:color w:val="0070C0"/>
        </w:rPr>
        <w:t xml:space="preserve"> </w:t>
      </w:r>
      <w:r w:rsidR="00D412CE">
        <w:rPr>
          <w:color w:val="0070C0"/>
        </w:rPr>
        <w:t>dlnDatumEindeOpbouw EN einddatum AOP</w:t>
      </w:r>
      <w:r w:rsidR="000329A9">
        <w:rPr>
          <w:color w:val="0070C0"/>
        </w:rPr>
        <w:t xml:space="preserve"> &lt;&gt; dlnDatumEindeOpbouwAo, dan is er maatwerk nodig</w:t>
      </w:r>
    </w:p>
    <w:p w14:paraId="793EB400" w14:textId="77777777" w:rsidR="00FC7180" w:rsidRDefault="00FC7180" w:rsidP="00FC7180">
      <w:pPr>
        <w:spacing w:line="240" w:lineRule="auto"/>
      </w:pPr>
    </w:p>
    <w:p w14:paraId="758C6852" w14:textId="3C44E3C7" w:rsidR="00FC7180" w:rsidRDefault="00FC7180" w:rsidP="00FC7180">
      <w:pPr>
        <w:pStyle w:val="Heading3"/>
      </w:pPr>
      <w:bookmarkStart w:id="2712" w:name="_Toc174374797"/>
      <w:bookmarkStart w:id="2713" w:name="_Toc187312239"/>
      <w:bookmarkStart w:id="2714" w:name="_Toc210447507"/>
      <w:bookmarkStart w:id="2715" w:name="_Toc1556070089"/>
      <w:r>
        <w:t>Wijzig arbeidsongeschiktheid met klasse (</w:t>
      </w:r>
      <w:r w:rsidRPr="2B26B8BC">
        <w:rPr>
          <w:color w:val="FF0000"/>
          <w:highlight w:val="yellow"/>
        </w:rPr>
        <w:t>actie</w:t>
      </w:r>
      <w:r w:rsidRPr="2B26B8BC">
        <w:rPr>
          <w:color w:val="FF0000"/>
        </w:rPr>
        <w:t xml:space="preserve">: </w:t>
      </w:r>
      <w:r w:rsidR="00C93802" w:rsidRPr="2B26B8BC">
        <w:rPr>
          <w:color w:val="FF0000"/>
        </w:rPr>
        <w:t>afstemming Roy/Kees/Mark</w:t>
      </w:r>
      <w:r>
        <w:t>)</w:t>
      </w:r>
      <w:bookmarkEnd w:id="2712"/>
      <w:bookmarkEnd w:id="2713"/>
      <w:bookmarkEnd w:id="2714"/>
      <w:bookmarkEnd w:id="2715"/>
    </w:p>
    <w:p w14:paraId="268B099A" w14:textId="77777777" w:rsidR="00FC7180" w:rsidRPr="005571B1" w:rsidRDefault="00FC7180" w:rsidP="00FC7180">
      <w:pPr>
        <w:rPr>
          <w:rFonts w:eastAsia="Times New Roman"/>
        </w:rPr>
      </w:pPr>
      <w:r>
        <w:t xml:space="preserve">Deze gebeurtenis wordt afgeleid bij wijziging van gegevens vanuit SUAG die onderkend zijn als relevante gegevens voor de pensioenadministratie, waarbij in ieder geval ook een wijziging van de klasse (omhoog of omlaag) is. </w:t>
      </w:r>
      <w:r w:rsidRPr="005571B1">
        <w:rPr>
          <w:rFonts w:eastAsia="Times New Roman"/>
        </w:rPr>
        <w:t>Eventuele andere wijzigingen, zoals voor correctieFact</w:t>
      </w:r>
      <w:r>
        <w:rPr>
          <w:rFonts w:eastAsia="Times New Roman"/>
        </w:rPr>
        <w:t>2</w:t>
      </w:r>
      <w:r w:rsidRPr="005571B1">
        <w:rPr>
          <w:rFonts w:eastAsia="Times New Roman"/>
        </w:rPr>
        <w:t>orAo, worden meteen meegenomen in deze gebeurtenis</w:t>
      </w:r>
      <w:r>
        <w:rPr>
          <w:rFonts w:eastAsia="Times New Roman"/>
        </w:rPr>
        <w:t xml:space="preserve"> </w:t>
      </w:r>
    </w:p>
    <w:p w14:paraId="3EFC1D81" w14:textId="77777777" w:rsidR="00FC7180" w:rsidRDefault="00FC7180" w:rsidP="00FC7180">
      <w:r>
        <w:t>Relevante zaken m.b.t. deze gebeurtenis:</w:t>
      </w:r>
    </w:p>
    <w:p w14:paraId="6904BF6B" w14:textId="77777777" w:rsidR="00FC7180" w:rsidRDefault="00FC7180" w:rsidP="00FC7180">
      <w:pPr>
        <w:pStyle w:val="ListParagraph"/>
        <w:numPr>
          <w:ilvl w:val="0"/>
          <w:numId w:val="6"/>
        </w:numPr>
      </w:pPr>
      <w:r>
        <w:t>Afleidbaar of opdrachtvolgend: afleidbaar</w:t>
      </w:r>
    </w:p>
    <w:p w14:paraId="763058BD" w14:textId="77777777" w:rsidR="00FC7180" w:rsidRDefault="00FC7180" w:rsidP="00FC7180">
      <w:pPr>
        <w:pStyle w:val="ListParagraph"/>
        <w:numPr>
          <w:ilvl w:val="1"/>
          <w:numId w:val="6"/>
        </w:numPr>
      </w:pPr>
      <w:r>
        <w:t>Wijziging van dlnKlasseAo</w:t>
      </w:r>
    </w:p>
    <w:p w14:paraId="37C947F1" w14:textId="77777777" w:rsidR="00FC7180" w:rsidRDefault="00FC7180" w:rsidP="00FC7180">
      <w:pPr>
        <w:pStyle w:val="ListParagraph"/>
        <w:numPr>
          <w:ilvl w:val="0"/>
          <w:numId w:val="6"/>
        </w:numPr>
      </w:pPr>
      <w:r>
        <w:t xml:space="preserve">Invoer en controles: </w:t>
      </w:r>
    </w:p>
    <w:p w14:paraId="3FD9B700" w14:textId="77777777" w:rsidR="00FC7180" w:rsidRDefault="00FC7180" w:rsidP="00FC7180">
      <w:pPr>
        <w:pStyle w:val="ListParagraph"/>
        <w:numPr>
          <w:ilvl w:val="1"/>
          <w:numId w:val="6"/>
        </w:numPr>
      </w:pPr>
      <w:r>
        <w:t xml:space="preserve">dlnKlasseAo, </w:t>
      </w:r>
      <w:r w:rsidRPr="00D0363A">
        <w:t>dlnPrcKlasseAo</w:t>
      </w:r>
      <w:r>
        <w:t xml:space="preserve">, </w:t>
      </w:r>
      <w:r w:rsidRPr="003C442A">
        <w:t>dlnEigenVerdienstenAo</w:t>
      </w:r>
      <w:r>
        <w:t xml:space="preserve">, dlnDagLoonGemaxAo, dlnDagLoonOngemaxAo, dlnSoortRechtAo, dlnSoortUitkeringAo, </w:t>
      </w:r>
      <w:r w:rsidRPr="000712BB">
        <w:t>dlnOmslagDatumAo</w:t>
      </w:r>
      <w:r>
        <w:t>,</w:t>
      </w:r>
      <w:r w:rsidRPr="000712BB">
        <w:t xml:space="preserve"> </w:t>
      </w:r>
      <w:r w:rsidRPr="00C110B0">
        <w:t>dlnRedenWijzigingAo</w:t>
      </w:r>
      <w:r>
        <w:t xml:space="preserve">, dlnPrcUitkeringAo, </w:t>
      </w:r>
      <w:r w:rsidRPr="00EF3DB8">
        <w:t>dlnSoortUitkeringDagloonAo</w:t>
      </w:r>
      <w:r>
        <w:t xml:space="preserve">, </w:t>
      </w:r>
      <w:r w:rsidRPr="00EF3DB8">
        <w:t>dlnCodeUitkeringAo</w:t>
      </w:r>
    </w:p>
    <w:p w14:paraId="1E4E5BA9" w14:textId="77777777" w:rsidR="00FC7180" w:rsidRDefault="00FC7180" w:rsidP="00FC7180">
      <w:pPr>
        <w:pStyle w:val="ListParagraph"/>
        <w:numPr>
          <w:ilvl w:val="1"/>
          <w:numId w:val="6"/>
        </w:numPr>
      </w:pPr>
      <w:r>
        <w:t>Controles:</w:t>
      </w:r>
    </w:p>
    <w:p w14:paraId="3F1F2202" w14:textId="77777777" w:rsidR="00FC7180" w:rsidRDefault="00FC7180" w:rsidP="00FC7180">
      <w:pPr>
        <w:pStyle w:val="ListParagraph"/>
        <w:numPr>
          <w:ilvl w:val="2"/>
          <w:numId w:val="6"/>
        </w:numPr>
      </w:pPr>
      <w:r w:rsidRPr="00324252">
        <w:t>Dln AO geen verhoging voor AOPV</w:t>
      </w:r>
    </w:p>
    <w:p w14:paraId="286888BC" w14:textId="5392D425" w:rsidR="00FC7180" w:rsidRPr="00FD396C" w:rsidRDefault="00FC7180" w:rsidP="00FC7180">
      <w:pPr>
        <w:pStyle w:val="ListParagraph"/>
        <w:numPr>
          <w:ilvl w:val="2"/>
          <w:numId w:val="6"/>
        </w:numPr>
      </w:pPr>
      <w:r w:rsidRPr="000037C4">
        <w:t>Dln AO geen wijziging klasse als WAO</w:t>
      </w:r>
      <w:r>
        <w:t xml:space="preserve">; </w:t>
      </w:r>
      <w:r w:rsidRPr="00FD396C">
        <w:rPr>
          <w:color w:val="0070C0"/>
        </w:rPr>
        <w:t>niet geautomatiseerd vanuit aanlevering SUAG; handmatige verwerking</w:t>
      </w:r>
      <w:r w:rsidR="00612E6F">
        <w:rPr>
          <w:color w:val="0070C0"/>
        </w:rPr>
        <w:t xml:space="preserve"> </w:t>
      </w:r>
      <w:commentRangeStart w:id="2716"/>
      <w:r w:rsidR="00612E6F">
        <w:rPr>
          <w:color w:val="0070C0"/>
        </w:rPr>
        <w:t>als er AOP</w:t>
      </w:r>
      <w:r w:rsidR="00D43BDC">
        <w:rPr>
          <w:color w:val="0070C0"/>
        </w:rPr>
        <w:t>’s zijn, maar die zijn er niet</w:t>
      </w:r>
      <w:commentRangeEnd w:id="2716"/>
      <w:r w:rsidR="00200A1E" w:rsidRPr="00FD396C">
        <w:rPr>
          <w:rStyle w:val="CommentReference"/>
          <w:szCs w:val="22"/>
        </w:rPr>
        <w:commentReference w:id="2716"/>
      </w:r>
    </w:p>
    <w:p w14:paraId="4D525E40" w14:textId="77777777" w:rsidR="00FC7180" w:rsidRPr="00FD396C" w:rsidRDefault="00FC7180" w:rsidP="00FC7180">
      <w:pPr>
        <w:pStyle w:val="ListParagraph"/>
        <w:numPr>
          <w:ilvl w:val="2"/>
          <w:numId w:val="6"/>
        </w:numPr>
      </w:pPr>
      <w:r>
        <w:rPr>
          <w:color w:val="0070C0"/>
        </w:rPr>
        <w:t xml:space="preserve">Dln AO geen wijziging als dlnKlasseAo &lt;= aoKlasseBijToetreding; </w:t>
      </w:r>
    </w:p>
    <w:p w14:paraId="6BF6A1CD" w14:textId="77777777" w:rsidR="00FC7180" w:rsidRDefault="00FC7180" w:rsidP="00FC7180">
      <w:pPr>
        <w:pStyle w:val="ListParagraph"/>
        <w:ind w:left="2160"/>
        <w:rPr>
          <w:color w:val="0070C0"/>
        </w:rPr>
      </w:pPr>
      <w:commentRangeStart w:id="2717"/>
      <w:commentRangeStart w:id="2718"/>
      <w:r>
        <w:rPr>
          <w:color w:val="0070C0"/>
        </w:rPr>
        <w:t xml:space="preserve">als dlnKlasseAo &lt;= aoKlasseBijToetreding en dlnVGKlasseAo &gt; dlnKlasseAO dan moet het proces Einde AO worden opgestart; </w:t>
      </w:r>
      <w:commentRangeEnd w:id="2717"/>
      <w:r>
        <w:rPr>
          <w:rStyle w:val="CommentReference"/>
          <w:color w:val="0070C0"/>
          <w:szCs w:val="22"/>
        </w:rPr>
        <w:commentReference w:id="2717"/>
      </w:r>
      <w:commentRangeEnd w:id="2718"/>
      <w:r w:rsidR="00626967">
        <w:rPr>
          <w:rStyle w:val="CommentReference"/>
          <w:color w:val="0070C0"/>
          <w:szCs w:val="22"/>
        </w:rPr>
        <w:commentReference w:id="2718"/>
      </w:r>
    </w:p>
    <w:p w14:paraId="6E7B4F5F" w14:textId="585A4461" w:rsidR="00FC7180" w:rsidRPr="00F15DC5" w:rsidRDefault="00FC7180" w:rsidP="00FC7180">
      <w:pPr>
        <w:pStyle w:val="ListParagraph"/>
        <w:numPr>
          <w:ilvl w:val="2"/>
          <w:numId w:val="6"/>
        </w:numPr>
        <w:rPr>
          <w:color w:val="0070C0"/>
        </w:rPr>
      </w:pPr>
      <w:r w:rsidRPr="00F15DC5">
        <w:rPr>
          <w:color w:val="0070C0"/>
        </w:rPr>
        <w:t>Dln AO geen aanvangVerhoging als AO bij toetreding</w:t>
      </w:r>
      <w:r w:rsidR="00B4341E">
        <w:rPr>
          <w:color w:val="0070C0"/>
        </w:rPr>
        <w:t>. Deze alleen van toepassing voor ADP (nog niet WTP)</w:t>
      </w:r>
      <w:r w:rsidR="006C390B">
        <w:rPr>
          <w:color w:val="0070C0"/>
        </w:rPr>
        <w:t>. Controle niet uitvoeren onder FPR/SPR</w:t>
      </w:r>
    </w:p>
    <w:p w14:paraId="0BA0D3FE" w14:textId="77777777" w:rsidR="00FC7180" w:rsidRDefault="00FC7180" w:rsidP="00FC7180">
      <w:pPr>
        <w:pStyle w:val="ListParagraph"/>
        <w:numPr>
          <w:ilvl w:val="0"/>
          <w:numId w:val="6"/>
        </w:numPr>
      </w:pPr>
      <w:r>
        <w:t xml:space="preserve">Overgangen in profielen, kan alleen voor AO statussen </w:t>
      </w:r>
    </w:p>
    <w:p w14:paraId="33F18114" w14:textId="77777777" w:rsidR="00FC7180" w:rsidRDefault="00FC7180" w:rsidP="00FC7180">
      <w:pPr>
        <w:pStyle w:val="ListParagraph"/>
        <w:numPr>
          <w:ilvl w:val="0"/>
          <w:numId w:val="6"/>
        </w:numPr>
      </w:pPr>
      <w:r>
        <w:t xml:space="preserve">Koppelingen </w:t>
      </w:r>
    </w:p>
    <w:p w14:paraId="41CFFE3A" w14:textId="77777777" w:rsidR="002B3E0E" w:rsidRDefault="002B3E0E" w:rsidP="002B3E0E">
      <w:pPr>
        <w:pStyle w:val="ListParagraph"/>
        <w:numPr>
          <w:ilvl w:val="1"/>
          <w:numId w:val="6"/>
        </w:numPr>
      </w:pPr>
      <w:r>
        <w:t>Andere component: Wijzig arbeidsongeschiktheid met klasse in excasso</w:t>
      </w:r>
    </w:p>
    <w:p w14:paraId="52F1B2E2" w14:textId="713E4ACC" w:rsidR="00FC7180" w:rsidRDefault="00FC7180" w:rsidP="00FC7180">
      <w:pPr>
        <w:pStyle w:val="ListParagraph"/>
        <w:numPr>
          <w:ilvl w:val="1"/>
          <w:numId w:val="6"/>
        </w:numPr>
      </w:pPr>
      <w:r>
        <w:t xml:space="preserve">Andere component: </w:t>
      </w:r>
      <w:r w:rsidR="002B3E0E">
        <w:t>Wijzig</w:t>
      </w:r>
      <w:r>
        <w:t xml:space="preserve"> arbeidsongeschiktheid </w:t>
      </w:r>
      <w:r w:rsidR="002B3E0E">
        <w:t>met klasse dvb (BerPF)</w:t>
      </w:r>
    </w:p>
    <w:p w14:paraId="1D68610B" w14:textId="77777777" w:rsidR="00FC7180" w:rsidRDefault="00FC7180" w:rsidP="00FC7180">
      <w:pPr>
        <w:pStyle w:val="ListParagraph"/>
        <w:numPr>
          <w:ilvl w:val="0"/>
          <w:numId w:val="6"/>
        </w:numPr>
      </w:pPr>
      <w:r>
        <w:t>Speciale berekeningen</w:t>
      </w:r>
    </w:p>
    <w:p w14:paraId="485FADC6" w14:textId="77777777" w:rsidR="00FC7180" w:rsidRDefault="00FC7180" w:rsidP="00FC7180">
      <w:pPr>
        <w:pStyle w:val="ListParagraph"/>
        <w:numPr>
          <w:ilvl w:val="1"/>
          <w:numId w:val="6"/>
        </w:numPr>
      </w:pPr>
      <w:r>
        <w:t>versieDatum = dlnWijzigDatumAo</w:t>
      </w:r>
    </w:p>
    <w:p w14:paraId="199A6969" w14:textId="77777777" w:rsidR="00FC7180" w:rsidRDefault="00FC7180" w:rsidP="00FC7180">
      <w:pPr>
        <w:pStyle w:val="ListParagraph"/>
        <w:numPr>
          <w:ilvl w:val="1"/>
          <w:numId w:val="6"/>
        </w:numPr>
      </w:pPr>
      <w:r w:rsidRPr="00D244D5">
        <w:t>dlnAoVoortzettingsPrc</w:t>
      </w:r>
    </w:p>
    <w:p w14:paraId="53CAAAE0" w14:textId="77777777" w:rsidR="00FC7180" w:rsidRDefault="00FC7180" w:rsidP="00FC7180">
      <w:pPr>
        <w:pStyle w:val="ListParagraph"/>
        <w:numPr>
          <w:ilvl w:val="2"/>
          <w:numId w:val="6"/>
        </w:numPr>
      </w:pPr>
      <w:r w:rsidRPr="00FD396C">
        <w:rPr>
          <w:color w:val="0070C0"/>
        </w:rPr>
        <w:t>verhoging</w:t>
      </w:r>
      <w:r w:rsidRPr="00FD396C">
        <w:rPr>
          <w:strike/>
          <w:color w:val="0070C0"/>
        </w:rPr>
        <w:t xml:space="preserve">: dbDlnAoVoortzettingsPrc +  dlnStaffelAoVoortzettingsPrc * </w:t>
      </w:r>
      <w:r w:rsidRPr="00FD396C">
        <w:rPr>
          <w:strike/>
          <w:color w:val="0070C0"/>
          <w:highlight w:val="yellow"/>
        </w:rPr>
        <w:t>dlnParttimePrc</w:t>
      </w:r>
      <w:r w:rsidRPr="00FD396C">
        <w:rPr>
          <w:strike/>
          <w:color w:val="0070C0"/>
        </w:rPr>
        <w:t xml:space="preserve"> /100</w:t>
      </w:r>
      <w:r>
        <w:br/>
      </w:r>
      <w:commentRangeStart w:id="2719"/>
      <w:commentRangeStart w:id="2720"/>
      <w:r w:rsidRPr="00FD396C">
        <w:rPr>
          <w:color w:val="0070C0"/>
          <w:highlight w:val="yellow"/>
        </w:rPr>
        <w:t>APS</w:t>
      </w:r>
      <w:r w:rsidRPr="00D244D5">
        <w:rPr>
          <w:highlight w:val="yellow"/>
        </w:rPr>
        <w:t xml:space="preserve"> Specifiek</w:t>
      </w:r>
      <w:commentRangeEnd w:id="2719"/>
      <w:r>
        <w:rPr>
          <w:rStyle w:val="CommentReference"/>
          <w:szCs w:val="22"/>
        </w:rPr>
        <w:commentReference w:id="2719"/>
      </w:r>
      <w:commentRangeEnd w:id="2720"/>
      <w:r w:rsidR="00113A0F">
        <w:rPr>
          <w:rStyle w:val="CommentReference"/>
          <w:szCs w:val="22"/>
        </w:rPr>
        <w:commentReference w:id="2720"/>
      </w:r>
      <w:r>
        <w:t xml:space="preserve">: </w:t>
      </w:r>
      <w:r w:rsidRPr="00555EEA">
        <w:t xml:space="preserve">dbDlnAoVoortzettingsPrc +  </w:t>
      </w:r>
      <w:r w:rsidRPr="00B82A84">
        <w:t>(dlnStaffelAoVoortzettingsPrc - dbDlnStaffelAoVoortzettingsPrc)/(100 - dbDlnStaffelAoVoortzettingsPrc) * dlnParttimePrcAoBerekend/100</w:t>
      </w:r>
      <w:r>
        <w:t xml:space="preserve"> </w:t>
      </w:r>
    </w:p>
    <w:p w14:paraId="210A2307" w14:textId="77777777" w:rsidR="00FC7180" w:rsidRDefault="00FC7180" w:rsidP="00FC7180">
      <w:pPr>
        <w:pStyle w:val="ListParagraph"/>
        <w:numPr>
          <w:ilvl w:val="2"/>
          <w:numId w:val="6"/>
        </w:numPr>
      </w:pPr>
      <w:r>
        <w:t xml:space="preserve">verlaging: </w:t>
      </w:r>
      <w:r w:rsidRPr="004E31D0">
        <w:t>dbDlnAoVoortzettingsPrc *  dlnStaffelAoVoortzettingsPrc / dbDlnStaffelAoVoortzettingsPrc</w:t>
      </w:r>
    </w:p>
    <w:p w14:paraId="1CEE7A3E" w14:textId="77777777" w:rsidR="00FC7180" w:rsidRDefault="00FC7180" w:rsidP="00FC7180">
      <w:pPr>
        <w:pStyle w:val="ListParagraph"/>
        <w:numPr>
          <w:ilvl w:val="1"/>
          <w:numId w:val="6"/>
        </w:numPr>
      </w:pPr>
      <w:r>
        <w:t xml:space="preserve">pensioenGevendInkomenAo </w:t>
      </w:r>
    </w:p>
    <w:p w14:paraId="03D466EE" w14:textId="77777777" w:rsidR="00FC7180" w:rsidRDefault="00FC7180" w:rsidP="00FC7180">
      <w:pPr>
        <w:pStyle w:val="ListParagraph"/>
        <w:numPr>
          <w:ilvl w:val="2"/>
          <w:numId w:val="6"/>
        </w:numPr>
      </w:pPr>
      <w:r>
        <w:t>verhoging: gewogen gemiddelde van oude en nieuwe, zie</w:t>
      </w:r>
      <w:r w:rsidRPr="00166C79">
        <w:t xml:space="preserve"> dlnPensioenGevendInkomenAoVerhoging</w:t>
      </w:r>
    </w:p>
    <w:p w14:paraId="067D7A1A" w14:textId="77777777" w:rsidR="00FC7180" w:rsidRDefault="00FC7180" w:rsidP="00FC7180">
      <w:pPr>
        <w:pStyle w:val="ListParagraph"/>
        <w:numPr>
          <w:ilvl w:val="2"/>
          <w:numId w:val="6"/>
        </w:numPr>
      </w:pPr>
      <w:r>
        <w:t>verlaging: geen aanpassing</w:t>
      </w:r>
    </w:p>
    <w:p w14:paraId="16C1EF6B" w14:textId="77777777" w:rsidR="00FC7180" w:rsidRDefault="00FC7180" w:rsidP="00FC7180">
      <w:pPr>
        <w:pStyle w:val="ListParagraph"/>
        <w:numPr>
          <w:ilvl w:val="1"/>
          <w:numId w:val="6"/>
        </w:numPr>
      </w:pPr>
      <w:r w:rsidRPr="00B210B6">
        <w:t>dlnPensioenGevendInkomenAoVerhoging</w:t>
      </w:r>
      <w:r>
        <w:t xml:space="preserve"> = </w:t>
      </w:r>
      <w:r w:rsidRPr="006D57DC">
        <w:t xml:space="preserve">(dbDlnPensioenGevendInkomenAo * dbDlnStaffelAoVoortzettingsPrc + dlnPensioenGevendInkomenAoBerekend * (dlnStaffelAoVoortzettingsPrc - dbDlnStaffelAoVoortzettingsPrc)) / dlnStaffelAoVoortzettingsPrc  </w:t>
      </w:r>
    </w:p>
    <w:p w14:paraId="2E04312E" w14:textId="77777777" w:rsidR="00FC7180" w:rsidRDefault="00FC7180" w:rsidP="00FC7180">
      <w:pPr>
        <w:pStyle w:val="ListParagraph"/>
        <w:numPr>
          <w:ilvl w:val="1"/>
          <w:numId w:val="6"/>
        </w:numPr>
      </w:pPr>
      <w:r>
        <w:t>Overige berekeningen m.b.t. premievrijstelling: zie generieke berekeningen bij Aanvang Ao</w:t>
      </w:r>
    </w:p>
    <w:p w14:paraId="79F44643" w14:textId="057F7A7A" w:rsidR="00743E63" w:rsidRDefault="00743E63" w:rsidP="00743E63">
      <w:pPr>
        <w:pStyle w:val="ListParagraph"/>
        <w:numPr>
          <w:ilvl w:val="0"/>
          <w:numId w:val="6"/>
        </w:numPr>
      </w:pPr>
      <w:r>
        <w:t>Bijzonderheden</w:t>
      </w:r>
    </w:p>
    <w:p w14:paraId="1699FDE6" w14:textId="6845F9ED" w:rsidR="00743E63" w:rsidRPr="007418DA" w:rsidRDefault="0038180C" w:rsidP="00743E63">
      <w:pPr>
        <w:pStyle w:val="ListParagraph"/>
        <w:numPr>
          <w:ilvl w:val="1"/>
          <w:numId w:val="6"/>
        </w:numPr>
        <w:rPr>
          <w:color w:val="0070C0"/>
        </w:rPr>
      </w:pPr>
      <w:r w:rsidRPr="007418DA">
        <w:rPr>
          <w:color w:val="0070C0"/>
        </w:rPr>
        <w:t>Specifiek BerPF: i</w:t>
      </w:r>
      <w:r w:rsidR="00743E63" w:rsidRPr="007418DA">
        <w:rPr>
          <w:color w:val="0070C0"/>
        </w:rPr>
        <w:t>nvoer via werklijst</w:t>
      </w:r>
    </w:p>
    <w:p w14:paraId="2CAE26D7" w14:textId="77777777" w:rsidR="00743E63" w:rsidRPr="007418DA" w:rsidRDefault="00743E63" w:rsidP="00743E63">
      <w:pPr>
        <w:pStyle w:val="ListParagraph"/>
        <w:numPr>
          <w:ilvl w:val="2"/>
          <w:numId w:val="6"/>
        </w:numPr>
        <w:rPr>
          <w:color w:val="0070C0"/>
        </w:rPr>
      </w:pPr>
      <w:r w:rsidRPr="007418DA">
        <w:rPr>
          <w:color w:val="0070C0"/>
        </w:rPr>
        <w:t>dlnRegistratieNr</w:t>
      </w:r>
    </w:p>
    <w:p w14:paraId="04EE04BB" w14:textId="468A3893" w:rsidR="00743E63" w:rsidRPr="007418DA" w:rsidRDefault="00743E63" w:rsidP="0038180C">
      <w:pPr>
        <w:pStyle w:val="ListParagraph"/>
        <w:numPr>
          <w:ilvl w:val="2"/>
          <w:numId w:val="6"/>
        </w:numPr>
        <w:rPr>
          <w:color w:val="0070C0"/>
        </w:rPr>
      </w:pPr>
      <w:r w:rsidRPr="007418DA">
        <w:rPr>
          <w:color w:val="0070C0"/>
        </w:rPr>
        <w:t>dlnWijzigDatumAo (=versieDatum</w:t>
      </w:r>
      <w:r w:rsidR="0038180C" w:rsidRPr="007418DA">
        <w:rPr>
          <w:color w:val="0070C0"/>
        </w:rPr>
        <w:t>)</w:t>
      </w:r>
    </w:p>
    <w:p w14:paraId="79F2720D" w14:textId="18623CD4" w:rsidR="00CC618A" w:rsidRPr="007418DA" w:rsidRDefault="00CC618A" w:rsidP="0038180C">
      <w:pPr>
        <w:pStyle w:val="ListParagraph"/>
        <w:numPr>
          <w:ilvl w:val="2"/>
          <w:numId w:val="6"/>
        </w:numPr>
        <w:rPr>
          <w:color w:val="0070C0"/>
        </w:rPr>
      </w:pPr>
      <w:r w:rsidRPr="007418DA">
        <w:rPr>
          <w:color w:val="0070C0"/>
        </w:rPr>
        <w:t>dlnPrcKlasseAo (=AO%)</w:t>
      </w:r>
    </w:p>
    <w:p w14:paraId="0E9A526E" w14:textId="77777777" w:rsidR="007418DA" w:rsidRDefault="007418DA" w:rsidP="007418DA">
      <w:pPr>
        <w:pStyle w:val="ListParagraph"/>
        <w:numPr>
          <w:ilvl w:val="1"/>
          <w:numId w:val="6"/>
        </w:numPr>
      </w:pPr>
    </w:p>
    <w:p w14:paraId="286F4C98" w14:textId="77777777" w:rsidR="00FC7180" w:rsidRDefault="00FC7180" w:rsidP="00FC7180">
      <w:pPr>
        <w:spacing w:line="240" w:lineRule="auto"/>
      </w:pPr>
    </w:p>
    <w:p w14:paraId="6A7DB3A4" w14:textId="179AC30E" w:rsidR="0038009F" w:rsidRDefault="00C93802" w:rsidP="00C93802">
      <w:pPr>
        <w:pStyle w:val="Heading3"/>
      </w:pPr>
      <w:bookmarkStart w:id="2721" w:name="_Toc187312240"/>
      <w:bookmarkStart w:id="2722" w:name="_Toc1829151757"/>
      <w:bookmarkStart w:id="2723" w:name="_Toc597213967"/>
      <w:r>
        <w:t>Wijzig arbeidsongeschiktheid met klasse (</w:t>
      </w:r>
      <w:r w:rsidR="0046332E" w:rsidRPr="2B26B8BC">
        <w:rPr>
          <w:color w:val="FF0000"/>
        </w:rPr>
        <w:t xml:space="preserve">dvb, </w:t>
      </w:r>
      <w:r w:rsidRPr="2B26B8BC">
        <w:rPr>
          <w:color w:val="FF0000"/>
        </w:rPr>
        <w:t>specifiek BerPF</w:t>
      </w:r>
      <w:r>
        <w:t>)</w:t>
      </w:r>
      <w:bookmarkEnd w:id="2721"/>
      <w:bookmarkEnd w:id="2722"/>
      <w:bookmarkEnd w:id="2723"/>
    </w:p>
    <w:p w14:paraId="72B0EC8A" w14:textId="77777777" w:rsidR="00C201D6" w:rsidRDefault="00C201D6" w:rsidP="00C201D6">
      <w:r>
        <w:t>Relevante zaken m.b.t. deze gebeurtenis:</w:t>
      </w:r>
    </w:p>
    <w:p w14:paraId="086F66D1" w14:textId="77777777" w:rsidR="00C201D6" w:rsidRDefault="00C201D6" w:rsidP="00C201D6">
      <w:pPr>
        <w:pStyle w:val="ListParagraph"/>
        <w:numPr>
          <w:ilvl w:val="0"/>
          <w:numId w:val="6"/>
        </w:numPr>
      </w:pPr>
      <w:r>
        <w:t>Afleidbaar of opdrachtvolgend: afleidbaar intern</w:t>
      </w:r>
    </w:p>
    <w:p w14:paraId="34C81CFE" w14:textId="77777777" w:rsidR="00C201D6" w:rsidRDefault="00C201D6" w:rsidP="00C201D6">
      <w:pPr>
        <w:pStyle w:val="ListParagraph"/>
        <w:numPr>
          <w:ilvl w:val="0"/>
          <w:numId w:val="6"/>
        </w:numPr>
      </w:pPr>
      <w:r>
        <w:t>Invoer en controles</w:t>
      </w:r>
    </w:p>
    <w:p w14:paraId="7C0D1788" w14:textId="77777777" w:rsidR="00C201D6" w:rsidRDefault="00C201D6" w:rsidP="00C201D6">
      <w:pPr>
        <w:pStyle w:val="ListParagraph"/>
        <w:numPr>
          <w:ilvl w:val="1"/>
          <w:numId w:val="6"/>
        </w:numPr>
      </w:pPr>
      <w:r>
        <w:t xml:space="preserve">Controle op </w:t>
      </w:r>
      <w:r w:rsidRPr="00DA3A92">
        <w:t>dlnDvbHeeftIncassoAo</w:t>
      </w:r>
      <w:r>
        <w:t>, alle</w:t>
      </w:r>
      <w:r w:rsidRPr="00765F6D">
        <w:t xml:space="preserve">en </w:t>
      </w:r>
      <w:r>
        <w:t>TRUE voor BerPF (SPF, SPD)</w:t>
      </w:r>
    </w:p>
    <w:p w14:paraId="1D4CC5C1" w14:textId="6F598E11" w:rsidR="00C201D6" w:rsidRDefault="00C201D6" w:rsidP="00C201D6">
      <w:pPr>
        <w:pStyle w:val="ListParagraph"/>
        <w:numPr>
          <w:ilvl w:val="0"/>
          <w:numId w:val="6"/>
        </w:numPr>
      </w:pPr>
      <w:r>
        <w:t>Overgangen in profielen</w:t>
      </w:r>
      <w:r w:rsidR="00960945">
        <w:t>: geen</w:t>
      </w:r>
    </w:p>
    <w:p w14:paraId="213F6D47" w14:textId="77777777" w:rsidR="00C201D6" w:rsidRDefault="00C201D6" w:rsidP="00C201D6">
      <w:pPr>
        <w:pStyle w:val="ListParagraph"/>
        <w:numPr>
          <w:ilvl w:val="0"/>
          <w:numId w:val="6"/>
        </w:numPr>
        <w:spacing w:line="240" w:lineRule="auto"/>
      </w:pPr>
      <w:r>
        <w:t>Koppelingen</w:t>
      </w:r>
    </w:p>
    <w:p w14:paraId="19500148" w14:textId="0CF4A272" w:rsidR="00C201D6" w:rsidRDefault="00C201D6" w:rsidP="00C201D6">
      <w:pPr>
        <w:pStyle w:val="ListParagraph"/>
        <w:numPr>
          <w:ilvl w:val="1"/>
          <w:numId w:val="6"/>
        </w:numPr>
        <w:spacing w:line="240" w:lineRule="auto"/>
      </w:pPr>
      <w:r>
        <w:t xml:space="preserve">Andere component: </w:t>
      </w:r>
      <w:r w:rsidR="00357233" w:rsidRPr="00917356">
        <w:t>Wijzig arbeidsongeschiktheid met klasse</w:t>
      </w:r>
      <w:r w:rsidR="00357233">
        <w:t xml:space="preserve"> </w:t>
      </w:r>
      <w:r>
        <w:t>op dienstverband incasso</w:t>
      </w:r>
    </w:p>
    <w:p w14:paraId="2D4DDB62" w14:textId="77777777" w:rsidR="00C201D6" w:rsidRDefault="00C201D6" w:rsidP="00C201D6">
      <w:pPr>
        <w:pStyle w:val="ListParagraph"/>
        <w:numPr>
          <w:ilvl w:val="0"/>
          <w:numId w:val="6"/>
        </w:numPr>
      </w:pPr>
      <w:r>
        <w:t>Speciale berekeningen</w:t>
      </w:r>
    </w:p>
    <w:p w14:paraId="1EE6093C" w14:textId="77777777" w:rsidR="00C201D6" w:rsidRDefault="00C201D6" w:rsidP="00C201D6">
      <w:pPr>
        <w:pStyle w:val="ListParagraph"/>
        <w:numPr>
          <w:ilvl w:val="1"/>
          <w:numId w:val="6"/>
        </w:numPr>
      </w:pPr>
      <w:r>
        <w:t>versieDatum = MIN(</w:t>
      </w:r>
      <w:r w:rsidRPr="00AD2C45">
        <w:t>dlnVersieDatumAo</w:t>
      </w:r>
      <w:r>
        <w:t xml:space="preserve">, </w:t>
      </w:r>
      <w:r w:rsidRPr="00656DFD">
        <w:rPr>
          <w:color w:val="0070C0"/>
        </w:rPr>
        <w:t>dlnDvbEersteVersie</w:t>
      </w:r>
      <w:r w:rsidRPr="00AD2C45">
        <w:t>)</w:t>
      </w:r>
    </w:p>
    <w:p w14:paraId="79FCF2F9" w14:textId="26173AC7" w:rsidR="00C201D6" w:rsidRDefault="00357233" w:rsidP="00C201D6">
      <w:pPr>
        <w:pStyle w:val="ListParagraph"/>
        <w:numPr>
          <w:ilvl w:val="1"/>
          <w:numId w:val="6"/>
        </w:numPr>
      </w:pPr>
      <w:r>
        <w:rPr>
          <w:color w:val="0070C0"/>
        </w:rPr>
        <w:t xml:space="preserve">zie </w:t>
      </w:r>
      <w:r w:rsidR="007350AC">
        <w:rPr>
          <w:color w:val="0070C0"/>
        </w:rPr>
        <w:t>wijziging inkomenAo en voortzettingsPrcAo bij WijzigAo (7.5.8)</w:t>
      </w:r>
      <w:r w:rsidR="00465BAD">
        <w:rPr>
          <w:color w:val="0070C0"/>
        </w:rPr>
        <w:t xml:space="preserve"> en andere </w:t>
      </w:r>
      <w:r>
        <w:rPr>
          <w:color w:val="0070C0"/>
        </w:rPr>
        <w:t>generieke berekeningen bij AanvangAo</w:t>
      </w:r>
    </w:p>
    <w:p w14:paraId="780232CA" w14:textId="77777777" w:rsidR="00C201D6" w:rsidRDefault="00C201D6" w:rsidP="00C201D6">
      <w:pPr>
        <w:pStyle w:val="ListParagraph"/>
        <w:numPr>
          <w:ilvl w:val="0"/>
          <w:numId w:val="6"/>
        </w:numPr>
      </w:pPr>
      <w:r>
        <w:t>Bijzonderheden</w:t>
      </w:r>
    </w:p>
    <w:p w14:paraId="6163302E" w14:textId="77777777" w:rsidR="00C201D6" w:rsidRDefault="00C201D6" w:rsidP="00FC7180">
      <w:pPr>
        <w:spacing w:line="240" w:lineRule="auto"/>
      </w:pPr>
    </w:p>
    <w:p w14:paraId="50DA2D2C" w14:textId="77777777" w:rsidR="00FC7180" w:rsidRDefault="00FC7180" w:rsidP="00FC7180">
      <w:pPr>
        <w:pStyle w:val="Heading3"/>
      </w:pPr>
      <w:bookmarkStart w:id="2724" w:name="_Toc174374798"/>
      <w:bookmarkStart w:id="2725" w:name="_Toc187312241"/>
      <w:bookmarkStart w:id="2726" w:name="_Toc1871471809"/>
      <w:bookmarkStart w:id="2727" w:name="_Toc566566870"/>
      <w:r>
        <w:t>Wijzig arbeidsongeschiktheid zonder klasse (</w:t>
      </w:r>
      <w:r w:rsidRPr="2B26B8BC">
        <w:rPr>
          <w:color w:val="FF0000"/>
          <w:highlight w:val="yellow"/>
        </w:rPr>
        <w:t>actie</w:t>
      </w:r>
      <w:r w:rsidRPr="2B26B8BC">
        <w:rPr>
          <w:color w:val="FF0000"/>
        </w:rPr>
        <w:t>: nalopen/aanpassen voor WTP</w:t>
      </w:r>
      <w:r>
        <w:t>)</w:t>
      </w:r>
      <w:bookmarkEnd w:id="2724"/>
      <w:bookmarkEnd w:id="2725"/>
      <w:bookmarkEnd w:id="2726"/>
      <w:bookmarkEnd w:id="2727"/>
    </w:p>
    <w:p w14:paraId="5D03D589" w14:textId="77777777" w:rsidR="00FC7180" w:rsidRDefault="00FC7180" w:rsidP="00FC7180">
      <w:r>
        <w:t>Deze gebeurtenis wordt afgeleid bij wijziging van gegevens vanuit SUAG die onderkend zijn als relevante gegevens voor de pensioenadministratie, maar de mate van arbeidsongeschiktheid (aoKlasse) niet wordt aangepast. De belangrijkste mogelijke consequenties zijn wel/niet uitkerend worden van een hiaat of het aanpassen van de aanspraken vanwege eigen verdiensten (correctiefactor). Andere gegevens kunnen ook aangepast worden, maar hebben geen of minder consequenties voor de pensioenaanspraken.</w:t>
      </w:r>
    </w:p>
    <w:p w14:paraId="7723DFD4" w14:textId="77777777" w:rsidR="00FC7180" w:rsidRDefault="00FC7180" w:rsidP="00FC7180">
      <w:r>
        <w:t>Relevante zaken m.b.t. deze gebeurtenis:</w:t>
      </w:r>
    </w:p>
    <w:p w14:paraId="364EB9E8" w14:textId="77777777" w:rsidR="00FC7180" w:rsidRDefault="00FC7180" w:rsidP="00FC7180">
      <w:pPr>
        <w:pStyle w:val="ListParagraph"/>
        <w:numPr>
          <w:ilvl w:val="0"/>
          <w:numId w:val="6"/>
        </w:numPr>
      </w:pPr>
      <w:r>
        <w:t xml:space="preserve">Afleidbaar of opdrachtvolgend: afleidbaar, </w:t>
      </w:r>
    </w:p>
    <w:p w14:paraId="053ED6B9" w14:textId="77777777" w:rsidR="00FC7180" w:rsidRDefault="00FC7180" w:rsidP="00FC7180">
      <w:pPr>
        <w:pStyle w:val="ListParagraph"/>
        <w:numPr>
          <w:ilvl w:val="1"/>
          <w:numId w:val="6"/>
        </w:numPr>
      </w:pPr>
      <w:r>
        <w:t>wijziging van SUAG gegevens zonder dat de klasse verandert</w:t>
      </w:r>
    </w:p>
    <w:p w14:paraId="56C017BA" w14:textId="77777777" w:rsidR="00FC7180" w:rsidRDefault="00FC7180" w:rsidP="00FC7180">
      <w:pPr>
        <w:pStyle w:val="ListParagraph"/>
        <w:numPr>
          <w:ilvl w:val="0"/>
          <w:numId w:val="6"/>
        </w:numPr>
      </w:pPr>
      <w:r>
        <w:t xml:space="preserve">Invoer en controles: </w:t>
      </w:r>
    </w:p>
    <w:p w14:paraId="225B0DF8" w14:textId="77777777" w:rsidR="00FC7180" w:rsidRDefault="00FC7180" w:rsidP="00FC7180">
      <w:pPr>
        <w:pStyle w:val="ListParagraph"/>
        <w:numPr>
          <w:ilvl w:val="1"/>
          <w:numId w:val="6"/>
        </w:numPr>
      </w:pPr>
      <w:r>
        <w:t>dlnEigenVerdienstenAo, dlnSoortRechtAo, dlnSoortUitkeringAo, dlnOmslagDatumAo, dlnRedenWijzigingAo, dlnPrcUitkeringAo, dlnSoortUitkeringDagloonAo, dlnCodeUitkeringAo</w:t>
      </w:r>
    </w:p>
    <w:p w14:paraId="1A339CF1" w14:textId="77777777" w:rsidR="00FC7180" w:rsidRDefault="00FC7180" w:rsidP="00FC7180">
      <w:pPr>
        <w:pStyle w:val="ListParagraph"/>
        <w:numPr>
          <w:ilvl w:val="0"/>
          <w:numId w:val="6"/>
        </w:numPr>
      </w:pPr>
      <w:r>
        <w:t xml:space="preserve">Overgangen in profielen, kan alleen voor AO statussen </w:t>
      </w:r>
    </w:p>
    <w:p w14:paraId="491885B8" w14:textId="77777777" w:rsidR="00FC7180" w:rsidRDefault="00FC7180" w:rsidP="00FC7180">
      <w:pPr>
        <w:pStyle w:val="ListParagraph"/>
        <w:numPr>
          <w:ilvl w:val="0"/>
          <w:numId w:val="6"/>
        </w:numPr>
      </w:pPr>
      <w:r>
        <w:t xml:space="preserve">Koppelingen </w:t>
      </w:r>
    </w:p>
    <w:p w14:paraId="4CCEB836" w14:textId="77777777" w:rsidR="00FC7180" w:rsidRDefault="00FC7180" w:rsidP="00FC7180">
      <w:pPr>
        <w:pStyle w:val="ListParagraph"/>
        <w:numPr>
          <w:ilvl w:val="1"/>
          <w:numId w:val="6"/>
        </w:numPr>
      </w:pPr>
      <w:r>
        <w:t>Andere component: in excasso</w:t>
      </w:r>
    </w:p>
    <w:p w14:paraId="317DDDB0" w14:textId="77777777" w:rsidR="00FC7180" w:rsidRDefault="00FC7180" w:rsidP="00FC7180">
      <w:pPr>
        <w:pStyle w:val="ListParagraph"/>
        <w:numPr>
          <w:ilvl w:val="0"/>
          <w:numId w:val="6"/>
        </w:numPr>
      </w:pPr>
      <w:r>
        <w:t>Speciale berekeningen</w:t>
      </w:r>
    </w:p>
    <w:p w14:paraId="44AE7C42" w14:textId="77777777" w:rsidR="00FC7180" w:rsidRDefault="00FC7180" w:rsidP="00FC7180">
      <w:pPr>
        <w:pStyle w:val="ListParagraph"/>
        <w:numPr>
          <w:ilvl w:val="1"/>
          <w:numId w:val="6"/>
        </w:numPr>
      </w:pPr>
      <w:r>
        <w:t>versieDatum = dlnWijzigDatumAo</w:t>
      </w:r>
    </w:p>
    <w:p w14:paraId="74E1C937" w14:textId="77777777" w:rsidR="00FC7180" w:rsidRDefault="00FC7180" w:rsidP="00FC7180">
      <w:pPr>
        <w:pStyle w:val="ListParagraph"/>
        <w:numPr>
          <w:ilvl w:val="1"/>
          <w:numId w:val="6"/>
        </w:numPr>
      </w:pPr>
      <w:r>
        <w:t>invoervelden kunnen worden aangepast, waarmee generieke berekeningen gedaan worden</w:t>
      </w:r>
    </w:p>
    <w:p w14:paraId="14F129A3" w14:textId="77777777" w:rsidR="00FC7180" w:rsidRDefault="00FC7180" w:rsidP="00FC7180">
      <w:pPr>
        <w:pStyle w:val="ListParagraph"/>
        <w:numPr>
          <w:ilvl w:val="2"/>
          <w:numId w:val="6"/>
        </w:numPr>
      </w:pPr>
      <w:r>
        <w:t>aanpassing correctiefactor</w:t>
      </w:r>
    </w:p>
    <w:p w14:paraId="02D70000" w14:textId="77777777" w:rsidR="00FC7180" w:rsidRDefault="00FC7180" w:rsidP="00FC7180">
      <w:pPr>
        <w:pStyle w:val="ListParagraph"/>
        <w:numPr>
          <w:ilvl w:val="2"/>
          <w:numId w:val="6"/>
        </w:numPr>
      </w:pPr>
      <w:r>
        <w:t>wel/niet uitkerend worden van een hiaat</w:t>
      </w:r>
    </w:p>
    <w:p w14:paraId="0D27B2CE" w14:textId="77777777" w:rsidR="00FC7180" w:rsidRDefault="00FC7180" w:rsidP="00FC7180">
      <w:pPr>
        <w:pStyle w:val="ListParagraph"/>
        <w:numPr>
          <w:ilvl w:val="2"/>
          <w:numId w:val="6"/>
        </w:numPr>
      </w:pPr>
      <w:r>
        <w:t>NIET: aanpassing aanspraken a.g.v. gewijzigd dagloon, deze wordt alleen bij verhoging van de klasse gebruikt</w:t>
      </w:r>
    </w:p>
    <w:p w14:paraId="1EEB2A66" w14:textId="5DC70DFE" w:rsidR="002A75EE" w:rsidRDefault="002A75EE" w:rsidP="002A75EE">
      <w:pPr>
        <w:pStyle w:val="ListParagraph"/>
        <w:numPr>
          <w:ilvl w:val="0"/>
          <w:numId w:val="6"/>
        </w:numPr>
      </w:pPr>
      <w:r>
        <w:t>Bijzonderheden</w:t>
      </w:r>
    </w:p>
    <w:p w14:paraId="76BAA5E4" w14:textId="77777777" w:rsidR="002A75EE" w:rsidRDefault="002A75EE" w:rsidP="002A75EE">
      <w:pPr>
        <w:pStyle w:val="ListParagraph"/>
        <w:numPr>
          <w:ilvl w:val="1"/>
          <w:numId w:val="6"/>
        </w:numPr>
      </w:pPr>
      <w:r w:rsidRPr="00263C61">
        <w:rPr>
          <w:color w:val="FF0000"/>
        </w:rPr>
        <w:t>Specifiek voor BerPF</w:t>
      </w:r>
      <w:r>
        <w:t>: niet van toepassing</w:t>
      </w:r>
    </w:p>
    <w:p w14:paraId="717B1668" w14:textId="037983C7" w:rsidR="002A75EE" w:rsidRDefault="002A75EE" w:rsidP="00B57C5D">
      <w:pPr>
        <w:pStyle w:val="ListParagraph"/>
        <w:numPr>
          <w:ilvl w:val="1"/>
          <w:numId w:val="6"/>
        </w:numPr>
      </w:pPr>
      <w:r>
        <w:rPr>
          <w:color w:val="FF0000"/>
        </w:rPr>
        <w:t xml:space="preserve">Voor WTP alleen nodig als er nog met correctieFactor </w:t>
      </w:r>
      <w:r w:rsidR="00B57C5D">
        <w:rPr>
          <w:color w:val="FF0000"/>
        </w:rPr>
        <w:t xml:space="preserve">of AOP </w:t>
      </w:r>
      <w:r>
        <w:rPr>
          <w:color w:val="FF0000"/>
        </w:rPr>
        <w:t>wordt gewerkt</w:t>
      </w:r>
    </w:p>
    <w:p w14:paraId="068189FB" w14:textId="77777777" w:rsidR="00AB5BD5" w:rsidRDefault="00AB5BD5" w:rsidP="00AB5BD5">
      <w:pPr>
        <w:spacing w:line="240" w:lineRule="auto"/>
      </w:pPr>
    </w:p>
    <w:p w14:paraId="329723BF" w14:textId="78C2E0B0" w:rsidR="00AB5BD5" w:rsidRDefault="00AB5BD5" w:rsidP="00AB5BD5">
      <w:pPr>
        <w:pStyle w:val="Heading3"/>
      </w:pPr>
      <w:bookmarkStart w:id="2728" w:name="_Toc187312242"/>
      <w:bookmarkStart w:id="2729" w:name="_Toc1051216556"/>
      <w:bookmarkStart w:id="2730" w:name="_Toc788793081"/>
      <w:r>
        <w:t>Wijzig arbeidsongeschiktheid zonder klasse (</w:t>
      </w:r>
      <w:r w:rsidRPr="2B26B8BC">
        <w:rPr>
          <w:color w:val="FF0000"/>
        </w:rPr>
        <w:t>dvb, specifiek BerPF</w:t>
      </w:r>
      <w:r>
        <w:t>)</w:t>
      </w:r>
      <w:bookmarkEnd w:id="2728"/>
      <w:bookmarkEnd w:id="2729"/>
      <w:bookmarkEnd w:id="2730"/>
    </w:p>
    <w:p w14:paraId="799E0452" w14:textId="7F4C798C" w:rsidR="00AB5BD5" w:rsidRDefault="0061351D" w:rsidP="00FC7180">
      <w:r w:rsidRPr="008734B4">
        <w:rPr>
          <w:highlight w:val="yellow"/>
        </w:rPr>
        <w:t>Actie</w:t>
      </w:r>
      <w:r>
        <w:t xml:space="preserve">: verwijderen </w:t>
      </w:r>
      <w:r w:rsidR="008734B4">
        <w:t>als n.v.t. voor WTP</w:t>
      </w:r>
    </w:p>
    <w:p w14:paraId="56182CC6" w14:textId="77777777" w:rsidR="00AB5BD5" w:rsidRDefault="00AB5BD5" w:rsidP="00FC7180"/>
    <w:p w14:paraId="630DE7A4" w14:textId="09EBF0DA" w:rsidR="00FC7180" w:rsidRDefault="00FC7180" w:rsidP="00FC7180">
      <w:pPr>
        <w:pStyle w:val="Heading3"/>
      </w:pPr>
      <w:bookmarkStart w:id="2731" w:name="_Toc187312243"/>
      <w:bookmarkStart w:id="2732" w:name="_Toc47080949"/>
      <w:bookmarkStart w:id="2733" w:name="_Toc1992339730"/>
      <w:bookmarkStart w:id="2734" w:name="_Toc174374799"/>
      <w:r>
        <w:t>Intrekking arbeidsongeschiktheid</w:t>
      </w:r>
      <w:bookmarkEnd w:id="2731"/>
      <w:bookmarkEnd w:id="2732"/>
      <w:bookmarkEnd w:id="2733"/>
      <w:r>
        <w:t xml:space="preserve"> </w:t>
      </w:r>
      <w:bookmarkEnd w:id="2734"/>
    </w:p>
    <w:p w14:paraId="277C5772" w14:textId="77777777" w:rsidR="00FC7180" w:rsidRDefault="00FC7180" w:rsidP="00FC7180">
      <w:r>
        <w:t>Het komt weleens voor dat het UWV een eerder toegezegde claim volledig intrekt, bijvoorbeeld omdat eerder bij melding een toekenning zonder keuring was gedaan (bij achterstanden UWV). In dit soort gevallen wordt een intrekking gedaan en wordt middels SUAG een afwijzing van een eerder toegekende claim geleverd door de einddatumAo 1 dag voor de aanvangsdatumAo te leveren. Dit wordt verwerkt met deze gebeurtenis.</w:t>
      </w:r>
    </w:p>
    <w:p w14:paraId="68337439" w14:textId="77777777" w:rsidR="00FC7180" w:rsidRDefault="00FC7180" w:rsidP="00FC7180"/>
    <w:p w14:paraId="18FE974F" w14:textId="77777777" w:rsidR="00FC7180" w:rsidRDefault="00FC7180" w:rsidP="00FC7180">
      <w:r>
        <w:t>Relevante zaken m.b.t. deze gebeurtenis:</w:t>
      </w:r>
    </w:p>
    <w:p w14:paraId="79FF7B0D" w14:textId="77777777" w:rsidR="00FC7180" w:rsidRDefault="00FC7180" w:rsidP="00FC7180">
      <w:pPr>
        <w:pStyle w:val="ListParagraph"/>
        <w:numPr>
          <w:ilvl w:val="0"/>
          <w:numId w:val="6"/>
        </w:numPr>
      </w:pPr>
      <w:r>
        <w:t>Afleidbaar of opdrachtvolgend: afleidbaar</w:t>
      </w:r>
    </w:p>
    <w:p w14:paraId="59209B41" w14:textId="77777777" w:rsidR="00FC7180" w:rsidRDefault="00FC7180" w:rsidP="00FC7180">
      <w:pPr>
        <w:pStyle w:val="ListParagraph"/>
        <w:numPr>
          <w:ilvl w:val="0"/>
          <w:numId w:val="6"/>
        </w:numPr>
      </w:pPr>
      <w:r>
        <w:t xml:space="preserve">Invoer en controles: </w:t>
      </w:r>
    </w:p>
    <w:p w14:paraId="52F0FE6E" w14:textId="77777777" w:rsidR="00FC7180" w:rsidRDefault="00FC7180" w:rsidP="00FC7180">
      <w:pPr>
        <w:pStyle w:val="ListParagraph"/>
        <w:numPr>
          <w:ilvl w:val="1"/>
          <w:numId w:val="6"/>
        </w:numPr>
      </w:pPr>
      <w:r w:rsidRPr="00CD1D5B">
        <w:t>dlnAanvangsDatumAo</w:t>
      </w:r>
      <w:r w:rsidRPr="00183E13">
        <w:t xml:space="preserve"> </w:t>
      </w:r>
      <w:r>
        <w:t xml:space="preserve">, </w:t>
      </w:r>
      <w:r w:rsidRPr="00183E13">
        <w:t>dlnEindDatumAo</w:t>
      </w:r>
    </w:p>
    <w:p w14:paraId="025D986F" w14:textId="77777777" w:rsidR="00FC7180" w:rsidRDefault="00FC7180" w:rsidP="00FC7180">
      <w:pPr>
        <w:pStyle w:val="ListParagraph"/>
        <w:numPr>
          <w:ilvl w:val="0"/>
          <w:numId w:val="6"/>
        </w:numPr>
      </w:pPr>
      <w:r>
        <w:t>Overgangen in profielen</w:t>
      </w:r>
    </w:p>
    <w:p w14:paraId="5BAD7EF6" w14:textId="77777777" w:rsidR="00FC7180" w:rsidRDefault="00FC7180" w:rsidP="00FC7180">
      <w:pPr>
        <w:pStyle w:val="ListParagraph"/>
        <w:numPr>
          <w:ilvl w:val="1"/>
          <w:numId w:val="6"/>
        </w:numPr>
      </w:pPr>
      <w:r>
        <w:t xml:space="preserve">Geen overgangen in profiel. Versiedatum gebeurtenis wordt geplaatst 1 dag vóór Aanvang arbeidsongeschiktheid, dus kan alleen voor actieven. </w:t>
      </w:r>
    </w:p>
    <w:p w14:paraId="29EC9CC1" w14:textId="77777777" w:rsidR="00FC7180" w:rsidRDefault="00FC7180" w:rsidP="00FC7180">
      <w:pPr>
        <w:pStyle w:val="ListParagraph"/>
        <w:numPr>
          <w:ilvl w:val="0"/>
          <w:numId w:val="6"/>
        </w:numPr>
      </w:pPr>
      <w:r>
        <w:t xml:space="preserve">Koppelingen </w:t>
      </w:r>
    </w:p>
    <w:p w14:paraId="75466C7B" w14:textId="77777777" w:rsidR="00FC7180" w:rsidRDefault="00FC7180" w:rsidP="00FC7180">
      <w:pPr>
        <w:pStyle w:val="ListParagraph"/>
        <w:numPr>
          <w:ilvl w:val="1"/>
          <w:numId w:val="6"/>
        </w:numPr>
      </w:pPr>
      <w:r>
        <w:t>Andere component: Intrekking arbeidsongeschiktheid in excasso</w:t>
      </w:r>
    </w:p>
    <w:p w14:paraId="29BC98C1" w14:textId="77777777" w:rsidR="00FC7180" w:rsidRDefault="00FC7180" w:rsidP="00FC7180">
      <w:pPr>
        <w:pStyle w:val="ListParagraph"/>
        <w:numPr>
          <w:ilvl w:val="0"/>
          <w:numId w:val="6"/>
        </w:numPr>
      </w:pPr>
      <w:r>
        <w:t>Speciale berekeningen</w:t>
      </w:r>
    </w:p>
    <w:p w14:paraId="433CF782" w14:textId="77777777" w:rsidR="00FC7180" w:rsidRDefault="00FC7180" w:rsidP="00FC7180">
      <w:pPr>
        <w:pStyle w:val="ListParagraph"/>
        <w:numPr>
          <w:ilvl w:val="1"/>
          <w:numId w:val="6"/>
        </w:numPr>
      </w:pPr>
      <w:r>
        <w:t xml:space="preserve">versieDatum = </w:t>
      </w:r>
      <w:commentRangeStart w:id="2735"/>
      <w:r>
        <w:t>dlnWijzigDatumAo</w:t>
      </w:r>
      <w:commentRangeEnd w:id="2735"/>
      <w:r>
        <w:rPr>
          <w:rStyle w:val="CommentReference"/>
          <w:szCs w:val="22"/>
        </w:rPr>
        <w:commentReference w:id="2735"/>
      </w:r>
    </w:p>
    <w:p w14:paraId="47212C96" w14:textId="77777777" w:rsidR="00BC1FAD" w:rsidRDefault="00BC1FAD" w:rsidP="00BC1FAD">
      <w:pPr>
        <w:pStyle w:val="ListParagraph"/>
        <w:numPr>
          <w:ilvl w:val="0"/>
          <w:numId w:val="6"/>
        </w:numPr>
      </w:pPr>
      <w:r>
        <w:t>Bijzonderheden</w:t>
      </w:r>
    </w:p>
    <w:p w14:paraId="5EB84564" w14:textId="77777777" w:rsidR="00BC1FAD" w:rsidRDefault="00BC1FAD" w:rsidP="00BC1FAD">
      <w:pPr>
        <w:pStyle w:val="ListParagraph"/>
        <w:numPr>
          <w:ilvl w:val="1"/>
          <w:numId w:val="6"/>
        </w:numPr>
      </w:pPr>
      <w:r w:rsidRPr="00263C61">
        <w:rPr>
          <w:color w:val="FF0000"/>
        </w:rPr>
        <w:t>Specifiek voor BerPF</w:t>
      </w:r>
      <w:r>
        <w:t>: niet van toepassing</w:t>
      </w:r>
    </w:p>
    <w:p w14:paraId="599982DB" w14:textId="77777777" w:rsidR="00FC7180" w:rsidRDefault="00FC7180" w:rsidP="00FC7180">
      <w:pPr>
        <w:spacing w:line="240" w:lineRule="auto"/>
      </w:pPr>
    </w:p>
    <w:p w14:paraId="713DDFED" w14:textId="43D4597C" w:rsidR="00FC7180" w:rsidRDefault="00FC7180" w:rsidP="00FC7180">
      <w:pPr>
        <w:pStyle w:val="Heading3"/>
      </w:pPr>
      <w:bookmarkStart w:id="2736" w:name="_Toc187312244"/>
      <w:bookmarkStart w:id="2737" w:name="_Toc1103313267"/>
      <w:bookmarkStart w:id="2738" w:name="_Toc1722462544"/>
      <w:bookmarkStart w:id="2739" w:name="_Toc174374800"/>
      <w:r>
        <w:t>Indexatie PGI arbeidsongeschiktheid</w:t>
      </w:r>
      <w:bookmarkEnd w:id="2736"/>
      <w:bookmarkEnd w:id="2737"/>
      <w:bookmarkEnd w:id="2738"/>
      <w:r>
        <w:t xml:space="preserve"> </w:t>
      </w:r>
      <w:bookmarkEnd w:id="2739"/>
    </w:p>
    <w:p w14:paraId="6DC4752A" w14:textId="08E3533B" w:rsidR="00FC7180" w:rsidRDefault="00FC7180" w:rsidP="00FC7180">
      <w:r>
        <w:t xml:space="preserve">Bij de gebeurtenis indexatie arbeidsongeschiktheid wordt het pensioengevend inkomen voor premievrijgestelde opbouw bij arbeidsongeschiktheid geïndexeerd. Er is gekozen voor een aparte gebeurtenis los van de indexatie van pensioenaanspraken, omdat de timing van deze indexatie </w:t>
      </w:r>
      <w:r w:rsidR="007E02FD" w:rsidRPr="00877DF0">
        <w:t>en het indexatiepercentage</w:t>
      </w:r>
      <w:r w:rsidR="007E02FD">
        <w:t xml:space="preserve"> </w:t>
      </w:r>
      <w:r>
        <w:t>k</w:t>
      </w:r>
      <w:r w:rsidR="00877DF0">
        <w:t>u</w:t>
      </w:r>
      <w:r>
        <w:t>n</w:t>
      </w:r>
      <w:r w:rsidR="00877DF0">
        <w:t>nen</w:t>
      </w:r>
      <w:r>
        <w:t xml:space="preserve"> afwijken.</w:t>
      </w:r>
      <w:ins w:id="2740" w:author="Flory Koole" w:date="2025-12-17T09:45:00Z" w16du:dateUtc="2025-12-17T08:45:00Z">
        <w:r w:rsidR="00670DA6">
          <w:t xml:space="preserve"> Eerst </w:t>
        </w:r>
      </w:ins>
      <w:ins w:id="2741" w:author="Flory Koole" w:date="2025-12-17T09:46:00Z" w16du:dateUtc="2025-12-17T08:46:00Z">
        <w:r w:rsidR="00670DA6">
          <w:t xml:space="preserve">moet </w:t>
        </w:r>
      </w:ins>
      <w:ins w:id="2742" w:author="Flory Koole" w:date="2025-12-17T09:45:00Z">
        <w:r w:rsidR="00670DA6" w:rsidRPr="00670DA6">
          <w:t xml:space="preserve">het AO-indexatiepercentage </w:t>
        </w:r>
      </w:ins>
      <w:ins w:id="2743" w:author="Flory Koole" w:date="2025-12-17T09:46:00Z" w16du:dateUtc="2025-12-17T08:46:00Z">
        <w:r w:rsidR="00670DA6">
          <w:t>worden ge</w:t>
        </w:r>
      </w:ins>
      <w:ins w:id="2744" w:author="Flory Koole" w:date="2025-12-17T09:45:00Z">
        <w:r w:rsidR="00670DA6" w:rsidRPr="00670DA6">
          <w:t>vul</w:t>
        </w:r>
      </w:ins>
      <w:ins w:id="2745" w:author="Flory Koole" w:date="2025-12-17T09:46:00Z" w16du:dateUtc="2025-12-17T08:46:00Z">
        <w:r w:rsidR="00670DA6">
          <w:t>d voordat opdracht wordt gegeven voor de</w:t>
        </w:r>
      </w:ins>
      <w:ins w:id="2746" w:author="Flory Koole" w:date="2025-12-17T09:45:00Z">
        <w:r w:rsidR="00670DA6" w:rsidRPr="00670DA6">
          <w:t xml:space="preserve"> AO-indexatie</w:t>
        </w:r>
      </w:ins>
      <w:ins w:id="2747" w:author="Flory Koole" w:date="2025-12-17T09:46:00Z" w16du:dateUtc="2025-12-17T08:46:00Z">
        <w:r w:rsidR="00670DA6">
          <w:t>. Dit is generieke fu</w:t>
        </w:r>
      </w:ins>
      <w:ins w:id="2748" w:author="Flory Koole" w:date="2025-12-17T09:47:00Z" w16du:dateUtc="2025-12-17T08:47:00Z">
        <w:r w:rsidR="00670DA6">
          <w:t>nctionaliteit die hetzelfde werkt als voor FTK/DB.</w:t>
        </w:r>
      </w:ins>
    </w:p>
    <w:p w14:paraId="24CFC605" w14:textId="77777777" w:rsidR="00FC7180" w:rsidRDefault="00FC7180" w:rsidP="00FC7180">
      <w:pPr>
        <w:rPr>
          <w:rFonts w:cs="Calibri"/>
        </w:rPr>
      </w:pPr>
    </w:p>
    <w:p w14:paraId="51EC67BC" w14:textId="77777777" w:rsidR="00FC7180" w:rsidRDefault="00FC7180" w:rsidP="00FC7180">
      <w:pPr>
        <w:rPr>
          <w:rFonts w:cs="Calibri"/>
        </w:rPr>
      </w:pPr>
      <w:r>
        <w:rPr>
          <w:rFonts w:cs="Calibri"/>
        </w:rPr>
        <w:t>Relevante zaken m.b.t. deze gebeurtenis:</w:t>
      </w:r>
    </w:p>
    <w:p w14:paraId="755480CB" w14:textId="77777777" w:rsidR="00FC7180" w:rsidRDefault="00FC7180" w:rsidP="00FC7180">
      <w:pPr>
        <w:pStyle w:val="ListParagraph"/>
        <w:numPr>
          <w:ilvl w:val="0"/>
          <w:numId w:val="6"/>
        </w:numPr>
        <w:rPr>
          <w:rFonts w:cs="Calibri"/>
        </w:rPr>
      </w:pPr>
      <w:r>
        <w:rPr>
          <w:rFonts w:cs="Calibri"/>
        </w:rPr>
        <w:t>Afleidbaar of opdrachtvolgend: opdrachtvolgend</w:t>
      </w:r>
    </w:p>
    <w:p w14:paraId="45DDE25C" w14:textId="77777777" w:rsidR="00FC7180" w:rsidRDefault="00FC7180" w:rsidP="00FC7180">
      <w:pPr>
        <w:pStyle w:val="ListParagraph"/>
        <w:numPr>
          <w:ilvl w:val="0"/>
          <w:numId w:val="6"/>
        </w:numPr>
        <w:rPr>
          <w:rFonts w:cs="Calibri"/>
        </w:rPr>
      </w:pPr>
      <w:r>
        <w:rPr>
          <w:rFonts w:cs="Calibri"/>
        </w:rPr>
        <w:t>Invoer en controles</w:t>
      </w:r>
    </w:p>
    <w:p w14:paraId="6C41AB93" w14:textId="77777777" w:rsidR="00FC7180" w:rsidRDefault="00FC7180" w:rsidP="00FC7180">
      <w:pPr>
        <w:pStyle w:val="ListParagraph"/>
        <w:numPr>
          <w:ilvl w:val="0"/>
          <w:numId w:val="6"/>
        </w:numPr>
        <w:rPr>
          <w:rFonts w:cs="Calibri"/>
        </w:rPr>
      </w:pPr>
      <w:r>
        <w:rPr>
          <w:rFonts w:cs="Calibri"/>
        </w:rPr>
        <w:t xml:space="preserve">Overgangen in profielen, statussen: </w:t>
      </w:r>
    </w:p>
    <w:p w14:paraId="2E602389" w14:textId="77777777" w:rsidR="00FC7180" w:rsidRDefault="00FC7180" w:rsidP="00FC7180">
      <w:pPr>
        <w:pStyle w:val="ListParagraph"/>
        <w:numPr>
          <w:ilvl w:val="1"/>
          <w:numId w:val="6"/>
        </w:numPr>
        <w:rPr>
          <w:rFonts w:cs="Calibri"/>
        </w:rPr>
      </w:pPr>
      <w:r>
        <w:rPr>
          <w:rFonts w:cs="Calibri"/>
        </w:rPr>
        <w:t>Kan voor alle arbeidsongeschikte deelnemers</w:t>
      </w:r>
    </w:p>
    <w:p w14:paraId="393FFF6F" w14:textId="77777777" w:rsidR="00FC7180" w:rsidRDefault="00FC7180" w:rsidP="00FC7180">
      <w:pPr>
        <w:pStyle w:val="ListParagraph"/>
        <w:numPr>
          <w:ilvl w:val="0"/>
          <w:numId w:val="6"/>
        </w:numPr>
        <w:rPr>
          <w:rFonts w:cs="Calibri"/>
        </w:rPr>
      </w:pPr>
      <w:r>
        <w:rPr>
          <w:rFonts w:cs="Calibri"/>
        </w:rPr>
        <w:t>Koppelingen</w:t>
      </w:r>
    </w:p>
    <w:p w14:paraId="673715CC" w14:textId="77777777" w:rsidR="00FC7180" w:rsidRDefault="00FC7180" w:rsidP="00FC7180">
      <w:pPr>
        <w:pStyle w:val="ListParagraph"/>
        <w:numPr>
          <w:ilvl w:val="1"/>
          <w:numId w:val="6"/>
        </w:numPr>
        <w:rPr>
          <w:rFonts w:cs="Calibri"/>
        </w:rPr>
      </w:pPr>
      <w:r>
        <w:rPr>
          <w:rFonts w:cs="Calibri"/>
        </w:rPr>
        <w:t>Andere component: indexatie PGI arbeidsongeschiktheid  in excasso</w:t>
      </w:r>
    </w:p>
    <w:p w14:paraId="474C1018" w14:textId="77777777" w:rsidR="00FC7180" w:rsidRDefault="00FC7180" w:rsidP="00FC7180">
      <w:pPr>
        <w:pStyle w:val="ListParagraph"/>
        <w:numPr>
          <w:ilvl w:val="0"/>
          <w:numId w:val="6"/>
        </w:numPr>
        <w:rPr>
          <w:rFonts w:cs="Calibri"/>
        </w:rPr>
      </w:pPr>
      <w:r>
        <w:rPr>
          <w:rFonts w:cs="Calibri"/>
        </w:rPr>
        <w:t>Speciale berekeningen</w:t>
      </w:r>
    </w:p>
    <w:p w14:paraId="4C125284" w14:textId="77777777" w:rsidR="00FC7180" w:rsidRDefault="00FC7180" w:rsidP="00FC7180">
      <w:pPr>
        <w:pStyle w:val="ListParagraph"/>
        <w:numPr>
          <w:ilvl w:val="1"/>
          <w:numId w:val="6"/>
        </w:numPr>
        <w:rPr>
          <w:ins w:id="2749" w:author="Flory Koole" w:date="2025-12-17T10:10:00Z" w16du:dateUtc="2025-12-17T09:10:00Z"/>
          <w:rFonts w:cs="Calibri"/>
        </w:rPr>
      </w:pPr>
      <w:r>
        <w:rPr>
          <w:rFonts w:cs="Calibri"/>
        </w:rPr>
        <w:t>dlnPensioenGevendInkomenAo = dbDlnPensioenGevendInkomenAo * admIndexPrcAo / 100</w:t>
      </w:r>
    </w:p>
    <w:p w14:paraId="284EE1B3" w14:textId="6568DEDE" w:rsidR="003F5773" w:rsidRPr="003F5773" w:rsidRDefault="003F5773" w:rsidP="003F5773">
      <w:pPr>
        <w:pStyle w:val="ListParagraph"/>
        <w:numPr>
          <w:ilvl w:val="1"/>
          <w:numId w:val="6"/>
        </w:numPr>
        <w:rPr>
          <w:ins w:id="2750" w:author="Flory Koole" w:date="2025-12-17T10:12:00Z" w16du:dateUtc="2025-12-17T09:12:00Z"/>
          <w:rFonts w:cs="Calibri"/>
          <w:rPrChange w:id="2751" w:author="Flory Koole" w:date="2025-12-17T10:12:00Z" w16du:dateUtc="2025-12-17T09:12:00Z">
            <w:rPr>
              <w:ins w:id="2752" w:author="Flory Koole" w:date="2025-12-17T10:12:00Z" w16du:dateUtc="2025-12-17T09:12:00Z"/>
              <w:rFonts w:cs="Calibri"/>
              <w:highlight w:val="yellow"/>
            </w:rPr>
          </w:rPrChange>
        </w:rPr>
      </w:pPr>
      <w:ins w:id="2753" w:author="Flory Koole" w:date="2025-12-17T10:10:00Z" w16du:dateUtc="2025-12-17T09:10:00Z">
        <w:r w:rsidRPr="003F5773">
          <w:rPr>
            <w:rFonts w:cs="Calibri"/>
          </w:rPr>
          <w:t>dlnPensioenGrondslagAo = dlnPensioenGrondslagBerekendAo</w:t>
        </w:r>
      </w:ins>
    </w:p>
    <w:p w14:paraId="56BD4994" w14:textId="5C6EF8E2" w:rsidR="003F5773" w:rsidRPr="003F5773" w:rsidRDefault="003F5773" w:rsidP="003F5773">
      <w:pPr>
        <w:pStyle w:val="ListParagraph"/>
        <w:numPr>
          <w:ilvl w:val="1"/>
          <w:numId w:val="6"/>
        </w:numPr>
        <w:rPr>
          <w:ins w:id="2754" w:author="Flory Koole" w:date="2025-12-17T10:10:00Z" w16du:dateUtc="2025-12-17T09:10:00Z"/>
          <w:rFonts w:cs="Calibri"/>
        </w:rPr>
      </w:pPr>
      <w:ins w:id="2755" w:author="Flory Koole" w:date="2025-12-17T10:10:00Z" w16du:dateUtc="2025-12-17T09:10:00Z">
        <w:r w:rsidRPr="003F5773">
          <w:rPr>
            <w:rFonts w:cs="Calibri"/>
            <w:highlight w:val="yellow"/>
            <w:rPrChange w:id="2756" w:author="Flory Koole" w:date="2025-12-17T10:12:00Z" w16du:dateUtc="2025-12-17T09:12:00Z">
              <w:rPr>
                <w:rFonts w:cs="Calibri"/>
              </w:rPr>
            </w:rPrChange>
          </w:rPr>
          <w:t>Specifiek voor BerPF</w:t>
        </w:r>
        <w:r w:rsidRPr="003F5773">
          <w:rPr>
            <w:rFonts w:cs="Calibri"/>
          </w:rPr>
          <w:t>:</w:t>
        </w:r>
      </w:ins>
    </w:p>
    <w:p w14:paraId="399A58BE" w14:textId="776772DF" w:rsidR="003F5773" w:rsidRDefault="003F5773" w:rsidP="003F5773">
      <w:pPr>
        <w:pStyle w:val="ListParagraph"/>
        <w:numPr>
          <w:ilvl w:val="2"/>
          <w:numId w:val="6"/>
        </w:numPr>
        <w:rPr>
          <w:ins w:id="2757" w:author="Flory Koole" w:date="2025-12-17T10:12:00Z" w16du:dateUtc="2025-12-17T09:12:00Z"/>
          <w:rFonts w:cs="Calibri"/>
        </w:rPr>
      </w:pPr>
      <w:ins w:id="2758" w:author="Flory Koole" w:date="2025-12-17T10:11:00Z" w16du:dateUtc="2025-12-17T09:11:00Z">
        <w:r w:rsidRPr="003F5773">
          <w:rPr>
            <w:rFonts w:cs="Calibri"/>
          </w:rPr>
          <w:t>dlnPensioenGrondslagAo</w:t>
        </w:r>
        <w:r>
          <w:rPr>
            <w:rFonts w:cs="Calibri"/>
          </w:rPr>
          <w:t xml:space="preserve"> = </w:t>
        </w:r>
      </w:ins>
      <w:ins w:id="2759" w:author="Flory Koole" w:date="2025-12-17T10:12:00Z" w16du:dateUtc="2025-12-17T09:12:00Z">
        <w:r>
          <w:rPr>
            <w:rFonts w:cs="Calibri"/>
          </w:rPr>
          <w:t>somD</w:t>
        </w:r>
      </w:ins>
      <w:ins w:id="2760" w:author="Flory Koole" w:date="2025-12-17T10:13:00Z" w16du:dateUtc="2025-12-17T09:13:00Z">
        <w:r>
          <w:rPr>
            <w:rFonts w:cs="Calibri"/>
          </w:rPr>
          <w:t>vb</w:t>
        </w:r>
      </w:ins>
      <w:ins w:id="2761" w:author="Flory Koole" w:date="2025-12-17T10:11:00Z" w16du:dateUtc="2025-12-17T09:11:00Z">
        <w:r w:rsidRPr="003F5773">
          <w:rPr>
            <w:rFonts w:cs="Calibri"/>
          </w:rPr>
          <w:t>('dbDlnDvbPensioenGrondslagAoParttime') / (dlnAoVoortzettingsPrc/100)</w:t>
        </w:r>
      </w:ins>
    </w:p>
    <w:p w14:paraId="3910AE91" w14:textId="0BCC2159" w:rsidR="003F5773" w:rsidRDefault="003F5773" w:rsidP="003F5773">
      <w:pPr>
        <w:pStyle w:val="ListParagraph"/>
        <w:numPr>
          <w:ilvl w:val="2"/>
          <w:numId w:val="6"/>
        </w:numPr>
        <w:rPr>
          <w:ins w:id="2762" w:author="Flory Koole" w:date="2025-12-17T10:13:00Z" w16du:dateUtc="2025-12-17T09:13:00Z"/>
          <w:rFonts w:cs="Calibri"/>
        </w:rPr>
      </w:pPr>
      <w:ins w:id="2763" w:author="Flory Koole" w:date="2025-12-17T10:12:00Z" w16du:dateUtc="2025-12-17T09:12:00Z">
        <w:r w:rsidRPr="003F5773">
          <w:rPr>
            <w:rFonts w:cs="Calibri"/>
          </w:rPr>
          <w:t>dlnBereikbaarAoLPPRF</w:t>
        </w:r>
        <w:r>
          <w:rPr>
            <w:rFonts w:cs="Calibri"/>
          </w:rPr>
          <w:t xml:space="preserve"> = so</w:t>
        </w:r>
      </w:ins>
      <w:ins w:id="2764" w:author="Flory Koole" w:date="2025-12-17T10:13:00Z" w16du:dateUtc="2025-12-17T09:13:00Z">
        <w:r>
          <w:rPr>
            <w:rFonts w:cs="Calibri"/>
          </w:rPr>
          <w:t>mDvb</w:t>
        </w:r>
      </w:ins>
      <w:ins w:id="2765" w:author="Flory Koole" w:date="2025-12-17T10:12:00Z" w16du:dateUtc="2025-12-17T09:12:00Z">
        <w:r w:rsidRPr="003F5773">
          <w:rPr>
            <w:rFonts w:cs="Calibri"/>
          </w:rPr>
          <w:t>('dbDlnDvbBereikbaarAoLPPRF')</w:t>
        </w:r>
      </w:ins>
    </w:p>
    <w:p w14:paraId="4E218DE3" w14:textId="12627FEC" w:rsidR="003F5773" w:rsidRDefault="003F5773" w:rsidP="003F5773">
      <w:pPr>
        <w:pStyle w:val="ListParagraph"/>
        <w:numPr>
          <w:ilvl w:val="2"/>
          <w:numId w:val="6"/>
        </w:numPr>
        <w:rPr>
          <w:ins w:id="2766" w:author="Flory Koole" w:date="2025-12-17T10:13:00Z" w16du:dateUtc="2025-12-17T09:13:00Z"/>
          <w:rFonts w:cs="Calibri"/>
        </w:rPr>
      </w:pPr>
      <w:ins w:id="2767" w:author="Flory Koole" w:date="2025-12-17T10:13:00Z" w16du:dateUtc="2025-12-17T09:13:00Z">
        <w:r w:rsidRPr="003F5773">
          <w:rPr>
            <w:rFonts w:cs="Calibri"/>
          </w:rPr>
          <w:t>dlnBereikbaarAo</w:t>
        </w:r>
        <w:r>
          <w:rPr>
            <w:rFonts w:cs="Calibri"/>
          </w:rPr>
          <w:t>WZ</w:t>
        </w:r>
        <w:r w:rsidRPr="003F5773">
          <w:rPr>
            <w:rFonts w:cs="Calibri"/>
          </w:rPr>
          <w:t>PRF</w:t>
        </w:r>
        <w:r>
          <w:rPr>
            <w:rFonts w:cs="Calibri"/>
          </w:rPr>
          <w:t xml:space="preserve"> = somDvb</w:t>
        </w:r>
        <w:r w:rsidRPr="003F5773">
          <w:rPr>
            <w:rFonts w:cs="Calibri"/>
          </w:rPr>
          <w:t>('dbDlnDvbBereikbaarAo</w:t>
        </w:r>
        <w:r>
          <w:rPr>
            <w:rFonts w:cs="Calibri"/>
          </w:rPr>
          <w:t>WZ</w:t>
        </w:r>
        <w:r w:rsidRPr="003F5773">
          <w:rPr>
            <w:rFonts w:cs="Calibri"/>
          </w:rPr>
          <w:t>PRF')</w:t>
        </w:r>
      </w:ins>
    </w:p>
    <w:p w14:paraId="10238F87" w14:textId="385540EE" w:rsidR="00670DA6" w:rsidDel="00670DA6" w:rsidRDefault="00670DA6" w:rsidP="00FC7180">
      <w:pPr>
        <w:pStyle w:val="ListParagraph"/>
        <w:numPr>
          <w:ilvl w:val="1"/>
          <w:numId w:val="6"/>
        </w:numPr>
        <w:rPr>
          <w:del w:id="2768" w:author="Flory Koole" w:date="2025-12-17T09:48:00Z" w16du:dateUtc="2025-12-17T08:48:00Z"/>
          <w:rFonts w:cs="Calibri"/>
        </w:rPr>
      </w:pPr>
    </w:p>
    <w:p w14:paraId="75F47E12" w14:textId="421C3807" w:rsidR="00FC7180" w:rsidRDefault="00685964" w:rsidP="00FC7180">
      <w:pPr>
        <w:pStyle w:val="ListParagraph"/>
        <w:numPr>
          <w:ilvl w:val="0"/>
          <w:numId w:val="6"/>
        </w:numPr>
        <w:rPr>
          <w:rFonts w:cs="Calibri"/>
        </w:rPr>
      </w:pPr>
      <w:r>
        <w:rPr>
          <w:rFonts w:cs="Calibri"/>
        </w:rPr>
        <w:t>B</w:t>
      </w:r>
      <w:r w:rsidR="00FC7180">
        <w:rPr>
          <w:rFonts w:cs="Calibri"/>
        </w:rPr>
        <w:t>ijzonderheden</w:t>
      </w:r>
    </w:p>
    <w:p w14:paraId="3B9882B3" w14:textId="77777777" w:rsidR="00670DA6" w:rsidRDefault="00670DA6" w:rsidP="00670DA6">
      <w:pPr>
        <w:pStyle w:val="ListParagraph"/>
        <w:numPr>
          <w:ilvl w:val="1"/>
          <w:numId w:val="6"/>
        </w:numPr>
        <w:rPr>
          <w:ins w:id="2769" w:author="Flory Koole" w:date="2025-12-17T09:48:00Z" w16du:dateUtc="2025-12-17T08:48:00Z"/>
          <w:rFonts w:cs="Calibri"/>
        </w:rPr>
      </w:pPr>
      <w:ins w:id="2770" w:author="Flory Koole" w:date="2025-12-17T09:48:00Z" w16du:dateUtc="2025-12-17T08:48:00Z">
        <w:r w:rsidRPr="003F5773">
          <w:rPr>
            <w:rFonts w:cs="Calibri"/>
            <w:highlight w:val="yellow"/>
            <w:rPrChange w:id="2771" w:author="Flory Koole" w:date="2025-12-17T10:11:00Z" w16du:dateUtc="2025-12-17T09:11:00Z">
              <w:rPr>
                <w:rFonts w:cs="Calibri"/>
              </w:rPr>
            </w:rPrChange>
          </w:rPr>
          <w:t>Specifiek voor berPF</w:t>
        </w:r>
        <w:r>
          <w:rPr>
            <w:rFonts w:cs="Calibri"/>
          </w:rPr>
          <w:t>: b</w:t>
        </w:r>
        <w:r w:rsidRPr="00670DA6">
          <w:rPr>
            <w:rFonts w:cs="Calibri"/>
          </w:rPr>
          <w:t>ij SPF/SPD wordt het pensioengevend inkomen AO op Dienstverband geïndexeerd. Deze gebeurtenis wordt doorgekoppeld naar Deelnemer en Dienstverband Incasso voor de juiste berekening van risicoaanspraken en premies</w:t>
        </w:r>
      </w:ins>
    </w:p>
    <w:p w14:paraId="3F957CDD" w14:textId="769C89A4" w:rsidR="00FC7180" w:rsidRDefault="00FC7180" w:rsidP="00FC7180">
      <w:pPr>
        <w:pStyle w:val="ListParagraph"/>
        <w:numPr>
          <w:ilvl w:val="1"/>
          <w:numId w:val="6"/>
        </w:numPr>
        <w:rPr>
          <w:rFonts w:cs="Calibri"/>
        </w:rPr>
      </w:pPr>
      <w:r>
        <w:rPr>
          <w:rFonts w:cs="Calibri"/>
        </w:rPr>
        <w:t>Bij sommige pensioenfondsen is het gebruikelijk om niet het pensioengevend inkomen, maar de pensioengrondslag voor arbeidsongeschiktheid te indexeren. In dat geval zal ook deze gebeurtenis gebruikt worden, maar zullen hiervoor maatwerk rekenregels voor moeten worden ingericht.</w:t>
      </w:r>
      <w:r w:rsidR="006B3AA0">
        <w:rPr>
          <w:rFonts w:cs="Calibri"/>
        </w:rPr>
        <w:t xml:space="preserve"> Om fiscale bovenmatigheid te voorkomen, is dit niet gewenst.</w:t>
      </w:r>
    </w:p>
    <w:p w14:paraId="685F4523" w14:textId="77777777" w:rsidR="00C31C67" w:rsidRDefault="00C31C67" w:rsidP="00AD541C">
      <w:pPr>
        <w:spacing w:line="240" w:lineRule="auto"/>
      </w:pPr>
    </w:p>
    <w:p w14:paraId="1C318D24" w14:textId="77777777" w:rsidR="00E041C0" w:rsidRDefault="00E041C0" w:rsidP="00AD541C">
      <w:pPr>
        <w:spacing w:line="240" w:lineRule="auto"/>
      </w:pPr>
    </w:p>
    <w:p w14:paraId="6667E496" w14:textId="360D7897" w:rsidR="00E041C0" w:rsidRDefault="00E041C0" w:rsidP="00E041C0">
      <w:pPr>
        <w:pStyle w:val="Heading1"/>
        <w:spacing w:line="240" w:lineRule="auto"/>
      </w:pPr>
      <w:bookmarkStart w:id="2772" w:name="_Toc187312245"/>
      <w:bookmarkStart w:id="2773" w:name="_Toc457814271"/>
      <w:bookmarkStart w:id="2774" w:name="_Toc2096565656"/>
      <w:r>
        <w:t>Waardeoverdracht</w:t>
      </w:r>
      <w:bookmarkEnd w:id="2772"/>
      <w:bookmarkEnd w:id="2773"/>
      <w:bookmarkEnd w:id="2774"/>
    </w:p>
    <w:p w14:paraId="21F0CF44" w14:textId="77777777" w:rsidR="00E041C0" w:rsidRDefault="00E041C0" w:rsidP="00AD541C">
      <w:pPr>
        <w:spacing w:line="240" w:lineRule="auto"/>
      </w:pPr>
    </w:p>
    <w:p w14:paraId="3253B4A5" w14:textId="77777777" w:rsidR="00527142" w:rsidRDefault="00527142" w:rsidP="00527142"/>
    <w:p w14:paraId="5045FCBA" w14:textId="167D21C3" w:rsidR="00527142" w:rsidRDefault="0014124A" w:rsidP="00527142">
      <w:pPr>
        <w:pStyle w:val="Heading2"/>
      </w:pPr>
      <w:bookmarkStart w:id="2775" w:name="_Toc187312246"/>
      <w:bookmarkStart w:id="2776" w:name="_Toc398126024"/>
      <w:bookmarkStart w:id="2777" w:name="_Toc422531788"/>
      <w:r>
        <w:t>Sam</w:t>
      </w:r>
      <w:r w:rsidR="001121B0">
        <w:t>enhang met bedrijfsproces</w:t>
      </w:r>
      <w:bookmarkEnd w:id="2775"/>
      <w:bookmarkEnd w:id="2776"/>
      <w:bookmarkEnd w:id="2777"/>
    </w:p>
    <w:p w14:paraId="27FD3CCB" w14:textId="77777777" w:rsidR="00527142" w:rsidRPr="00D14076" w:rsidRDefault="00527142" w:rsidP="00527142">
      <w:pPr>
        <w:rPr>
          <w:rFonts w:cs="Calibri"/>
        </w:rPr>
      </w:pPr>
      <w:r w:rsidRPr="00D14076">
        <w:rPr>
          <w:rFonts w:cs="Calibri"/>
        </w:rPr>
        <w:t xml:space="preserve">Een paar algemene kenmerken en andere relevante zaken rondom </w:t>
      </w:r>
      <w:r>
        <w:rPr>
          <w:rFonts w:cs="Calibri"/>
        </w:rPr>
        <w:t>waardeoverdracht</w:t>
      </w:r>
    </w:p>
    <w:p w14:paraId="39120DB1" w14:textId="77777777" w:rsidR="00527142" w:rsidRDefault="00527142" w:rsidP="00527142">
      <w:pPr>
        <w:pStyle w:val="ListParagraph"/>
        <w:numPr>
          <w:ilvl w:val="0"/>
          <w:numId w:val="31"/>
        </w:numPr>
        <w:rPr>
          <w:ins w:id="2778" w:author="Flory Koole" w:date="2024-12-09T10:51:00Z" w16du:dateUtc="2024-12-09T09:51:00Z"/>
          <w:rFonts w:cs="Calibri"/>
        </w:rPr>
      </w:pPr>
      <w:r>
        <w:rPr>
          <w:rFonts w:cs="Calibri"/>
        </w:rPr>
        <w:t>Gebruik van Hyfen (mijnwaardeoverdracht.nl)</w:t>
      </w:r>
    </w:p>
    <w:p w14:paraId="10926821" w14:textId="18A50217" w:rsidR="00F14DDB" w:rsidRPr="00AF4247" w:rsidRDefault="00F14DDB">
      <w:pPr>
        <w:pStyle w:val="ListParagraph"/>
        <w:numPr>
          <w:ilvl w:val="0"/>
          <w:numId w:val="31"/>
        </w:numPr>
        <w:rPr>
          <w:ins w:id="2779" w:author="Flory Koole" w:date="2024-12-10T17:03:00Z" w16du:dateUtc="2024-12-10T16:03:00Z"/>
          <w:rFonts w:cs="Calibri"/>
          <w:rPrChange w:id="2780" w:author="Flory Koole" w:date="2024-12-10T17:03:00Z" w16du:dateUtc="2024-12-10T16:03:00Z">
            <w:rPr>
              <w:ins w:id="2781" w:author="Flory Koole" w:date="2024-12-10T17:03:00Z" w16du:dateUtc="2024-12-10T16:03:00Z"/>
              <w:rFonts w:eastAsia="Times New Roman" w:cs="Calibri"/>
            </w:rPr>
          </w:rPrChange>
        </w:rPr>
        <w:pPrChange w:id="2782" w:author="Flory Koole" w:date="2024-12-10T17:03:00Z" w16du:dateUtc="2024-12-10T16:03:00Z">
          <w:pPr>
            <w:pStyle w:val="ListParagraph"/>
            <w:numPr>
              <w:ilvl w:val="1"/>
              <w:numId w:val="31"/>
            </w:numPr>
            <w:spacing w:before="0" w:after="0" w:line="240" w:lineRule="auto"/>
            <w:ind w:left="1440" w:hanging="360"/>
            <w:contextualSpacing w:val="0"/>
          </w:pPr>
        </w:pPrChange>
      </w:pPr>
      <w:ins w:id="2783" w:author="Flory Koole" w:date="2024-12-10T17:03:00Z" w16du:dateUtc="2024-12-10T16:03:00Z">
        <w:r w:rsidRPr="00AF4247">
          <w:rPr>
            <w:rFonts w:cs="Calibri"/>
            <w:rPrChange w:id="2784" w:author="Flory Koole" w:date="2024-12-10T17:03:00Z" w16du:dateUtc="2024-12-10T16:03:00Z">
              <w:rPr>
                <w:rFonts w:eastAsia="Times New Roman" w:cs="Calibri"/>
                <w:color w:val="4E95D9"/>
              </w:rPr>
            </w:rPrChange>
          </w:rPr>
          <w:t>Deelnemers moeten bij de pensioneringskeuzes de definitieve keuze maken of ze een uitkering bij het fonds willen (CVP) of toch willen shoppen. Ze kunnen ‘Bij het fonds / in CVP’ blijven, of alsnog shoppen. Bij shoppen moet de periodieke uitkering beëindig</w:t>
        </w:r>
      </w:ins>
      <w:ins w:id="2785" w:author="Flory Koole" w:date="2024-12-10T17:04:00Z" w16du:dateUtc="2024-12-10T16:04:00Z">
        <w:r w:rsidR="00AE7750">
          <w:rPr>
            <w:rFonts w:cs="Calibri"/>
          </w:rPr>
          <w:t xml:space="preserve">d worden </w:t>
        </w:r>
      </w:ins>
      <w:ins w:id="2786" w:author="Flory Koole" w:date="2024-12-10T17:03:00Z" w16du:dateUtc="2024-12-10T16:03:00Z">
        <w:r w:rsidRPr="00AF4247">
          <w:rPr>
            <w:rFonts w:cs="Calibri"/>
            <w:rPrChange w:id="2787" w:author="Flory Koole" w:date="2024-12-10T17:03:00Z" w16du:dateUtc="2024-12-10T16:03:00Z">
              <w:rPr>
                <w:rFonts w:eastAsia="Times New Roman" w:cs="Calibri"/>
                <w:color w:val="4E95D9"/>
              </w:rPr>
            </w:rPrChange>
          </w:rPr>
          <w:t xml:space="preserve">op een moment (in de toekomst) en de waarde ná die laatste uitkering bepalen om over te dragen. </w:t>
        </w:r>
      </w:ins>
      <w:ins w:id="2788" w:author="Flory Koole" w:date="2024-12-10T17:06:00Z">
        <w:r w:rsidR="00640394" w:rsidRPr="00640394">
          <w:rPr>
            <w:rFonts w:cs="Calibri"/>
          </w:rPr>
          <w:t>De datum waarop de UWO plaatsvindt wordt momenteel gestuurd vanuit de invoer van dlnVersieDatumOverdracht. Die verwacht</w:t>
        </w:r>
      </w:ins>
      <w:ins w:id="2789" w:author="Flory Koole" w:date="2024-12-10T17:06:00Z" w16du:dateUtc="2024-12-10T16:06:00Z">
        <w:r w:rsidR="00294D83">
          <w:rPr>
            <w:rFonts w:cs="Calibri"/>
          </w:rPr>
          <w:t>en</w:t>
        </w:r>
      </w:ins>
      <w:ins w:id="2790" w:author="Flory Koole" w:date="2024-12-10T17:06:00Z">
        <w:r w:rsidR="00640394" w:rsidRPr="00640394">
          <w:rPr>
            <w:rFonts w:cs="Calibri"/>
          </w:rPr>
          <w:t xml:space="preserve"> </w:t>
        </w:r>
      </w:ins>
      <w:ins w:id="2791" w:author="Flory Koole" w:date="2024-12-10T17:06:00Z" w16du:dateUtc="2024-12-10T16:06:00Z">
        <w:r w:rsidR="00294D83">
          <w:rPr>
            <w:rFonts w:cs="Calibri"/>
          </w:rPr>
          <w:t>we</w:t>
        </w:r>
      </w:ins>
      <w:ins w:id="2792" w:author="Flory Koole" w:date="2024-12-10T17:06:00Z">
        <w:r w:rsidR="00640394" w:rsidRPr="00640394">
          <w:rPr>
            <w:rFonts w:cs="Calibri"/>
          </w:rPr>
          <w:t xml:space="preserve"> uit het proces</w:t>
        </w:r>
      </w:ins>
    </w:p>
    <w:p w14:paraId="7F87D77B" w14:textId="2F823E28" w:rsidR="000B3995" w:rsidRDefault="000B3995" w:rsidP="00527142">
      <w:pPr>
        <w:pStyle w:val="ListParagraph"/>
        <w:numPr>
          <w:ilvl w:val="0"/>
          <w:numId w:val="31"/>
        </w:numPr>
        <w:rPr>
          <w:rFonts w:cs="Calibri"/>
        </w:rPr>
      </w:pPr>
      <w:ins w:id="2793" w:author="Flory Koole" w:date="2024-12-09T10:51:00Z" w16du:dateUtc="2024-12-09T09:51:00Z">
        <w:r>
          <w:rPr>
            <w:rFonts w:cs="Calibri"/>
          </w:rPr>
          <w:t xml:space="preserve">Een </w:t>
        </w:r>
      </w:ins>
    </w:p>
    <w:p w14:paraId="229C9756" w14:textId="77777777" w:rsidR="00527142" w:rsidRDefault="00527142" w:rsidP="00527142"/>
    <w:p w14:paraId="6C6678FC" w14:textId="1BFB355B" w:rsidR="00527142" w:rsidRDefault="00B95F58" w:rsidP="00527142">
      <w:pPr>
        <w:pStyle w:val="Heading2"/>
      </w:pPr>
      <w:bookmarkStart w:id="2794" w:name="_Toc152844466"/>
      <w:bookmarkStart w:id="2795" w:name="_Toc187312247"/>
      <w:bookmarkStart w:id="2796" w:name="_Toc1076063208"/>
      <w:bookmarkStart w:id="2797" w:name="_Toc470779751"/>
      <w:r>
        <w:t>U</w:t>
      </w:r>
      <w:r w:rsidR="00527142">
        <w:t>itgangspunten</w:t>
      </w:r>
      <w:bookmarkEnd w:id="2794"/>
      <w:bookmarkEnd w:id="2795"/>
      <w:bookmarkEnd w:id="2796"/>
      <w:bookmarkEnd w:id="2797"/>
    </w:p>
    <w:p w14:paraId="323C44F9" w14:textId="039A8A49" w:rsidR="00527142" w:rsidRDefault="00527142" w:rsidP="00527142">
      <w:pPr>
        <w:rPr>
          <w:rFonts w:cs="Calibri"/>
        </w:rPr>
      </w:pPr>
      <w:r w:rsidRPr="00D14076">
        <w:rPr>
          <w:rFonts w:cs="Calibri"/>
        </w:rPr>
        <w:t>De volgende bijzonderheden met uitgangspunten zijn onderkend</w:t>
      </w:r>
      <w:ins w:id="2798" w:author="Flory Koole" w:date="2024-12-09T08:12:00Z" w16du:dateUtc="2024-12-09T07:12:00Z">
        <w:r w:rsidR="0071543D">
          <w:rPr>
            <w:rFonts w:cs="Calibri"/>
          </w:rPr>
          <w:t xml:space="preserve"> voor FPR</w:t>
        </w:r>
      </w:ins>
    </w:p>
    <w:p w14:paraId="244F6CF8" w14:textId="3A0D962E" w:rsidR="00ED6F52" w:rsidDel="0071543D" w:rsidRDefault="00ED6F52" w:rsidP="00CF5751">
      <w:pPr>
        <w:pStyle w:val="ListParagraph"/>
        <w:numPr>
          <w:ilvl w:val="0"/>
          <w:numId w:val="31"/>
        </w:numPr>
        <w:rPr>
          <w:del w:id="2799" w:author="Flory Koole" w:date="2024-12-09T08:12:00Z" w16du:dateUtc="2024-12-09T07:12:00Z"/>
          <w:rFonts w:cs="Calibri"/>
        </w:rPr>
      </w:pPr>
      <w:del w:id="2800" w:author="Flory Koole" w:date="2024-12-09T08:12:00Z" w16du:dateUtc="2024-12-09T07:12:00Z">
        <w:r w:rsidDel="0071543D">
          <w:rPr>
            <w:rFonts w:cs="Calibri"/>
          </w:rPr>
          <w:delText xml:space="preserve">FPR: </w:delText>
        </w:r>
      </w:del>
    </w:p>
    <w:p w14:paraId="39EAFB2E" w14:textId="5475F72A" w:rsidR="00993803" w:rsidRDefault="008B0A84">
      <w:pPr>
        <w:pStyle w:val="ListParagraph"/>
        <w:numPr>
          <w:ilvl w:val="0"/>
          <w:numId w:val="31"/>
        </w:numPr>
        <w:rPr>
          <w:ins w:id="2801" w:author="Flory Koole" w:date="2024-11-19T11:18:00Z" w16du:dateUtc="2024-11-19T10:18:00Z"/>
          <w:rFonts w:cs="Calibri"/>
        </w:rPr>
        <w:pPrChange w:id="2802" w:author="Flory Koole" w:date="2024-12-09T08:12:00Z" w16du:dateUtc="2024-12-09T07:12:00Z">
          <w:pPr>
            <w:pStyle w:val="ListParagraph"/>
            <w:numPr>
              <w:ilvl w:val="1"/>
              <w:numId w:val="31"/>
            </w:numPr>
            <w:ind w:left="1440" w:hanging="360"/>
          </w:pPr>
        </w:pPrChange>
      </w:pPr>
      <w:ins w:id="2803" w:author="Flory Koole" w:date="2024-11-19T11:17:00Z" w16du:dateUtc="2024-11-19T10:17:00Z">
        <w:r>
          <w:rPr>
            <w:rFonts w:cs="Calibri"/>
          </w:rPr>
          <w:t>Inkomende waarde</w:t>
        </w:r>
        <w:r w:rsidR="009E5730">
          <w:rPr>
            <w:rFonts w:cs="Calibri"/>
          </w:rPr>
          <w:t>overdracht</w:t>
        </w:r>
      </w:ins>
    </w:p>
    <w:p w14:paraId="6E805EEA" w14:textId="17C9F5E4" w:rsidR="008B0A84" w:rsidRDefault="009E5730" w:rsidP="0071543D">
      <w:pPr>
        <w:pStyle w:val="ListParagraph"/>
        <w:numPr>
          <w:ilvl w:val="1"/>
          <w:numId w:val="31"/>
        </w:numPr>
        <w:rPr>
          <w:ins w:id="2804" w:author="Flory Koole" w:date="2024-11-19T11:18:00Z" w16du:dateUtc="2024-11-19T10:18:00Z"/>
          <w:rFonts w:cs="Calibri"/>
        </w:rPr>
      </w:pPr>
      <w:ins w:id="2805" w:author="Flory Koole" w:date="2024-11-19T11:17:00Z" w16du:dateUtc="2024-11-19T10:17:00Z">
        <w:r>
          <w:rPr>
            <w:rFonts w:cs="Calibri"/>
          </w:rPr>
          <w:t>overdrachtswaarde wordt volledig, inclusief eventuele interest, gestort op de beleggingsrekening van de deel</w:t>
        </w:r>
        <w:r w:rsidR="00623F09">
          <w:rPr>
            <w:rFonts w:cs="Calibri"/>
          </w:rPr>
          <w:t>nemer</w:t>
        </w:r>
      </w:ins>
    </w:p>
    <w:p w14:paraId="71A00C08" w14:textId="651132E4" w:rsidR="00993803" w:rsidRDefault="00993803">
      <w:pPr>
        <w:pStyle w:val="ListParagraph"/>
        <w:numPr>
          <w:ilvl w:val="1"/>
          <w:numId w:val="31"/>
        </w:numPr>
        <w:rPr>
          <w:ins w:id="2806" w:author="Flory Koole" w:date="2024-11-19T11:20:00Z" w16du:dateUtc="2024-11-19T10:20:00Z"/>
          <w:rFonts w:cs="Calibri"/>
        </w:rPr>
        <w:pPrChange w:id="2807" w:author="Flory Koole" w:date="2024-12-09T08:12:00Z" w16du:dateUtc="2024-12-09T07:12:00Z">
          <w:pPr>
            <w:pStyle w:val="ListParagraph"/>
            <w:numPr>
              <w:ilvl w:val="2"/>
              <w:numId w:val="31"/>
            </w:numPr>
            <w:ind w:left="2160" w:hanging="360"/>
          </w:pPr>
        </w:pPrChange>
      </w:pPr>
      <w:ins w:id="2808" w:author="Flory Koole" w:date="2024-11-19T11:18:00Z">
        <w:r w:rsidRPr="00993803">
          <w:rPr>
            <w:rFonts w:cs="Calibri"/>
          </w:rPr>
          <w:t xml:space="preserve">Indien de deelnemer een relatie heeft, wordt het delta aantal VHP-units vastgelegd. </w:t>
        </w:r>
      </w:ins>
    </w:p>
    <w:p w14:paraId="3509D5F0" w14:textId="0AE1EB9A" w:rsidR="00A236B8" w:rsidRDefault="00884E56">
      <w:pPr>
        <w:pStyle w:val="ListParagraph"/>
        <w:numPr>
          <w:ilvl w:val="1"/>
          <w:numId w:val="31"/>
        </w:numPr>
        <w:rPr>
          <w:ins w:id="2809" w:author="Flory Koole" w:date="2024-11-19T11:22:00Z" w16du:dateUtc="2024-11-19T10:22:00Z"/>
          <w:rFonts w:cs="Calibri"/>
        </w:rPr>
        <w:pPrChange w:id="2810" w:author="Flory Koole" w:date="2024-12-09T08:12:00Z" w16du:dateUtc="2024-12-09T07:12:00Z">
          <w:pPr>
            <w:pStyle w:val="ListParagraph"/>
            <w:numPr>
              <w:ilvl w:val="2"/>
              <w:numId w:val="31"/>
            </w:numPr>
            <w:ind w:left="2160" w:hanging="360"/>
          </w:pPr>
        </w:pPrChange>
      </w:pPr>
      <w:ins w:id="2811" w:author="Flory Koole" w:date="2024-11-19T11:21:00Z" w16du:dateUtc="2024-11-19T10:21:00Z">
        <w:r>
          <w:rPr>
            <w:rFonts w:cs="Calibri"/>
          </w:rPr>
          <w:t xml:space="preserve">Als </w:t>
        </w:r>
      </w:ins>
      <w:ins w:id="2812" w:author="Flory Koole" w:date="2024-11-19T11:20:00Z">
        <w:r w:rsidR="00A236B8" w:rsidRPr="00A236B8">
          <w:rPr>
            <w:rFonts w:cs="Calibri"/>
          </w:rPr>
          <w:t xml:space="preserve">dlnOverdrachtsWaardeBijzonder </w:t>
        </w:r>
      </w:ins>
      <w:ins w:id="2813" w:author="Flory Koole" w:date="2024-11-19T11:21:00Z" w16du:dateUtc="2024-11-19T10:21:00Z">
        <w:r>
          <w:rPr>
            <w:rFonts w:cs="Calibri"/>
          </w:rPr>
          <w:t xml:space="preserve">is </w:t>
        </w:r>
      </w:ins>
      <w:ins w:id="2814" w:author="Flory Koole" w:date="2024-11-19T11:20:00Z">
        <w:r w:rsidR="00A236B8" w:rsidRPr="00A236B8">
          <w:rPr>
            <w:rFonts w:cs="Calibri"/>
          </w:rPr>
          <w:t>gevuld</w:t>
        </w:r>
      </w:ins>
      <w:ins w:id="2815" w:author="Flory Koole" w:date="2024-11-19T11:21:00Z" w16du:dateUtc="2024-11-19T10:21:00Z">
        <w:r w:rsidR="00B6369F">
          <w:rPr>
            <w:rFonts w:cs="Calibri"/>
          </w:rPr>
          <w:t xml:space="preserve"> ,</w:t>
        </w:r>
      </w:ins>
      <w:ins w:id="2816" w:author="Flory Koole" w:date="2024-11-19T11:20:00Z">
        <w:r w:rsidR="00A236B8" w:rsidRPr="00A236B8">
          <w:rPr>
            <w:rFonts w:cs="Calibri"/>
          </w:rPr>
          <w:t xml:space="preserve"> </w:t>
        </w:r>
      </w:ins>
      <w:ins w:id="2817" w:author="Flory Koole" w:date="2024-11-19T11:21:00Z" w16du:dateUtc="2024-11-19T10:21:00Z">
        <w:r w:rsidR="00B6369F" w:rsidRPr="00A236B8">
          <w:rPr>
            <w:rFonts w:cs="Calibri"/>
          </w:rPr>
          <w:t xml:space="preserve">wordt </w:t>
        </w:r>
        <w:r w:rsidR="00B6369F">
          <w:rPr>
            <w:rFonts w:cs="Calibri"/>
          </w:rPr>
          <w:t>i</w:t>
        </w:r>
      </w:ins>
      <w:ins w:id="2818" w:author="Flory Koole" w:date="2024-11-19T11:20:00Z">
        <w:r w:rsidR="00A236B8" w:rsidRPr="00A236B8">
          <w:rPr>
            <w:rFonts w:cs="Calibri"/>
          </w:rPr>
          <w:t xml:space="preserve">n het proces afgevangen dat er een aparte mutatie wordt aangemaakt per ex-partner. Dit is geen koppelgebeurtenis vanaf de IWO bij de hoofdverzekerde. </w:t>
        </w:r>
      </w:ins>
    </w:p>
    <w:p w14:paraId="456F37F7" w14:textId="45FF6EF5" w:rsidR="006624F0" w:rsidRDefault="006624F0">
      <w:pPr>
        <w:pStyle w:val="ListParagraph"/>
        <w:numPr>
          <w:ilvl w:val="0"/>
          <w:numId w:val="31"/>
        </w:numPr>
        <w:rPr>
          <w:ins w:id="2819" w:author="Flory Koole" w:date="2024-11-19T11:22:00Z" w16du:dateUtc="2024-11-19T10:22:00Z"/>
          <w:rFonts w:cs="Calibri"/>
        </w:rPr>
        <w:pPrChange w:id="2820" w:author="Flory Koole" w:date="2024-12-09T08:12:00Z" w16du:dateUtc="2024-12-09T07:12:00Z">
          <w:pPr>
            <w:pStyle w:val="ListParagraph"/>
            <w:numPr>
              <w:ilvl w:val="1"/>
              <w:numId w:val="31"/>
            </w:numPr>
            <w:ind w:left="1440" w:hanging="360"/>
          </w:pPr>
        </w:pPrChange>
      </w:pPr>
      <w:ins w:id="2821" w:author="Flory Koole" w:date="2024-11-19T11:22:00Z" w16du:dateUtc="2024-11-19T10:22:00Z">
        <w:r>
          <w:rPr>
            <w:rFonts w:cs="Calibri"/>
          </w:rPr>
          <w:t>IWO-KP</w:t>
        </w:r>
      </w:ins>
    </w:p>
    <w:p w14:paraId="758264EB" w14:textId="35A908CA" w:rsidR="006624F0" w:rsidRDefault="006624F0">
      <w:pPr>
        <w:pStyle w:val="ListParagraph"/>
        <w:numPr>
          <w:ilvl w:val="1"/>
          <w:numId w:val="31"/>
        </w:numPr>
        <w:rPr>
          <w:ins w:id="2822" w:author="Flory Koole" w:date="2024-11-19T11:22:00Z" w16du:dateUtc="2024-11-19T10:22:00Z"/>
          <w:rFonts w:cs="Calibri"/>
        </w:rPr>
        <w:pPrChange w:id="2823" w:author="Flory Koole" w:date="2024-12-09T08:12:00Z" w16du:dateUtc="2024-12-09T07:12:00Z">
          <w:pPr>
            <w:pStyle w:val="ListParagraph"/>
            <w:numPr>
              <w:ilvl w:val="2"/>
              <w:numId w:val="31"/>
            </w:numPr>
            <w:ind w:left="2160" w:hanging="360"/>
          </w:pPr>
        </w:pPrChange>
      </w:pPr>
      <w:ins w:id="2824" w:author="Flory Koole" w:date="2024-11-19T11:22:00Z">
        <w:r w:rsidRPr="006624F0">
          <w:rPr>
            <w:rFonts w:cs="Calibri"/>
          </w:rPr>
          <w:t>Bij IWOKP krijgen we niet de in- en uitdienstdatum van de vorige uitvoerder mee en kan er geen VHP bepaald worden</w:t>
        </w:r>
      </w:ins>
    </w:p>
    <w:p w14:paraId="106E557B" w14:textId="649F3368" w:rsidR="006624F0" w:rsidRDefault="00506E96" w:rsidP="0071543D">
      <w:pPr>
        <w:pStyle w:val="ListParagraph"/>
        <w:numPr>
          <w:ilvl w:val="1"/>
          <w:numId w:val="31"/>
        </w:numPr>
        <w:rPr>
          <w:ins w:id="2825" w:author="Flory Koole" w:date="2024-11-19T11:16:00Z" w16du:dateUtc="2024-11-19T10:16:00Z"/>
          <w:rFonts w:cs="Calibri"/>
        </w:rPr>
      </w:pPr>
      <w:ins w:id="2826" w:author="Flory Koole" w:date="2024-11-19T11:23:00Z">
        <w:r w:rsidRPr="00506E96">
          <w:rPr>
            <w:rFonts w:cs="Calibri"/>
          </w:rPr>
          <w:t>Verevening is niet mogelijk als het LOP daardoor onder de afkoopgrens komt, dus bij IWOKP zal dlnOverdrachtsWaardeBijzonder nooit gevuld zijn. IWOKP is dus niet mogelijk voor ex-partners</w:t>
        </w:r>
      </w:ins>
    </w:p>
    <w:p w14:paraId="1957880C" w14:textId="77777777" w:rsidR="008A484B" w:rsidRDefault="00A4426B">
      <w:pPr>
        <w:pStyle w:val="ListParagraph"/>
        <w:numPr>
          <w:ilvl w:val="0"/>
          <w:numId w:val="31"/>
        </w:numPr>
        <w:rPr>
          <w:ins w:id="2827" w:author="Flory Koole" w:date="2024-11-19T11:19:00Z" w16du:dateUtc="2024-11-19T10:19:00Z"/>
          <w:rFonts w:cs="Calibri"/>
        </w:rPr>
        <w:pPrChange w:id="2828" w:author="Flory Koole" w:date="2024-12-09T08:12:00Z" w16du:dateUtc="2024-12-09T07:12:00Z">
          <w:pPr>
            <w:pStyle w:val="ListParagraph"/>
            <w:numPr>
              <w:ilvl w:val="1"/>
              <w:numId w:val="31"/>
            </w:numPr>
            <w:ind w:left="1440" w:hanging="360"/>
          </w:pPr>
        </w:pPrChange>
      </w:pPr>
      <w:r>
        <w:rPr>
          <w:rFonts w:cs="Calibri"/>
        </w:rPr>
        <w:t>Uitgaande waardeoverdracht</w:t>
      </w:r>
      <w:del w:id="2829" w:author="Flory Koole" w:date="2024-11-19T11:19:00Z" w16du:dateUtc="2024-11-19T10:19:00Z">
        <w:r w:rsidDel="008A484B">
          <w:rPr>
            <w:rFonts w:cs="Calibri"/>
          </w:rPr>
          <w:delText xml:space="preserve">: </w:delText>
        </w:r>
      </w:del>
    </w:p>
    <w:p w14:paraId="0CE18E8F" w14:textId="5B353F8A" w:rsidR="00366992" w:rsidRDefault="009B7A6D" w:rsidP="009B7A6D">
      <w:pPr>
        <w:pStyle w:val="ListParagraph"/>
        <w:numPr>
          <w:ilvl w:val="1"/>
          <w:numId w:val="31"/>
        </w:numPr>
        <w:rPr>
          <w:ins w:id="2830" w:author="flory" w:date="2024-12-17T14:22:00Z" w16du:dateUtc="2024-12-17T13:22:00Z"/>
          <w:rFonts w:cs="Calibri"/>
        </w:rPr>
      </w:pPr>
      <w:ins w:id="2831" w:author="flory" w:date="2024-12-17T14:22:00Z" w16du:dateUtc="2024-12-17T13:22:00Z">
        <w:r>
          <w:rPr>
            <w:rFonts w:cs="Calibri"/>
          </w:rPr>
          <w:t xml:space="preserve">Mogelijk voor gepensioeneerden </w:t>
        </w:r>
        <w:r w:rsidR="00366992">
          <w:rPr>
            <w:rFonts w:cs="Calibri"/>
          </w:rPr>
          <w:t>in een beperkt aantal situaties</w:t>
        </w:r>
      </w:ins>
      <w:ins w:id="2832" w:author="flory" w:date="2024-12-17T14:23:00Z" w16du:dateUtc="2024-12-17T13:23:00Z">
        <w:r w:rsidR="00366992">
          <w:rPr>
            <w:rFonts w:cs="Calibri"/>
          </w:rPr>
          <w:t xml:space="preserve">. </w:t>
        </w:r>
        <w:r w:rsidR="001F42DE">
          <w:rPr>
            <w:rFonts w:cs="Calibri"/>
          </w:rPr>
          <w:t xml:space="preserve">Dit moet worden afgevangen in het proces </w:t>
        </w:r>
        <w:r w:rsidR="00606908">
          <w:rPr>
            <w:rFonts w:cs="Calibri"/>
          </w:rPr>
          <w:t>en/</w:t>
        </w:r>
        <w:r w:rsidR="001F42DE">
          <w:rPr>
            <w:rFonts w:cs="Calibri"/>
          </w:rPr>
          <w:t xml:space="preserve">of op </w:t>
        </w:r>
        <w:r w:rsidR="00606908">
          <w:rPr>
            <w:rFonts w:cs="Calibri"/>
          </w:rPr>
          <w:t>het portaal/Hyfen</w:t>
        </w:r>
      </w:ins>
      <w:ins w:id="2833" w:author="flory" w:date="2024-12-17T14:24:00Z" w16du:dateUtc="2024-12-17T13:24:00Z">
        <w:r w:rsidR="009A4AA8">
          <w:rPr>
            <w:rFonts w:cs="Calibri"/>
          </w:rPr>
          <w:t>. Hier wordt in Qwik niet op gecontroleerd</w:t>
        </w:r>
      </w:ins>
    </w:p>
    <w:p w14:paraId="20FA1F81" w14:textId="53736474" w:rsidR="009B7A6D" w:rsidRPr="009B7A6D" w:rsidRDefault="009B7A6D">
      <w:pPr>
        <w:pStyle w:val="ListParagraph"/>
        <w:numPr>
          <w:ilvl w:val="2"/>
          <w:numId w:val="31"/>
        </w:numPr>
        <w:rPr>
          <w:ins w:id="2834" w:author="flory" w:date="2024-12-17T14:22:00Z" w16du:dateUtc="2024-12-17T13:22:00Z"/>
          <w:rFonts w:cs="Calibri"/>
        </w:rPr>
        <w:pPrChange w:id="2835" w:author="flory" w:date="2024-12-17T14:22:00Z" w16du:dateUtc="2024-12-17T13:22:00Z">
          <w:pPr>
            <w:pStyle w:val="ListParagraph"/>
            <w:numPr>
              <w:ilvl w:val="1"/>
              <w:numId w:val="31"/>
            </w:numPr>
            <w:ind w:left="1440" w:hanging="360"/>
          </w:pPr>
        </w:pPrChange>
      </w:pPr>
      <w:ins w:id="2836" w:author="flory" w:date="2024-12-17T14:22:00Z" w16du:dateUtc="2024-12-17T13:22:00Z">
        <w:r>
          <w:rPr>
            <w:rFonts w:cs="Calibri"/>
          </w:rPr>
          <w:t>direct na invaren</w:t>
        </w:r>
      </w:ins>
    </w:p>
    <w:p w14:paraId="369762DE" w14:textId="2AED1BFA" w:rsidR="009B7A6D" w:rsidRPr="009B7A6D" w:rsidRDefault="009A4AA8">
      <w:pPr>
        <w:pStyle w:val="ListParagraph"/>
        <w:numPr>
          <w:ilvl w:val="2"/>
          <w:numId w:val="31"/>
        </w:numPr>
        <w:rPr>
          <w:ins w:id="2837" w:author="flory" w:date="2024-12-17T14:22:00Z" w16du:dateUtc="2024-12-17T13:22:00Z"/>
          <w:rFonts w:cs="Calibri"/>
        </w:rPr>
        <w:pPrChange w:id="2838" w:author="flory" w:date="2024-12-17T14:22:00Z" w16du:dateUtc="2024-12-17T13:22:00Z">
          <w:pPr>
            <w:pStyle w:val="ListParagraph"/>
            <w:numPr>
              <w:ilvl w:val="1"/>
              <w:numId w:val="31"/>
            </w:numPr>
            <w:ind w:left="1440" w:hanging="360"/>
          </w:pPr>
        </w:pPrChange>
      </w:pPr>
      <w:ins w:id="2839" w:author="flory" w:date="2024-12-17T14:24:00Z" w16du:dateUtc="2024-12-17T13:24:00Z">
        <w:r>
          <w:rPr>
            <w:rFonts w:cs="Calibri"/>
          </w:rPr>
          <w:t>Keuze v</w:t>
        </w:r>
      </w:ins>
      <w:ins w:id="2840" w:author="flory" w:date="2024-12-17T14:22:00Z" w16du:dateUtc="2024-12-17T13:22:00Z">
        <w:r w:rsidR="009B7A6D" w:rsidRPr="009B7A6D">
          <w:rPr>
            <w:rFonts w:cs="Calibri"/>
          </w:rPr>
          <w:t>aste uitkering</w:t>
        </w:r>
      </w:ins>
      <w:ins w:id="2841" w:author="flory" w:date="2024-12-17T14:24:00Z" w16du:dateUtc="2024-12-17T13:24:00Z">
        <w:r w:rsidR="00606908">
          <w:rPr>
            <w:rFonts w:cs="Calibri"/>
          </w:rPr>
          <w:t xml:space="preserve">: </w:t>
        </w:r>
        <w:r>
          <w:rPr>
            <w:rFonts w:cs="Calibri"/>
          </w:rPr>
          <w:t>u</w:t>
        </w:r>
      </w:ins>
      <w:ins w:id="2842" w:author="flory" w:date="2024-12-17T14:22:00Z" w16du:dateUtc="2024-12-17T13:22:00Z">
        <w:r w:rsidR="009B7A6D" w:rsidRPr="009B7A6D">
          <w:rPr>
            <w:rFonts w:cs="Calibri"/>
          </w:rPr>
          <w:t>iterlijk 2 maanden voor pensionering moet het UWO-verzoek compleet zijn</w:t>
        </w:r>
      </w:ins>
    </w:p>
    <w:p w14:paraId="6EC7515A" w14:textId="2A590A28" w:rsidR="00A4426B" w:rsidRDefault="00144809" w:rsidP="0071543D">
      <w:pPr>
        <w:pStyle w:val="ListParagraph"/>
        <w:numPr>
          <w:ilvl w:val="1"/>
          <w:numId w:val="31"/>
        </w:numPr>
        <w:rPr>
          <w:ins w:id="2843" w:author="Flory Koole" w:date="2024-12-10T17:07:00Z" w16du:dateUtc="2024-12-10T16:07:00Z"/>
          <w:rFonts w:cs="Calibri"/>
        </w:rPr>
      </w:pPr>
      <w:ins w:id="2844" w:author="Flory Koole" w:date="2024-12-10T17:09:00Z" w16du:dateUtc="2024-12-10T16:09:00Z">
        <w:r>
          <w:rPr>
            <w:rFonts w:cs="Calibri"/>
          </w:rPr>
          <w:t>Bij FPR</w:t>
        </w:r>
        <w:r w:rsidR="00640C22">
          <w:rPr>
            <w:rFonts w:cs="Calibri"/>
          </w:rPr>
          <w:t xml:space="preserve"> moet </w:t>
        </w:r>
      </w:ins>
      <w:r w:rsidR="00A4426B">
        <w:rPr>
          <w:rFonts w:cs="Calibri"/>
        </w:rPr>
        <w:t xml:space="preserve">eerst </w:t>
      </w:r>
      <w:ins w:id="2845" w:author="Flory Koole" w:date="2024-12-10T17:09:00Z" w16du:dateUtc="2024-12-10T16:09:00Z">
        <w:r w:rsidR="00640C22">
          <w:rPr>
            <w:rFonts w:cs="Calibri"/>
          </w:rPr>
          <w:t xml:space="preserve">de </w:t>
        </w:r>
      </w:ins>
      <w:r w:rsidR="00A4426B">
        <w:rPr>
          <w:rFonts w:cs="Calibri"/>
        </w:rPr>
        <w:t xml:space="preserve">verkoop units </w:t>
      </w:r>
      <w:ins w:id="2846" w:author="Flory Koole" w:date="2024-12-10T17:09:00Z" w16du:dateUtc="2024-12-10T16:09:00Z">
        <w:r w:rsidR="00640C22">
          <w:rPr>
            <w:rFonts w:cs="Calibri"/>
          </w:rPr>
          <w:t xml:space="preserve">plaatsvinden </w:t>
        </w:r>
      </w:ins>
      <w:r w:rsidR="00A4426B">
        <w:rPr>
          <w:rFonts w:cs="Calibri"/>
        </w:rPr>
        <w:t>en</w:t>
      </w:r>
      <w:ins w:id="2847" w:author="Flory Koole" w:date="2024-12-10T17:10:00Z" w16du:dateUtc="2024-12-10T16:10:00Z">
        <w:r w:rsidR="00640C22">
          <w:rPr>
            <w:rFonts w:cs="Calibri"/>
          </w:rPr>
          <w:t xml:space="preserve"> de </w:t>
        </w:r>
      </w:ins>
      <w:del w:id="2848" w:author="Flory Koole" w:date="2024-12-10T17:10:00Z" w16du:dateUtc="2024-12-10T16:10:00Z">
        <w:r w:rsidR="00A4426B" w:rsidDel="00640C22">
          <w:rPr>
            <w:rFonts w:cs="Calibri"/>
          </w:rPr>
          <w:delText xml:space="preserve"> </w:delText>
        </w:r>
      </w:del>
      <w:ins w:id="2849" w:author="Flory Koole" w:date="2024-12-10T17:10:00Z" w16du:dateUtc="2024-12-10T16:10:00Z">
        <w:r w:rsidR="00640C22">
          <w:rPr>
            <w:rFonts w:cs="Calibri"/>
          </w:rPr>
          <w:t xml:space="preserve">beleggingsrekening worden </w:t>
        </w:r>
      </w:ins>
      <w:r w:rsidR="00A4426B">
        <w:rPr>
          <w:rFonts w:cs="Calibri"/>
        </w:rPr>
        <w:t>beëindig</w:t>
      </w:r>
      <w:del w:id="2850" w:author="Flory Koole" w:date="2024-12-10T17:10:00Z" w16du:dateUtc="2024-12-10T16:10:00Z">
        <w:r w:rsidR="00A4426B" w:rsidDel="00640C22">
          <w:rPr>
            <w:rFonts w:cs="Calibri"/>
          </w:rPr>
          <w:delText>en</w:delText>
        </w:r>
      </w:del>
      <w:ins w:id="2851" w:author="Flory Koole" w:date="2024-12-10T17:10:00Z" w16du:dateUtc="2024-12-10T16:10:00Z">
        <w:r w:rsidR="00640C22">
          <w:rPr>
            <w:rFonts w:cs="Calibri"/>
          </w:rPr>
          <w:t>d</w:t>
        </w:r>
        <w:r w:rsidR="00C0600E">
          <w:rPr>
            <w:rFonts w:cs="Calibri"/>
          </w:rPr>
          <w:t xml:space="preserve"> voordat de </w:t>
        </w:r>
      </w:ins>
      <w:del w:id="2852" w:author="Flory Koole" w:date="2024-12-10T17:10:00Z" w16du:dateUtc="2024-12-10T16:10:00Z">
        <w:r w:rsidR="00A4426B" w:rsidDel="00C0600E">
          <w:rPr>
            <w:rFonts w:cs="Calibri"/>
          </w:rPr>
          <w:delText xml:space="preserve"> </w:delText>
        </w:r>
        <w:r w:rsidR="00A4426B" w:rsidDel="00640C22">
          <w:rPr>
            <w:rFonts w:cs="Calibri"/>
          </w:rPr>
          <w:delText xml:space="preserve">beleggingsrekening </w:delText>
        </w:r>
        <w:r w:rsidR="00A4426B" w:rsidDel="00C0600E">
          <w:rPr>
            <w:rFonts w:cs="Calibri"/>
          </w:rPr>
          <w:delText xml:space="preserve">en daarna pas </w:delText>
        </w:r>
      </w:del>
      <w:r w:rsidR="0013350D">
        <w:rPr>
          <w:rFonts w:cs="Calibri"/>
        </w:rPr>
        <w:t xml:space="preserve">UWO </w:t>
      </w:r>
      <w:del w:id="2853" w:author="Flory Koole" w:date="2024-12-10T17:10:00Z" w16du:dateUtc="2024-12-10T16:10:00Z">
        <w:r w:rsidR="0013350D" w:rsidDel="00C0600E">
          <w:rPr>
            <w:rFonts w:cs="Calibri"/>
          </w:rPr>
          <w:delText>en einde deelnemer</w:delText>
        </w:r>
      </w:del>
      <w:ins w:id="2854" w:author="Flory Koole" w:date="2024-12-10T17:10:00Z" w16du:dateUtc="2024-12-10T16:10:00Z">
        <w:r w:rsidR="00C0600E">
          <w:rPr>
            <w:rFonts w:cs="Calibri"/>
          </w:rPr>
          <w:t>geëffectueerd kan worden</w:t>
        </w:r>
      </w:ins>
      <w:ins w:id="2855" w:author="Flory Koole" w:date="2024-12-10T17:07:00Z" w16du:dateUtc="2024-12-10T16:07:00Z">
        <w:r w:rsidR="008245C0">
          <w:rPr>
            <w:rFonts w:cs="Calibri"/>
          </w:rPr>
          <w:t xml:space="preserve">. De </w:t>
        </w:r>
        <w:r w:rsidR="00B32893">
          <w:rPr>
            <w:rFonts w:cs="Calibri"/>
          </w:rPr>
          <w:t>volgorde van de gebeurtenissen is daar</w:t>
        </w:r>
      </w:ins>
      <w:ins w:id="2856" w:author="Flory Koole" w:date="2024-12-10T17:11:00Z" w16du:dateUtc="2024-12-10T16:11:00Z">
        <w:r w:rsidR="00CC24E2">
          <w:rPr>
            <w:rFonts w:cs="Calibri"/>
          </w:rPr>
          <w:t>om</w:t>
        </w:r>
      </w:ins>
      <w:ins w:id="2857" w:author="Flory Koole" w:date="2024-12-10T17:07:00Z" w16du:dateUtc="2024-12-10T16:07:00Z">
        <w:r w:rsidR="00B32893">
          <w:rPr>
            <w:rFonts w:cs="Calibri"/>
          </w:rPr>
          <w:t xml:space="preserve"> als volgt</w:t>
        </w:r>
      </w:ins>
    </w:p>
    <w:p w14:paraId="54883430" w14:textId="27519CE9" w:rsidR="00B32893" w:rsidRDefault="00B30C76" w:rsidP="00B32893">
      <w:pPr>
        <w:pStyle w:val="ListParagraph"/>
        <w:numPr>
          <w:ilvl w:val="2"/>
          <w:numId w:val="31"/>
        </w:numPr>
        <w:rPr>
          <w:ins w:id="2858" w:author="Flory Koole" w:date="2024-12-10T17:07:00Z" w16du:dateUtc="2024-12-10T16:07:00Z"/>
          <w:rFonts w:cs="Calibri"/>
        </w:rPr>
      </w:pPr>
      <w:ins w:id="2859" w:author="Flory Koole" w:date="2024-12-10T17:08:00Z" w16du:dateUtc="2024-12-10T16:08:00Z">
        <w:r>
          <w:rPr>
            <w:rFonts w:cs="Calibri"/>
          </w:rPr>
          <w:t xml:space="preserve">Deelnemer: </w:t>
        </w:r>
      </w:ins>
      <w:ins w:id="2860" w:author="Flory Koole" w:date="2024-12-10T17:07:00Z" w16du:dateUtc="2024-12-10T16:07:00Z">
        <w:r w:rsidR="00B32893" w:rsidRPr="00B32893">
          <w:rPr>
            <w:rFonts w:cs="Calibri"/>
          </w:rPr>
          <w:t>Uitgaande waardeoverdracht verkoop</w:t>
        </w:r>
      </w:ins>
    </w:p>
    <w:p w14:paraId="4293CA6C" w14:textId="3D0554CE" w:rsidR="00B32893" w:rsidRDefault="00DE6E00" w:rsidP="00B32893">
      <w:pPr>
        <w:pStyle w:val="ListParagraph"/>
        <w:numPr>
          <w:ilvl w:val="2"/>
          <w:numId w:val="31"/>
        </w:numPr>
        <w:rPr>
          <w:ins w:id="2861" w:author="Flory Koole" w:date="2024-12-10T17:08:00Z" w16du:dateUtc="2024-12-10T16:08:00Z"/>
          <w:rFonts w:cs="Calibri"/>
        </w:rPr>
      </w:pPr>
      <w:ins w:id="2862" w:author="Flory Koole" w:date="2024-12-10T17:08:00Z" w16du:dateUtc="2024-12-10T16:08:00Z">
        <w:r>
          <w:rPr>
            <w:rFonts w:cs="Calibri"/>
          </w:rPr>
          <w:t xml:space="preserve">Beleggingsrekening: </w:t>
        </w:r>
        <w:r w:rsidRPr="00DE6E00">
          <w:rPr>
            <w:rFonts w:cs="Calibri"/>
          </w:rPr>
          <w:t>Beëindigen Uwo</w:t>
        </w:r>
      </w:ins>
    </w:p>
    <w:p w14:paraId="7D1838AB" w14:textId="4D6C9515" w:rsidR="00DE6E00" w:rsidRDefault="00DE6E00">
      <w:pPr>
        <w:pStyle w:val="ListParagraph"/>
        <w:numPr>
          <w:ilvl w:val="2"/>
          <w:numId w:val="31"/>
        </w:numPr>
        <w:rPr>
          <w:rFonts w:cs="Calibri"/>
        </w:rPr>
        <w:pPrChange w:id="2863" w:author="Flory Koole" w:date="2024-12-10T17:07:00Z" w16du:dateUtc="2024-12-10T16:07:00Z">
          <w:pPr>
            <w:pStyle w:val="ListParagraph"/>
            <w:numPr>
              <w:ilvl w:val="1"/>
              <w:numId w:val="31"/>
            </w:numPr>
            <w:ind w:left="1440" w:hanging="360"/>
          </w:pPr>
        </w:pPrChange>
      </w:pPr>
      <w:ins w:id="2864" w:author="Flory Koole" w:date="2024-12-10T17:08:00Z" w16du:dateUtc="2024-12-10T16:08:00Z">
        <w:r>
          <w:rPr>
            <w:rFonts w:cs="Calibri"/>
          </w:rPr>
          <w:t xml:space="preserve">Deelnemer: </w:t>
        </w:r>
      </w:ins>
      <w:ins w:id="2865" w:author="Flory Koole" w:date="2024-12-10T17:09:00Z" w16du:dateUtc="2024-12-10T16:09:00Z">
        <w:r w:rsidR="00144809" w:rsidRPr="00144809">
          <w:rPr>
            <w:rFonts w:cs="Calibri"/>
          </w:rPr>
          <w:t xml:space="preserve">Uitgaande waardeoverdracht </w:t>
        </w:r>
        <w:r w:rsidR="00144809">
          <w:rPr>
            <w:rFonts w:cs="Calibri"/>
          </w:rPr>
          <w:t>(</w:t>
        </w:r>
        <w:r w:rsidR="00144809" w:rsidRPr="00144809">
          <w:rPr>
            <w:rFonts w:cs="Calibri"/>
          </w:rPr>
          <w:t>klein pensioen</w:t>
        </w:r>
        <w:r w:rsidR="00144809">
          <w:rPr>
            <w:rFonts w:cs="Calibri"/>
          </w:rPr>
          <w:t>)</w:t>
        </w:r>
      </w:ins>
    </w:p>
    <w:p w14:paraId="2D52F3E1" w14:textId="2D40755B" w:rsidR="000E7AF7" w:rsidRPr="000E7AF7" w:rsidRDefault="002D41A0" w:rsidP="000E7AF7">
      <w:pPr>
        <w:pStyle w:val="ListParagraph"/>
        <w:numPr>
          <w:ilvl w:val="1"/>
          <w:numId w:val="31"/>
        </w:numPr>
        <w:rPr>
          <w:ins w:id="2866" w:author="flory" w:date="2024-12-17T14:19:00Z" w16du:dateUtc="2024-12-17T13:19:00Z"/>
          <w:rFonts w:cs="Calibri"/>
        </w:rPr>
      </w:pPr>
      <w:ins w:id="2867" w:author="flory" w:date="2024-12-17T14:20:00Z" w16du:dateUtc="2024-12-17T13:20:00Z">
        <w:r>
          <w:rPr>
            <w:rFonts w:cs="Calibri"/>
          </w:rPr>
          <w:t>A</w:t>
        </w:r>
      </w:ins>
      <w:ins w:id="2868" w:author="flory" w:date="2024-12-17T14:19:00Z" w16du:dateUtc="2024-12-17T13:19:00Z">
        <w:r w:rsidR="000E7AF7" w:rsidRPr="000E7AF7">
          <w:rPr>
            <w:rFonts w:cs="Calibri"/>
          </w:rPr>
          <w:t>ls er tussen opdracht tot verkoop units en het uitvoeren van de mutatie UWO een overlijden of een echtscheiding binnenkomt</w:t>
        </w:r>
        <w:r w:rsidR="005D114E">
          <w:rPr>
            <w:rFonts w:cs="Calibri"/>
          </w:rPr>
          <w:t>, dan</w:t>
        </w:r>
      </w:ins>
    </w:p>
    <w:p w14:paraId="053DF5E4" w14:textId="77777777" w:rsidR="000E7AF7" w:rsidRPr="000E7AF7" w:rsidRDefault="000E7AF7">
      <w:pPr>
        <w:pStyle w:val="ListParagraph"/>
        <w:numPr>
          <w:ilvl w:val="2"/>
          <w:numId w:val="31"/>
        </w:numPr>
        <w:rPr>
          <w:ins w:id="2869" w:author="flory" w:date="2024-12-17T14:19:00Z" w16du:dateUtc="2024-12-17T13:19:00Z"/>
          <w:rFonts w:cs="Calibri"/>
        </w:rPr>
        <w:pPrChange w:id="2870" w:author="flory" w:date="2024-12-17T14:19:00Z" w16du:dateUtc="2024-12-17T13:19:00Z">
          <w:pPr>
            <w:pStyle w:val="ListParagraph"/>
            <w:numPr>
              <w:ilvl w:val="1"/>
              <w:numId w:val="31"/>
            </w:numPr>
            <w:ind w:left="1440" w:hanging="360"/>
          </w:pPr>
        </w:pPrChange>
      </w:pPr>
      <w:ins w:id="2871" w:author="flory" w:date="2024-12-17T14:19:00Z" w16du:dateUtc="2024-12-17T13:19:00Z">
        <w:r w:rsidRPr="000E7AF7">
          <w:rPr>
            <w:rFonts w:cs="Calibri"/>
          </w:rPr>
          <w:t>Bij OVL moet de UWO niet worden doorgevoerd, maar moet het PP ingaan</w:t>
        </w:r>
      </w:ins>
    </w:p>
    <w:p w14:paraId="1DDB7EF8" w14:textId="350ED3C4" w:rsidR="004F263C" w:rsidRDefault="000E7AF7">
      <w:pPr>
        <w:pStyle w:val="ListParagraph"/>
        <w:numPr>
          <w:ilvl w:val="2"/>
          <w:numId w:val="31"/>
        </w:numPr>
        <w:rPr>
          <w:ins w:id="2872" w:author="flory" w:date="2024-12-17T14:18:00Z" w16du:dateUtc="2024-12-17T13:18:00Z"/>
          <w:rFonts w:cs="Calibri"/>
        </w:rPr>
        <w:pPrChange w:id="2873" w:author="flory" w:date="2024-12-17T14:19:00Z" w16du:dateUtc="2024-12-17T13:19:00Z">
          <w:pPr>
            <w:pStyle w:val="ListParagraph"/>
            <w:numPr>
              <w:ilvl w:val="1"/>
              <w:numId w:val="31"/>
            </w:numPr>
            <w:ind w:left="1440" w:hanging="360"/>
          </w:pPr>
        </w:pPrChange>
      </w:pPr>
      <w:ins w:id="2874" w:author="flory" w:date="2024-12-17T14:19:00Z" w16du:dateUtc="2024-12-17T13:19:00Z">
        <w:r w:rsidRPr="000E7AF7">
          <w:rPr>
            <w:rFonts w:cs="Calibri"/>
          </w:rPr>
          <w:t>Bij echtscheiding moet de afslplitsting van het bijz kapitaal en eventueel bijz partnerpensioen eerst worden doorgevoerd voor de UWO kan worden gedaan</w:t>
        </w:r>
      </w:ins>
    </w:p>
    <w:p w14:paraId="10685537" w14:textId="4389F07B" w:rsidR="002C5229" w:rsidDel="001F56CA" w:rsidRDefault="002C5229" w:rsidP="00CF5751">
      <w:pPr>
        <w:pStyle w:val="ListParagraph"/>
        <w:numPr>
          <w:ilvl w:val="1"/>
          <w:numId w:val="31"/>
        </w:numPr>
        <w:rPr>
          <w:del w:id="2875" w:author="Flory Koole" w:date="2024-12-09T10:50:00Z" w16du:dateUtc="2024-12-09T09:50:00Z"/>
          <w:rFonts w:cs="Calibri"/>
        </w:rPr>
      </w:pPr>
      <w:r w:rsidRPr="007939F0">
        <w:rPr>
          <w:rFonts w:cs="Calibri"/>
        </w:rPr>
        <w:t>LPPTR uit overgangsrecht wordt gewaardeerd</w:t>
      </w:r>
      <w:r w:rsidR="00044D85" w:rsidRPr="007939F0">
        <w:rPr>
          <w:rFonts w:cs="Calibri"/>
        </w:rPr>
        <w:t xml:space="preserve"> tegen fondsgrondslagen</w:t>
      </w:r>
      <w:ins w:id="2876" w:author="Flory Koole" w:date="2024-12-09T10:50:00Z" w16du:dateUtc="2024-12-09T09:50:00Z">
        <w:r w:rsidR="00F05C34">
          <w:rPr>
            <w:rFonts w:cs="Calibri"/>
          </w:rPr>
          <w:t xml:space="preserve">. </w:t>
        </w:r>
      </w:ins>
    </w:p>
    <w:p w14:paraId="55653477" w14:textId="352E48C6" w:rsidR="00044D85" w:rsidRPr="007939F0" w:rsidRDefault="00044D85">
      <w:pPr>
        <w:pStyle w:val="ListParagraph"/>
        <w:numPr>
          <w:ilvl w:val="1"/>
          <w:numId w:val="31"/>
        </w:numPr>
        <w:rPr>
          <w:rFonts w:cs="Calibri"/>
        </w:rPr>
        <w:pPrChange w:id="2877" w:author="Flory Koole" w:date="2024-12-09T10:50:00Z" w16du:dateUtc="2024-12-09T09:50:00Z">
          <w:pPr>
            <w:pStyle w:val="ListParagraph"/>
            <w:numPr>
              <w:ilvl w:val="2"/>
              <w:numId w:val="31"/>
            </w:numPr>
            <w:ind w:left="2160" w:hanging="360"/>
          </w:pPr>
        </w:pPrChange>
      </w:pPr>
      <w:r w:rsidRPr="007939F0">
        <w:rPr>
          <w:rFonts w:cs="Calibri"/>
        </w:rPr>
        <w:t>De burgerlijke leeftijd (in jaren en maanden) op de versiedatum wordt gebruikt</w:t>
      </w:r>
      <w:r w:rsidR="000047EB" w:rsidRPr="007939F0">
        <w:rPr>
          <w:rFonts w:cs="Calibri"/>
        </w:rPr>
        <w:t xml:space="preserve">, waarbij een deelnemer wordt geacht geboren te zijn op de </w:t>
      </w:r>
      <w:r w:rsidR="003A2CE3" w:rsidRPr="007939F0">
        <w:rPr>
          <w:rFonts w:cs="Calibri"/>
        </w:rPr>
        <w:t>eerste dag van een maand.</w:t>
      </w:r>
    </w:p>
    <w:p w14:paraId="6A49F93B" w14:textId="1DEB6EB8" w:rsidR="003A2CE3" w:rsidRPr="00687CE6" w:rsidDel="003D226E" w:rsidRDefault="00EB6A7D" w:rsidP="00044D85">
      <w:pPr>
        <w:pStyle w:val="ListParagraph"/>
        <w:numPr>
          <w:ilvl w:val="2"/>
          <w:numId w:val="31"/>
        </w:numPr>
        <w:rPr>
          <w:del w:id="2878" w:author="Flory Koole" w:date="2024-12-09T08:11:00Z" w16du:dateUtc="2024-12-09T07:11:00Z"/>
          <w:rFonts w:cs="Calibri"/>
        </w:rPr>
      </w:pPr>
      <w:del w:id="2879" w:author="Flory Koole" w:date="2024-12-09T08:11:00Z" w16du:dateUtc="2024-12-09T07:11:00Z">
        <w:r w:rsidRPr="00085B36" w:rsidDel="003D226E">
          <w:rPr>
            <w:rFonts w:cs="Calibri"/>
            <w:highlight w:val="yellow"/>
          </w:rPr>
          <w:delText>Actie FKO</w:delText>
        </w:r>
        <w:r w:rsidDel="003D226E">
          <w:rPr>
            <w:rFonts w:cs="Calibri"/>
          </w:rPr>
          <w:delText>: beschrijv</w:delText>
        </w:r>
        <w:r w:rsidR="008A0643" w:rsidDel="003D226E">
          <w:rPr>
            <w:rFonts w:cs="Calibri"/>
          </w:rPr>
          <w:delText>en factorbepaling (berekening</w:delText>
        </w:r>
      </w:del>
      <w:del w:id="2880" w:author="Flory Koole" w:date="2024-11-18T15:31:00Z" w16du:dateUtc="2024-11-18T14:31:00Z">
        <w:r w:rsidR="008A0643" w:rsidDel="009F4092">
          <w:rPr>
            <w:rFonts w:cs="Calibri"/>
          </w:rPr>
          <w:delText xml:space="preserve"> of tabel</w:delText>
        </w:r>
      </w:del>
      <w:del w:id="2881" w:author="Flory Koole" w:date="2024-12-09T08:11:00Z" w16du:dateUtc="2024-12-09T07:11:00Z">
        <w:r w:rsidR="008A0643" w:rsidDel="003D226E">
          <w:rPr>
            <w:rFonts w:cs="Calibri"/>
          </w:rPr>
          <w:delText>)</w:delText>
        </w:r>
      </w:del>
    </w:p>
    <w:p w14:paraId="1BF0329A" w14:textId="77777777" w:rsidR="00527142" w:rsidRDefault="00527142" w:rsidP="00527142"/>
    <w:p w14:paraId="68D20679" w14:textId="77777777" w:rsidR="00527142" w:rsidRDefault="00527142" w:rsidP="00527142">
      <w:pPr>
        <w:pStyle w:val="Heading2"/>
      </w:pPr>
      <w:bookmarkStart w:id="2882" w:name="_Toc152844467"/>
      <w:bookmarkStart w:id="2883" w:name="_Toc187312248"/>
      <w:bookmarkStart w:id="2884" w:name="_Toc579804841"/>
      <w:bookmarkStart w:id="2885" w:name="_Toc222307220"/>
      <w:r>
        <w:t>Gebeurtenissen</w:t>
      </w:r>
      <w:bookmarkEnd w:id="2882"/>
      <w:bookmarkEnd w:id="2883"/>
      <w:bookmarkEnd w:id="2884"/>
      <w:bookmarkEnd w:id="2885"/>
    </w:p>
    <w:p w14:paraId="5C4F4990" w14:textId="77777777" w:rsidR="00527142" w:rsidRDefault="00527142" w:rsidP="00527142"/>
    <w:p w14:paraId="68C611F2" w14:textId="77777777" w:rsidR="00527142" w:rsidRDefault="00527142" w:rsidP="00527142">
      <w:pPr>
        <w:pStyle w:val="Heading3"/>
      </w:pPr>
      <w:bookmarkStart w:id="2886" w:name="_Toc152844468"/>
      <w:bookmarkStart w:id="2887" w:name="_Toc187312249"/>
      <w:bookmarkStart w:id="2888" w:name="_Toc105396439"/>
      <w:bookmarkStart w:id="2889" w:name="_Toc636764343"/>
      <w:r>
        <w:t>Inkomende waardeoverdracht</w:t>
      </w:r>
      <w:bookmarkEnd w:id="2886"/>
      <w:bookmarkEnd w:id="2887"/>
      <w:bookmarkEnd w:id="2888"/>
      <w:bookmarkEnd w:id="2889"/>
    </w:p>
    <w:p w14:paraId="11AB5BB1" w14:textId="77777777" w:rsidR="00527142" w:rsidRPr="00D14076" w:rsidRDefault="00527142" w:rsidP="00527142">
      <w:pPr>
        <w:rPr>
          <w:rFonts w:cs="Calibri"/>
        </w:rPr>
      </w:pPr>
      <w:r w:rsidRPr="00D14076">
        <w:rPr>
          <w:rFonts w:cs="Calibri"/>
        </w:rPr>
        <w:t>Relevante zaken m.b.t. deze gebeurtenis:</w:t>
      </w:r>
    </w:p>
    <w:p w14:paraId="75E9428E" w14:textId="6E3D1BA4" w:rsidR="00527142" w:rsidRPr="00D14076" w:rsidRDefault="00527142" w:rsidP="00527142">
      <w:pPr>
        <w:pStyle w:val="ListParagraph"/>
        <w:numPr>
          <w:ilvl w:val="0"/>
          <w:numId w:val="6"/>
        </w:numPr>
        <w:rPr>
          <w:rFonts w:cs="Calibri"/>
        </w:rPr>
      </w:pPr>
      <w:r w:rsidRPr="00D14076">
        <w:rPr>
          <w:rFonts w:cs="Calibri"/>
        </w:rPr>
        <w:t xml:space="preserve">Afleidbaar of opdrachtvolgend: </w:t>
      </w:r>
      <w:r>
        <w:rPr>
          <w:rFonts w:cs="Calibri"/>
        </w:rPr>
        <w:t>afleidbaar</w:t>
      </w:r>
      <w:r w:rsidR="00933D37">
        <w:rPr>
          <w:rFonts w:cs="Calibri"/>
        </w:rPr>
        <w:t xml:space="preserve"> extern</w:t>
      </w:r>
    </w:p>
    <w:p w14:paraId="16CF84EF" w14:textId="4EE74EE7" w:rsidR="009557FE" w:rsidRDefault="00527142" w:rsidP="00527142">
      <w:pPr>
        <w:pStyle w:val="ListParagraph"/>
        <w:numPr>
          <w:ilvl w:val="0"/>
          <w:numId w:val="6"/>
        </w:numPr>
        <w:rPr>
          <w:rFonts w:cs="Calibri"/>
        </w:rPr>
      </w:pPr>
      <w:r w:rsidRPr="00D14076">
        <w:rPr>
          <w:rFonts w:cs="Calibri"/>
        </w:rPr>
        <w:t xml:space="preserve">Invoer en controles: </w:t>
      </w:r>
      <w:r w:rsidR="00A37FE0">
        <w:rPr>
          <w:rFonts w:cs="Calibri"/>
        </w:rPr>
        <w:t xml:space="preserve">Gebeurtenis wordt aangemaakt als voor een deelnemer </w:t>
      </w:r>
      <w:r w:rsidR="00A37FE0" w:rsidRPr="00736740">
        <w:rPr>
          <w:rFonts w:cs="Calibri"/>
        </w:rPr>
        <w:t>dlnOverdrachtsDatum</w:t>
      </w:r>
      <w:r w:rsidR="00A37FE0">
        <w:rPr>
          <w:rFonts w:cs="Calibri"/>
        </w:rPr>
        <w:t xml:space="preserve"> en </w:t>
      </w:r>
      <w:r w:rsidR="00A37FE0" w:rsidRPr="00736740">
        <w:rPr>
          <w:rFonts w:cs="Calibri"/>
        </w:rPr>
        <w:t>dlnOverdrachtsWaarde</w:t>
      </w:r>
      <w:r w:rsidR="00A37FE0">
        <w:rPr>
          <w:rFonts w:cs="Calibri"/>
        </w:rPr>
        <w:t xml:space="preserve"> worden gevuld i.c.m. </w:t>
      </w:r>
      <w:r w:rsidR="00A37FE0" w:rsidRPr="00A56ED9">
        <w:rPr>
          <w:rFonts w:cs="Calibri"/>
        </w:rPr>
        <w:t>dlnIsWokp</w:t>
      </w:r>
      <w:r w:rsidR="00A37FE0">
        <w:rPr>
          <w:rFonts w:cs="Calibri"/>
        </w:rPr>
        <w:t xml:space="preserve"> = FALSE.</w:t>
      </w:r>
      <w:ins w:id="2890" w:author="Flory Koole" w:date="2024-11-19T11:15:00Z" w16du:dateUtc="2024-11-19T10:15:00Z">
        <w:r w:rsidR="00054689" w:rsidRPr="00054689">
          <w:rPr>
            <w:rFonts w:cs="Calibri"/>
          </w:rPr>
          <w:t xml:space="preserve"> </w:t>
        </w:r>
        <w:r w:rsidR="00054689">
          <w:rPr>
            <w:rFonts w:cs="Calibri"/>
          </w:rPr>
          <w:t>Dit laatste wordt geregeld door OS</w:t>
        </w:r>
      </w:ins>
    </w:p>
    <w:p w14:paraId="10AB36B4" w14:textId="2206F7AF" w:rsidR="00527142" w:rsidRPr="00D14076" w:rsidDel="00054689" w:rsidRDefault="00A37FE0">
      <w:pPr>
        <w:pStyle w:val="ListParagraph"/>
        <w:numPr>
          <w:ilvl w:val="0"/>
          <w:numId w:val="6"/>
        </w:numPr>
        <w:rPr>
          <w:del w:id="2891" w:author="Flory Koole" w:date="2024-11-19T11:15:00Z" w16du:dateUtc="2024-11-19T10:15:00Z"/>
          <w:rFonts w:cs="Calibri"/>
        </w:rPr>
        <w:pPrChange w:id="2892" w:author="Flory Koole" w:date="2024-11-19T11:15:00Z" w16du:dateUtc="2024-11-19T10:15:00Z">
          <w:pPr>
            <w:pStyle w:val="ListParagraph"/>
            <w:numPr>
              <w:ilvl w:val="1"/>
              <w:numId w:val="6"/>
            </w:numPr>
            <w:ind w:left="1440" w:hanging="360"/>
          </w:pPr>
        </w:pPrChange>
      </w:pPr>
      <w:del w:id="2893" w:author="Flory Koole" w:date="2024-11-19T11:15:00Z" w16du:dateUtc="2024-11-19T10:15:00Z">
        <w:r w:rsidRPr="001E127B" w:rsidDel="00054689">
          <w:rPr>
            <w:rFonts w:cs="Calibri"/>
          </w:rPr>
          <w:delText xml:space="preserve">Dit laatste wordt geregeld door OS </w:delText>
        </w:r>
      </w:del>
    </w:p>
    <w:p w14:paraId="135E4746" w14:textId="77777777" w:rsidR="00527142" w:rsidRPr="001E127B" w:rsidRDefault="00527142" w:rsidP="001E127B">
      <w:pPr>
        <w:pStyle w:val="ListParagraph"/>
        <w:numPr>
          <w:ilvl w:val="0"/>
          <w:numId w:val="6"/>
        </w:numPr>
        <w:rPr>
          <w:rFonts w:cs="Calibri"/>
        </w:rPr>
      </w:pPr>
      <w:r w:rsidRPr="001E127B">
        <w:rPr>
          <w:rFonts w:cs="Calibri"/>
        </w:rPr>
        <w:t xml:space="preserve">Overgangen in profielen, statussen: </w:t>
      </w:r>
    </w:p>
    <w:p w14:paraId="22E0FE88" w14:textId="77777777" w:rsidR="00527142" w:rsidRPr="00D14076" w:rsidRDefault="00527142" w:rsidP="00527142">
      <w:pPr>
        <w:pStyle w:val="ListParagraph"/>
        <w:numPr>
          <w:ilvl w:val="1"/>
          <w:numId w:val="6"/>
        </w:numPr>
        <w:rPr>
          <w:rFonts w:cs="Calibri"/>
        </w:rPr>
      </w:pPr>
      <w:r w:rsidRPr="00D14076">
        <w:rPr>
          <w:rFonts w:cs="Calibri"/>
        </w:rPr>
        <w:t xml:space="preserve">Kan voor </w:t>
      </w:r>
      <w:r>
        <w:rPr>
          <w:rFonts w:cs="Calibri"/>
        </w:rPr>
        <w:t>actieve deelnemers en arbeidsongeschikten in dienst</w:t>
      </w:r>
    </w:p>
    <w:p w14:paraId="2C91606E" w14:textId="77777777" w:rsidR="00527142" w:rsidRPr="00D14076" w:rsidRDefault="00527142" w:rsidP="00527142">
      <w:pPr>
        <w:pStyle w:val="ListParagraph"/>
        <w:numPr>
          <w:ilvl w:val="0"/>
          <w:numId w:val="6"/>
        </w:numPr>
        <w:rPr>
          <w:rFonts w:cs="Calibri"/>
        </w:rPr>
      </w:pPr>
      <w:r w:rsidRPr="00D14076">
        <w:rPr>
          <w:rFonts w:cs="Calibri"/>
        </w:rPr>
        <w:t>Koppelingen</w:t>
      </w:r>
    </w:p>
    <w:p w14:paraId="602D1834" w14:textId="36B881CB" w:rsidR="00527142" w:rsidRPr="00D14076" w:rsidRDefault="00E01684" w:rsidP="00527142">
      <w:pPr>
        <w:pStyle w:val="ListParagraph"/>
        <w:numPr>
          <w:ilvl w:val="1"/>
          <w:numId w:val="6"/>
        </w:numPr>
        <w:rPr>
          <w:rFonts w:cs="Calibri"/>
        </w:rPr>
      </w:pPr>
      <w:r>
        <w:rPr>
          <w:rFonts w:cs="Calibri"/>
        </w:rPr>
        <w:t>Andere component: Storting waardeoverdracht op beleggingsrekening</w:t>
      </w:r>
    </w:p>
    <w:p w14:paraId="3D065E3B" w14:textId="77777777" w:rsidR="00527142" w:rsidRDefault="00527142" w:rsidP="00527142">
      <w:pPr>
        <w:pStyle w:val="ListParagraph"/>
        <w:numPr>
          <w:ilvl w:val="0"/>
          <w:numId w:val="6"/>
        </w:numPr>
        <w:rPr>
          <w:rFonts w:cs="Calibri"/>
        </w:rPr>
      </w:pPr>
      <w:r w:rsidRPr="00D14076">
        <w:rPr>
          <w:rFonts w:cs="Calibri"/>
        </w:rPr>
        <w:t>Speciale berekeningen</w:t>
      </w:r>
    </w:p>
    <w:p w14:paraId="0FB87142" w14:textId="3A9EBE73" w:rsidR="00215CFC" w:rsidRDefault="00215CFC" w:rsidP="00215CFC">
      <w:pPr>
        <w:pStyle w:val="ListParagraph"/>
        <w:numPr>
          <w:ilvl w:val="1"/>
          <w:numId w:val="6"/>
        </w:numPr>
        <w:rPr>
          <w:rFonts w:cs="Calibri"/>
        </w:rPr>
      </w:pPr>
      <w:r w:rsidRPr="00215CFC">
        <w:rPr>
          <w:rFonts w:cs="Calibri"/>
        </w:rPr>
        <w:t>dlnOverdrachtInterest</w:t>
      </w:r>
      <w:r>
        <w:rPr>
          <w:rFonts w:cs="Calibri"/>
        </w:rPr>
        <w:t xml:space="preserve"> = </w:t>
      </w:r>
      <w:r w:rsidR="003302DB" w:rsidRPr="003302DB">
        <w:rPr>
          <w:rFonts w:cs="Calibri"/>
        </w:rPr>
        <w:t>dlnOverdrachtsWaarde * dlnOverdrachtInterestFactor</w:t>
      </w:r>
    </w:p>
    <w:p w14:paraId="64256716" w14:textId="73608A29" w:rsidR="003302DB" w:rsidRPr="00D14076" w:rsidRDefault="003302DB" w:rsidP="00215CFC">
      <w:pPr>
        <w:pStyle w:val="ListParagraph"/>
        <w:numPr>
          <w:ilvl w:val="1"/>
          <w:numId w:val="6"/>
        </w:numPr>
        <w:rPr>
          <w:rFonts w:cs="Calibri"/>
        </w:rPr>
      </w:pPr>
      <w:r w:rsidRPr="003302DB">
        <w:rPr>
          <w:rFonts w:cs="Calibri"/>
        </w:rPr>
        <w:t>dlnOverdrachtInterestFactor</w:t>
      </w:r>
      <w:r>
        <w:rPr>
          <w:rFonts w:cs="Calibri"/>
        </w:rPr>
        <w:t xml:space="preserve"> = </w:t>
      </w:r>
      <w:r w:rsidR="0075221D" w:rsidRPr="0075221D">
        <w:rPr>
          <w:rFonts w:cs="Calibri"/>
        </w:rPr>
        <w:t>dlnDuurOverdrachtInterest /12 * max(0,kncRendementU(jaar(dlnOverdrachtsDatum),1) /100)</w:t>
      </w:r>
    </w:p>
    <w:p w14:paraId="32705C55" w14:textId="77777777" w:rsidR="00527142" w:rsidRDefault="00527142" w:rsidP="00527142"/>
    <w:p w14:paraId="2CF6AD4E" w14:textId="1316E495" w:rsidR="00CA1632" w:rsidRDefault="00CA1632" w:rsidP="00CA1632">
      <w:pPr>
        <w:pStyle w:val="Heading3"/>
      </w:pPr>
      <w:bookmarkStart w:id="2894" w:name="_Toc187312250"/>
      <w:bookmarkStart w:id="2895" w:name="_Toc1261235417"/>
      <w:bookmarkStart w:id="2896" w:name="_Toc329532611"/>
      <w:r>
        <w:t>Storting waardeoverdracht</w:t>
      </w:r>
      <w:bookmarkEnd w:id="2894"/>
      <w:bookmarkEnd w:id="2895"/>
      <w:bookmarkEnd w:id="2896"/>
    </w:p>
    <w:p w14:paraId="7221CCA7" w14:textId="77777777" w:rsidR="00933D37" w:rsidRPr="00D14076" w:rsidRDefault="00933D37" w:rsidP="00933D37">
      <w:pPr>
        <w:rPr>
          <w:rFonts w:cs="Calibri"/>
        </w:rPr>
      </w:pPr>
      <w:r w:rsidRPr="00D14076">
        <w:rPr>
          <w:rFonts w:cs="Calibri"/>
        </w:rPr>
        <w:t>Relevante zaken m.b.t. deze gebeurtenis:</w:t>
      </w:r>
    </w:p>
    <w:p w14:paraId="15B50F8B" w14:textId="339E4825" w:rsidR="00933D37" w:rsidRPr="00D14076" w:rsidRDefault="00933D37" w:rsidP="00933D37">
      <w:pPr>
        <w:pStyle w:val="ListParagraph"/>
        <w:numPr>
          <w:ilvl w:val="0"/>
          <w:numId w:val="6"/>
        </w:numPr>
        <w:rPr>
          <w:rFonts w:cs="Calibri"/>
        </w:rPr>
      </w:pPr>
      <w:r w:rsidRPr="00D14076">
        <w:rPr>
          <w:rFonts w:cs="Calibri"/>
        </w:rPr>
        <w:t xml:space="preserve">Afleidbaar of opdrachtvolgend: </w:t>
      </w:r>
      <w:r>
        <w:rPr>
          <w:rFonts w:cs="Calibri"/>
        </w:rPr>
        <w:t>afleidbaar intern</w:t>
      </w:r>
    </w:p>
    <w:p w14:paraId="5E21F81F" w14:textId="5A42893C" w:rsidR="00933D37" w:rsidRPr="00D14076" w:rsidRDefault="00933D37" w:rsidP="00933D37">
      <w:pPr>
        <w:pStyle w:val="ListParagraph"/>
        <w:numPr>
          <w:ilvl w:val="0"/>
          <w:numId w:val="6"/>
        </w:numPr>
        <w:rPr>
          <w:rFonts w:cs="Calibri"/>
        </w:rPr>
      </w:pPr>
      <w:r w:rsidRPr="00D14076">
        <w:rPr>
          <w:rFonts w:cs="Calibri"/>
        </w:rPr>
        <w:t xml:space="preserve">Invoer en controles: </w:t>
      </w:r>
    </w:p>
    <w:p w14:paraId="5838B90B" w14:textId="10AFC17A" w:rsidR="00933D37" w:rsidRPr="00D14076" w:rsidRDefault="00933D37" w:rsidP="00933D37">
      <w:pPr>
        <w:pStyle w:val="ListParagraph"/>
        <w:numPr>
          <w:ilvl w:val="0"/>
          <w:numId w:val="6"/>
        </w:numPr>
        <w:rPr>
          <w:rFonts w:cs="Calibri"/>
        </w:rPr>
      </w:pPr>
      <w:r w:rsidRPr="00D14076">
        <w:rPr>
          <w:rFonts w:cs="Calibri"/>
        </w:rPr>
        <w:t xml:space="preserve">Overgangen: </w:t>
      </w:r>
    </w:p>
    <w:p w14:paraId="131FB789" w14:textId="21A5E440" w:rsidR="00933D37" w:rsidRPr="00D14076" w:rsidRDefault="00933D37" w:rsidP="00933D37">
      <w:pPr>
        <w:pStyle w:val="ListParagraph"/>
        <w:numPr>
          <w:ilvl w:val="1"/>
          <w:numId w:val="6"/>
        </w:numPr>
        <w:rPr>
          <w:rFonts w:cs="Calibri"/>
        </w:rPr>
      </w:pPr>
      <w:r w:rsidRPr="00D14076">
        <w:rPr>
          <w:rFonts w:cs="Calibri"/>
        </w:rPr>
        <w:t xml:space="preserve">Kan voor </w:t>
      </w:r>
      <w:r>
        <w:rPr>
          <w:rFonts w:cs="Calibri"/>
        </w:rPr>
        <w:t>actieve beleggin</w:t>
      </w:r>
      <w:r w:rsidR="00E01684">
        <w:rPr>
          <w:rFonts w:cs="Calibri"/>
        </w:rPr>
        <w:t>gsrekeningen</w:t>
      </w:r>
    </w:p>
    <w:p w14:paraId="42D0C2C2" w14:textId="77777777" w:rsidR="00933D37" w:rsidRPr="00D14076" w:rsidRDefault="00933D37" w:rsidP="00933D37">
      <w:pPr>
        <w:pStyle w:val="ListParagraph"/>
        <w:numPr>
          <w:ilvl w:val="0"/>
          <w:numId w:val="6"/>
        </w:numPr>
        <w:rPr>
          <w:rFonts w:cs="Calibri"/>
        </w:rPr>
      </w:pPr>
      <w:r w:rsidRPr="00D14076">
        <w:rPr>
          <w:rFonts w:cs="Calibri"/>
        </w:rPr>
        <w:t>Koppelingen</w:t>
      </w:r>
    </w:p>
    <w:p w14:paraId="5DCC6AF6" w14:textId="77777777" w:rsidR="00933D37" w:rsidRPr="00D14076" w:rsidRDefault="00933D37" w:rsidP="00933D37">
      <w:pPr>
        <w:pStyle w:val="ListParagraph"/>
        <w:numPr>
          <w:ilvl w:val="1"/>
          <w:numId w:val="6"/>
        </w:numPr>
        <w:rPr>
          <w:rFonts w:cs="Calibri"/>
        </w:rPr>
      </w:pPr>
      <w:r>
        <w:rPr>
          <w:rFonts w:cs="Calibri"/>
        </w:rPr>
        <w:t xml:space="preserve">Geen </w:t>
      </w:r>
    </w:p>
    <w:p w14:paraId="06303B15" w14:textId="77777777" w:rsidR="00933D37" w:rsidRDefault="00933D37" w:rsidP="00933D37">
      <w:pPr>
        <w:pStyle w:val="ListParagraph"/>
        <w:numPr>
          <w:ilvl w:val="0"/>
          <w:numId w:val="6"/>
        </w:numPr>
        <w:rPr>
          <w:rFonts w:cs="Calibri"/>
        </w:rPr>
      </w:pPr>
      <w:r w:rsidRPr="00D14076">
        <w:rPr>
          <w:rFonts w:cs="Calibri"/>
        </w:rPr>
        <w:t>Speciale berekeningen</w:t>
      </w:r>
    </w:p>
    <w:p w14:paraId="33BE9582" w14:textId="3CD3494C" w:rsidR="00043AB1" w:rsidRDefault="00C72A4D" w:rsidP="00E96ECA">
      <w:pPr>
        <w:pStyle w:val="ListParagraph"/>
        <w:numPr>
          <w:ilvl w:val="1"/>
          <w:numId w:val="6"/>
        </w:numPr>
        <w:rPr>
          <w:rFonts w:cs="Calibri"/>
        </w:rPr>
      </w:pPr>
      <w:r>
        <w:rPr>
          <w:rFonts w:cs="Calibri"/>
        </w:rPr>
        <w:t>vers</w:t>
      </w:r>
      <w:r w:rsidR="006D2D02">
        <w:rPr>
          <w:rFonts w:cs="Calibri"/>
        </w:rPr>
        <w:t>ieDatum</w:t>
      </w:r>
      <w:r w:rsidR="00043AB1">
        <w:rPr>
          <w:rFonts w:cs="Calibri"/>
        </w:rPr>
        <w:t xml:space="preserve"> = </w:t>
      </w:r>
      <w:r w:rsidR="002C4827" w:rsidRPr="002C4827">
        <w:rPr>
          <w:rFonts w:cs="Calibri"/>
        </w:rPr>
        <w:t>datumMax(dlnOverdrachtBetaalDatum,rekLaatsteVersie)</w:t>
      </w:r>
    </w:p>
    <w:p w14:paraId="2DBD5588" w14:textId="640876B3" w:rsidR="00E96ECA" w:rsidRDefault="00E96ECA" w:rsidP="00E96ECA">
      <w:pPr>
        <w:pStyle w:val="ListParagraph"/>
        <w:numPr>
          <w:ilvl w:val="1"/>
          <w:numId w:val="6"/>
        </w:numPr>
        <w:rPr>
          <w:rFonts w:cs="Calibri"/>
        </w:rPr>
      </w:pPr>
      <w:r>
        <w:rPr>
          <w:rFonts w:cs="Calibri"/>
        </w:rPr>
        <w:t>rek</w:t>
      </w:r>
      <w:r w:rsidR="00374104">
        <w:rPr>
          <w:rFonts w:cs="Calibri"/>
        </w:rPr>
        <w:t xml:space="preserve">BrutoBedrag = </w:t>
      </w:r>
      <w:r w:rsidR="00374104" w:rsidRPr="00374104">
        <w:rPr>
          <w:rFonts w:cs="Calibri"/>
        </w:rPr>
        <w:t>dlnOverdrachtWaardeMinInterest</w:t>
      </w:r>
    </w:p>
    <w:p w14:paraId="26CC8CA0" w14:textId="6C83CA51" w:rsidR="00C8250A" w:rsidRDefault="00FB043B" w:rsidP="00C8250A">
      <w:pPr>
        <w:pStyle w:val="ListParagraph"/>
        <w:numPr>
          <w:ilvl w:val="2"/>
          <w:numId w:val="6"/>
        </w:numPr>
        <w:rPr>
          <w:rFonts w:cs="Calibri"/>
        </w:rPr>
      </w:pPr>
      <w:r w:rsidRPr="00EF3632">
        <w:rPr>
          <w:rFonts w:cs="Calibri"/>
          <w:highlight w:val="yellow"/>
        </w:rPr>
        <w:t>A</w:t>
      </w:r>
      <w:r w:rsidR="00EF3632" w:rsidRPr="00EF3632">
        <w:rPr>
          <w:rFonts w:cs="Calibri"/>
          <w:highlight w:val="yellow"/>
        </w:rPr>
        <w:t>ctie</w:t>
      </w:r>
      <w:r w:rsidR="00C8250A">
        <w:rPr>
          <w:rFonts w:cs="Calibri"/>
        </w:rPr>
        <w:t>: intrest ook storten</w:t>
      </w:r>
    </w:p>
    <w:p w14:paraId="3290977D" w14:textId="77777777" w:rsidR="003C35BA" w:rsidRPr="003C35BA" w:rsidRDefault="009164B8" w:rsidP="00F31E96">
      <w:pPr>
        <w:pStyle w:val="ListParagraph"/>
        <w:numPr>
          <w:ilvl w:val="1"/>
          <w:numId w:val="6"/>
        </w:numPr>
        <w:rPr>
          <w:rFonts w:cs="Calibri"/>
        </w:rPr>
      </w:pPr>
      <w:r>
        <w:rPr>
          <w:rFonts w:cs="Calibri"/>
          <w:color w:val="FF0000"/>
        </w:rPr>
        <w:t>VHP</w:t>
      </w:r>
      <w:r w:rsidR="003C35BA">
        <w:rPr>
          <w:rFonts w:cs="Calibri"/>
          <w:color w:val="FF0000"/>
        </w:rPr>
        <w:t xml:space="preserve"> </w:t>
      </w:r>
    </w:p>
    <w:p w14:paraId="7A213168" w14:textId="52DA3962" w:rsidR="0007256D" w:rsidRPr="00282252" w:rsidRDefault="003C35BA" w:rsidP="003C35BA">
      <w:pPr>
        <w:pStyle w:val="ListParagraph"/>
        <w:numPr>
          <w:ilvl w:val="2"/>
          <w:numId w:val="6"/>
        </w:numPr>
        <w:rPr>
          <w:rFonts w:cs="Calibri"/>
        </w:rPr>
      </w:pPr>
      <w:del w:id="2897" w:author="Flory Koole" w:date="2024-11-19T11:19:00Z" w16du:dateUtc="2024-11-19T10:19:00Z">
        <w:r w:rsidDel="0007256D">
          <w:rPr>
            <w:rFonts w:cs="Calibri"/>
            <w:color w:val="FF0000"/>
          </w:rPr>
          <w:delText>Startdatum en einddatum uitvoerder</w:delText>
        </w:r>
        <w:r w:rsidR="00A25A9C" w:rsidDel="0007256D">
          <w:rPr>
            <w:rFonts w:cs="Calibri"/>
            <w:color w:val="FF0000"/>
          </w:rPr>
          <w:delText>,</w:delText>
        </w:r>
        <w:r w:rsidR="00CC3276" w:rsidDel="0007256D">
          <w:rPr>
            <w:rFonts w:cs="Calibri"/>
            <w:color w:val="FF0000"/>
          </w:rPr>
          <w:delText xml:space="preserve"> aanvangsdatumHuwelijk</w:delText>
        </w:r>
        <w:r w:rsidR="00B57907" w:rsidDel="0007256D">
          <w:rPr>
            <w:rFonts w:cs="Calibri"/>
            <w:color w:val="FF0000"/>
          </w:rPr>
          <w:delText xml:space="preserve"> en naar rato verdele</w:delText>
        </w:r>
        <w:r w:rsidR="004233CA" w:rsidDel="0007256D">
          <w:rPr>
            <w:rFonts w:cs="Calibri"/>
            <w:color w:val="FF0000"/>
          </w:rPr>
          <w:delText>n, analoog ADP</w:delText>
        </w:r>
        <w:r w:rsidR="00282252" w:rsidDel="0007256D">
          <w:rPr>
            <w:rFonts w:cs="Calibri"/>
            <w:color w:val="FF0000"/>
          </w:rPr>
          <w:delText xml:space="preserve"> </w:delText>
        </w:r>
      </w:del>
      <w:ins w:id="2898" w:author="Flory Koole" w:date="2024-11-19T11:19:00Z" w16du:dateUtc="2024-11-19T10:19:00Z">
        <w:r w:rsidR="0007256D" w:rsidRPr="00993803">
          <w:rPr>
            <w:rFonts w:cs="Calibri"/>
          </w:rPr>
          <w:t>De VHP-units worden berekend door het aantal units uit de IWO te vermenigvuldigen met de volgende verhouding: 1 - de periode van aanvangsdatum relatie tot dlnOverdrachtUitdienstDatum gedeeld door de periode van dlnOverdrachtIndienstDatum tot dlnOverdrachtUitdienstDatum</w:t>
        </w:r>
      </w:ins>
    </w:p>
    <w:p w14:paraId="166C8785" w14:textId="0EFAD291" w:rsidR="00282252" w:rsidRPr="004233CA" w:rsidRDefault="00282252" w:rsidP="00F31E96">
      <w:pPr>
        <w:pStyle w:val="ListParagraph"/>
        <w:numPr>
          <w:ilvl w:val="1"/>
          <w:numId w:val="6"/>
        </w:numPr>
        <w:rPr>
          <w:rFonts w:cs="Calibri"/>
        </w:rPr>
      </w:pPr>
      <w:r>
        <w:rPr>
          <w:rFonts w:cs="Calibri"/>
          <w:color w:val="FF0000"/>
        </w:rPr>
        <w:t>VRP</w:t>
      </w:r>
    </w:p>
    <w:p w14:paraId="72DE209C" w14:textId="38002719" w:rsidR="004233CA" w:rsidRPr="00064492" w:rsidRDefault="004233CA" w:rsidP="004233CA">
      <w:pPr>
        <w:pStyle w:val="ListParagraph"/>
        <w:numPr>
          <w:ilvl w:val="2"/>
          <w:numId w:val="6"/>
        </w:numPr>
        <w:rPr>
          <w:rFonts w:cs="Calibri"/>
        </w:rPr>
      </w:pPr>
      <w:r>
        <w:rPr>
          <w:rFonts w:cs="Calibri"/>
          <w:color w:val="FF0000"/>
        </w:rPr>
        <w:t>Startdatum en einddatum uitvoerder, aanvangsdatumRelatie en naar rato verdele</w:t>
      </w:r>
      <w:r w:rsidR="007C4344">
        <w:rPr>
          <w:rFonts w:cs="Calibri"/>
          <w:color w:val="FF0000"/>
        </w:rPr>
        <w:t>n analoog aan VHP</w:t>
      </w:r>
    </w:p>
    <w:p w14:paraId="77244A3B" w14:textId="0FD4121E" w:rsidR="00064492" w:rsidRPr="00282252" w:rsidRDefault="00064492" w:rsidP="00064492">
      <w:pPr>
        <w:pStyle w:val="ListParagraph"/>
        <w:numPr>
          <w:ilvl w:val="1"/>
          <w:numId w:val="6"/>
        </w:numPr>
        <w:rPr>
          <w:rFonts w:cs="Calibri"/>
        </w:rPr>
      </w:pPr>
      <w:r>
        <w:rPr>
          <w:rFonts w:cs="Calibri"/>
          <w:color w:val="FF0000"/>
        </w:rPr>
        <w:t xml:space="preserve">overdrachtsWaardeVerevend </w:t>
      </w:r>
      <w:r w:rsidRPr="00064492">
        <w:rPr>
          <w:rFonts w:ascii="Wingdings" w:eastAsia="Wingdings" w:hAnsi="Wingdings" w:cs="Wingdings"/>
          <w:color w:val="FF0000"/>
        </w:rPr>
        <w:t>à</w:t>
      </w:r>
      <w:r>
        <w:rPr>
          <w:rFonts w:cs="Calibri"/>
          <w:color w:val="FF0000"/>
        </w:rPr>
        <w:t xml:space="preserve"> ex-partner</w:t>
      </w:r>
    </w:p>
    <w:p w14:paraId="212A845B" w14:textId="7209A3BB" w:rsidR="00064492" w:rsidRDefault="00226F7B" w:rsidP="00226F7B">
      <w:pPr>
        <w:pStyle w:val="ListParagraph"/>
        <w:numPr>
          <w:ilvl w:val="2"/>
          <w:numId w:val="6"/>
        </w:numPr>
        <w:rPr>
          <w:rFonts w:cs="Calibri"/>
        </w:rPr>
      </w:pPr>
      <w:r>
        <w:rPr>
          <w:rFonts w:cs="Calibri"/>
        </w:rPr>
        <w:t xml:space="preserve">bestaande ex-partner: </w:t>
      </w:r>
      <w:r w:rsidR="009752A2">
        <w:rPr>
          <w:rFonts w:cs="Calibri"/>
        </w:rPr>
        <w:t xml:space="preserve">storting bij ex en </w:t>
      </w:r>
      <w:r>
        <w:rPr>
          <w:rFonts w:cs="Calibri"/>
        </w:rPr>
        <w:t xml:space="preserve">rekPrcVerhouding </w:t>
      </w:r>
      <w:r w:rsidR="008B1298">
        <w:rPr>
          <w:rFonts w:cs="Calibri"/>
        </w:rPr>
        <w:t xml:space="preserve">(bijzonder/verevend) </w:t>
      </w:r>
      <w:r>
        <w:rPr>
          <w:rFonts w:cs="Calibri"/>
        </w:rPr>
        <w:t>bijwerken</w:t>
      </w:r>
    </w:p>
    <w:p w14:paraId="52A006A7" w14:textId="510F3D25" w:rsidR="009752A2" w:rsidRDefault="009752A2" w:rsidP="00226F7B">
      <w:pPr>
        <w:pStyle w:val="ListParagraph"/>
        <w:numPr>
          <w:ilvl w:val="2"/>
          <w:numId w:val="6"/>
        </w:numPr>
        <w:rPr>
          <w:rFonts w:cs="Calibri"/>
        </w:rPr>
      </w:pPr>
      <w:r>
        <w:rPr>
          <w:rFonts w:cs="Calibri"/>
        </w:rPr>
        <w:t>nieuwe ex: storting bij ex en rekPrc</w:t>
      </w:r>
      <w:r w:rsidR="003711F1">
        <w:rPr>
          <w:rFonts w:cs="Calibri"/>
        </w:rPr>
        <w:t>Verhouding is volledig verevend</w:t>
      </w:r>
    </w:p>
    <w:p w14:paraId="00BDEC93" w14:textId="7F43A190" w:rsidR="002C4827" w:rsidRDefault="002C4827" w:rsidP="002C4827">
      <w:pPr>
        <w:pStyle w:val="ListParagraph"/>
        <w:numPr>
          <w:ilvl w:val="0"/>
          <w:numId w:val="6"/>
        </w:numPr>
        <w:rPr>
          <w:rFonts w:cs="Calibri"/>
        </w:rPr>
      </w:pPr>
      <w:r>
        <w:rPr>
          <w:rFonts w:cs="Calibri"/>
        </w:rPr>
        <w:t>Bijzonderheden</w:t>
      </w:r>
    </w:p>
    <w:p w14:paraId="126DBD64" w14:textId="700A58C2" w:rsidR="002C4827" w:rsidRDefault="002C4827" w:rsidP="002C4827">
      <w:pPr>
        <w:pStyle w:val="ListParagraph"/>
        <w:numPr>
          <w:ilvl w:val="1"/>
          <w:numId w:val="6"/>
        </w:numPr>
        <w:rPr>
          <w:rFonts w:cs="Calibri"/>
        </w:rPr>
      </w:pPr>
      <w:r>
        <w:rPr>
          <w:rFonts w:cs="Calibri"/>
        </w:rPr>
        <w:t xml:space="preserve">Uitstelconditie: </w:t>
      </w:r>
      <w:r w:rsidR="00796AA6">
        <w:rPr>
          <w:rFonts w:cs="Calibri"/>
        </w:rPr>
        <w:t>controle op openstaande allocatie</w:t>
      </w:r>
      <w:r w:rsidR="004B3800">
        <w:rPr>
          <w:rFonts w:cs="Calibri"/>
        </w:rPr>
        <w:t xml:space="preserve">. </w:t>
      </w:r>
      <w:r w:rsidR="004B3800" w:rsidRPr="00503237">
        <w:rPr>
          <w:rFonts w:cs="Calibri"/>
          <w:highlight w:val="yellow"/>
        </w:rPr>
        <w:t xml:space="preserve">Vraag </w:t>
      </w:r>
      <w:r w:rsidR="00503237" w:rsidRPr="00503237">
        <w:rPr>
          <w:rFonts w:cs="Calibri"/>
          <w:highlight w:val="yellow"/>
        </w:rPr>
        <w:t xml:space="preserve">aan </w:t>
      </w:r>
      <w:r w:rsidR="004B3800" w:rsidRPr="00503237">
        <w:rPr>
          <w:rFonts w:cs="Calibri"/>
          <w:highlight w:val="yellow"/>
        </w:rPr>
        <w:t>ROY</w:t>
      </w:r>
      <w:r w:rsidR="004B3800">
        <w:rPr>
          <w:rFonts w:cs="Calibri"/>
        </w:rPr>
        <w:t>: wat is openstaa</w:t>
      </w:r>
      <w:r w:rsidR="00503237">
        <w:rPr>
          <w:rFonts w:cs="Calibri"/>
        </w:rPr>
        <w:t>nde allocatie (exacte punt)</w:t>
      </w:r>
    </w:p>
    <w:p w14:paraId="3B0BF5A7" w14:textId="12FF689C" w:rsidR="00D92595" w:rsidRPr="00D14076" w:rsidRDefault="00154ED6" w:rsidP="002C4827">
      <w:pPr>
        <w:pStyle w:val="ListParagraph"/>
        <w:numPr>
          <w:ilvl w:val="1"/>
          <w:numId w:val="6"/>
        </w:numPr>
        <w:rPr>
          <w:rFonts w:cs="Calibri"/>
        </w:rPr>
      </w:pPr>
      <w:r>
        <w:rPr>
          <w:rFonts w:cs="Calibri"/>
        </w:rPr>
        <w:t>Bij aanvang+einde+aanvang relatie hebben we VHP</w:t>
      </w:r>
      <w:r w:rsidR="00E83CBE">
        <w:rPr>
          <w:rFonts w:cs="Calibri"/>
        </w:rPr>
        <w:t xml:space="preserve">: </w:t>
      </w:r>
      <w:r w:rsidR="00215A2D" w:rsidRPr="00510329">
        <w:rPr>
          <w:rFonts w:cs="Calibri"/>
          <w:highlight w:val="yellow"/>
        </w:rPr>
        <w:t>voorleggen aan Mark vdL</w:t>
      </w:r>
      <w:r w:rsidR="00215A2D">
        <w:rPr>
          <w:rFonts w:cs="Calibri"/>
        </w:rPr>
        <w:t xml:space="preserve">: akkoord dat we dan alleen </w:t>
      </w:r>
      <w:r w:rsidR="00510329">
        <w:rPr>
          <w:rFonts w:cs="Calibri"/>
        </w:rPr>
        <w:t>VHP</w:t>
      </w:r>
      <w:r w:rsidR="00215A2D">
        <w:rPr>
          <w:rFonts w:cs="Calibri"/>
        </w:rPr>
        <w:t xml:space="preserve"> van laatste partner correct </w:t>
      </w:r>
      <w:r w:rsidR="00510329">
        <w:rPr>
          <w:rFonts w:cs="Calibri"/>
        </w:rPr>
        <w:t xml:space="preserve">aanpassen waardoor we alleen latere verevening van die partner correct </w:t>
      </w:r>
      <w:r w:rsidR="00215A2D">
        <w:rPr>
          <w:rFonts w:cs="Calibri"/>
        </w:rPr>
        <w:t>ondersteun</w:t>
      </w:r>
      <w:r w:rsidR="00510329">
        <w:rPr>
          <w:rFonts w:cs="Calibri"/>
        </w:rPr>
        <w:t>en</w:t>
      </w:r>
    </w:p>
    <w:p w14:paraId="13540461" w14:textId="77777777" w:rsidR="00CA1632" w:rsidRDefault="00CA1632" w:rsidP="00527142"/>
    <w:p w14:paraId="1B92E979" w14:textId="77777777" w:rsidR="00527142" w:rsidRDefault="00527142" w:rsidP="2B26B8BC">
      <w:pPr>
        <w:pStyle w:val="Heading3"/>
      </w:pPr>
      <w:bookmarkStart w:id="2899" w:name="_Toc117078511"/>
      <w:bookmarkStart w:id="2900" w:name="_Toc152844469"/>
      <w:bookmarkStart w:id="2901" w:name="_Toc187312251"/>
      <w:bookmarkStart w:id="2902" w:name="_Toc2025286720"/>
      <w:bookmarkStart w:id="2903" w:name="_Toc334385707"/>
      <w:r>
        <w:t>Inkomende waardeoverdracht klein pensioen</w:t>
      </w:r>
      <w:bookmarkEnd w:id="2899"/>
      <w:bookmarkEnd w:id="2900"/>
      <w:bookmarkEnd w:id="2901"/>
      <w:bookmarkEnd w:id="2902"/>
      <w:bookmarkEnd w:id="2903"/>
      <w:r>
        <w:t xml:space="preserve"> </w:t>
      </w:r>
    </w:p>
    <w:p w14:paraId="6E138119" w14:textId="77777777" w:rsidR="00527142" w:rsidRDefault="00527142" w:rsidP="00527142">
      <w:pPr>
        <w:rPr>
          <w:rFonts w:cs="Calibri"/>
        </w:rPr>
      </w:pPr>
      <w:r>
        <w:rPr>
          <w:rFonts w:cs="Calibri"/>
        </w:rPr>
        <w:t>Deze gebeurtenis werkt hetzelfde als een reguliere inkomende waardeoverdracht, maar wordt aangemaakt vanuit een ander proces met een andere bron. Reguliere waardeoverdrachten komen tot stand op verzoek van de deelnemer (via Hyfen). Voor waardeoverdracht klein pensioen zijn aparte processen beschikbaar binnen de backoffice. Deze worden ook apart verantwoord in het jaarwerk.</w:t>
      </w:r>
    </w:p>
    <w:p w14:paraId="0727CAE3" w14:textId="77777777" w:rsidR="001E1FDD" w:rsidRDefault="001E1FDD" w:rsidP="00527142">
      <w:pPr>
        <w:rPr>
          <w:rFonts w:cs="Calibri"/>
        </w:rPr>
      </w:pPr>
    </w:p>
    <w:p w14:paraId="20A44DDA" w14:textId="54BE8515" w:rsidR="001E1FDD" w:rsidRDefault="006C5EF1" w:rsidP="00527142">
      <w:pPr>
        <w:rPr>
          <w:rFonts w:cs="Calibri"/>
        </w:rPr>
      </w:pPr>
      <w:r>
        <w:rPr>
          <w:rFonts w:cs="Calibri"/>
        </w:rPr>
        <w:t xml:space="preserve">Verschillen t.o.v. individuele IWO: </w:t>
      </w:r>
      <w:r w:rsidR="00E3580E">
        <w:rPr>
          <w:rFonts w:cs="Calibri"/>
        </w:rPr>
        <w:t xml:space="preserve">er zal </w:t>
      </w:r>
      <w:r>
        <w:rPr>
          <w:rFonts w:cs="Calibri"/>
        </w:rPr>
        <w:t>geen vereve</w:t>
      </w:r>
      <w:r w:rsidR="00E3580E">
        <w:rPr>
          <w:rFonts w:cs="Calibri"/>
        </w:rPr>
        <w:t xml:space="preserve">nd zijn, geen VRP/VHP want de duren krijgen we niet mee zoals </w:t>
      </w:r>
      <w:r w:rsidR="0076602D">
        <w:rPr>
          <w:rFonts w:cs="Calibri"/>
        </w:rPr>
        <w:t>bij individueel</w:t>
      </w:r>
    </w:p>
    <w:p w14:paraId="7D4C9A7C" w14:textId="77777777" w:rsidR="00527142" w:rsidRDefault="00527142" w:rsidP="00527142">
      <w:pPr>
        <w:rPr>
          <w:ins w:id="2904" w:author="Flory Koole" w:date="2024-12-10T17:12:00Z" w16du:dateUtc="2024-12-10T16:12:00Z"/>
        </w:rPr>
      </w:pPr>
    </w:p>
    <w:p w14:paraId="5D59EB52" w14:textId="10D3D654" w:rsidR="00040911" w:rsidRDefault="001A3F5D">
      <w:pPr>
        <w:pStyle w:val="Heading3"/>
        <w:rPr>
          <w:ins w:id="2905" w:author="Flory Koole" w:date="2024-12-10T17:18:00Z" w16du:dateUtc="2024-12-10T16:18:00Z"/>
        </w:rPr>
        <w:pPrChange w:id="2906" w:author="Flory Koole" w:date="2024-12-10T17:19:00Z" w16du:dateUtc="2024-12-10T16:19:00Z">
          <w:pPr/>
        </w:pPrChange>
      </w:pPr>
      <w:bookmarkStart w:id="2907" w:name="_Toc187312252"/>
      <w:bookmarkStart w:id="2908" w:name="_Toc1191335429"/>
      <w:bookmarkStart w:id="2909" w:name="_Toc1184835512"/>
      <w:ins w:id="2910" w:author="Flory Koole" w:date="2024-12-10T17:18:00Z">
        <w:r>
          <w:t>Uitgaande waardeoverdracht verkoop</w:t>
        </w:r>
      </w:ins>
      <w:bookmarkEnd w:id="2907"/>
      <w:bookmarkEnd w:id="2908"/>
      <w:bookmarkEnd w:id="2909"/>
    </w:p>
    <w:p w14:paraId="4F58AF43" w14:textId="77777777" w:rsidR="00D20FC7" w:rsidRPr="00D14076" w:rsidRDefault="00D20FC7" w:rsidP="00D20FC7">
      <w:pPr>
        <w:rPr>
          <w:ins w:id="2911" w:author="Flory Koole" w:date="2024-12-10T17:20:00Z" w16du:dateUtc="2024-12-10T16:20:00Z"/>
          <w:rFonts w:cs="Calibri"/>
        </w:rPr>
      </w:pPr>
      <w:ins w:id="2912" w:author="Flory Koole" w:date="2024-12-10T17:20:00Z" w16du:dateUtc="2024-12-10T16:20:00Z">
        <w:r w:rsidRPr="00D14076">
          <w:rPr>
            <w:rFonts w:cs="Calibri"/>
          </w:rPr>
          <w:t>Relevante zaken m.b.t. deze gebeurtenis:</w:t>
        </w:r>
      </w:ins>
    </w:p>
    <w:p w14:paraId="184879E1" w14:textId="29F71CC5" w:rsidR="00D20FC7" w:rsidRDefault="00D20FC7" w:rsidP="00D20FC7">
      <w:pPr>
        <w:pStyle w:val="ListParagraph"/>
        <w:numPr>
          <w:ilvl w:val="0"/>
          <w:numId w:val="6"/>
        </w:numPr>
        <w:rPr>
          <w:ins w:id="2913" w:author="Flory Koole" w:date="2024-12-10T17:20:00Z" w16du:dateUtc="2024-12-10T16:20:00Z"/>
          <w:rFonts w:cs="Calibri"/>
        </w:rPr>
      </w:pPr>
      <w:ins w:id="2914" w:author="Flory Koole" w:date="2024-12-10T17:20:00Z" w16du:dateUtc="2024-12-10T16:20:00Z">
        <w:r w:rsidRPr="00D14076">
          <w:rPr>
            <w:rFonts w:cs="Calibri"/>
          </w:rPr>
          <w:t xml:space="preserve">Afleidbaar of opdrachtvolgend: </w:t>
        </w:r>
        <w:r>
          <w:rPr>
            <w:rFonts w:cs="Calibri"/>
          </w:rPr>
          <w:t>afleidbaar extern</w:t>
        </w:r>
      </w:ins>
    </w:p>
    <w:p w14:paraId="2F786CBA" w14:textId="2312F940" w:rsidR="00D20FC7" w:rsidRPr="00D14076" w:rsidRDefault="00D20FC7" w:rsidP="00D20FC7">
      <w:pPr>
        <w:pStyle w:val="ListParagraph"/>
        <w:numPr>
          <w:ilvl w:val="1"/>
          <w:numId w:val="6"/>
        </w:numPr>
        <w:rPr>
          <w:ins w:id="2915" w:author="Flory Koole" w:date="2024-12-10T17:20:00Z" w16du:dateUtc="2024-12-10T16:20:00Z"/>
          <w:rFonts w:cs="Calibri"/>
        </w:rPr>
      </w:pPr>
      <w:ins w:id="2916" w:author="Flory Koole" w:date="2024-12-10T17:20:00Z" w16du:dateUtc="2024-12-10T16:20:00Z">
        <w:r>
          <w:rPr>
            <w:rFonts w:cs="Calibri"/>
          </w:rPr>
          <w:t xml:space="preserve">Wordt aangemaakt </w:t>
        </w:r>
        <w:r w:rsidR="00C42D37">
          <w:rPr>
            <w:rFonts w:cs="Calibri"/>
          </w:rPr>
          <w:t>als een uitgaande waardeoverdracht wordt doorgegeven</w:t>
        </w:r>
      </w:ins>
      <w:ins w:id="2917" w:author="Flory Koole" w:date="2024-12-10T17:24:00Z" w16du:dateUtc="2024-12-10T16:24:00Z">
        <w:r w:rsidR="008D31A5">
          <w:rPr>
            <w:rFonts w:cs="Calibri"/>
          </w:rPr>
          <w:t xml:space="preserve"> (</w:t>
        </w:r>
      </w:ins>
      <w:ins w:id="2918" w:author="Flory Koole" w:date="2024-12-10T17:25:00Z" w16du:dateUtc="2024-12-10T16:25:00Z">
        <w:r w:rsidR="008D31A5" w:rsidRPr="008D31A5">
          <w:rPr>
            <w:rFonts w:cs="Calibri"/>
          </w:rPr>
          <w:t>dlnOverdrachtsDatum</w:t>
        </w:r>
        <w:r w:rsidR="008D31A5">
          <w:rPr>
            <w:rFonts w:cs="Calibri"/>
          </w:rPr>
          <w:t xml:space="preserve"> zonder </w:t>
        </w:r>
        <w:r w:rsidR="008D31A5" w:rsidRPr="008D31A5">
          <w:rPr>
            <w:rFonts w:cs="Calibri"/>
          </w:rPr>
          <w:t>dlnOverdrachtsWaarde</w:t>
        </w:r>
        <w:r w:rsidR="008D31A5">
          <w:rPr>
            <w:rFonts w:cs="Calibri"/>
          </w:rPr>
          <w:t>)</w:t>
        </w:r>
      </w:ins>
      <w:ins w:id="2919" w:author="Flory Koole" w:date="2024-12-10T17:24:00Z" w16du:dateUtc="2024-12-10T16:24:00Z">
        <w:r w:rsidR="008D31A5">
          <w:rPr>
            <w:rFonts w:cs="Calibri"/>
          </w:rPr>
          <w:t xml:space="preserve"> </w:t>
        </w:r>
      </w:ins>
      <w:ins w:id="2920" w:author="Flory Koole" w:date="2024-12-10T17:25:00Z" w16du:dateUtc="2024-12-10T16:25:00Z">
        <w:r w:rsidR="00036AD0">
          <w:rPr>
            <w:rFonts w:cs="Calibri"/>
          </w:rPr>
          <w:t>voor een deelnemer</w:t>
        </w:r>
      </w:ins>
      <w:ins w:id="2921" w:author="Flory Koole" w:date="2024-12-10T17:21:00Z" w16du:dateUtc="2024-12-10T16:21:00Z">
        <w:r w:rsidR="00C42D37">
          <w:rPr>
            <w:rFonts w:cs="Calibri"/>
          </w:rPr>
          <w:t xml:space="preserve"> </w:t>
        </w:r>
      </w:ins>
      <w:ins w:id="2922" w:author="Flory Koole" w:date="2024-12-10T17:24:00Z" w16du:dateUtc="2024-12-10T16:24:00Z">
        <w:r w:rsidR="00CD15B6">
          <w:rPr>
            <w:rFonts w:cs="Calibri"/>
          </w:rPr>
          <w:t>in een FPR regeling</w:t>
        </w:r>
      </w:ins>
    </w:p>
    <w:p w14:paraId="39EFFA0E" w14:textId="77777777" w:rsidR="00D20FC7" w:rsidRPr="00D14076" w:rsidRDefault="00D20FC7" w:rsidP="00D20FC7">
      <w:pPr>
        <w:pStyle w:val="ListParagraph"/>
        <w:numPr>
          <w:ilvl w:val="0"/>
          <w:numId w:val="6"/>
        </w:numPr>
        <w:rPr>
          <w:ins w:id="2923" w:author="Flory Koole" w:date="2024-12-10T17:20:00Z" w16du:dateUtc="2024-12-10T16:20:00Z"/>
          <w:rFonts w:cs="Calibri"/>
        </w:rPr>
      </w:pPr>
      <w:ins w:id="2924" w:author="Flory Koole" w:date="2024-12-10T17:20:00Z" w16du:dateUtc="2024-12-10T16:20:00Z">
        <w:r w:rsidRPr="00D14076">
          <w:rPr>
            <w:rFonts w:cs="Calibri"/>
          </w:rPr>
          <w:t xml:space="preserve">Invoer en controles: </w:t>
        </w:r>
        <w:r w:rsidRPr="00736740">
          <w:rPr>
            <w:rFonts w:cs="Calibri"/>
          </w:rPr>
          <w:t>dlnOverdrachtsDatum</w:t>
        </w:r>
      </w:ins>
    </w:p>
    <w:p w14:paraId="4658C6CC" w14:textId="77777777" w:rsidR="00D20FC7" w:rsidRPr="00D14076" w:rsidRDefault="00D20FC7" w:rsidP="00D20FC7">
      <w:pPr>
        <w:pStyle w:val="ListParagraph"/>
        <w:numPr>
          <w:ilvl w:val="0"/>
          <w:numId w:val="6"/>
        </w:numPr>
        <w:rPr>
          <w:ins w:id="2925" w:author="Flory Koole" w:date="2024-12-10T17:20:00Z" w16du:dateUtc="2024-12-10T16:20:00Z"/>
          <w:rFonts w:cs="Calibri"/>
        </w:rPr>
      </w:pPr>
      <w:ins w:id="2926" w:author="Flory Koole" w:date="2024-12-10T17:20:00Z" w16du:dateUtc="2024-12-10T16:20:00Z">
        <w:r w:rsidRPr="00D14076">
          <w:rPr>
            <w:rFonts w:cs="Calibri"/>
          </w:rPr>
          <w:t xml:space="preserve">Overgangen in profielen, statussen: </w:t>
        </w:r>
      </w:ins>
    </w:p>
    <w:p w14:paraId="56CF6689" w14:textId="080EE91C" w:rsidR="00D20FC7" w:rsidRPr="00D14076" w:rsidRDefault="00D20FC7" w:rsidP="00D20FC7">
      <w:pPr>
        <w:pStyle w:val="ListParagraph"/>
        <w:numPr>
          <w:ilvl w:val="1"/>
          <w:numId w:val="6"/>
        </w:numPr>
        <w:rPr>
          <w:ins w:id="2927" w:author="Flory Koole" w:date="2024-12-10T17:20:00Z" w16du:dateUtc="2024-12-10T16:20:00Z"/>
          <w:rFonts w:cs="Calibri"/>
        </w:rPr>
      </w:pPr>
      <w:ins w:id="2928" w:author="Flory Koole" w:date="2024-12-10T17:20:00Z" w16du:dateUtc="2024-12-10T16:20:00Z">
        <w:r w:rsidRPr="00D14076">
          <w:rPr>
            <w:rFonts w:cs="Calibri"/>
          </w:rPr>
          <w:t xml:space="preserve">Kan voor </w:t>
        </w:r>
      </w:ins>
      <w:ins w:id="2929" w:author="Flory Koole" w:date="2024-12-10T17:38:00Z" w16du:dateUtc="2024-12-10T16:38:00Z">
        <w:r w:rsidR="00094A04">
          <w:rPr>
            <w:rFonts w:cs="Calibri"/>
          </w:rPr>
          <w:t>PV</w:t>
        </w:r>
      </w:ins>
      <w:ins w:id="2930" w:author="Flory Koole" w:date="2024-12-10T17:37:00Z" w16du:dateUtc="2024-12-10T16:37:00Z">
        <w:r w:rsidR="00094A04">
          <w:rPr>
            <w:rFonts w:cs="Calibri"/>
          </w:rPr>
          <w:t>, EX</w:t>
        </w:r>
      </w:ins>
      <w:ins w:id="2931" w:author="Flory Koole" w:date="2024-12-10T17:26:00Z" w16du:dateUtc="2024-12-10T16:26:00Z">
        <w:r w:rsidR="006D0A08">
          <w:rPr>
            <w:rFonts w:cs="Calibri"/>
          </w:rPr>
          <w:t xml:space="preserve"> en voor IP (=shoppen)</w:t>
        </w:r>
      </w:ins>
      <w:ins w:id="2932" w:author="Flory Koole" w:date="2024-12-10T17:38:00Z" w16du:dateUtc="2024-12-10T16:38:00Z">
        <w:r w:rsidR="00CF0167">
          <w:rPr>
            <w:rFonts w:cs="Calibri"/>
          </w:rPr>
          <w:t>, geen wijzigingen in profiel</w:t>
        </w:r>
      </w:ins>
    </w:p>
    <w:p w14:paraId="6D9D7B38" w14:textId="77777777" w:rsidR="00D20FC7" w:rsidRPr="00D14076" w:rsidRDefault="00D20FC7" w:rsidP="00D20FC7">
      <w:pPr>
        <w:pStyle w:val="ListParagraph"/>
        <w:numPr>
          <w:ilvl w:val="0"/>
          <w:numId w:val="6"/>
        </w:numPr>
        <w:rPr>
          <w:ins w:id="2933" w:author="Flory Koole" w:date="2024-12-10T17:20:00Z" w16du:dateUtc="2024-12-10T16:20:00Z"/>
          <w:rFonts w:cs="Calibri"/>
        </w:rPr>
      </w:pPr>
      <w:ins w:id="2934" w:author="Flory Koole" w:date="2024-12-10T17:20:00Z" w16du:dateUtc="2024-12-10T16:20:00Z">
        <w:r w:rsidRPr="00D14076">
          <w:rPr>
            <w:rFonts w:cs="Calibri"/>
          </w:rPr>
          <w:t>Koppelingen</w:t>
        </w:r>
      </w:ins>
    </w:p>
    <w:p w14:paraId="4D8D114C" w14:textId="1DA2A75D" w:rsidR="00D20FC7" w:rsidRDefault="008919F5" w:rsidP="00D20FC7">
      <w:pPr>
        <w:pStyle w:val="ListParagraph"/>
        <w:numPr>
          <w:ilvl w:val="1"/>
          <w:numId w:val="6"/>
        </w:numPr>
        <w:rPr>
          <w:ins w:id="2935" w:author="Flory Koole" w:date="2024-12-10T17:27:00Z" w16du:dateUtc="2024-12-10T16:27:00Z"/>
          <w:rFonts w:cs="Calibri"/>
        </w:rPr>
      </w:pPr>
      <w:ins w:id="2936" w:author="Flory Koole" w:date="2024-12-10T17:26:00Z" w16du:dateUtc="2024-12-10T16:26:00Z">
        <w:r>
          <w:rPr>
            <w:rFonts w:cs="Calibri"/>
          </w:rPr>
          <w:t xml:space="preserve">Andere component: </w:t>
        </w:r>
      </w:ins>
      <w:ins w:id="2937" w:author="Flory Koole" w:date="2024-12-10T17:27:00Z" w16du:dateUtc="2024-12-10T16:27:00Z">
        <w:r w:rsidR="00C80777">
          <w:rPr>
            <w:rFonts w:cs="Calibri"/>
          </w:rPr>
          <w:t>Beëindigen Uwo op de beleggingsrekening(en)</w:t>
        </w:r>
      </w:ins>
    </w:p>
    <w:p w14:paraId="6E9CAE9D" w14:textId="686C49A8" w:rsidR="00423E45" w:rsidRDefault="00423E45" w:rsidP="00D20FC7">
      <w:pPr>
        <w:pStyle w:val="ListParagraph"/>
        <w:numPr>
          <w:ilvl w:val="1"/>
          <w:numId w:val="6"/>
        </w:numPr>
        <w:rPr>
          <w:ins w:id="2938" w:author="Flory Koole" w:date="2024-12-10T17:28:00Z" w16du:dateUtc="2024-12-10T16:28:00Z"/>
          <w:rFonts w:cs="Calibri"/>
        </w:rPr>
      </w:pPr>
      <w:ins w:id="2939" w:author="Flory Koole" w:date="2024-12-10T17:28:00Z" w16du:dateUtc="2024-12-10T16:28:00Z">
        <w:r>
          <w:rPr>
            <w:rFonts w:cs="Calibri"/>
          </w:rPr>
          <w:t xml:space="preserve">Andere deelnemer: </w:t>
        </w:r>
        <w:r w:rsidR="00641B22">
          <w:rPr>
            <w:rFonts w:cs="Calibri"/>
          </w:rPr>
          <w:t>Uitgaande waardeoverdracht verkoop ex-partner(s)</w:t>
        </w:r>
      </w:ins>
    </w:p>
    <w:p w14:paraId="6BE810BA" w14:textId="3222B743" w:rsidR="00415F7A" w:rsidRPr="00D14076" w:rsidRDefault="00415F7A" w:rsidP="00D20FC7">
      <w:pPr>
        <w:pStyle w:val="ListParagraph"/>
        <w:numPr>
          <w:ilvl w:val="1"/>
          <w:numId w:val="6"/>
        </w:numPr>
        <w:rPr>
          <w:ins w:id="2940" w:author="Flory Koole" w:date="2024-12-10T17:20:00Z" w16du:dateUtc="2024-12-10T16:20:00Z"/>
          <w:rFonts w:cs="Calibri"/>
        </w:rPr>
      </w:pPr>
      <w:ins w:id="2941" w:author="Flory Koole" w:date="2024-12-10T17:27:00Z" w16du:dateUtc="2024-12-10T16:27:00Z">
        <w:r>
          <w:rPr>
            <w:rFonts w:cs="Calibri"/>
          </w:rPr>
          <w:t>Andere component</w:t>
        </w:r>
      </w:ins>
      <w:ins w:id="2942" w:author="Flory Koole" w:date="2024-12-10T17:29:00Z" w16du:dateUtc="2024-12-10T16:29:00Z">
        <w:r w:rsidR="00417875">
          <w:rPr>
            <w:rFonts w:cs="Calibri"/>
          </w:rPr>
          <w:t>/component</w:t>
        </w:r>
      </w:ins>
      <w:ins w:id="2943" w:author="Flory Koole" w:date="2024-12-10T17:27:00Z" w16du:dateUtc="2024-12-10T16:27:00Z">
        <w:r>
          <w:rPr>
            <w:rFonts w:cs="Calibri"/>
          </w:rPr>
          <w:t xml:space="preserve">: </w:t>
        </w:r>
      </w:ins>
      <w:ins w:id="2944" w:author="Flory Koole" w:date="2024-12-10T17:29:00Z" w16du:dateUtc="2024-12-10T16:29:00Z">
        <w:r w:rsidR="00417875" w:rsidRPr="00417875">
          <w:rPr>
            <w:rFonts w:cs="Calibri"/>
          </w:rPr>
          <w:t>Verkoop uwo ex-partner</w:t>
        </w:r>
        <w:r w:rsidR="00417875">
          <w:rPr>
            <w:rFonts w:cs="Calibri"/>
          </w:rPr>
          <w:t xml:space="preserve"> beleggingsrekening</w:t>
        </w:r>
      </w:ins>
    </w:p>
    <w:p w14:paraId="37DD777D" w14:textId="77777777" w:rsidR="00D20FC7" w:rsidRPr="00D14076" w:rsidRDefault="00D20FC7" w:rsidP="00D20FC7">
      <w:pPr>
        <w:pStyle w:val="ListParagraph"/>
        <w:numPr>
          <w:ilvl w:val="0"/>
          <w:numId w:val="6"/>
        </w:numPr>
        <w:rPr>
          <w:ins w:id="2945" w:author="Flory Koole" w:date="2024-12-10T17:20:00Z" w16du:dateUtc="2024-12-10T16:20:00Z"/>
          <w:rFonts w:cs="Calibri"/>
        </w:rPr>
      </w:pPr>
      <w:ins w:id="2946" w:author="Flory Koole" w:date="2024-12-10T17:20:00Z" w16du:dateUtc="2024-12-10T16:20:00Z">
        <w:r w:rsidRPr="00D14076">
          <w:rPr>
            <w:rFonts w:cs="Calibri"/>
          </w:rPr>
          <w:t>Speciale berekeningen</w:t>
        </w:r>
      </w:ins>
    </w:p>
    <w:p w14:paraId="463DB8F2" w14:textId="618C6E4C" w:rsidR="00D20FC7" w:rsidRDefault="00DE54FC" w:rsidP="00D20FC7">
      <w:pPr>
        <w:pStyle w:val="ListParagraph"/>
        <w:numPr>
          <w:ilvl w:val="1"/>
          <w:numId w:val="6"/>
        </w:numPr>
        <w:rPr>
          <w:ins w:id="2947" w:author="Flory Koole" w:date="2024-12-10T17:20:00Z" w16du:dateUtc="2024-12-10T16:20:00Z"/>
          <w:rFonts w:cs="Calibri"/>
        </w:rPr>
      </w:pPr>
      <w:ins w:id="2948" w:author="Flory Koole" w:date="2024-12-10T17:31:00Z" w16du:dateUtc="2024-12-10T16:31:00Z">
        <w:r>
          <w:rPr>
            <w:rFonts w:cs="Calibri"/>
          </w:rPr>
          <w:t xml:space="preserve">Geen, deze gebeurtenis is er </w:t>
        </w:r>
        <w:r w:rsidR="00A61493">
          <w:rPr>
            <w:rFonts w:cs="Calibri"/>
          </w:rPr>
          <w:t>enkel om bij FPR eventuele</w:t>
        </w:r>
      </w:ins>
      <w:ins w:id="2949" w:author="Flory Koole" w:date="2024-12-10T17:32:00Z" w16du:dateUtc="2024-12-10T16:32:00Z">
        <w:r w:rsidR="00A61493">
          <w:rPr>
            <w:rFonts w:cs="Calibri"/>
          </w:rPr>
          <w:t xml:space="preserve"> units eerst te verkopen voordat de waardeoverdracht</w:t>
        </w:r>
      </w:ins>
      <w:ins w:id="2950" w:author="Flory Koole" w:date="2024-12-10T17:35:00Z" w16du:dateUtc="2024-12-10T16:35:00Z">
        <w:r w:rsidR="005A1597">
          <w:rPr>
            <w:rFonts w:cs="Calibri"/>
          </w:rPr>
          <w:t xml:space="preserve"> wordt doorgevoerd</w:t>
        </w:r>
        <w:r w:rsidR="008A5D89">
          <w:rPr>
            <w:rFonts w:cs="Calibri"/>
          </w:rPr>
          <w:t>, zodat de overdrachtswaarde van de belgingsrekening goed wordt bepaald</w:t>
        </w:r>
      </w:ins>
    </w:p>
    <w:p w14:paraId="08CBFEA7" w14:textId="77777777" w:rsidR="00040911" w:rsidRDefault="00040911" w:rsidP="00527142">
      <w:pPr>
        <w:rPr>
          <w:ins w:id="2951" w:author="Flory Koole" w:date="2024-12-10T17:19:00Z" w16du:dateUtc="2024-12-10T16:19:00Z"/>
        </w:rPr>
      </w:pPr>
    </w:p>
    <w:p w14:paraId="3A6168D0" w14:textId="2A0BFAE5" w:rsidR="00137AD2" w:rsidRDefault="00137AD2">
      <w:pPr>
        <w:pStyle w:val="Heading3"/>
        <w:rPr>
          <w:ins w:id="2952" w:author="Flory Koole" w:date="2024-12-10T17:19:00Z" w16du:dateUtc="2024-12-10T16:19:00Z"/>
        </w:rPr>
        <w:pPrChange w:id="2953" w:author="Flory Koole" w:date="2024-12-10T17:19:00Z" w16du:dateUtc="2024-12-10T16:19:00Z">
          <w:pPr/>
        </w:pPrChange>
      </w:pPr>
      <w:bookmarkStart w:id="2954" w:name="_Toc187312253"/>
      <w:bookmarkStart w:id="2955" w:name="_Toc1838076261"/>
      <w:bookmarkStart w:id="2956" w:name="_Toc1313942632"/>
      <w:ins w:id="2957" w:author="Flory Koole" w:date="2024-12-10T17:19:00Z">
        <w:r>
          <w:t>Beleggingsrekening: Beëindigen Uwo</w:t>
        </w:r>
      </w:ins>
      <w:bookmarkEnd w:id="2954"/>
      <w:bookmarkEnd w:id="2955"/>
      <w:bookmarkEnd w:id="2956"/>
    </w:p>
    <w:p w14:paraId="01B4DE92" w14:textId="77777777" w:rsidR="00495065" w:rsidRPr="00D14076" w:rsidRDefault="00495065" w:rsidP="00495065">
      <w:pPr>
        <w:rPr>
          <w:ins w:id="2958" w:author="Flory Koole" w:date="2024-12-10T17:36:00Z" w16du:dateUtc="2024-12-10T16:36:00Z"/>
          <w:rFonts w:cs="Calibri"/>
        </w:rPr>
      </w:pPr>
      <w:ins w:id="2959" w:author="Flory Koole" w:date="2024-12-10T17:36:00Z" w16du:dateUtc="2024-12-10T16:36:00Z">
        <w:r w:rsidRPr="00D14076">
          <w:rPr>
            <w:rFonts w:cs="Calibri"/>
          </w:rPr>
          <w:t>Relevante zaken m.b.t. deze gebeurtenis:</w:t>
        </w:r>
      </w:ins>
    </w:p>
    <w:p w14:paraId="12CB3BA4" w14:textId="775A92CC" w:rsidR="00495065" w:rsidRDefault="00495065" w:rsidP="00495065">
      <w:pPr>
        <w:pStyle w:val="ListParagraph"/>
        <w:numPr>
          <w:ilvl w:val="0"/>
          <w:numId w:val="6"/>
        </w:numPr>
        <w:rPr>
          <w:ins w:id="2960" w:author="Flory Koole" w:date="2024-12-10T17:36:00Z" w16du:dateUtc="2024-12-10T16:36:00Z"/>
          <w:rFonts w:cs="Calibri"/>
        </w:rPr>
      </w:pPr>
      <w:ins w:id="2961" w:author="Flory Koole" w:date="2024-12-10T17:36:00Z" w16du:dateUtc="2024-12-10T16:36:00Z">
        <w:r w:rsidRPr="00D14076">
          <w:rPr>
            <w:rFonts w:cs="Calibri"/>
          </w:rPr>
          <w:t xml:space="preserve">Afleidbaar of opdrachtvolgend: </w:t>
        </w:r>
        <w:r>
          <w:rPr>
            <w:rFonts w:cs="Calibri"/>
          </w:rPr>
          <w:t xml:space="preserve">afleidbaar </w:t>
        </w:r>
        <w:r w:rsidR="00440661">
          <w:rPr>
            <w:rFonts w:cs="Calibri"/>
          </w:rPr>
          <w:t>in</w:t>
        </w:r>
        <w:r>
          <w:rPr>
            <w:rFonts w:cs="Calibri"/>
          </w:rPr>
          <w:t>tern</w:t>
        </w:r>
      </w:ins>
    </w:p>
    <w:p w14:paraId="19BBC9B1" w14:textId="735B5C80" w:rsidR="00495065" w:rsidRPr="00D14076" w:rsidRDefault="00495065" w:rsidP="00495065">
      <w:pPr>
        <w:pStyle w:val="ListParagraph"/>
        <w:numPr>
          <w:ilvl w:val="1"/>
          <w:numId w:val="6"/>
        </w:numPr>
        <w:rPr>
          <w:ins w:id="2962" w:author="Flory Koole" w:date="2024-12-10T17:36:00Z" w16du:dateUtc="2024-12-10T16:36:00Z"/>
          <w:rFonts w:cs="Calibri"/>
        </w:rPr>
      </w:pPr>
      <w:ins w:id="2963" w:author="Flory Koole" w:date="2024-12-10T17:36:00Z" w16du:dateUtc="2024-12-10T16:36:00Z">
        <w:r>
          <w:rPr>
            <w:rFonts w:cs="Calibri"/>
          </w:rPr>
          <w:t xml:space="preserve">Wordt aangemaakt als </w:t>
        </w:r>
      </w:ins>
      <w:ins w:id="2964" w:author="Flory Koole" w:date="2024-12-10T17:37:00Z" w16du:dateUtc="2024-12-10T16:37:00Z">
        <w:r w:rsidR="00B42D36">
          <w:rPr>
            <w:rFonts w:cs="Calibri"/>
          </w:rPr>
          <w:t>gevolg van gebeurtenis Uitgaande waardeoverdracht verkoop</w:t>
        </w:r>
      </w:ins>
    </w:p>
    <w:p w14:paraId="54353DE0" w14:textId="12789BF7" w:rsidR="00495065" w:rsidRPr="00D14076" w:rsidRDefault="00495065" w:rsidP="00495065">
      <w:pPr>
        <w:pStyle w:val="ListParagraph"/>
        <w:numPr>
          <w:ilvl w:val="0"/>
          <w:numId w:val="6"/>
        </w:numPr>
        <w:rPr>
          <w:ins w:id="2965" w:author="Flory Koole" w:date="2024-12-10T17:36:00Z" w16du:dateUtc="2024-12-10T16:36:00Z"/>
          <w:rFonts w:cs="Calibri"/>
        </w:rPr>
      </w:pPr>
      <w:ins w:id="2966" w:author="Flory Koole" w:date="2024-12-10T17:36:00Z" w16du:dateUtc="2024-12-10T16:36:00Z">
        <w:r w:rsidRPr="00D14076">
          <w:rPr>
            <w:rFonts w:cs="Calibri"/>
          </w:rPr>
          <w:t xml:space="preserve">Invoer en controles: </w:t>
        </w:r>
        <w:r w:rsidR="00440661">
          <w:rPr>
            <w:rFonts w:cs="Calibri"/>
          </w:rPr>
          <w:t>deelnemer moet in een FPR regeling</w:t>
        </w:r>
      </w:ins>
      <w:ins w:id="2967" w:author="Flory Koole" w:date="2024-12-10T17:37:00Z" w16du:dateUtc="2024-12-10T16:37:00Z">
        <w:r w:rsidR="00440661">
          <w:rPr>
            <w:rFonts w:cs="Calibri"/>
          </w:rPr>
          <w:t xml:space="preserve"> zitten</w:t>
        </w:r>
      </w:ins>
    </w:p>
    <w:p w14:paraId="1993AB85" w14:textId="77777777" w:rsidR="00495065" w:rsidRPr="00D14076" w:rsidRDefault="00495065" w:rsidP="00495065">
      <w:pPr>
        <w:pStyle w:val="ListParagraph"/>
        <w:numPr>
          <w:ilvl w:val="0"/>
          <w:numId w:val="6"/>
        </w:numPr>
        <w:rPr>
          <w:ins w:id="2968" w:author="Flory Koole" w:date="2024-12-10T17:36:00Z" w16du:dateUtc="2024-12-10T16:36:00Z"/>
          <w:rFonts w:cs="Calibri"/>
        </w:rPr>
      </w:pPr>
      <w:ins w:id="2969" w:author="Flory Koole" w:date="2024-12-10T17:36:00Z" w16du:dateUtc="2024-12-10T16:36:00Z">
        <w:r w:rsidRPr="00D14076">
          <w:rPr>
            <w:rFonts w:cs="Calibri"/>
          </w:rPr>
          <w:t xml:space="preserve">Overgangen in profielen, statussen: </w:t>
        </w:r>
      </w:ins>
    </w:p>
    <w:p w14:paraId="5127CB6E" w14:textId="72248F9E" w:rsidR="00495065" w:rsidRPr="00D14076" w:rsidRDefault="00661C4F" w:rsidP="00495065">
      <w:pPr>
        <w:pStyle w:val="ListParagraph"/>
        <w:numPr>
          <w:ilvl w:val="1"/>
          <w:numId w:val="6"/>
        </w:numPr>
        <w:rPr>
          <w:ins w:id="2970" w:author="Flory Koole" w:date="2024-12-10T17:36:00Z" w16du:dateUtc="2024-12-10T16:36:00Z"/>
          <w:rFonts w:cs="Calibri"/>
        </w:rPr>
      </w:pPr>
      <w:ins w:id="2971" w:author="Flory Koole" w:date="2024-12-10T17:40:00Z" w16du:dateUtc="2024-12-10T16:40:00Z">
        <w:r>
          <w:rPr>
            <w:rFonts w:cs="Calibri"/>
          </w:rPr>
          <w:t>Beleggingsrekening wordt be</w:t>
        </w:r>
      </w:ins>
      <w:ins w:id="2972" w:author="Flory Koole" w:date="2024-12-10T17:41:00Z" w16du:dateUtc="2024-12-10T16:41:00Z">
        <w:r>
          <w:rPr>
            <w:rFonts w:cs="Calibri"/>
          </w:rPr>
          <w:t>ëindigd</w:t>
        </w:r>
      </w:ins>
    </w:p>
    <w:p w14:paraId="7EB42B0D" w14:textId="77777777" w:rsidR="00495065" w:rsidRPr="00D14076" w:rsidRDefault="00495065" w:rsidP="00495065">
      <w:pPr>
        <w:pStyle w:val="ListParagraph"/>
        <w:numPr>
          <w:ilvl w:val="0"/>
          <w:numId w:val="6"/>
        </w:numPr>
        <w:rPr>
          <w:ins w:id="2973" w:author="Flory Koole" w:date="2024-12-10T17:36:00Z" w16du:dateUtc="2024-12-10T16:36:00Z"/>
          <w:rFonts w:cs="Calibri"/>
        </w:rPr>
      </w:pPr>
      <w:ins w:id="2974" w:author="Flory Koole" w:date="2024-12-10T17:36:00Z" w16du:dateUtc="2024-12-10T16:36:00Z">
        <w:r w:rsidRPr="00D14076">
          <w:rPr>
            <w:rFonts w:cs="Calibri"/>
          </w:rPr>
          <w:t>Koppelingen</w:t>
        </w:r>
      </w:ins>
    </w:p>
    <w:p w14:paraId="60E487BC" w14:textId="519DC3AC" w:rsidR="00495065" w:rsidRDefault="00495065" w:rsidP="00495065">
      <w:pPr>
        <w:pStyle w:val="ListParagraph"/>
        <w:numPr>
          <w:ilvl w:val="1"/>
          <w:numId w:val="6"/>
        </w:numPr>
        <w:rPr>
          <w:ins w:id="2975" w:author="Flory Koole" w:date="2024-12-10T17:36:00Z" w16du:dateUtc="2024-12-10T16:36:00Z"/>
          <w:rFonts w:cs="Calibri"/>
        </w:rPr>
      </w:pPr>
      <w:ins w:id="2976" w:author="Flory Koole" w:date="2024-12-10T17:36:00Z" w16du:dateUtc="2024-12-10T16:36:00Z">
        <w:r>
          <w:rPr>
            <w:rFonts w:cs="Calibri"/>
          </w:rPr>
          <w:t xml:space="preserve">Andere component: </w:t>
        </w:r>
      </w:ins>
      <w:ins w:id="2977" w:author="Flory Koole" w:date="2024-12-10T17:40:00Z" w16du:dateUtc="2024-12-10T16:40:00Z">
        <w:r w:rsidR="000D5811">
          <w:rPr>
            <w:rFonts w:cs="Calibri"/>
          </w:rPr>
          <w:t>Uitgaande waardeoverdracht deelnemer</w:t>
        </w:r>
      </w:ins>
    </w:p>
    <w:p w14:paraId="5CB80B8B" w14:textId="77777777" w:rsidR="00495065" w:rsidRPr="00D14076" w:rsidRDefault="00495065" w:rsidP="00495065">
      <w:pPr>
        <w:pStyle w:val="ListParagraph"/>
        <w:numPr>
          <w:ilvl w:val="0"/>
          <w:numId w:val="6"/>
        </w:numPr>
        <w:rPr>
          <w:ins w:id="2978" w:author="Flory Koole" w:date="2024-12-10T17:36:00Z" w16du:dateUtc="2024-12-10T16:36:00Z"/>
          <w:rFonts w:cs="Calibri"/>
        </w:rPr>
      </w:pPr>
      <w:ins w:id="2979" w:author="Flory Koole" w:date="2024-12-10T17:36:00Z" w16du:dateUtc="2024-12-10T16:36:00Z">
        <w:r w:rsidRPr="00D14076">
          <w:rPr>
            <w:rFonts w:cs="Calibri"/>
          </w:rPr>
          <w:t>Speciale berekeningen</w:t>
        </w:r>
      </w:ins>
    </w:p>
    <w:p w14:paraId="015AF0E5" w14:textId="77777777" w:rsidR="00951BEB" w:rsidRPr="00D14076" w:rsidRDefault="00951BEB" w:rsidP="00951BEB">
      <w:pPr>
        <w:pStyle w:val="ListParagraph"/>
        <w:numPr>
          <w:ilvl w:val="1"/>
          <w:numId w:val="6"/>
        </w:numPr>
        <w:rPr>
          <w:ins w:id="2980" w:author="Flory Koole" w:date="2024-12-10T17:40:00Z" w16du:dateUtc="2024-12-10T16:40:00Z"/>
          <w:rFonts w:cs="Calibri"/>
        </w:rPr>
      </w:pPr>
      <w:ins w:id="2981" w:author="Flory Koole" w:date="2024-12-10T17:40:00Z" w16du:dateUtc="2024-12-10T16:40:00Z">
        <w:r w:rsidRPr="00E00D4B">
          <w:rPr>
            <w:rFonts w:cs="Calibri"/>
            <w:highlight w:val="yellow"/>
          </w:rPr>
          <w:t>Hier</w:t>
        </w:r>
        <w:r>
          <w:rPr>
            <w:rFonts w:cs="Calibri"/>
          </w:rPr>
          <w:t xml:space="preserve"> gebleven</w:t>
        </w:r>
      </w:ins>
    </w:p>
    <w:p w14:paraId="1B9FB235" w14:textId="5F51A8B3" w:rsidR="00495065" w:rsidRDefault="00495065" w:rsidP="00495065">
      <w:pPr>
        <w:pStyle w:val="ListParagraph"/>
        <w:numPr>
          <w:ilvl w:val="1"/>
          <w:numId w:val="6"/>
        </w:numPr>
        <w:rPr>
          <w:ins w:id="2982" w:author="Flory Koole" w:date="2024-12-10T17:36:00Z" w16du:dateUtc="2024-12-10T16:36:00Z"/>
          <w:rFonts w:cs="Calibri"/>
        </w:rPr>
      </w:pPr>
    </w:p>
    <w:p w14:paraId="7234E6C4" w14:textId="77777777" w:rsidR="00137AD2" w:rsidRDefault="00137AD2" w:rsidP="00527142">
      <w:pPr>
        <w:rPr>
          <w:ins w:id="2983" w:author="Flory Koole" w:date="2024-12-10T17:19:00Z" w16du:dateUtc="2024-12-10T16:19:00Z"/>
        </w:rPr>
      </w:pPr>
    </w:p>
    <w:p w14:paraId="195AC5C1" w14:textId="77777777" w:rsidR="00137AD2" w:rsidRDefault="00137AD2" w:rsidP="00527142">
      <w:pPr>
        <w:rPr>
          <w:ins w:id="2984" w:author="Flory Koole" w:date="2024-12-10T17:19:00Z" w16du:dateUtc="2024-12-10T16:19:00Z"/>
        </w:rPr>
      </w:pPr>
    </w:p>
    <w:p w14:paraId="71947DA0" w14:textId="77777777" w:rsidR="00137AD2" w:rsidRDefault="00137AD2" w:rsidP="00527142">
      <w:pPr>
        <w:rPr>
          <w:ins w:id="2985" w:author="Flory Koole" w:date="2024-12-10T17:12:00Z" w16du:dateUtc="2024-12-10T16:12:00Z"/>
        </w:rPr>
      </w:pPr>
    </w:p>
    <w:p w14:paraId="347391F4" w14:textId="77777777" w:rsidR="00040911" w:rsidRDefault="00040911" w:rsidP="00527142"/>
    <w:p w14:paraId="7ECF715E" w14:textId="77777777" w:rsidR="00527142" w:rsidRDefault="00527142" w:rsidP="00527142">
      <w:pPr>
        <w:pStyle w:val="Heading3"/>
      </w:pPr>
      <w:bookmarkStart w:id="2986" w:name="_Toc152844470"/>
      <w:bookmarkStart w:id="2987" w:name="_Toc187312254"/>
      <w:bookmarkStart w:id="2988" w:name="_Toc66111127"/>
      <w:bookmarkStart w:id="2989" w:name="_Toc1473365857"/>
      <w:r>
        <w:t>Uitgaande waardeoverdracht</w:t>
      </w:r>
      <w:bookmarkEnd w:id="2986"/>
      <w:bookmarkEnd w:id="2987"/>
      <w:bookmarkEnd w:id="2988"/>
      <w:bookmarkEnd w:id="2989"/>
    </w:p>
    <w:p w14:paraId="773D19C2" w14:textId="77777777" w:rsidR="00527142" w:rsidRPr="00D14076" w:rsidRDefault="00527142" w:rsidP="00527142">
      <w:pPr>
        <w:rPr>
          <w:rFonts w:cs="Calibri"/>
        </w:rPr>
      </w:pPr>
      <w:r w:rsidRPr="00D14076">
        <w:rPr>
          <w:rFonts w:cs="Calibri"/>
        </w:rPr>
        <w:t>Relevante zaken m.b.t. deze gebeurtenis:</w:t>
      </w:r>
    </w:p>
    <w:p w14:paraId="7E1215FE" w14:textId="1E1B746E" w:rsidR="00527142" w:rsidRDefault="00527142" w:rsidP="00527142">
      <w:pPr>
        <w:pStyle w:val="ListParagraph"/>
        <w:numPr>
          <w:ilvl w:val="0"/>
          <w:numId w:val="6"/>
        </w:numPr>
        <w:rPr>
          <w:ins w:id="2990" w:author="Flory Koole" w:date="2024-12-10T17:18:00Z" w16du:dateUtc="2024-12-10T16:18:00Z"/>
          <w:rFonts w:cs="Calibri"/>
        </w:rPr>
      </w:pPr>
      <w:r w:rsidRPr="00D14076">
        <w:rPr>
          <w:rFonts w:cs="Calibri"/>
        </w:rPr>
        <w:t xml:space="preserve">Afleidbaar of opdrachtvolgend: </w:t>
      </w:r>
      <w:r>
        <w:rPr>
          <w:rFonts w:cs="Calibri"/>
        </w:rPr>
        <w:t>afleidbaar</w:t>
      </w:r>
      <w:r w:rsidR="007C5717">
        <w:rPr>
          <w:rFonts w:cs="Calibri"/>
        </w:rPr>
        <w:t xml:space="preserve"> </w:t>
      </w:r>
      <w:del w:id="2991" w:author="Flory Koole" w:date="2024-12-10T17:18:00Z" w16du:dateUtc="2024-12-10T16:18:00Z">
        <w:r w:rsidR="007C5717" w:rsidDel="007649E1">
          <w:rPr>
            <w:rFonts w:cs="Calibri"/>
          </w:rPr>
          <w:delText>extern</w:delText>
        </w:r>
      </w:del>
      <w:ins w:id="2992" w:author="Flory Koole" w:date="2024-12-10T17:18:00Z" w16du:dateUtc="2024-12-10T16:18:00Z">
        <w:r w:rsidR="007649E1">
          <w:rPr>
            <w:rFonts w:cs="Calibri"/>
          </w:rPr>
          <w:t>intern</w:t>
        </w:r>
      </w:ins>
    </w:p>
    <w:p w14:paraId="36B1B69A" w14:textId="60BB3F71" w:rsidR="007649E1" w:rsidRPr="00D14076" w:rsidRDefault="007649E1">
      <w:pPr>
        <w:pStyle w:val="ListParagraph"/>
        <w:numPr>
          <w:ilvl w:val="1"/>
          <w:numId w:val="6"/>
        </w:numPr>
        <w:rPr>
          <w:rFonts w:cs="Calibri"/>
        </w:rPr>
        <w:pPrChange w:id="2993" w:author="Flory Koole" w:date="2024-12-10T17:18:00Z" w16du:dateUtc="2024-12-10T16:18:00Z">
          <w:pPr>
            <w:pStyle w:val="ListParagraph"/>
            <w:numPr>
              <w:numId w:val="6"/>
            </w:numPr>
            <w:ind w:hanging="360"/>
          </w:pPr>
        </w:pPrChange>
      </w:pPr>
      <w:ins w:id="2994" w:author="Flory Koole" w:date="2024-12-10T17:18:00Z" w16du:dateUtc="2024-12-10T16:18:00Z">
        <w:r>
          <w:rPr>
            <w:rFonts w:cs="Calibri"/>
          </w:rPr>
          <w:t xml:space="preserve">Wordt aangemaakt </w:t>
        </w:r>
      </w:ins>
      <w:ins w:id="2995" w:author="Flory Koole" w:date="2024-12-10T17:19:00Z" w16du:dateUtc="2024-12-10T16:19:00Z">
        <w:r w:rsidR="00A426C7">
          <w:rPr>
            <w:rFonts w:cs="Calibri"/>
          </w:rPr>
          <w:t>na het beeindigen van de beleggingsrekening</w:t>
        </w:r>
      </w:ins>
    </w:p>
    <w:p w14:paraId="16E2AE7B" w14:textId="77777777" w:rsidR="00527142" w:rsidRPr="00D14076" w:rsidRDefault="00527142" w:rsidP="00527142">
      <w:pPr>
        <w:pStyle w:val="ListParagraph"/>
        <w:numPr>
          <w:ilvl w:val="0"/>
          <w:numId w:val="6"/>
        </w:numPr>
        <w:rPr>
          <w:rFonts w:cs="Calibri"/>
        </w:rPr>
      </w:pPr>
      <w:r w:rsidRPr="00D14076">
        <w:rPr>
          <w:rFonts w:cs="Calibri"/>
        </w:rPr>
        <w:t xml:space="preserve">Invoer en controles: </w:t>
      </w:r>
      <w:r w:rsidRPr="00736740">
        <w:rPr>
          <w:rFonts w:cs="Calibri"/>
        </w:rPr>
        <w:t>dlnOverdrachtsDatum</w:t>
      </w:r>
    </w:p>
    <w:p w14:paraId="114C6C3E" w14:textId="77777777" w:rsidR="00527142" w:rsidRPr="00D14076" w:rsidRDefault="00527142" w:rsidP="00527142">
      <w:pPr>
        <w:pStyle w:val="ListParagraph"/>
        <w:numPr>
          <w:ilvl w:val="0"/>
          <w:numId w:val="6"/>
        </w:numPr>
        <w:rPr>
          <w:rFonts w:cs="Calibri"/>
        </w:rPr>
      </w:pPr>
      <w:r w:rsidRPr="00D14076">
        <w:rPr>
          <w:rFonts w:cs="Calibri"/>
        </w:rPr>
        <w:t xml:space="preserve">Overgangen in profielen, statussen: </w:t>
      </w:r>
    </w:p>
    <w:p w14:paraId="3BE14BE8" w14:textId="77777777" w:rsidR="00527142" w:rsidRPr="00D14076" w:rsidRDefault="00527142" w:rsidP="00527142">
      <w:pPr>
        <w:pStyle w:val="ListParagraph"/>
        <w:numPr>
          <w:ilvl w:val="1"/>
          <w:numId w:val="6"/>
        </w:numPr>
        <w:rPr>
          <w:rFonts w:cs="Calibri"/>
        </w:rPr>
      </w:pPr>
      <w:r w:rsidRPr="00D14076">
        <w:rPr>
          <w:rFonts w:cs="Calibri"/>
        </w:rPr>
        <w:t xml:space="preserve">Kan voor </w:t>
      </w:r>
      <w:r>
        <w:rPr>
          <w:rFonts w:cs="Calibri"/>
        </w:rPr>
        <w:t>slapers, beëindiging naar status UWO</w:t>
      </w:r>
    </w:p>
    <w:p w14:paraId="4D29E4C3" w14:textId="77777777" w:rsidR="00527142" w:rsidRPr="00D14076" w:rsidRDefault="00527142" w:rsidP="00527142">
      <w:pPr>
        <w:pStyle w:val="ListParagraph"/>
        <w:numPr>
          <w:ilvl w:val="0"/>
          <w:numId w:val="6"/>
        </w:numPr>
        <w:rPr>
          <w:rFonts w:cs="Calibri"/>
        </w:rPr>
      </w:pPr>
      <w:r w:rsidRPr="00D14076">
        <w:rPr>
          <w:rFonts w:cs="Calibri"/>
        </w:rPr>
        <w:t>Koppelingen</w:t>
      </w:r>
    </w:p>
    <w:p w14:paraId="5B39F2BE" w14:textId="77777777" w:rsidR="00527142" w:rsidRPr="00D14076" w:rsidRDefault="00527142" w:rsidP="00527142">
      <w:pPr>
        <w:pStyle w:val="ListParagraph"/>
        <w:numPr>
          <w:ilvl w:val="1"/>
          <w:numId w:val="6"/>
        </w:numPr>
        <w:rPr>
          <w:rFonts w:cs="Calibri"/>
        </w:rPr>
      </w:pPr>
      <w:r>
        <w:rPr>
          <w:rFonts w:cs="Calibri"/>
        </w:rPr>
        <w:t xml:space="preserve">Geen </w:t>
      </w:r>
    </w:p>
    <w:p w14:paraId="59223E0F" w14:textId="77777777" w:rsidR="00527142" w:rsidRPr="00D14076" w:rsidRDefault="00527142" w:rsidP="00527142">
      <w:pPr>
        <w:pStyle w:val="ListParagraph"/>
        <w:numPr>
          <w:ilvl w:val="0"/>
          <w:numId w:val="6"/>
        </w:numPr>
        <w:rPr>
          <w:rFonts w:cs="Calibri"/>
        </w:rPr>
      </w:pPr>
      <w:r w:rsidRPr="00D14076">
        <w:rPr>
          <w:rFonts w:cs="Calibri"/>
        </w:rPr>
        <w:t>Speciale berekeningen</w:t>
      </w:r>
    </w:p>
    <w:p w14:paraId="04A11B89" w14:textId="785BC0B2" w:rsidR="00E22A4F" w:rsidRDefault="00E22A4F" w:rsidP="0048201D">
      <w:pPr>
        <w:pStyle w:val="ListParagraph"/>
        <w:numPr>
          <w:ilvl w:val="1"/>
          <w:numId w:val="6"/>
        </w:numPr>
        <w:rPr>
          <w:ins w:id="2996" w:author="Flory Koole" w:date="2024-12-09T08:26:00Z" w16du:dateUtc="2024-12-09T07:26:00Z"/>
          <w:rFonts w:cs="Calibri"/>
        </w:rPr>
      </w:pPr>
      <w:ins w:id="2997" w:author="Flory Koole" w:date="2024-12-09T08:26:00Z" w16du:dateUtc="2024-12-09T07:26:00Z">
        <w:r w:rsidRPr="00E22A4F">
          <w:rPr>
            <w:rFonts w:cs="Calibri"/>
          </w:rPr>
          <w:t>dlnOverdrachtBetaalDatum</w:t>
        </w:r>
        <w:r>
          <w:rPr>
            <w:rFonts w:cs="Calibri"/>
          </w:rPr>
          <w:t xml:space="preserve"> = da</w:t>
        </w:r>
        <w:r w:rsidR="0053596A">
          <w:rPr>
            <w:rFonts w:cs="Calibri"/>
          </w:rPr>
          <w:t>tumVandaag</w:t>
        </w:r>
      </w:ins>
    </w:p>
    <w:p w14:paraId="080AD8F0" w14:textId="10087507" w:rsidR="00AF1A4D" w:rsidRPr="00E22A4F" w:rsidRDefault="00AF1A4D" w:rsidP="0048201D">
      <w:pPr>
        <w:pStyle w:val="ListParagraph"/>
        <w:numPr>
          <w:ilvl w:val="1"/>
          <w:numId w:val="6"/>
        </w:numPr>
        <w:rPr>
          <w:ins w:id="2998" w:author="Flory Koole" w:date="2024-12-09T08:26:00Z" w16du:dateUtc="2024-12-09T07:26:00Z"/>
          <w:rFonts w:cs="Calibri"/>
          <w:rPrChange w:id="2999" w:author="Flory Koole" w:date="2024-12-09T08:26:00Z" w16du:dateUtc="2024-12-09T07:26:00Z">
            <w:rPr>
              <w:ins w:id="3000" w:author="Flory Koole" w:date="2024-12-09T08:26:00Z" w16du:dateUtc="2024-12-09T07:26:00Z"/>
              <w:rFonts w:cs="Calibri"/>
              <w:highlight w:val="yellow"/>
            </w:rPr>
          </w:rPrChange>
        </w:rPr>
      </w:pPr>
      <w:ins w:id="3001" w:author="Flory Koole" w:date="2024-12-09T08:26:00Z" w16du:dateUtc="2024-12-09T07:26:00Z">
        <w:r w:rsidRPr="00AF1A4D">
          <w:rPr>
            <w:rFonts w:cs="Calibri"/>
          </w:rPr>
          <w:t>dlnOverdrachtInterest</w:t>
        </w:r>
        <w:r>
          <w:rPr>
            <w:rFonts w:cs="Calibri"/>
          </w:rPr>
          <w:t xml:space="preserve"> </w:t>
        </w:r>
        <w:r w:rsidRPr="00AF1A4D">
          <w:rPr>
            <w:rFonts w:cs="Calibri"/>
            <w:b/>
            <w:bCs/>
            <w:color w:val="FF0000"/>
            <w:rPrChange w:id="3002" w:author="Flory Koole" w:date="2024-12-09T08:26:00Z" w16du:dateUtc="2024-12-09T07:26:00Z">
              <w:rPr>
                <w:rFonts w:cs="Calibri"/>
              </w:rPr>
            </w:rPrChange>
          </w:rPr>
          <w:t>= 0</w:t>
        </w:r>
      </w:ins>
    </w:p>
    <w:p w14:paraId="031AF2AF" w14:textId="5B7233B9" w:rsidR="00AF1A4D" w:rsidRPr="00AF1A4D" w:rsidRDefault="00A46AE7" w:rsidP="0048201D">
      <w:pPr>
        <w:pStyle w:val="ListParagraph"/>
        <w:numPr>
          <w:ilvl w:val="1"/>
          <w:numId w:val="6"/>
        </w:numPr>
        <w:rPr>
          <w:ins w:id="3003" w:author="Flory Koole" w:date="2024-12-09T08:26:00Z" w16du:dateUtc="2024-12-09T07:26:00Z"/>
          <w:rFonts w:cs="Calibri"/>
          <w:rPrChange w:id="3004" w:author="Flory Koole" w:date="2024-12-09T08:26:00Z" w16du:dateUtc="2024-12-09T07:26:00Z">
            <w:rPr>
              <w:ins w:id="3005" w:author="Flory Koole" w:date="2024-12-09T08:26:00Z" w16du:dateUtc="2024-12-09T07:26:00Z"/>
              <w:rFonts w:cs="Calibri"/>
              <w:highlight w:val="yellow"/>
            </w:rPr>
          </w:rPrChange>
        </w:rPr>
      </w:pPr>
      <w:ins w:id="3006" w:author="Flory Koole" w:date="2024-12-09T08:27:00Z" w16du:dateUtc="2024-12-09T07:27:00Z">
        <w:r w:rsidRPr="00A46AE7">
          <w:rPr>
            <w:rFonts w:cs="Calibri"/>
          </w:rPr>
          <w:t>dlnOverdrachtsWaarde</w:t>
        </w:r>
        <w:r w:rsidR="00C6555F">
          <w:rPr>
            <w:rFonts w:cs="Calibri"/>
          </w:rPr>
          <w:t xml:space="preserve"> = </w:t>
        </w:r>
        <w:r w:rsidR="00C6555F" w:rsidRPr="00C6555F">
          <w:rPr>
            <w:rFonts w:cs="Calibri"/>
          </w:rPr>
          <w:t>woDlnRekOverdrachtsWaarde + woDlnOverdrachtsWaardeVariabelPensioen + dlnOverdrachtsWaardeBijzonder</w:t>
        </w:r>
      </w:ins>
      <w:ins w:id="3007" w:author="Flory Koole" w:date="2024-12-09T08:32:00Z" w16du:dateUtc="2024-12-09T07:32:00Z">
        <w:r w:rsidR="00870777">
          <w:rPr>
            <w:rFonts w:cs="Calibri"/>
          </w:rPr>
          <w:t xml:space="preserve"> </w:t>
        </w:r>
        <w:r w:rsidR="00870777" w:rsidRPr="00C6555F">
          <w:rPr>
            <w:rFonts w:cs="Calibri"/>
          </w:rPr>
          <w:t>+ dlnOverdrachtsWaardeOvergang</w:t>
        </w:r>
      </w:ins>
    </w:p>
    <w:p w14:paraId="29D182E4" w14:textId="02A31173" w:rsidR="00AF1A4D" w:rsidRDefault="00C6555F" w:rsidP="0048201D">
      <w:pPr>
        <w:pStyle w:val="ListParagraph"/>
        <w:numPr>
          <w:ilvl w:val="1"/>
          <w:numId w:val="6"/>
        </w:numPr>
        <w:rPr>
          <w:ins w:id="3008" w:author="Flory Koole" w:date="2024-12-09T08:29:00Z" w16du:dateUtc="2024-12-09T07:29:00Z"/>
          <w:rFonts w:cs="Calibri"/>
        </w:rPr>
      </w:pPr>
      <w:ins w:id="3009" w:author="Flory Koole" w:date="2024-12-09T08:28:00Z" w16du:dateUtc="2024-12-09T07:28:00Z">
        <w:r w:rsidRPr="00C6555F">
          <w:rPr>
            <w:rFonts w:cs="Calibri"/>
          </w:rPr>
          <w:t>dlnOverdrachtsWaardeBijzonder</w:t>
        </w:r>
        <w:r>
          <w:rPr>
            <w:rFonts w:cs="Calibri"/>
          </w:rPr>
          <w:t xml:space="preserve"> = </w:t>
        </w:r>
        <w:r w:rsidRPr="00C6555F">
          <w:rPr>
            <w:rFonts w:cs="Calibri"/>
          </w:rPr>
          <w:t>woDlnRekOverdrachtsWaardeBijzonder + woDlnOverdrachtsWaardeBijzonderVariabelPensioen</w:t>
        </w:r>
      </w:ins>
    </w:p>
    <w:p w14:paraId="19C3C823" w14:textId="06DF62CE" w:rsidR="00282575" w:rsidRDefault="00282575" w:rsidP="0048201D">
      <w:pPr>
        <w:pStyle w:val="ListParagraph"/>
        <w:numPr>
          <w:ilvl w:val="1"/>
          <w:numId w:val="6"/>
        </w:numPr>
        <w:rPr>
          <w:ins w:id="3010" w:author="Flory Koole" w:date="2024-12-09T08:32:00Z" w16du:dateUtc="2024-12-09T07:32:00Z"/>
          <w:rFonts w:cs="Calibri"/>
        </w:rPr>
      </w:pPr>
      <w:ins w:id="3011" w:author="Flory Koole" w:date="2024-12-09T08:29:00Z" w16du:dateUtc="2024-12-09T07:29:00Z">
        <w:r w:rsidRPr="00282575">
          <w:rPr>
            <w:rFonts w:cs="Calibri"/>
          </w:rPr>
          <w:t>woDlnOverdrachtsWaardeBijzonderVariabelPensioen</w:t>
        </w:r>
        <w:r>
          <w:rPr>
            <w:rFonts w:cs="Calibri"/>
          </w:rPr>
          <w:t xml:space="preserve"> = </w:t>
        </w:r>
      </w:ins>
      <w:ins w:id="3012" w:author="Flory Koole" w:date="2024-12-09T08:31:00Z" w16du:dateUtc="2024-12-09T07:31:00Z">
        <w:r w:rsidR="00987FF6">
          <w:rPr>
            <w:rFonts w:cs="Calibri"/>
          </w:rPr>
          <w:t xml:space="preserve">totale voorziening </w:t>
        </w:r>
        <w:r w:rsidR="00751901">
          <w:rPr>
            <w:rFonts w:cs="Calibri"/>
          </w:rPr>
          <w:t xml:space="preserve">van bijzonder LOPF </w:t>
        </w:r>
      </w:ins>
      <w:ins w:id="3013" w:author="Flory Koole" w:date="2024-12-09T08:32:00Z" w16du:dateUtc="2024-12-09T07:32:00Z">
        <w:r w:rsidR="00751901">
          <w:rPr>
            <w:rFonts w:cs="Calibri"/>
          </w:rPr>
          <w:t>van de exen</w:t>
        </w:r>
      </w:ins>
    </w:p>
    <w:p w14:paraId="2C43F437" w14:textId="6E1B82DF" w:rsidR="00870777" w:rsidRPr="00AF1A4D" w:rsidRDefault="00870777" w:rsidP="0048201D">
      <w:pPr>
        <w:pStyle w:val="ListParagraph"/>
        <w:numPr>
          <w:ilvl w:val="1"/>
          <w:numId w:val="6"/>
        </w:numPr>
        <w:rPr>
          <w:ins w:id="3014" w:author="Flory Koole" w:date="2024-12-09T08:26:00Z" w16du:dateUtc="2024-12-09T07:26:00Z"/>
          <w:rFonts w:cs="Calibri"/>
          <w:rPrChange w:id="3015" w:author="Flory Koole" w:date="2024-12-09T08:26:00Z" w16du:dateUtc="2024-12-09T07:26:00Z">
            <w:rPr>
              <w:ins w:id="3016" w:author="Flory Koole" w:date="2024-12-09T08:26:00Z" w16du:dateUtc="2024-12-09T07:26:00Z"/>
              <w:rFonts w:cs="Calibri"/>
              <w:highlight w:val="yellow"/>
            </w:rPr>
          </w:rPrChange>
        </w:rPr>
      </w:pPr>
      <w:ins w:id="3017" w:author="Flory Koole" w:date="2024-12-09T08:32:00Z" w16du:dateUtc="2024-12-09T07:32:00Z">
        <w:r w:rsidRPr="00C6555F">
          <w:rPr>
            <w:rFonts w:cs="Calibri"/>
          </w:rPr>
          <w:t>dlnOverdrachtsWaardeOvergang</w:t>
        </w:r>
      </w:ins>
      <w:ins w:id="3018" w:author="Flory Koole" w:date="2024-12-09T08:33:00Z" w16du:dateUtc="2024-12-09T07:33:00Z">
        <w:r w:rsidR="009A0856">
          <w:rPr>
            <w:rFonts w:cs="Calibri"/>
          </w:rPr>
          <w:t xml:space="preserve"> = </w:t>
        </w:r>
        <w:r w:rsidR="00C23B19" w:rsidRPr="00C23B19">
          <w:rPr>
            <w:rFonts w:cs="Calibri"/>
          </w:rPr>
          <w:t xml:space="preserve">dbDlnOpgebouwdLPPTR * finKpsUniVr(LPPTR) </w:t>
        </w:r>
        <w:r w:rsidR="009A0856" w:rsidRPr="009A0856">
          <w:rPr>
            <w:rFonts w:cs="Calibri"/>
          </w:rPr>
          <w:t>* dlnUwoOpslagFactorWzp</w:t>
        </w:r>
      </w:ins>
      <w:ins w:id="3019" w:author="Flory Koole" w:date="2024-12-10T16:52:00Z" w16du:dateUtc="2024-12-10T15:52:00Z">
        <w:r w:rsidR="00293163">
          <w:rPr>
            <w:rFonts w:cs="Calibri"/>
          </w:rPr>
          <w:t xml:space="preserve"> </w:t>
        </w:r>
      </w:ins>
      <w:ins w:id="3020" w:author="Flory Koole" w:date="2024-12-10T16:52:00Z">
        <w:r w:rsidR="008005C7" w:rsidRPr="008005C7">
          <w:rPr>
            <w:rFonts w:cs="Calibri"/>
          </w:rPr>
          <w:t>* (1 / (1 - admResRdrAfslagPrc))</w:t>
        </w:r>
      </w:ins>
    </w:p>
    <w:p w14:paraId="57F26007" w14:textId="0CB9BED0" w:rsidR="00527142" w:rsidRPr="00D14076" w:rsidRDefault="00527142" w:rsidP="00527142">
      <w:pPr>
        <w:pStyle w:val="ListParagraph"/>
        <w:numPr>
          <w:ilvl w:val="1"/>
          <w:numId w:val="6"/>
        </w:numPr>
        <w:rPr>
          <w:rFonts w:cs="Calibri"/>
        </w:rPr>
      </w:pPr>
    </w:p>
    <w:p w14:paraId="085AC81C" w14:textId="77777777" w:rsidR="00527142" w:rsidRDefault="00527142" w:rsidP="00527142"/>
    <w:p w14:paraId="1DBB8C4D" w14:textId="77777777" w:rsidR="00527142" w:rsidRDefault="00527142" w:rsidP="2B26B8BC">
      <w:pPr>
        <w:pStyle w:val="Heading3"/>
      </w:pPr>
      <w:bookmarkStart w:id="3021" w:name="_Toc117078513"/>
      <w:bookmarkStart w:id="3022" w:name="_Toc152844471"/>
      <w:bookmarkStart w:id="3023" w:name="_Toc187312255"/>
      <w:bookmarkStart w:id="3024" w:name="_Toc1687673309"/>
      <w:bookmarkStart w:id="3025" w:name="_Toc1721876195"/>
      <w:r>
        <w:t>Uitgaande waardeoverdracht klein pensioen</w:t>
      </w:r>
      <w:bookmarkEnd w:id="3021"/>
      <w:bookmarkEnd w:id="3022"/>
      <w:bookmarkEnd w:id="3023"/>
      <w:bookmarkEnd w:id="3024"/>
      <w:bookmarkEnd w:id="3025"/>
      <w:r>
        <w:t xml:space="preserve"> </w:t>
      </w:r>
    </w:p>
    <w:p w14:paraId="3F022D4E" w14:textId="77777777" w:rsidR="00527142" w:rsidRDefault="00527142" w:rsidP="00527142">
      <w:pPr>
        <w:rPr>
          <w:rFonts w:cs="Calibri"/>
        </w:rPr>
      </w:pPr>
      <w:r>
        <w:rPr>
          <w:rFonts w:cs="Calibri"/>
        </w:rPr>
        <w:t>Deze gebeurtenis werkt hetzelfde als een reguliere uitgaande waardeoverdracht, maar wordt aangemaakt vanuit een ander proces met een andere bron. Reguliere waardeoverdrachten komen tot stand op verzoek van de deelnemer (via Hyfen). Voor waardeoverdracht klein pensioen zijn aparte processen beschikbaar binnen de backoffice. Deze worden ook apart verantwoord in het jaarwerk.</w:t>
      </w:r>
    </w:p>
    <w:p w14:paraId="5190E02D" w14:textId="77777777" w:rsidR="00527142" w:rsidRDefault="00527142" w:rsidP="00527142"/>
    <w:p w14:paraId="6E33E08A" w14:textId="77777777" w:rsidR="00A85F67" w:rsidRDefault="00A85F67">
      <w:pPr>
        <w:rPr>
          <w:ins w:id="3026" w:author="Ronald Kocks (R)" w:date="2025-08-28T16:13:00Z" w16du:dateUtc="2025-08-28T14:13:00Z"/>
          <w:rFonts w:asciiTheme="majorHAnsi" w:eastAsiaTheme="majorEastAsia" w:hAnsiTheme="majorHAnsi" w:cstheme="majorBidi"/>
          <w:color w:val="630A00"/>
          <w:sz w:val="30"/>
          <w:szCs w:val="30"/>
        </w:rPr>
      </w:pPr>
      <w:bookmarkStart w:id="3027" w:name="_Toc731800677"/>
      <w:bookmarkStart w:id="3028" w:name="_Toc1270177244"/>
      <w:ins w:id="3029" w:author="Ronald Kocks (R)" w:date="2025-08-28T16:13:00Z" w16du:dateUtc="2025-08-28T14:13:00Z">
        <w:r>
          <w:br w:type="page"/>
        </w:r>
      </w:ins>
    </w:p>
    <w:p w14:paraId="71D636CA" w14:textId="0C7B3884" w:rsidR="00E041C0" w:rsidRDefault="00285956">
      <w:pPr>
        <w:pStyle w:val="Heading1"/>
        <w:rPr>
          <w:ins w:id="3030" w:author="Flory Koole" w:date="2025-01-21T10:44:00Z" w16du:dateUtc="2025-01-21T09:44:00Z"/>
        </w:rPr>
        <w:pPrChange w:id="3031" w:author="Flory Koole" w:date="2025-01-21T10:44:00Z" w16du:dateUtc="2025-01-21T09:44:00Z">
          <w:pPr>
            <w:spacing w:line="240" w:lineRule="auto"/>
          </w:pPr>
        </w:pPrChange>
      </w:pPr>
      <w:ins w:id="3032" w:author="Flory Koole" w:date="2025-01-21T10:43:00Z">
        <w:r>
          <w:t>Vrijwillige voortzett</w:t>
        </w:r>
      </w:ins>
      <w:ins w:id="3033" w:author="Flory Koole" w:date="2025-01-21T10:44:00Z">
        <w:r>
          <w:t>ing</w:t>
        </w:r>
      </w:ins>
      <w:bookmarkEnd w:id="3027"/>
      <w:bookmarkEnd w:id="3028"/>
    </w:p>
    <w:p w14:paraId="00780192" w14:textId="77777777" w:rsidR="00285956" w:rsidRDefault="00285956" w:rsidP="00AD541C">
      <w:pPr>
        <w:spacing w:line="240" w:lineRule="auto"/>
      </w:pPr>
    </w:p>
    <w:p w14:paraId="6C13EBBC" w14:textId="77777777" w:rsidR="00E068B8" w:rsidRDefault="00E068B8" w:rsidP="00E068B8">
      <w:pPr>
        <w:pStyle w:val="Heading2"/>
        <w:rPr>
          <w:ins w:id="3034" w:author="Flory Koole" w:date="2025-01-21T10:44:00Z" w16du:dateUtc="2025-01-21T09:44:00Z"/>
        </w:rPr>
      </w:pPr>
      <w:bookmarkStart w:id="3035" w:name="_Toc555632118"/>
      <w:bookmarkStart w:id="3036" w:name="_Toc1213857390"/>
      <w:ins w:id="3037" w:author="Flory Koole" w:date="2025-01-21T10:44:00Z">
        <w:r>
          <w:t>Samenhang met bedrijfsproces</w:t>
        </w:r>
      </w:ins>
      <w:bookmarkEnd w:id="3035"/>
      <w:bookmarkEnd w:id="3036"/>
    </w:p>
    <w:p w14:paraId="53476B6E" w14:textId="5FA54B24" w:rsidR="00E068B8" w:rsidRPr="00D14076" w:rsidRDefault="00E068B8" w:rsidP="00E068B8">
      <w:pPr>
        <w:rPr>
          <w:ins w:id="3038" w:author="Flory Koole" w:date="2025-01-21T10:44:00Z" w16du:dateUtc="2025-01-21T09:44:00Z"/>
          <w:rFonts w:cs="Calibri"/>
        </w:rPr>
      </w:pPr>
      <w:ins w:id="3039" w:author="Flory Koole" w:date="2025-01-21T10:44:00Z" w16du:dateUtc="2025-01-21T09:44:00Z">
        <w:r w:rsidRPr="00D14076">
          <w:rPr>
            <w:rFonts w:cs="Calibri"/>
          </w:rPr>
          <w:t xml:space="preserve">Een paar algemene kenmerken en andere relevante zaken rondom </w:t>
        </w:r>
        <w:r>
          <w:rPr>
            <w:rFonts w:cs="Calibri"/>
          </w:rPr>
          <w:t>vrijwillige voortzetting</w:t>
        </w:r>
      </w:ins>
    </w:p>
    <w:p w14:paraId="40BF485B" w14:textId="6F06EB4E" w:rsidR="00E068B8" w:rsidRDefault="007A706B" w:rsidP="00E068B8">
      <w:pPr>
        <w:pStyle w:val="ListParagraph"/>
        <w:numPr>
          <w:ilvl w:val="0"/>
          <w:numId w:val="31"/>
        </w:numPr>
        <w:rPr>
          <w:ins w:id="3040" w:author="Flory Koole" w:date="2025-01-21T10:44:00Z" w16du:dateUtc="2025-01-21T09:44:00Z"/>
          <w:rFonts w:cs="Calibri"/>
        </w:rPr>
      </w:pPr>
      <w:ins w:id="3041" w:author="Flory Koole" w:date="2025-01-21T10:45:00Z" w16du:dateUtc="2025-01-21T09:45:00Z">
        <w:del w:id="3042" w:author="Flory Koole (F)" w:date="2025-08-13T19:45:00Z" w16du:dateUtc="2025-08-13T17:45:00Z">
          <w:r w:rsidDel="00FF56CC">
            <w:rPr>
              <w:rFonts w:cs="Calibri"/>
            </w:rPr>
            <w:delText>Wordt gestart vanuit portaal?</w:delText>
          </w:r>
        </w:del>
      </w:ins>
      <w:ins w:id="3043" w:author="Flory Koole (F)" w:date="2025-08-13T19:45:00Z" w16du:dateUtc="2025-08-13T17:45:00Z">
        <w:r w:rsidR="00B951EF">
          <w:rPr>
            <w:rFonts w:cs="Calibri"/>
          </w:rPr>
          <w:t>D10 Vrijw</w:t>
        </w:r>
      </w:ins>
      <w:ins w:id="3044" w:author="Flory Koole (F)" w:date="2025-08-13T19:46:00Z" w16du:dateUtc="2025-08-13T17:46:00Z">
        <w:r w:rsidR="00B951EF">
          <w:rPr>
            <w:rFonts w:cs="Calibri"/>
          </w:rPr>
          <w:t>illige voortzetting</w:t>
        </w:r>
      </w:ins>
    </w:p>
    <w:p w14:paraId="0ACB004E" w14:textId="77777777" w:rsidR="00F2001F" w:rsidDel="002A5180" w:rsidRDefault="00F2001F" w:rsidP="00F2001F">
      <w:pPr>
        <w:spacing w:line="240" w:lineRule="auto"/>
        <w:rPr>
          <w:ins w:id="3045" w:author="Flory Koole (F)" w:date="2025-08-13T18:49:00Z" w16du:dateUtc="2025-08-13T16:49:00Z"/>
          <w:del w:id="3046" w:author="Flory Koole (F)" w:date="2025-08-13T18:50:00Z" w16du:dateUtc="2025-08-13T16:50:00Z"/>
          <w:rFonts w:eastAsia="Times New Roman" w:cs="Calibri"/>
        </w:rPr>
      </w:pPr>
    </w:p>
    <w:p w14:paraId="1786F8B3" w14:textId="2A1BD294" w:rsidR="00F2001F" w:rsidDel="002A5180" w:rsidRDefault="00F2001F" w:rsidP="00F2001F">
      <w:pPr>
        <w:pStyle w:val="Heading3"/>
        <w:rPr>
          <w:ins w:id="3047" w:author="Flory Koole (F)" w:date="2025-08-13T18:49:00Z" w16du:dateUtc="2025-08-13T16:49:00Z"/>
          <w:del w:id="3048" w:author="Flory Koole (F)" w:date="2025-08-13T18:50:00Z" w16du:dateUtc="2025-08-13T16:50:00Z"/>
          <w:rFonts w:eastAsia="Times New Roman"/>
        </w:rPr>
      </w:pPr>
      <w:ins w:id="3049" w:author="Flory Koole (F)" w:date="2025-08-13T18:49:00Z" w16du:dateUtc="2025-08-13T16:49:00Z">
        <w:del w:id="3050" w:author="Flory Koole (F)" w:date="2025-08-13T18:50:00Z" w16du:dateUtc="2025-08-13T16:50:00Z">
          <w:r w:rsidDel="002A5180">
            <w:delText>Vrijwillige</w:delText>
          </w:r>
          <w:r w:rsidRPr="2B26B8BC" w:rsidDel="002A5180">
            <w:rPr>
              <w:rFonts w:eastAsia="Times New Roman"/>
            </w:rPr>
            <w:delText xml:space="preserve"> voortzetting (</w:delText>
          </w:r>
          <w:r w:rsidRPr="2B26B8BC" w:rsidDel="002A5180">
            <w:rPr>
              <w:rFonts w:eastAsia="Times New Roman"/>
              <w:color w:val="FF0000"/>
            </w:rPr>
            <w:delText>analyse nog uitwerken</w:delText>
          </w:r>
          <w:r w:rsidRPr="2B26B8BC" w:rsidDel="002A5180">
            <w:rPr>
              <w:rFonts w:eastAsia="Times New Roman"/>
            </w:rPr>
            <w:delText>)</w:delText>
          </w:r>
        </w:del>
      </w:ins>
    </w:p>
    <w:p w14:paraId="2FFFA3D3" w14:textId="7025CBDC" w:rsidR="00F2001F" w:rsidRPr="00EA75E6" w:rsidDel="002A5180" w:rsidRDefault="00F2001F" w:rsidP="00F2001F">
      <w:pPr>
        <w:spacing w:before="0" w:after="0" w:line="240" w:lineRule="auto"/>
        <w:rPr>
          <w:ins w:id="3051" w:author="Flory Koole (F)" w:date="2025-08-13T18:49:00Z" w16du:dateUtc="2025-08-13T16:49:00Z"/>
          <w:del w:id="3052" w:author="Flory Koole (F)" w:date="2025-08-13T18:50:00Z" w16du:dateUtc="2025-08-13T16:50:00Z"/>
          <w:rFonts w:eastAsia="Times New Roman" w:cs="Calibri"/>
        </w:rPr>
      </w:pPr>
      <w:ins w:id="3053" w:author="Flory Koole (F)" w:date="2025-08-13T18:49:00Z" w16du:dateUtc="2025-08-13T16:49:00Z">
        <w:del w:id="3054" w:author="Flory Koole (F)" w:date="2025-08-13T18:50:00Z" w16du:dateUtc="2025-08-13T16:50:00Z">
          <w:r w:rsidDel="002A5180">
            <w:rPr>
              <w:rFonts w:eastAsia="Times New Roman" w:cs="Calibri"/>
            </w:rPr>
            <w:delText>2 velden toegevoegd</w:delText>
          </w:r>
        </w:del>
      </w:ins>
    </w:p>
    <w:p w14:paraId="7D3CA359" w14:textId="353D2E19" w:rsidR="00F2001F" w:rsidDel="002A5180" w:rsidRDefault="00F2001F" w:rsidP="00F2001F">
      <w:pPr>
        <w:pStyle w:val="ListParagraph"/>
        <w:numPr>
          <w:ilvl w:val="0"/>
          <w:numId w:val="51"/>
        </w:numPr>
        <w:spacing w:before="0" w:after="0" w:line="240" w:lineRule="auto"/>
        <w:contextualSpacing w:val="0"/>
        <w:rPr>
          <w:ins w:id="3055" w:author="Flory Koole (F)" w:date="2025-08-13T18:49:00Z" w16du:dateUtc="2025-08-13T16:49:00Z"/>
          <w:del w:id="3056" w:author="Flory Koole (F)" w:date="2025-08-13T18:50:00Z" w16du:dateUtc="2025-08-13T16:50:00Z"/>
          <w:rFonts w:eastAsia="Times New Roman" w:cs="Calibri"/>
        </w:rPr>
      </w:pPr>
      <w:ins w:id="3057" w:author="Flory Koole (F)" w:date="2025-08-13T18:49:00Z" w16du:dateUtc="2025-08-13T16:49:00Z">
        <w:del w:id="3058" w:author="Flory Koole (F)" w:date="2025-08-13T18:50:00Z" w16du:dateUtc="2025-08-13T16:50:00Z">
          <w:r w:rsidDel="002A5180">
            <w:rPr>
              <w:rFonts w:eastAsia="Times New Roman" w:cs="Calibri"/>
            </w:rPr>
            <w:delText xml:space="preserve">dlnVrijwilligeVoortzetting </w:delText>
          </w:r>
        </w:del>
      </w:ins>
    </w:p>
    <w:p w14:paraId="1A539B66" w14:textId="320876EC" w:rsidR="00F2001F" w:rsidDel="002A5180" w:rsidRDefault="00F2001F" w:rsidP="00F2001F">
      <w:pPr>
        <w:pStyle w:val="ListParagraph"/>
        <w:numPr>
          <w:ilvl w:val="1"/>
          <w:numId w:val="51"/>
        </w:numPr>
        <w:spacing w:before="0" w:after="0" w:line="240" w:lineRule="auto"/>
        <w:contextualSpacing w:val="0"/>
        <w:rPr>
          <w:ins w:id="3059" w:author="Flory Koole (F)" w:date="2025-08-13T18:49:00Z" w16du:dateUtc="2025-08-13T16:49:00Z"/>
          <w:del w:id="3060" w:author="Flory Koole (F)" w:date="2025-08-13T18:50:00Z" w16du:dateUtc="2025-08-13T16:50:00Z"/>
          <w:rFonts w:eastAsia="Times New Roman" w:cs="Calibri"/>
        </w:rPr>
      </w:pPr>
      <w:ins w:id="3061" w:author="Flory Koole (F)" w:date="2025-08-13T18:49:00Z" w16du:dateUtc="2025-08-13T16:49:00Z">
        <w:del w:id="3062" w:author="Flory Koole (F)" w:date="2025-08-13T18:50:00Z" w16du:dateUtc="2025-08-13T16:50:00Z">
          <w:r w:rsidDel="002A5180">
            <w:rPr>
              <w:rFonts w:eastAsia="Times New Roman" w:cs="Calibri"/>
            </w:rPr>
            <w:delText>0 = geen</w:delText>
          </w:r>
        </w:del>
      </w:ins>
    </w:p>
    <w:p w14:paraId="147D5A85" w14:textId="35543CEC" w:rsidR="00F2001F" w:rsidDel="002A5180" w:rsidRDefault="00F2001F" w:rsidP="00F2001F">
      <w:pPr>
        <w:pStyle w:val="ListParagraph"/>
        <w:numPr>
          <w:ilvl w:val="1"/>
          <w:numId w:val="51"/>
        </w:numPr>
        <w:spacing w:before="0" w:after="0" w:line="240" w:lineRule="auto"/>
        <w:contextualSpacing w:val="0"/>
        <w:rPr>
          <w:ins w:id="3063" w:author="Flory Koole (F)" w:date="2025-08-13T18:49:00Z" w16du:dateUtc="2025-08-13T16:49:00Z"/>
          <w:del w:id="3064" w:author="Flory Koole (F)" w:date="2025-08-13T18:50:00Z" w16du:dateUtc="2025-08-13T16:50:00Z"/>
          <w:rFonts w:eastAsia="Times New Roman" w:cs="Calibri"/>
        </w:rPr>
      </w:pPr>
      <w:ins w:id="3065" w:author="Flory Koole (F)" w:date="2025-08-13T18:49:00Z" w16du:dateUtc="2025-08-13T16:49:00Z">
        <w:del w:id="3066" w:author="Flory Koole (F)" w:date="2025-08-13T18:50:00Z" w16du:dateUtc="2025-08-13T16:50:00Z">
          <w:r w:rsidDel="002A5180">
            <w:rPr>
              <w:rFonts w:eastAsia="Times New Roman" w:cs="Calibri"/>
            </w:rPr>
            <w:delText>1 = alleen risico</w:delText>
          </w:r>
        </w:del>
      </w:ins>
    </w:p>
    <w:p w14:paraId="28065837" w14:textId="73859B02" w:rsidR="00F2001F" w:rsidRPr="00EA75E6" w:rsidDel="002A5180" w:rsidRDefault="00F2001F" w:rsidP="00F2001F">
      <w:pPr>
        <w:pStyle w:val="ListParagraph"/>
        <w:numPr>
          <w:ilvl w:val="1"/>
          <w:numId w:val="51"/>
        </w:numPr>
        <w:spacing w:before="0" w:after="0" w:line="240" w:lineRule="auto"/>
        <w:contextualSpacing w:val="0"/>
        <w:rPr>
          <w:ins w:id="3067" w:author="Flory Koole (F)" w:date="2025-08-13T18:49:00Z" w16du:dateUtc="2025-08-13T16:49:00Z"/>
          <w:del w:id="3068" w:author="Flory Koole (F)" w:date="2025-08-13T18:50:00Z" w16du:dateUtc="2025-08-13T16:50:00Z"/>
        </w:rPr>
      </w:pPr>
      <w:ins w:id="3069" w:author="Flory Koole (F)" w:date="2025-08-13T18:49:00Z" w16du:dateUtc="2025-08-13T16:49:00Z">
        <w:del w:id="3070" w:author="Flory Koole (F)" w:date="2025-08-13T18:50:00Z" w16du:dateUtc="2025-08-13T16:50:00Z">
          <w:r w:rsidRPr="004D05AB" w:rsidDel="002A5180">
            <w:rPr>
              <w:rFonts w:eastAsia="Times New Roman" w:cs="Calibri"/>
            </w:rPr>
            <w:delText>2 (=gehele regeling)</w:delText>
          </w:r>
        </w:del>
      </w:ins>
    </w:p>
    <w:p w14:paraId="1672FCCA" w14:textId="62A8E1F8" w:rsidR="00F2001F" w:rsidDel="002A5180" w:rsidRDefault="00F2001F" w:rsidP="00F2001F">
      <w:pPr>
        <w:pStyle w:val="ListParagraph"/>
        <w:numPr>
          <w:ilvl w:val="0"/>
          <w:numId w:val="51"/>
        </w:numPr>
        <w:spacing w:before="0" w:after="0" w:line="240" w:lineRule="auto"/>
        <w:contextualSpacing w:val="0"/>
        <w:rPr>
          <w:ins w:id="3071" w:author="Flory Koole (F)" w:date="2025-08-13T18:49:00Z" w16du:dateUtc="2025-08-13T16:49:00Z"/>
          <w:del w:id="3072" w:author="Flory Koole (F)" w:date="2025-08-13T18:50:00Z" w16du:dateUtc="2025-08-13T16:50:00Z"/>
        </w:rPr>
      </w:pPr>
      <w:ins w:id="3073" w:author="Flory Koole (F)" w:date="2025-08-13T18:49:00Z" w16du:dateUtc="2025-08-13T16:49:00Z">
        <w:del w:id="3074" w:author="Flory Koole (F)" w:date="2025-08-13T18:50:00Z" w16du:dateUtc="2025-08-13T16:50:00Z">
          <w:r w:rsidRPr="004D05AB" w:rsidDel="002A5180">
            <w:rPr>
              <w:rFonts w:eastAsia="Times New Roman" w:cs="Calibri"/>
            </w:rPr>
            <w:delText>dlnEindDatumVrijwilligeVoortzetting</w:delText>
          </w:r>
        </w:del>
      </w:ins>
    </w:p>
    <w:p w14:paraId="54589DCF" w14:textId="03F1C3DC" w:rsidR="00F2001F" w:rsidDel="002A5180" w:rsidRDefault="00F2001F" w:rsidP="00F2001F">
      <w:pPr>
        <w:rPr>
          <w:ins w:id="3075" w:author="Flory Koole (F)" w:date="2025-08-13T18:49:00Z" w16du:dateUtc="2025-08-13T16:49:00Z"/>
          <w:del w:id="3076" w:author="Flory Koole (F)" w:date="2025-08-13T18:50:00Z" w16du:dateUtc="2025-08-13T16:50:00Z"/>
        </w:rPr>
      </w:pPr>
    </w:p>
    <w:p w14:paraId="66AAF287" w14:textId="14491221" w:rsidR="00F2001F" w:rsidDel="006942C5" w:rsidRDefault="00F2001F" w:rsidP="00F2001F">
      <w:pPr>
        <w:rPr>
          <w:ins w:id="3077" w:author="Flory Koole (F)" w:date="2025-08-13T18:49:00Z" w16du:dateUtc="2025-08-13T16:49:00Z"/>
          <w:del w:id="3078" w:author="Flory Koole (F)" w:date="2025-08-13T18:59:00Z" w16du:dateUtc="2025-08-13T16:59:00Z"/>
        </w:rPr>
      </w:pPr>
      <w:ins w:id="3079" w:author="Flory Koole (F)" w:date="2025-08-13T18:49:00Z" w16du:dateUtc="2025-08-13T16:49:00Z">
        <w:del w:id="3080" w:author="Flory Koole (F)" w:date="2025-08-13T18:59:00Z" w16du:dateUtc="2025-08-13T16:59:00Z">
          <w:r w:rsidDel="006942C5">
            <w:delText>Voortzetting gehele regeling: deelnemer is AC, premienota wordt gemaakt</w:delText>
          </w:r>
        </w:del>
      </w:ins>
    </w:p>
    <w:p w14:paraId="47270733" w14:textId="251043C3" w:rsidR="00F2001F" w:rsidDel="0070716E" w:rsidRDefault="00F2001F" w:rsidP="00F2001F">
      <w:pPr>
        <w:rPr>
          <w:ins w:id="3081" w:author="Flory Koole (F)" w:date="2025-08-13T18:49:00Z" w16du:dateUtc="2025-08-13T16:49:00Z"/>
          <w:del w:id="3082" w:author="Flory Koole (F)" w:date="2025-08-13T19:00:00Z" w16du:dateUtc="2025-08-13T17:00:00Z"/>
        </w:rPr>
      </w:pPr>
      <w:ins w:id="3083" w:author="Flory Koole (F)" w:date="2025-08-13T18:49:00Z" w16du:dateUtc="2025-08-13T16:49:00Z">
        <w:del w:id="3084" w:author="Flory Koole (F)" w:date="2025-08-13T19:00:00Z" w16du:dateUtc="2025-08-13T17:00:00Z">
          <w:r w:rsidDel="0070716E">
            <w:delText>Voortzetting alleen risico: deelnemer is PV, risicopremie uit de beleggingen onttrekken, apart tarief gebruiken voor premieberekening?</w:delText>
          </w:r>
        </w:del>
      </w:ins>
    </w:p>
    <w:p w14:paraId="3F4C076B" w14:textId="2A054031" w:rsidR="00F2001F" w:rsidDel="00BF160C" w:rsidRDefault="00F2001F" w:rsidP="00F2001F">
      <w:pPr>
        <w:rPr>
          <w:ins w:id="3085" w:author="Flory Koole (F)" w:date="2025-08-13T18:49:00Z" w16du:dateUtc="2025-08-13T16:49:00Z"/>
          <w:del w:id="3086" w:author="Flory Koole (F)" w:date="2025-08-13T18:51:00Z" w16du:dateUtc="2025-08-13T16:51:00Z"/>
        </w:rPr>
      </w:pPr>
    </w:p>
    <w:p w14:paraId="62C5702E" w14:textId="1E30D603" w:rsidR="00F2001F" w:rsidDel="00BF160C" w:rsidRDefault="00F2001F" w:rsidP="00F2001F">
      <w:pPr>
        <w:rPr>
          <w:ins w:id="3087" w:author="Flory Koole (F)" w:date="2025-08-13T18:49:00Z" w16du:dateUtc="2025-08-13T16:49:00Z"/>
          <w:del w:id="3088" w:author="Flory Koole (F)" w:date="2025-08-13T18:51:00Z" w16du:dateUtc="2025-08-13T16:51:00Z"/>
        </w:rPr>
      </w:pPr>
      <w:ins w:id="3089" w:author="Flory Koole (F)" w:date="2025-08-13T18:49:00Z" w16du:dateUtc="2025-08-13T16:49:00Z">
        <w:del w:id="3090" w:author="Flory Koole (F)" w:date="2025-08-13T18:51:00Z" w16du:dateUtc="2025-08-13T16:51:00Z">
          <w:r w:rsidDel="00BF160C">
            <w:delText>Gebeurtenis Einde vrijwillige voortzetting</w:delText>
          </w:r>
        </w:del>
      </w:ins>
    </w:p>
    <w:p w14:paraId="4B6D8C85" w14:textId="52CE9336" w:rsidR="00F2001F" w:rsidRPr="00594975" w:rsidDel="00BF160C" w:rsidRDefault="00F2001F" w:rsidP="00F2001F">
      <w:pPr>
        <w:numPr>
          <w:ilvl w:val="0"/>
          <w:numId w:val="52"/>
        </w:numPr>
        <w:rPr>
          <w:ins w:id="3091" w:author="Flory Koole (F)" w:date="2025-08-13T18:49:00Z" w16du:dateUtc="2025-08-13T16:49:00Z"/>
          <w:del w:id="3092" w:author="Flory Koole (F)" w:date="2025-08-13T18:51:00Z" w16du:dateUtc="2025-08-13T16:51:00Z"/>
        </w:rPr>
      </w:pPr>
      <w:ins w:id="3093" w:author="Flory Koole (F)" w:date="2025-08-13T18:49:00Z" w16du:dateUtc="2025-08-13T16:49:00Z">
        <w:del w:id="3094" w:author="Flory Koole (F)" w:date="2025-08-13T18:51:00Z" w16du:dateUtc="2025-08-13T16:51:00Z">
          <w:r w:rsidRPr="00594975" w:rsidDel="00BF160C">
            <w:delText xml:space="preserve">Voorspelbare gebeurtenis </w:delText>
          </w:r>
        </w:del>
      </w:ins>
    </w:p>
    <w:p w14:paraId="44B4B52A" w14:textId="44155133" w:rsidR="00F2001F" w:rsidRPr="00594975" w:rsidDel="00BF160C" w:rsidRDefault="00F2001F" w:rsidP="00F2001F">
      <w:pPr>
        <w:numPr>
          <w:ilvl w:val="0"/>
          <w:numId w:val="52"/>
        </w:numPr>
        <w:rPr>
          <w:ins w:id="3095" w:author="Flory Koole (F)" w:date="2025-08-13T18:49:00Z" w16du:dateUtc="2025-08-13T16:49:00Z"/>
          <w:del w:id="3096" w:author="Flory Koole (F)" w:date="2025-08-13T18:51:00Z" w16du:dateUtc="2025-08-13T16:51:00Z"/>
        </w:rPr>
      </w:pPr>
      <w:ins w:id="3097" w:author="Flory Koole (F)" w:date="2025-08-13T18:49:00Z" w16du:dateUtc="2025-08-13T16:49:00Z">
        <w:del w:id="3098" w:author="Flory Koole (F)" w:date="2025-08-13T18:51:00Z" w16du:dateUtc="2025-08-13T16:51:00Z">
          <w:r w:rsidRPr="00594975" w:rsidDel="00BF160C">
            <w:delText>Handmatige beëindiging gaat in 2 stappen</w:delText>
          </w:r>
        </w:del>
      </w:ins>
    </w:p>
    <w:p w14:paraId="6396E6D8" w14:textId="288A5F52" w:rsidR="00F2001F" w:rsidRPr="00594975" w:rsidDel="00BF160C" w:rsidRDefault="00F2001F" w:rsidP="00F2001F">
      <w:pPr>
        <w:numPr>
          <w:ilvl w:val="1"/>
          <w:numId w:val="52"/>
        </w:numPr>
        <w:rPr>
          <w:ins w:id="3099" w:author="Flory Koole (F)" w:date="2025-08-13T18:49:00Z" w16du:dateUtc="2025-08-13T16:49:00Z"/>
          <w:del w:id="3100" w:author="Flory Koole (F)" w:date="2025-08-13T18:51:00Z" w16du:dateUtc="2025-08-13T16:51:00Z"/>
        </w:rPr>
      </w:pPr>
      <w:ins w:id="3101" w:author="Flory Koole (F)" w:date="2025-08-13T18:49:00Z" w16du:dateUtc="2025-08-13T16:49:00Z">
        <w:del w:id="3102" w:author="Flory Koole (F)" w:date="2025-08-13T18:51:00Z" w16du:dateUtc="2025-08-13T16:51:00Z">
          <w:r w:rsidDel="00BF160C">
            <w:delText>De</w:delText>
          </w:r>
          <w:r w:rsidRPr="00594975" w:rsidDel="00BF160C">
            <w:delText xml:space="preserve"> de einddatum van de vrijwillige voortzetting wordt gewijzigd naar de eerste van de maand volgend op de datum die wordt meegegeven. Dit is akkoord bevonden door Products. Zie de mail in de bijlage van story 4109316.</w:delText>
          </w:r>
        </w:del>
      </w:ins>
    </w:p>
    <w:p w14:paraId="2F22DD76" w14:textId="2614467B" w:rsidR="00F2001F" w:rsidRPr="00594975" w:rsidDel="00BF160C" w:rsidRDefault="00F2001F" w:rsidP="00F2001F">
      <w:pPr>
        <w:numPr>
          <w:ilvl w:val="1"/>
          <w:numId w:val="52"/>
        </w:numPr>
        <w:rPr>
          <w:ins w:id="3103" w:author="Flory Koole (F)" w:date="2025-08-13T18:49:00Z" w16du:dateUtc="2025-08-13T16:49:00Z"/>
          <w:del w:id="3104" w:author="Flory Koole (F)" w:date="2025-08-13T18:51:00Z" w16du:dateUtc="2025-08-13T16:51:00Z"/>
        </w:rPr>
      </w:pPr>
      <w:ins w:id="3105" w:author="Flory Koole (F)" w:date="2025-08-13T18:49:00Z" w16du:dateUtc="2025-08-13T16:49:00Z">
        <w:del w:id="3106" w:author="Flory Koole (F)" w:date="2025-08-13T18:51:00Z" w16du:dateUtc="2025-08-13T16:51:00Z">
          <w:r w:rsidRPr="00594975" w:rsidDel="00BF160C">
            <w:delText>Met de hierboven genoemde voorspelbare gebeurtenis wordt de vrijwillige voortzetting vervolgens beëindigd.</w:delText>
          </w:r>
        </w:del>
      </w:ins>
    </w:p>
    <w:p w14:paraId="6796CE68" w14:textId="3023573C" w:rsidR="00F2001F" w:rsidRPr="00594975" w:rsidDel="00BF160C" w:rsidRDefault="00F2001F" w:rsidP="00F2001F">
      <w:pPr>
        <w:numPr>
          <w:ilvl w:val="0"/>
          <w:numId w:val="52"/>
        </w:numPr>
        <w:rPr>
          <w:ins w:id="3107" w:author="Flory Koole (F)" w:date="2025-08-13T18:49:00Z" w16du:dateUtc="2025-08-13T16:49:00Z"/>
          <w:del w:id="3108" w:author="Flory Koole (F)" w:date="2025-08-13T18:51:00Z" w16du:dateUtc="2025-08-13T16:51:00Z"/>
        </w:rPr>
      </w:pPr>
      <w:ins w:id="3109" w:author="Flory Koole (F)" w:date="2025-08-13T18:49:00Z" w16du:dateUtc="2025-08-13T16:49:00Z">
        <w:del w:id="3110" w:author="Flory Koole (F)" w:date="2025-08-13T18:51:00Z" w16du:dateUtc="2025-08-13T16:51:00Z">
          <w:r w:rsidRPr="00594975" w:rsidDel="00BF160C">
            <w:delText xml:space="preserve">Na einde vrijwillige voortzetting moeten de risicodekkingen automatisch worden voortgezet. Hier is change request 4163481 voor gemaakt. </w:delText>
          </w:r>
        </w:del>
      </w:ins>
    </w:p>
    <w:p w14:paraId="1F79641E" w14:textId="7C045C57" w:rsidR="00F2001F" w:rsidDel="0070716E" w:rsidRDefault="00F2001F" w:rsidP="00F2001F">
      <w:pPr>
        <w:rPr>
          <w:ins w:id="3111" w:author="Flory Koole (F)" w:date="2025-08-13T18:49:00Z" w16du:dateUtc="2025-08-13T16:49:00Z"/>
          <w:del w:id="3112" w:author="Flory Koole (F)" w:date="2025-08-13T19:00:00Z" w16du:dateUtc="2025-08-13T17:00:00Z"/>
        </w:rPr>
      </w:pPr>
    </w:p>
    <w:p w14:paraId="0F02A1CD" w14:textId="69C360EB" w:rsidR="00F2001F" w:rsidDel="00B951EF" w:rsidRDefault="00F2001F" w:rsidP="00F2001F">
      <w:pPr>
        <w:rPr>
          <w:ins w:id="3113" w:author="Flory Koole (F)" w:date="2025-08-13T18:49:00Z" w16du:dateUtc="2025-08-13T16:49:00Z"/>
          <w:del w:id="3114" w:author="Flory Koole (F)" w:date="2025-08-13T19:46:00Z" w16du:dateUtc="2025-08-13T17:46:00Z"/>
        </w:rPr>
      </w:pPr>
    </w:p>
    <w:p w14:paraId="7305F336" w14:textId="536DD723" w:rsidR="00F2001F" w:rsidDel="00CC68C8" w:rsidRDefault="00F2001F" w:rsidP="00F2001F">
      <w:pPr>
        <w:rPr>
          <w:ins w:id="3115" w:author="Flory Koole (F)" w:date="2025-08-13T18:49:00Z" w16du:dateUtc="2025-08-13T16:49:00Z"/>
          <w:del w:id="3116" w:author="Flory Koole (F)" w:date="2025-08-13T19:40:00Z" w16du:dateUtc="2025-08-13T17:40:00Z"/>
        </w:rPr>
      </w:pPr>
      <w:ins w:id="3117" w:author="Flory Koole (F)" w:date="2025-08-13T18:49:00Z" w16du:dateUtc="2025-08-13T16:49:00Z">
        <w:del w:id="3118" w:author="Flory Koole (F)" w:date="2025-08-13T19:40:00Z" w16du:dateUtc="2025-08-13T17:40:00Z">
          <w:r w:rsidRPr="005D5130" w:rsidDel="00CC68C8">
            <w:delText>Alleen aanbieden als het kan</w:delText>
          </w:r>
          <w:r w:rsidDel="00CC68C8">
            <w:delText xml:space="preserve"> </w:delText>
          </w:r>
          <w:r w:rsidDel="00CC68C8">
            <w:rPr>
              <w:rFonts w:ascii="Wingdings" w:eastAsia="Wingdings" w:hAnsi="Wingdings" w:cs="Wingdings"/>
            </w:rPr>
            <w:delText>à</w:delText>
          </w:r>
          <w:r w:rsidDel="00CC68C8">
            <w:delText xml:space="preserve"> rekenregel maken en beschikbaar stellen via API: </w:delText>
          </w:r>
          <w:r w:rsidRPr="005D5130" w:rsidDel="00CC68C8">
            <w:delText>of kapitaal onder (x keer) de afkoopgrens gaat vallen</w:delText>
          </w:r>
        </w:del>
      </w:ins>
    </w:p>
    <w:p w14:paraId="4650523B" w14:textId="14DD13DB" w:rsidR="00F2001F" w:rsidRPr="005D5130" w:rsidDel="00666069" w:rsidRDefault="00F2001F" w:rsidP="00F2001F">
      <w:pPr>
        <w:rPr>
          <w:ins w:id="3119" w:author="Flory Koole (F)" w:date="2025-08-13T18:49:00Z" w16du:dateUtc="2025-08-13T16:49:00Z"/>
          <w:del w:id="3120" w:author="Flory Koole (F)" w:date="2025-08-13T18:58:00Z" w16du:dateUtc="2025-08-13T16:58:00Z"/>
        </w:rPr>
      </w:pPr>
      <w:ins w:id="3121" w:author="Flory Koole (F)" w:date="2025-08-13T18:49:00Z" w16du:dateUtc="2025-08-13T16:49:00Z">
        <w:del w:id="3122" w:author="Flory Koole (F)" w:date="2025-08-13T19:16:00Z" w16du:dateUtc="2025-08-13T17:16:00Z">
          <w:r w:rsidRPr="005D5130" w:rsidDel="000120A9">
            <w:delText>Einddatum wordt gezet op basis van keuze 15 jaar of pensionering. ==&gt; volgens mij hebben we deze niet besproken</w:delText>
          </w:r>
        </w:del>
      </w:ins>
    </w:p>
    <w:p w14:paraId="126F85C4" w14:textId="7C63DAF0" w:rsidR="00F2001F" w:rsidDel="00986546" w:rsidRDefault="00F2001F">
      <w:pPr>
        <w:rPr>
          <w:ins w:id="3123" w:author="Flory Koole (F)" w:date="2025-08-13T18:49:00Z" w16du:dateUtc="2025-08-13T16:49:00Z"/>
          <w:del w:id="3124" w:author="Flory Koole (F)" w:date="2025-08-13T18:58:00Z" w16du:dateUtc="2025-08-13T16:58:00Z"/>
          <w:rFonts w:eastAsia="Times New Roman" w:cs="Calibri"/>
        </w:rPr>
        <w:pPrChange w:id="3125" w:author="Flory Koole (F)" w:date="2025-08-13T18:58:00Z" w16du:dateUtc="2025-08-13T16:58:00Z">
          <w:pPr>
            <w:spacing w:line="240" w:lineRule="auto"/>
          </w:pPr>
        </w:pPrChange>
      </w:pPr>
    </w:p>
    <w:p w14:paraId="5B6B6BFF" w14:textId="66752643" w:rsidR="00F2001F" w:rsidRPr="002218D9" w:rsidDel="000120A9" w:rsidRDefault="00F2001F" w:rsidP="00F2001F">
      <w:pPr>
        <w:rPr>
          <w:ins w:id="3126" w:author="Flory Koole (F)" w:date="2025-08-13T18:49:00Z" w16du:dateUtc="2025-08-13T16:49:00Z"/>
          <w:del w:id="3127" w:author="Flory Koole (F)" w:date="2025-08-13T19:16:00Z" w16du:dateUtc="2025-08-13T17:16:00Z"/>
        </w:rPr>
      </w:pPr>
      <w:ins w:id="3128" w:author="Flory Koole (F)" w:date="2025-08-13T18:49:00Z" w16du:dateUtc="2025-08-13T16:49:00Z">
        <w:del w:id="3129" w:author="Flory Koole (F)" w:date="2025-08-13T19:16:00Z" w16du:dateUtc="2025-08-13T17:16:00Z">
          <w:r w:rsidRPr="002218D9" w:rsidDel="000120A9">
            <w:delText>Automatische beëindiging als einde keuze duur (15 jaar, tot pensionering)</w:delText>
          </w:r>
          <w:r w:rsidDel="000120A9">
            <w:delText xml:space="preserve">: </w:delText>
          </w:r>
          <w:r w:rsidRPr="002218D9" w:rsidDel="000120A9">
            <w:delText>voorspelbare gebeurtenis</w:delText>
          </w:r>
        </w:del>
      </w:ins>
    </w:p>
    <w:p w14:paraId="431AED87" w14:textId="1E22C84B" w:rsidR="00F2001F" w:rsidDel="000120A9" w:rsidRDefault="00F2001F" w:rsidP="00F2001F">
      <w:pPr>
        <w:rPr>
          <w:ins w:id="3130" w:author="Flory Koole (F)" w:date="2025-08-13T18:49:00Z" w16du:dateUtc="2025-08-13T16:49:00Z"/>
          <w:del w:id="3131" w:author="Flory Koole (F)" w:date="2025-08-13T19:16:00Z" w16du:dateUtc="2025-08-13T17:16:00Z"/>
        </w:rPr>
      </w:pPr>
      <w:ins w:id="3132" w:author="Flory Koole (F)" w:date="2025-08-13T18:49:00Z" w16du:dateUtc="2025-08-13T16:49:00Z">
        <w:del w:id="3133" w:author="Flory Koole (F)" w:date="2025-08-13T19:16:00Z" w16du:dateUtc="2025-08-13T17:16:00Z">
          <w:r w:rsidRPr="002218D9" w:rsidDel="000120A9">
            <w:delText>Automatische beëindiging als einde relatie</w:delText>
          </w:r>
          <w:r w:rsidDel="000120A9">
            <w:delText>. Verder uitwerken: alleen als enkel PP is voortgezet?</w:delText>
          </w:r>
        </w:del>
      </w:ins>
    </w:p>
    <w:p w14:paraId="7B17305A" w14:textId="6703A64A" w:rsidR="00F2001F" w:rsidRPr="003019D5" w:rsidDel="00B951EF" w:rsidRDefault="00F2001F" w:rsidP="00F2001F">
      <w:pPr>
        <w:rPr>
          <w:ins w:id="3134" w:author="Flory Koole (F)" w:date="2025-08-13T18:49:00Z" w16du:dateUtc="2025-08-13T16:49:00Z"/>
          <w:del w:id="3135" w:author="Flory Koole (F)" w:date="2025-08-13T19:46:00Z" w16du:dateUtc="2025-08-13T17:46:00Z"/>
        </w:rPr>
      </w:pPr>
      <w:ins w:id="3136" w:author="Flory Koole (F)" w:date="2025-08-13T18:49:00Z" w16du:dateUtc="2025-08-13T16:49:00Z">
        <w:del w:id="3137" w:author="Flory Koole (F)" w:date="2025-08-13T19:20:00Z" w16du:dateUtc="2025-08-13T17:20:00Z">
          <w:r w:rsidRPr="003019D5" w:rsidDel="00D716B5">
            <w:delText>Automatische beëindiging als kapitaal onder x keer de afkoopgrens dreigt te komen, komend jaar</w:delText>
          </w:r>
          <w:r w:rsidDel="00D716B5">
            <w:delText>. Verder uitwerken: vanuit proces eerst selectie maken, teruggeven aan OS die gebeurtenis triggert (analoog default keuze CVP of opdracht pensionering)?</w:delText>
          </w:r>
        </w:del>
      </w:ins>
    </w:p>
    <w:p w14:paraId="43A6E481" w14:textId="71BA816B" w:rsidR="00F2001F" w:rsidDel="00E65D53" w:rsidRDefault="00F2001F" w:rsidP="00F2001F">
      <w:pPr>
        <w:spacing w:line="240" w:lineRule="auto"/>
        <w:rPr>
          <w:ins w:id="3138" w:author="Flory Koole (F)" w:date="2025-08-13T18:49:00Z" w16du:dateUtc="2025-08-13T16:49:00Z"/>
          <w:del w:id="3139" w:author="Flory Koole (F)" w:date="2025-08-13T19:00:00Z" w16du:dateUtc="2025-08-13T17:00:00Z"/>
        </w:rPr>
      </w:pPr>
    </w:p>
    <w:p w14:paraId="749913C8" w14:textId="6E5C2160" w:rsidR="00F2001F" w:rsidDel="00E65D53" w:rsidRDefault="00F2001F" w:rsidP="00F2001F">
      <w:pPr>
        <w:spacing w:line="240" w:lineRule="auto"/>
        <w:rPr>
          <w:ins w:id="3140" w:author="Flory Koole (F)" w:date="2025-08-13T18:49:00Z" w16du:dateUtc="2025-08-13T16:49:00Z"/>
          <w:del w:id="3141" w:author="Flory Koole (F)" w:date="2025-08-13T19:00:00Z" w16du:dateUtc="2025-08-13T17:00:00Z"/>
        </w:rPr>
      </w:pPr>
    </w:p>
    <w:p w14:paraId="2F98E794" w14:textId="15E92175" w:rsidR="00F2001F" w:rsidDel="00E65D53" w:rsidRDefault="00F2001F" w:rsidP="00F2001F">
      <w:pPr>
        <w:spacing w:line="240" w:lineRule="auto"/>
        <w:rPr>
          <w:ins w:id="3142" w:author="Flory Koole (F)" w:date="2025-08-13T18:49:00Z" w16du:dateUtc="2025-08-13T16:49:00Z"/>
          <w:del w:id="3143" w:author="Flory Koole (F)" w:date="2025-08-13T19:00:00Z" w16du:dateUtc="2025-08-13T17:00:00Z"/>
        </w:rPr>
      </w:pPr>
    </w:p>
    <w:p w14:paraId="092BD19D" w14:textId="77777777" w:rsidR="00F2001F" w:rsidRDefault="00F2001F" w:rsidP="00E068B8">
      <w:pPr>
        <w:rPr>
          <w:ins w:id="3144" w:author="Flory Koole" w:date="2025-01-21T10:44:00Z" w16du:dateUtc="2025-01-21T09:44:00Z"/>
        </w:rPr>
      </w:pPr>
    </w:p>
    <w:p w14:paraId="2A3FE9B3" w14:textId="77777777" w:rsidR="00E068B8" w:rsidRDefault="00E068B8" w:rsidP="00E068B8">
      <w:pPr>
        <w:pStyle w:val="Heading2"/>
        <w:rPr>
          <w:ins w:id="3145" w:author="Flory Koole" w:date="2025-01-21T10:44:00Z" w16du:dateUtc="2025-01-21T09:44:00Z"/>
        </w:rPr>
      </w:pPr>
      <w:bookmarkStart w:id="3146" w:name="_Toc524895598"/>
      <w:bookmarkStart w:id="3147" w:name="_Toc11931927"/>
      <w:ins w:id="3148" w:author="Flory Koole" w:date="2025-01-21T10:44:00Z">
        <w:r>
          <w:t>Uitgangspunten</w:t>
        </w:r>
      </w:ins>
      <w:bookmarkEnd w:id="3146"/>
      <w:bookmarkEnd w:id="3147"/>
    </w:p>
    <w:p w14:paraId="70F548F2" w14:textId="77777777" w:rsidR="00E068B8" w:rsidRDefault="00E068B8" w:rsidP="00E068B8">
      <w:pPr>
        <w:rPr>
          <w:ins w:id="3149" w:author="Flory Koole" w:date="2025-01-21T10:44:00Z" w16du:dateUtc="2025-01-21T09:44:00Z"/>
          <w:rFonts w:cs="Calibri"/>
        </w:rPr>
      </w:pPr>
      <w:ins w:id="3150" w:author="Flory Koole" w:date="2025-01-21T10:44:00Z" w16du:dateUtc="2025-01-21T09:44:00Z">
        <w:r w:rsidRPr="00D14076">
          <w:rPr>
            <w:rFonts w:cs="Calibri"/>
          </w:rPr>
          <w:t>De volgende bijzonderheden met uitgangspunten zijn onderkend</w:t>
        </w:r>
        <w:r>
          <w:rPr>
            <w:rFonts w:cs="Calibri"/>
          </w:rPr>
          <w:t xml:space="preserve"> voor FPR</w:t>
        </w:r>
      </w:ins>
    </w:p>
    <w:p w14:paraId="2A1C8D06" w14:textId="7681635A" w:rsidR="00204F4D" w:rsidRDefault="00BE294D" w:rsidP="00BE294D">
      <w:pPr>
        <w:pStyle w:val="ListParagraph"/>
        <w:numPr>
          <w:ilvl w:val="0"/>
          <w:numId w:val="31"/>
        </w:numPr>
        <w:spacing w:line="240" w:lineRule="auto"/>
        <w:rPr>
          <w:ins w:id="3151" w:author="Flory Koole" w:date="2025-01-21T10:46:00Z" w16du:dateUtc="2025-01-21T09:46:00Z"/>
        </w:rPr>
      </w:pPr>
      <w:ins w:id="3152" w:author="Flory Koole" w:date="2025-01-21T10:45:00Z" w16du:dateUtc="2025-01-21T09:45:00Z">
        <w:r>
          <w:t xml:space="preserve">Er zijn 2 </w:t>
        </w:r>
        <w:r w:rsidR="00E870B6">
          <w:t>kenmer</w:t>
        </w:r>
      </w:ins>
      <w:ins w:id="3153" w:author="Flory Koole" w:date="2025-01-21T10:46:00Z" w16du:dateUtc="2025-01-21T09:46:00Z">
        <w:r w:rsidR="00E870B6">
          <w:t>ken bij de deelnemer m.b.t. vrijwillige voortzetting</w:t>
        </w:r>
      </w:ins>
    </w:p>
    <w:p w14:paraId="24C694D2" w14:textId="77777777" w:rsidR="006F6792" w:rsidRDefault="00432A28" w:rsidP="006F6792">
      <w:pPr>
        <w:pStyle w:val="ListParagraph"/>
        <w:numPr>
          <w:ilvl w:val="1"/>
          <w:numId w:val="31"/>
        </w:numPr>
        <w:spacing w:before="0" w:after="0" w:line="240" w:lineRule="auto"/>
        <w:contextualSpacing w:val="0"/>
        <w:rPr>
          <w:ins w:id="3154" w:author="Flory Koole" w:date="2025-01-21T10:48:00Z" w16du:dateUtc="2025-01-21T09:48:00Z"/>
          <w:rFonts w:eastAsia="Times New Roman" w:cs="Calibri"/>
        </w:rPr>
      </w:pPr>
      <w:ins w:id="3155" w:author="Flory Koole" w:date="2025-01-21T10:47:00Z" w16du:dateUtc="2025-01-21T09:47:00Z">
        <w:r>
          <w:rPr>
            <w:rFonts w:eastAsia="Times New Roman" w:cs="Calibri"/>
          </w:rPr>
          <w:t xml:space="preserve">Soort voortzetting: dlnVrijwilligeVoortzetting </w:t>
        </w:r>
      </w:ins>
    </w:p>
    <w:p w14:paraId="105A55A3" w14:textId="67AF0F1B" w:rsidR="008F2CD5" w:rsidRDefault="006F6792" w:rsidP="006F6792">
      <w:pPr>
        <w:pStyle w:val="ListParagraph"/>
        <w:numPr>
          <w:ilvl w:val="2"/>
          <w:numId w:val="31"/>
        </w:numPr>
        <w:spacing w:before="0" w:after="0" w:line="240" w:lineRule="auto"/>
        <w:contextualSpacing w:val="0"/>
        <w:rPr>
          <w:ins w:id="3156" w:author="Flory Koole" w:date="2025-01-21T10:48:00Z" w16du:dateUtc="2025-01-21T09:48:00Z"/>
          <w:rFonts w:eastAsia="Times New Roman" w:cs="Calibri"/>
        </w:rPr>
      </w:pPr>
      <w:ins w:id="3157" w:author="Flory Koole" w:date="2025-01-21T10:48:00Z" w16du:dateUtc="2025-01-21T09:48:00Z">
        <w:r>
          <w:rPr>
            <w:rFonts w:eastAsia="Times New Roman" w:cs="Calibri"/>
          </w:rPr>
          <w:t xml:space="preserve">0 = </w:t>
        </w:r>
        <w:r w:rsidR="008F2CD5">
          <w:rPr>
            <w:rFonts w:eastAsia="Times New Roman" w:cs="Calibri"/>
          </w:rPr>
          <w:t>Onbekend (</w:t>
        </w:r>
        <w:r>
          <w:rPr>
            <w:rFonts w:eastAsia="Times New Roman" w:cs="Calibri"/>
          </w:rPr>
          <w:t>geen vrijwil</w:t>
        </w:r>
        <w:r w:rsidR="008F2CD5">
          <w:rPr>
            <w:rFonts w:eastAsia="Times New Roman" w:cs="Calibri"/>
          </w:rPr>
          <w:t>lige voortzetting)</w:t>
        </w:r>
      </w:ins>
    </w:p>
    <w:p w14:paraId="59410554" w14:textId="3582C6C1" w:rsidR="008F2CD5" w:rsidRDefault="008F2CD5" w:rsidP="006F6792">
      <w:pPr>
        <w:pStyle w:val="ListParagraph"/>
        <w:numPr>
          <w:ilvl w:val="2"/>
          <w:numId w:val="31"/>
        </w:numPr>
        <w:spacing w:before="0" w:after="0" w:line="240" w:lineRule="auto"/>
        <w:contextualSpacing w:val="0"/>
        <w:rPr>
          <w:ins w:id="3158" w:author="Flory Koole" w:date="2025-01-21T10:48:00Z" w16du:dateUtc="2025-01-21T09:48:00Z"/>
          <w:rFonts w:eastAsia="Times New Roman" w:cs="Calibri"/>
        </w:rPr>
      </w:pPr>
      <w:ins w:id="3159" w:author="Flory Koole" w:date="2025-01-21T10:48:00Z" w16du:dateUtc="2025-01-21T09:48:00Z">
        <w:r>
          <w:rPr>
            <w:rFonts w:eastAsia="Times New Roman" w:cs="Calibri"/>
          </w:rPr>
          <w:t>1 = Ri</w:t>
        </w:r>
        <w:r w:rsidR="006345BF">
          <w:rPr>
            <w:rFonts w:eastAsia="Times New Roman" w:cs="Calibri"/>
          </w:rPr>
          <w:t>sico voortzetting</w:t>
        </w:r>
      </w:ins>
    </w:p>
    <w:p w14:paraId="6858549F" w14:textId="1D2EDA25" w:rsidR="00432A28" w:rsidRDefault="00432A28">
      <w:pPr>
        <w:pStyle w:val="ListParagraph"/>
        <w:numPr>
          <w:ilvl w:val="2"/>
          <w:numId w:val="31"/>
        </w:numPr>
        <w:spacing w:before="0" w:after="0" w:line="240" w:lineRule="auto"/>
        <w:contextualSpacing w:val="0"/>
        <w:rPr>
          <w:ins w:id="3160" w:author="Flory Koole" w:date="2025-01-21T10:47:00Z" w16du:dateUtc="2025-01-21T09:47:00Z"/>
          <w:rFonts w:eastAsia="Times New Roman" w:cs="Calibri"/>
        </w:rPr>
        <w:pPrChange w:id="3161" w:author="Flory Koole" w:date="2025-01-21T10:48:00Z" w16du:dateUtc="2025-01-21T09:48:00Z">
          <w:pPr>
            <w:pStyle w:val="ListParagraph"/>
            <w:numPr>
              <w:numId w:val="31"/>
            </w:numPr>
            <w:spacing w:before="0" w:after="0" w:line="240" w:lineRule="auto"/>
            <w:ind w:hanging="360"/>
            <w:contextualSpacing w:val="0"/>
          </w:pPr>
        </w:pPrChange>
      </w:pPr>
      <w:ins w:id="3162" w:author="Flory Koole" w:date="2025-01-21T10:47:00Z" w16du:dateUtc="2025-01-21T09:47:00Z">
        <w:r>
          <w:rPr>
            <w:rFonts w:eastAsia="Times New Roman" w:cs="Calibri"/>
          </w:rPr>
          <w:t xml:space="preserve">2 </w:t>
        </w:r>
      </w:ins>
      <w:ins w:id="3163" w:author="Flory Koole" w:date="2025-01-21T10:48:00Z" w16du:dateUtc="2025-01-21T09:48:00Z">
        <w:r w:rsidR="006345BF">
          <w:rPr>
            <w:rFonts w:eastAsia="Times New Roman" w:cs="Calibri"/>
          </w:rPr>
          <w:t xml:space="preserve">= </w:t>
        </w:r>
      </w:ins>
      <w:ins w:id="3164" w:author="Flory Koole" w:date="2025-01-21T10:49:00Z" w16du:dateUtc="2025-01-21T09:49:00Z">
        <w:r w:rsidR="006345BF">
          <w:rPr>
            <w:rFonts w:eastAsia="Times New Roman" w:cs="Calibri"/>
          </w:rPr>
          <w:t>Volledige voortzetting</w:t>
        </w:r>
      </w:ins>
    </w:p>
    <w:p w14:paraId="4AC20F3C" w14:textId="1FB33739" w:rsidR="00E870B6" w:rsidRPr="006345BF" w:rsidRDefault="00432A28" w:rsidP="00432A28">
      <w:pPr>
        <w:pStyle w:val="ListParagraph"/>
        <w:numPr>
          <w:ilvl w:val="1"/>
          <w:numId w:val="31"/>
        </w:numPr>
        <w:spacing w:line="240" w:lineRule="auto"/>
        <w:rPr>
          <w:ins w:id="3165" w:author="Flory Koole" w:date="2025-01-21T10:49:00Z" w16du:dateUtc="2025-01-21T09:49:00Z"/>
          <w:rPrChange w:id="3166" w:author="Flory Koole" w:date="2025-01-21T10:49:00Z" w16du:dateUtc="2025-01-21T09:49:00Z">
            <w:rPr>
              <w:ins w:id="3167" w:author="Flory Koole" w:date="2025-01-21T10:49:00Z" w16du:dateUtc="2025-01-21T09:49:00Z"/>
              <w:rFonts w:eastAsia="Times New Roman" w:cs="Calibri"/>
            </w:rPr>
          </w:rPrChange>
        </w:rPr>
      </w:pPr>
      <w:ins w:id="3168" w:author="Flory Koole" w:date="2025-01-21T10:47:00Z" w16du:dateUtc="2025-01-21T09:47:00Z">
        <w:r>
          <w:rPr>
            <w:rFonts w:eastAsia="Times New Roman" w:cs="Calibri"/>
          </w:rPr>
          <w:t>Einddatum: dlnEindDatumVrijwilligeVoortzetting</w:t>
        </w:r>
      </w:ins>
    </w:p>
    <w:p w14:paraId="72CE43E4" w14:textId="5D18BA5C" w:rsidR="00302532" w:rsidRPr="00302532" w:rsidRDefault="00A31F1C" w:rsidP="006345BF">
      <w:pPr>
        <w:pStyle w:val="ListParagraph"/>
        <w:numPr>
          <w:ilvl w:val="2"/>
          <w:numId w:val="31"/>
        </w:numPr>
        <w:spacing w:line="240" w:lineRule="auto"/>
      </w:pPr>
      <w:ins w:id="3169" w:author="Ronald Kocks (R)" w:date="2025-08-14T12:47:00Z" w16du:dateUtc="2025-08-14T10:47:00Z">
        <w:r>
          <w:t xml:space="preserve">Einddatum wordt niet gevuld bij aanvang vrijwillige voortzetting </w:t>
        </w:r>
        <w:r w:rsidR="00872BD3">
          <w:t>risicodekking</w:t>
        </w:r>
      </w:ins>
    </w:p>
    <w:p w14:paraId="0A8C8C03" w14:textId="6F06C2CB" w:rsidR="00186008" w:rsidRPr="00302532" w:rsidRDefault="00186008" w:rsidP="006345BF">
      <w:pPr>
        <w:pStyle w:val="ListParagraph"/>
        <w:numPr>
          <w:ilvl w:val="2"/>
          <w:numId w:val="31"/>
        </w:numPr>
        <w:spacing w:line="240" w:lineRule="auto"/>
        <w:rPr>
          <w:ins w:id="3170" w:author="Ronald Kocks (R)" w:date="2025-08-14T12:47:00Z" w16du:dateUtc="2025-08-14T10:47:00Z"/>
        </w:rPr>
      </w:pPr>
      <w:r>
        <w:t xml:space="preserve">Einddatum </w:t>
      </w:r>
      <w:r w:rsidR="003C77FB">
        <w:t xml:space="preserve">bij volledige voortzetting </w:t>
      </w:r>
      <w:r w:rsidR="00076C3A">
        <w:t xml:space="preserve">wordt wel gevuld bij aanvang en ligt vast op administratieniveau. Bij APS is </w:t>
      </w:r>
      <w:r w:rsidR="00484E3B">
        <w:t>het aantal maanden</w:t>
      </w:r>
      <w:r w:rsidR="00652BA4">
        <w:t xml:space="preserve"> vrijwillige voortzetting</w:t>
      </w:r>
      <w:r w:rsidR="00484E3B">
        <w:t xml:space="preserve"> ingericht </w:t>
      </w:r>
      <w:r w:rsidR="009C7863">
        <w:t>met</w:t>
      </w:r>
      <w:r w:rsidR="00484E3B">
        <w:t xml:space="preserve"> 36</w:t>
      </w:r>
      <w:r w:rsidR="006072EC">
        <w:t xml:space="preserve"> (</w:t>
      </w:r>
      <w:r w:rsidR="00E31314">
        <w:t>admMaandenVrijw</w:t>
      </w:r>
      <w:r w:rsidR="008641C3">
        <w:t>illigeVoortzetting)</w:t>
      </w:r>
    </w:p>
    <w:p w14:paraId="2D875FA8" w14:textId="5DA87F9E" w:rsidR="00E91741" w:rsidRDefault="00E91741" w:rsidP="006345BF">
      <w:pPr>
        <w:pStyle w:val="ListParagraph"/>
        <w:numPr>
          <w:ilvl w:val="2"/>
          <w:numId w:val="31"/>
        </w:numPr>
        <w:spacing w:line="240" w:lineRule="auto"/>
        <w:rPr>
          <w:ins w:id="3171" w:author="Ronald Kocks (R)" w:date="2025-08-28T14:47:00Z" w16du:dateUtc="2025-08-28T12:47:00Z"/>
        </w:rPr>
      </w:pPr>
      <w:ins w:id="3172" w:author="Ronald Kocks (R)" w:date="2025-08-14T12:47:00Z" w16du:dateUtc="2025-08-14T10:47:00Z">
        <w:r>
          <w:t xml:space="preserve">Bij de setup is de einddatum </w:t>
        </w:r>
        <w:r w:rsidR="009C15C5">
          <w:t xml:space="preserve">gevuld voor deelnemers die in de oude regeling </w:t>
        </w:r>
        <w:r w:rsidR="001D108E">
          <w:t>al de volledige regeling voortzetten (</w:t>
        </w:r>
        <w:r w:rsidR="005017AA">
          <w:t>dlnVrijwilligeVoortzetting=2)</w:t>
        </w:r>
        <w:r w:rsidR="00573BAF">
          <w:t xml:space="preserve">. Bij invaren wordt dit omgezet </w:t>
        </w:r>
        <w:r w:rsidR="00370613">
          <w:t xml:space="preserve">naar de nieuwe regeling (net als reguliere </w:t>
        </w:r>
        <w:r w:rsidR="00792BA2">
          <w:t>deelnemers)</w:t>
        </w:r>
      </w:ins>
    </w:p>
    <w:p w14:paraId="2AA6A893" w14:textId="6817D79C" w:rsidR="003765B5" w:rsidRPr="00302532" w:rsidRDefault="00EB322B" w:rsidP="006345BF">
      <w:pPr>
        <w:pStyle w:val="ListParagraph"/>
        <w:numPr>
          <w:ilvl w:val="2"/>
          <w:numId w:val="31"/>
        </w:numPr>
        <w:spacing w:line="240" w:lineRule="auto"/>
        <w:rPr>
          <w:ins w:id="3173" w:author="Ronald Kocks (R)" w:date="2025-08-14T12:47:00Z" w16du:dateUtc="2025-08-14T10:47:00Z"/>
        </w:rPr>
      </w:pPr>
      <w:ins w:id="3174" w:author="Ronald Kocks (R)" w:date="2025-08-28T14:47:00Z" w16du:dateUtc="2025-08-28T12:47:00Z">
        <w:r>
          <w:t xml:space="preserve">dlnEindDatumVrijwilligeVoortzetting wordt in de </w:t>
        </w:r>
      </w:ins>
      <w:ins w:id="3175" w:author="Ronald Kocks (R)" w:date="2025-08-28T14:48:00Z" w16du:dateUtc="2025-08-28T12:48:00Z">
        <w:r w:rsidR="00932134">
          <w:t>JSON-bestanden enkel doorgegeven</w:t>
        </w:r>
        <w:r w:rsidR="007D7249">
          <w:t xml:space="preserve"> wanneer er sprake is van een verlenging van een volledige voortzetting. In alle andere gevallen wordt de einddatum afgeleid </w:t>
        </w:r>
        <w:r w:rsidR="004835A1">
          <w:t>binnen Qwik.</w:t>
        </w:r>
      </w:ins>
    </w:p>
    <w:p w14:paraId="3BAB8220" w14:textId="37953991" w:rsidR="006345BF" w:rsidRPr="002851B1" w:rsidRDefault="006345BF" w:rsidP="006345BF">
      <w:pPr>
        <w:pStyle w:val="ListParagraph"/>
        <w:numPr>
          <w:ilvl w:val="2"/>
          <w:numId w:val="31"/>
        </w:numPr>
        <w:spacing w:line="240" w:lineRule="auto"/>
        <w:rPr>
          <w:ins w:id="3176" w:author="Flory Koole (F)" w:date="2025-08-13T19:47:00Z" w16du:dateUtc="2025-08-13T17:47:00Z"/>
          <w:del w:id="3177" w:author="Ronald Kocks (R)" w:date="2025-08-14T12:47:00Z" w16du:dateUtc="2025-08-14T10:47:00Z"/>
          <w:rPrChange w:id="3178" w:author="Flory Koole (F)" w:date="2025-08-13T19:47:00Z" w16du:dateUtc="2025-08-13T17:47:00Z">
            <w:rPr>
              <w:ins w:id="3179" w:author="Flory Koole (F)" w:date="2025-08-13T19:47:00Z" w16du:dateUtc="2025-08-13T17:47:00Z"/>
              <w:del w:id="3180" w:author="Ronald Kocks (R)" w:date="2025-08-14T12:47:00Z" w16du:dateUtc="2025-08-14T10:47:00Z"/>
              <w:rFonts w:eastAsia="Times New Roman" w:cs="Calibri"/>
            </w:rPr>
          </w:rPrChange>
        </w:rPr>
      </w:pPr>
      <w:ins w:id="3181" w:author="Flory Koole" w:date="2025-01-21T10:49:00Z" w16du:dateUtc="2025-01-21T09:49:00Z">
        <w:del w:id="3182" w:author="Ronald Kocks (R)" w:date="2025-08-14T12:47:00Z" w16du:dateUtc="2025-08-14T10:47:00Z">
          <w:r>
            <w:rPr>
              <w:rFonts w:eastAsia="Times New Roman" w:cs="Calibri"/>
            </w:rPr>
            <w:delText xml:space="preserve">Deze is alleen relevant bij </w:delText>
          </w:r>
          <w:r w:rsidR="009342E1">
            <w:rPr>
              <w:rFonts w:eastAsia="Times New Roman" w:cs="Calibri"/>
            </w:rPr>
            <w:delText xml:space="preserve">voortzetting van de </w:delText>
          </w:r>
          <w:r>
            <w:rPr>
              <w:rFonts w:eastAsia="Times New Roman" w:cs="Calibri"/>
            </w:rPr>
            <w:delText>volledi</w:delText>
          </w:r>
          <w:r w:rsidR="009342E1">
            <w:rPr>
              <w:rFonts w:eastAsia="Times New Roman" w:cs="Calibri"/>
            </w:rPr>
            <w:delText>ge regeling</w:delText>
          </w:r>
        </w:del>
      </w:ins>
    </w:p>
    <w:p w14:paraId="60736DF9" w14:textId="00C22E65" w:rsidR="002851B1" w:rsidRDefault="002851B1" w:rsidP="006345BF">
      <w:pPr>
        <w:pStyle w:val="ListParagraph"/>
        <w:numPr>
          <w:ilvl w:val="2"/>
          <w:numId w:val="31"/>
        </w:numPr>
        <w:spacing w:line="240" w:lineRule="auto"/>
        <w:rPr>
          <w:del w:id="3183" w:author="Ronald Kocks (R)" w:date="2025-08-14T12:47:00Z" w16du:dateUtc="2025-08-14T10:47:00Z"/>
        </w:rPr>
      </w:pPr>
      <w:ins w:id="3184" w:author="Flory Koole (F)" w:date="2025-08-13T19:47:00Z" w16du:dateUtc="2025-08-13T17:47:00Z">
        <w:del w:id="3185" w:author="Ronald Kocks (R)" w:date="2025-08-14T12:47:00Z" w16du:dateUtc="2025-08-14T10:47:00Z">
          <w:r w:rsidRPr="007F209E">
            <w:rPr>
              <w:highlight w:val="yellow"/>
              <w:rPrChange w:id="3186" w:author="Flory Koole (F)" w:date="2025-08-13T19:49:00Z" w16du:dateUtc="2025-08-13T17:49:00Z">
                <w:rPr/>
              </w:rPrChange>
            </w:rPr>
            <w:delText>Actie</w:delText>
          </w:r>
          <w:r>
            <w:delText xml:space="preserve">, </w:delText>
          </w:r>
        </w:del>
      </w:ins>
      <w:ins w:id="3187" w:author="Flory Koole (F)" w:date="2025-08-13T19:48:00Z" w16du:dateUtc="2025-08-13T17:48:00Z">
        <w:del w:id="3188" w:author="Ronald Kocks (R)" w:date="2025-08-14T12:47:00Z" w16du:dateUtc="2025-08-14T10:47:00Z">
          <w:r w:rsidR="00123398">
            <w:delText>navragen of dit klopt</w:delText>
          </w:r>
          <w:r>
            <w:delText xml:space="preserve">: </w:delText>
          </w:r>
        </w:del>
      </w:ins>
      <w:ins w:id="3189" w:author="Flory Koole (F)" w:date="2025-08-13T19:47:00Z" w16du:dateUtc="2025-08-13T17:47:00Z">
        <w:del w:id="3190" w:author="Ronald Kocks (R)" w:date="2025-08-14T12:47:00Z" w16du:dateUtc="2025-08-14T10:47:00Z">
          <w:r w:rsidRPr="005D5130">
            <w:delText xml:space="preserve">Einddatum </w:delText>
          </w:r>
        </w:del>
      </w:ins>
      <w:ins w:id="3191" w:author="Flory Koole (F)" w:date="2025-08-13T19:48:00Z" w16du:dateUtc="2025-08-13T17:48:00Z">
        <w:del w:id="3192" w:author="Ronald Kocks (R)" w:date="2025-08-14T12:47:00Z" w16du:dateUtc="2025-08-14T10:47:00Z">
          <w:r>
            <w:delText>voortzetting risico</w:delText>
          </w:r>
          <w:r w:rsidR="00123398">
            <w:delText xml:space="preserve">dekking </w:delText>
          </w:r>
        </w:del>
      </w:ins>
      <w:ins w:id="3193" w:author="Flory Koole (F)" w:date="2025-08-13T19:47:00Z" w16du:dateUtc="2025-08-13T17:47:00Z">
        <w:del w:id="3194" w:author="Ronald Kocks (R)" w:date="2025-08-14T12:47:00Z" w16du:dateUtc="2025-08-14T10:47:00Z">
          <w:r w:rsidRPr="005D5130">
            <w:delText>wordt gezet op basis van keuze 15 jaar of pensionering</w:delText>
          </w:r>
        </w:del>
      </w:ins>
      <w:ins w:id="3195" w:author="Flory Koole (F)" w:date="2025-08-13T19:51:00Z" w16du:dateUtc="2025-08-13T17:51:00Z">
        <w:del w:id="3196" w:author="Ronald Kocks (R)" w:date="2025-08-14T12:47:00Z" w16du:dateUtc="2025-08-14T10:47:00Z">
          <w:r w:rsidR="001B3B88">
            <w:delText xml:space="preserve">, opgenomen in </w:delText>
          </w:r>
        </w:del>
      </w:ins>
      <w:ins w:id="3197" w:author="Flory Koole (F)" w:date="2025-08-13T19:51:00Z">
        <w:del w:id="3198" w:author="Ronald Kocks (R)" w:date="2025-08-14T12:47:00Z" w16du:dateUtc="2025-08-14T10:47:00Z">
          <w:r w:rsidR="001B3B88" w:rsidRPr="001B3B88">
            <w:delText>4936130</w:delText>
          </w:r>
        </w:del>
      </w:ins>
    </w:p>
    <w:p w14:paraId="24DBF84F" w14:textId="77777777" w:rsidR="00503597" w:rsidRPr="00C11467" w:rsidRDefault="00503597" w:rsidP="00503597">
      <w:pPr>
        <w:pStyle w:val="ListParagraph"/>
        <w:numPr>
          <w:ilvl w:val="0"/>
          <w:numId w:val="31"/>
        </w:numPr>
        <w:spacing w:line="240" w:lineRule="auto"/>
        <w:rPr>
          <w:ins w:id="3199" w:author="Ronald Kocks (R)" w:date="2025-08-14T12:53:00Z" w16du:dateUtc="2025-08-14T10:53:00Z"/>
        </w:rPr>
      </w:pPr>
      <w:ins w:id="3200" w:author="Ronald Kocks (R)" w:date="2025-08-14T12:53:00Z" w16du:dateUtc="2025-08-14T10:53:00Z">
        <w:r>
          <w:rPr>
            <w:rFonts w:eastAsia="Times New Roman" w:cs="Calibri"/>
          </w:rPr>
          <w:t xml:space="preserve">Een deelnemer die de gehele regeling voortzet, moet een nota krijgen. Mede hiervoor administreren we dergelijke deelnemers als actief. Deze keuze wordt </w:t>
        </w:r>
        <w:r w:rsidRPr="00C11467">
          <w:rPr>
            <w:rFonts w:eastAsia="Times New Roman" w:cs="Calibri"/>
            <w:highlight w:val="yellow"/>
          </w:rPr>
          <w:t>specifiek voor BerPF</w:t>
        </w:r>
        <w:r>
          <w:rPr>
            <w:rFonts w:eastAsia="Times New Roman" w:cs="Calibri"/>
          </w:rPr>
          <w:t xml:space="preserve"> aangeboden</w:t>
        </w:r>
      </w:ins>
    </w:p>
    <w:p w14:paraId="25D1BB0E" w14:textId="77777777" w:rsidR="00503597" w:rsidRPr="00C11467" w:rsidRDefault="00503597" w:rsidP="00503597">
      <w:pPr>
        <w:pStyle w:val="ListParagraph"/>
        <w:numPr>
          <w:ilvl w:val="1"/>
          <w:numId w:val="31"/>
        </w:numPr>
        <w:spacing w:line="240" w:lineRule="auto"/>
        <w:rPr>
          <w:ins w:id="3201" w:author="Ronald Kocks (R)" w:date="2025-08-14T12:53:00Z" w16du:dateUtc="2025-08-14T10:53:00Z"/>
        </w:rPr>
      </w:pPr>
      <w:ins w:id="3202" w:author="Ronald Kocks (R)" w:date="2025-08-14T12:53:00Z" w16du:dateUtc="2025-08-14T10:53:00Z">
        <w:r>
          <w:rPr>
            <w:rFonts w:eastAsia="Times New Roman" w:cs="Calibri"/>
          </w:rPr>
          <w:t>Bij voortzetting van de gehele regeling moet er wel een actief dienstverband zijn en begint de voortzetting vanuit het dienstverband dat wordt voortgezet</w:t>
        </w:r>
      </w:ins>
    </w:p>
    <w:p w14:paraId="1D39AB89" w14:textId="60FE8777" w:rsidR="007012B1" w:rsidRDefault="007012B1" w:rsidP="009342E1">
      <w:pPr>
        <w:pStyle w:val="ListParagraph"/>
        <w:numPr>
          <w:ilvl w:val="0"/>
          <w:numId w:val="31"/>
        </w:numPr>
        <w:spacing w:line="240" w:lineRule="auto"/>
        <w:rPr>
          <w:ins w:id="3203" w:author="Flory Koole" w:date="2025-01-21T10:58:00Z" w16du:dateUtc="2025-01-21T09:58:00Z"/>
        </w:rPr>
      </w:pPr>
      <w:ins w:id="3204" w:author="Flory Koole" w:date="2025-01-21T10:57:00Z" w16du:dateUtc="2025-01-21T09:57:00Z">
        <w:r>
          <w:t>Een deelnemer d</w:t>
        </w:r>
      </w:ins>
      <w:ins w:id="3205" w:author="Flory Koole" w:date="2025-01-21T10:58:00Z" w16du:dateUtc="2025-01-21T09:58:00Z">
        <w:r>
          <w:t xml:space="preserve">ie alleen </w:t>
        </w:r>
        <w:r w:rsidR="006635EB">
          <w:t>risicodekking</w:t>
        </w:r>
        <w:del w:id="3206" w:author="Ronald Kocks (R)" w:date="2025-08-14T12:48:00Z" w16du:dateUtc="2025-08-14T10:48:00Z">
          <w:r w:rsidR="006635EB">
            <w:delText>(en)</w:delText>
          </w:r>
        </w:del>
        <w:r w:rsidR="006635EB">
          <w:t xml:space="preserve"> voortzet, blijft premievrij</w:t>
        </w:r>
      </w:ins>
      <w:ins w:id="3207" w:author="Ronald Kocks (R)" w:date="2025-08-14T12:55:00Z" w16du:dateUtc="2025-08-14T10:55:00Z">
        <w:r w:rsidR="00AA612D">
          <w:t xml:space="preserve"> (er worden dus geen dienstverbanden actief)</w:t>
        </w:r>
      </w:ins>
      <w:ins w:id="3208" w:author="Flory Koole" w:date="2025-01-21T10:58:00Z" w16du:dateUtc="2025-01-21T09:58:00Z">
        <w:r w:rsidR="006635EB">
          <w:t xml:space="preserve">. </w:t>
        </w:r>
      </w:ins>
    </w:p>
    <w:p w14:paraId="3B806D2B" w14:textId="77777777" w:rsidR="00F10E95" w:rsidRDefault="002247C8" w:rsidP="00F10E95">
      <w:pPr>
        <w:pStyle w:val="ListParagraph"/>
        <w:spacing w:line="240" w:lineRule="auto"/>
        <w:ind w:left="1440"/>
        <w:rPr>
          <w:ins w:id="3209" w:author="Ronald Kocks (R)" w:date="2025-08-14T12:59:00Z" w16du:dateUtc="2025-08-14T10:59:00Z"/>
        </w:rPr>
      </w:pPr>
      <w:ins w:id="3210" w:author="Flory Koole" w:date="2025-01-21T10:58:00Z" w16du:dateUtc="2025-01-21T09:58:00Z">
        <w:r>
          <w:t>Premies voor de risicodekking worden onttrokken aan de beleggin</w:t>
        </w:r>
      </w:ins>
      <w:ins w:id="3211" w:author="Flory Koole" w:date="2025-01-21T10:59:00Z" w16du:dateUtc="2025-01-21T09:59:00Z">
        <w:r>
          <w:t>gswaarde</w:t>
        </w:r>
      </w:ins>
      <w:ins w:id="3212" w:author="Ronald Kocks (R)" w:date="2025-08-14T12:58:00Z" w16du:dateUtc="2025-08-14T10:58:00Z">
        <w:r w:rsidR="00943E8A">
          <w:t>.</w:t>
        </w:r>
      </w:ins>
      <w:ins w:id="3213" w:author="Ronald Kocks (R)" w:date="2025-08-14T12:59:00Z" w16du:dateUtc="2025-08-14T10:59:00Z">
        <w:r w:rsidR="00F10E95">
          <w:t xml:space="preserve"> Er is (nog) geen signalering voor “leeglopende potjes”, maar de onttrekking wordt alleen aangemaakt als de te betalen premie kleiner is dan de beleggingswaarde op het moment van aanmaken van de onttrekking. Bij dalende koersen kan dit leiden tot negatieve units, maar een volgende onttrekking van risicopremie zal dan niet meer plaatsvinden. </w:t>
        </w:r>
        <w:r w:rsidR="00F10E95" w:rsidRPr="00C11467">
          <w:rPr>
            <w:color w:val="FF0000"/>
          </w:rPr>
          <w:t>Let op</w:t>
        </w:r>
        <w:r w:rsidR="00F10E95">
          <w:t>: de aanspraken blijven wel in stand, dus bij overlijden van de deelnemer zal het partnerpensioen uitkerend worden.</w:t>
        </w:r>
      </w:ins>
    </w:p>
    <w:p w14:paraId="7AB798C0" w14:textId="546B102C" w:rsidR="002247C8" w:rsidRDefault="002247C8">
      <w:pPr>
        <w:pStyle w:val="ListParagraph"/>
        <w:spacing w:line="240" w:lineRule="auto"/>
        <w:ind w:left="1440"/>
        <w:rPr>
          <w:ins w:id="3214" w:author="Flory Koole" w:date="2025-01-21T10:59:00Z" w16du:dateUtc="2025-01-21T09:59:00Z"/>
        </w:rPr>
        <w:pPrChange w:id="3215" w:author="Ronald Kocks (R)" w:date="2025-08-14T13:00:00Z" w16du:dateUtc="2025-08-14T11:00:00Z">
          <w:pPr>
            <w:pStyle w:val="ListParagraph"/>
            <w:numPr>
              <w:ilvl w:val="1"/>
              <w:numId w:val="31"/>
            </w:numPr>
            <w:spacing w:line="240" w:lineRule="auto"/>
            <w:ind w:left="1440" w:hanging="360"/>
          </w:pPr>
        </w:pPrChange>
      </w:pPr>
    </w:p>
    <w:p w14:paraId="787090F8" w14:textId="34269817" w:rsidR="007E2147" w:rsidRDefault="007E2147">
      <w:pPr>
        <w:pStyle w:val="ListParagraph"/>
        <w:spacing w:line="240" w:lineRule="auto"/>
        <w:ind w:left="1440"/>
        <w:rPr>
          <w:ins w:id="3216" w:author="Flory Koole (F)" w:date="2025-08-13T19:25:00Z" w16du:dateUtc="2025-08-13T17:25:00Z"/>
          <w:del w:id="3217" w:author="Ronald Kocks (R)" w:date="2025-08-14T12:59:00Z" w16du:dateUtc="2025-08-14T10:59:00Z"/>
        </w:rPr>
        <w:pPrChange w:id="3218" w:author="Ronald Kocks (R)" w:date="2025-08-14T12:59:00Z" w16du:dateUtc="2025-08-14T10:59:00Z">
          <w:pPr>
            <w:pStyle w:val="ListParagraph"/>
            <w:numPr>
              <w:ilvl w:val="1"/>
              <w:numId w:val="31"/>
            </w:numPr>
            <w:spacing w:line="240" w:lineRule="auto"/>
            <w:ind w:left="1440" w:hanging="360"/>
          </w:pPr>
        </w:pPrChange>
      </w:pPr>
      <w:ins w:id="3219" w:author="Flory Koole" w:date="2025-01-21T10:59:00Z" w16du:dateUtc="2025-01-21T09:59:00Z">
        <w:del w:id="3220" w:author="Ronald Kocks (R)" w:date="2025-08-14T12:59:00Z" w16du:dateUtc="2025-08-14T10:59:00Z">
          <w:r>
            <w:delText xml:space="preserve">Er is (nog) geen signalering voor </w:delText>
          </w:r>
          <w:r w:rsidR="00A43FAE">
            <w:delText xml:space="preserve">“leeglopende potjes”, maar de onttrekking </w:delText>
          </w:r>
        </w:del>
      </w:ins>
      <w:ins w:id="3221" w:author="Flory Koole" w:date="2025-01-21T17:24:00Z" w16du:dateUtc="2025-01-21T16:24:00Z">
        <w:del w:id="3222" w:author="Ronald Kocks (R)" w:date="2025-08-14T12:59:00Z" w16du:dateUtc="2025-08-14T10:59:00Z">
          <w:r w:rsidR="00CF7F2F">
            <w:delText>wordt</w:delText>
          </w:r>
        </w:del>
      </w:ins>
      <w:ins w:id="3223" w:author="Flory Koole" w:date="2025-01-21T10:59:00Z" w16du:dateUtc="2025-01-21T09:59:00Z">
        <w:del w:id="3224" w:author="Ronald Kocks (R)" w:date="2025-08-14T12:59:00Z" w16du:dateUtc="2025-08-14T10:59:00Z">
          <w:r w:rsidR="00A43FAE">
            <w:delText xml:space="preserve"> alleen </w:delText>
          </w:r>
        </w:del>
      </w:ins>
      <w:ins w:id="3225" w:author="Flory Koole" w:date="2025-01-21T17:24:00Z" w16du:dateUtc="2025-01-21T16:24:00Z">
        <w:del w:id="3226" w:author="Ronald Kocks (R)" w:date="2025-08-14T12:59:00Z" w16du:dateUtc="2025-08-14T10:59:00Z">
          <w:r w:rsidR="00CF7F2F">
            <w:delText xml:space="preserve">aangemaakt </w:delText>
          </w:r>
        </w:del>
      </w:ins>
      <w:ins w:id="3227" w:author="Flory Koole" w:date="2025-01-21T10:59:00Z" w16du:dateUtc="2025-01-21T09:59:00Z">
        <w:del w:id="3228" w:author="Ronald Kocks (R)" w:date="2025-08-14T12:59:00Z" w16du:dateUtc="2025-08-14T10:59:00Z">
          <w:r w:rsidR="00A43FAE">
            <w:delText xml:space="preserve">als de te betalen premie kleiner is dan </w:delText>
          </w:r>
        </w:del>
      </w:ins>
      <w:ins w:id="3229" w:author="Flory Koole" w:date="2025-01-21T11:00:00Z" w16du:dateUtc="2025-01-21T10:00:00Z">
        <w:del w:id="3230" w:author="Ronald Kocks (R)" w:date="2025-08-14T12:59:00Z" w16du:dateUtc="2025-08-14T10:59:00Z">
          <w:r w:rsidR="00A43FAE">
            <w:delText>de beleggingswaarde op het moment van aanmaken</w:delText>
          </w:r>
          <w:r w:rsidR="004C19F3">
            <w:delText xml:space="preserve"> van de onttrekking</w:delText>
          </w:r>
        </w:del>
      </w:ins>
      <w:ins w:id="3231" w:author="Flory Koole" w:date="2025-01-21T17:24:00Z" w16du:dateUtc="2025-01-21T16:24:00Z">
        <w:del w:id="3232" w:author="Ronald Kocks (R)" w:date="2025-08-14T12:59:00Z" w16du:dateUtc="2025-08-14T10:59:00Z">
          <w:r w:rsidR="00CF7F2F">
            <w:delText xml:space="preserve">. Bij dalende koersen kan dit </w:delText>
          </w:r>
          <w:r w:rsidR="00114440">
            <w:delText>leiden tot negatieve units, maar een volgende onttrekking van risicopremie zal dan niet meer plaatsvinden</w:delText>
          </w:r>
          <w:r w:rsidR="00CC7CC2">
            <w:delText xml:space="preserve">. </w:delText>
          </w:r>
          <w:r w:rsidR="00CC7CC2" w:rsidRPr="00222EC8">
            <w:rPr>
              <w:color w:val="FF0000"/>
              <w:rPrChange w:id="3233" w:author="Flory Koole" w:date="2025-01-21T17:25:00Z" w16du:dateUtc="2025-01-21T16:25:00Z">
                <w:rPr/>
              </w:rPrChange>
            </w:rPr>
            <w:delText xml:space="preserve">Let </w:delText>
          </w:r>
        </w:del>
      </w:ins>
      <w:ins w:id="3234" w:author="Flory Koole" w:date="2025-01-21T17:25:00Z" w16du:dateUtc="2025-01-21T16:25:00Z">
        <w:del w:id="3235" w:author="Ronald Kocks (R)" w:date="2025-08-14T12:59:00Z" w16du:dateUtc="2025-08-14T10:59:00Z">
          <w:r w:rsidR="00CC7CC2" w:rsidRPr="00222EC8">
            <w:rPr>
              <w:color w:val="FF0000"/>
              <w:rPrChange w:id="3236" w:author="Flory Koole" w:date="2025-01-21T17:25:00Z" w16du:dateUtc="2025-01-21T16:25:00Z">
                <w:rPr/>
              </w:rPrChange>
            </w:rPr>
            <w:delText>op</w:delText>
          </w:r>
          <w:r w:rsidR="00CC7CC2">
            <w:delText>: de aanspraken blijven wel in stand, dus bij overlijden van de deelnemer zal het partnerpensioen uitkerend worden.</w:delText>
          </w:r>
        </w:del>
      </w:ins>
    </w:p>
    <w:p w14:paraId="63EC6CC9" w14:textId="77777777" w:rsidR="006B076C" w:rsidRDefault="006B076C" w:rsidP="006B076C">
      <w:pPr>
        <w:pStyle w:val="ListParagraph"/>
        <w:numPr>
          <w:ilvl w:val="1"/>
          <w:numId w:val="31"/>
        </w:numPr>
        <w:rPr>
          <w:ins w:id="3237" w:author="Ronald Kocks (R)" w:date="2025-08-14T12:56:00Z" w16du:dateUtc="2025-08-14T10:56:00Z"/>
        </w:rPr>
      </w:pPr>
      <w:ins w:id="3238" w:author="Flory Koole (F)" w:date="2025-08-13T19:25:00Z" w16du:dateUtc="2025-08-13T17:25:00Z">
        <w:r>
          <w:t>Buiten scope: a</w:t>
        </w:r>
        <w:r w:rsidRPr="003019D5">
          <w:t>utomatische beëindiging </w:t>
        </w:r>
        <w:r>
          <w:t xml:space="preserve">vrijwillige voortzetting risico </w:t>
        </w:r>
        <w:r w:rsidRPr="003019D5">
          <w:t>als kapitaal onder x keer de afkoopgrens dreigt te komen, komend jaar</w:t>
        </w:r>
        <w:r>
          <w:t>. Hiervoor moet aanvullende functionaliteit gemaakt: vanuit proces eerst selectie maken, teruggeven aan OS die gebeurtenis triggert (analoog default keuze CVP of opdracht pensionering). De kosten van implementatie hiervan wegen niet op tegen de zeldzame gevallen waarin dit zal optreden. Hiervoor kan een query aan DWH worden gevraagd ter controle, waarna de vrijwillige voortzetting handmatig beëindigd kan worden</w:t>
        </w:r>
      </w:ins>
    </w:p>
    <w:p w14:paraId="735F01CD" w14:textId="14CABFC6" w:rsidR="00E85AD7" w:rsidRDefault="00E85AD7">
      <w:pPr>
        <w:pStyle w:val="ListParagraph"/>
        <w:numPr>
          <w:ilvl w:val="1"/>
          <w:numId w:val="31"/>
        </w:numPr>
        <w:spacing w:line="240" w:lineRule="auto"/>
        <w:rPr>
          <w:ins w:id="3239" w:author="Ronald Kocks (R)" w:date="2025-08-14T12:56:00Z" w16du:dateUtc="2025-08-14T10:56:00Z"/>
        </w:rPr>
        <w:pPrChange w:id="3240" w:author="Ronald Kocks (R)" w:date="2025-08-14T12:56:00Z" w16du:dateUtc="2025-08-14T10:56:00Z">
          <w:pPr>
            <w:pStyle w:val="ListParagraph"/>
            <w:numPr>
              <w:numId w:val="31"/>
            </w:numPr>
            <w:spacing w:line="240" w:lineRule="auto"/>
            <w:ind w:hanging="360"/>
          </w:pPr>
        </w:pPrChange>
      </w:pPr>
      <w:ins w:id="3241" w:author="Ronald Kocks (R)" w:date="2025-08-14T12:56:00Z" w16du:dateUtc="2025-08-14T10:56:00Z">
        <w:r w:rsidRPr="001A381D">
          <w:t>De</w:t>
        </w:r>
        <w:del w:id="3242" w:author="Ronald Kocks (R)" w:date="2025-08-14T12:56:00Z" w16du:dateUtc="2025-08-14T10:56:00Z">
          <w:r w:rsidRPr="001A381D" w:rsidDel="00E85AD7">
            <w:delText>ze</w:delText>
          </w:r>
        </w:del>
        <w:r w:rsidRPr="001A381D">
          <w:t xml:space="preserve"> </w:t>
        </w:r>
        <w:r>
          <w:t xml:space="preserve">premie </w:t>
        </w:r>
        <w:r w:rsidRPr="001A381D">
          <w:t xml:space="preserve">wordt onttrokken aan de beleggingen als negatieve storting. </w:t>
        </w:r>
        <w:r>
          <w:t>Dit gebeurt met een aparte gebeurtenis op de beleggingsrekening, welke wordt geplaatst vanuit het allocatieproces met de API</w:t>
        </w:r>
        <w:r w:rsidRPr="001A381D">
          <w:t xml:space="preserve"> </w:t>
        </w:r>
        <w:r>
          <w:t>voor de kostenonttrekking</w:t>
        </w:r>
      </w:ins>
    </w:p>
    <w:p w14:paraId="03415827" w14:textId="76F9442D" w:rsidR="00015073" w:rsidRPr="00EA75E6" w:rsidRDefault="00015073">
      <w:pPr>
        <w:pStyle w:val="ListParagraph"/>
        <w:numPr>
          <w:ilvl w:val="1"/>
          <w:numId w:val="31"/>
        </w:numPr>
        <w:rPr>
          <w:ins w:id="3243" w:author="Ronald Kocks (R)" w:date="2025-08-14T12:57:00Z" w16du:dateUtc="2025-08-14T10:57:00Z"/>
        </w:rPr>
        <w:pPrChange w:id="3244" w:author="Ronald Kocks (R)" w:date="2025-08-14T12:57:00Z" w16du:dateUtc="2025-08-14T10:57:00Z">
          <w:pPr>
            <w:pStyle w:val="ListParagraph"/>
            <w:numPr>
              <w:numId w:val="31"/>
            </w:numPr>
            <w:ind w:hanging="360"/>
          </w:pPr>
        </w:pPrChange>
      </w:pPr>
      <w:ins w:id="3245" w:author="Ronald Kocks (R)" w:date="2025-08-14T12:57:00Z" w16du:dateUtc="2025-08-14T10:57:00Z">
        <w:r>
          <w:t xml:space="preserve">De </w:t>
        </w:r>
        <w:r w:rsidRPr="001A381D">
          <w:t xml:space="preserve">premie voor de voortzetting </w:t>
        </w:r>
        <w:r>
          <w:t xml:space="preserve">risico </w:t>
        </w:r>
        <w:r w:rsidRPr="001A381D">
          <w:t>word</w:t>
        </w:r>
        <w:r>
          <w:t>t</w:t>
        </w:r>
        <w:r w:rsidRPr="001A381D">
          <w:t xml:space="preserve"> onafhankelijk van dienstverband berekend</w:t>
        </w:r>
        <w:r>
          <w:t xml:space="preserve"> o.b.v. </w:t>
        </w:r>
      </w:ins>
      <w:ins w:id="3246" w:author="Ronald Kocks (R)" w:date="2025-08-14T13:00:00Z" w16du:dateUtc="2025-08-14T11:00:00Z">
        <w:r w:rsidR="00DD6866">
          <w:t>de verzekerde aanspraak en</w:t>
        </w:r>
      </w:ins>
      <w:ins w:id="3247" w:author="Ronald Kocks (R)" w:date="2025-08-14T12:59:00Z" w16du:dateUtc="2025-08-14T10:59:00Z">
        <w:r w:rsidR="00DD6866">
          <w:t xml:space="preserve"> </w:t>
        </w:r>
      </w:ins>
      <w:ins w:id="3248" w:author="Ronald Kocks (R)" w:date="2025-08-14T12:57:00Z" w16du:dateUtc="2025-08-14T10:57:00Z">
        <w:r>
          <w:t>een premietabel</w:t>
        </w:r>
        <w:r w:rsidRPr="001A381D">
          <w:t xml:space="preserve"> </w:t>
        </w:r>
        <w:r>
          <w:t>die kan</w:t>
        </w:r>
        <w:r w:rsidRPr="001A381D">
          <w:t xml:space="preserve"> worden </w:t>
        </w:r>
        <w:r>
          <w:t>ingericht per administratie</w:t>
        </w:r>
        <w:r w:rsidRPr="001A381D">
          <w:t xml:space="preserve">. </w:t>
        </w:r>
        <w:r>
          <w:t>Hiervoor</w:t>
        </w:r>
        <w:r w:rsidRPr="007E2287">
          <w:t xml:space="preserve"> is een premietabel beschikbaar waarin een percentage per leeftijd kan worden gevuld</w:t>
        </w:r>
        <w:r>
          <w:t xml:space="preserve">. </w:t>
        </w:r>
      </w:ins>
    </w:p>
    <w:p w14:paraId="7CDF81B1" w14:textId="77777777" w:rsidR="00015073" w:rsidRPr="007E2287" w:rsidRDefault="00015073">
      <w:pPr>
        <w:pStyle w:val="ListParagraph"/>
        <w:numPr>
          <w:ilvl w:val="2"/>
          <w:numId w:val="31"/>
        </w:numPr>
        <w:rPr>
          <w:ins w:id="3249" w:author="Ronald Kocks (R)" w:date="2025-08-14T12:57:00Z" w16du:dateUtc="2025-08-14T10:57:00Z"/>
        </w:rPr>
        <w:pPrChange w:id="3250" w:author="Ronald Kocks (R)" w:date="2025-08-14T12:58:00Z" w16du:dateUtc="2025-08-14T10:58:00Z">
          <w:pPr>
            <w:pStyle w:val="ListParagraph"/>
            <w:numPr>
              <w:ilvl w:val="1"/>
              <w:numId w:val="31"/>
            </w:numPr>
            <w:ind w:left="1440" w:hanging="360"/>
          </w:pPr>
        </w:pPrChange>
      </w:pPr>
      <w:ins w:id="3251" w:author="Ronald Kocks (R)" w:date="2025-08-14T12:57:00Z" w16du:dateUtc="2025-08-14T10:57:00Z">
        <w:r w:rsidRPr="007E2287">
          <w:t>In deze tabel geldt geen interpolatie, maar kan wel op jaarbasis of op maandbasis gelden</w:t>
        </w:r>
        <w:r>
          <w:t xml:space="preserve">. </w:t>
        </w:r>
        <w:r w:rsidRPr="007E2287">
          <w:t>Als voor gebroken leeftijden moet worden geïnterpoleerd, moet dus een tabel op maandbasis worden aangeleverd</w:t>
        </w:r>
      </w:ins>
    </w:p>
    <w:p w14:paraId="257F65FB" w14:textId="77777777" w:rsidR="00015073" w:rsidRPr="007E2287" w:rsidRDefault="00015073">
      <w:pPr>
        <w:pStyle w:val="ListParagraph"/>
        <w:numPr>
          <w:ilvl w:val="2"/>
          <w:numId w:val="31"/>
        </w:numPr>
        <w:rPr>
          <w:ins w:id="3252" w:author="Ronald Kocks (R)" w:date="2025-08-14T12:57:00Z" w16du:dateUtc="2025-08-14T10:57:00Z"/>
        </w:rPr>
        <w:pPrChange w:id="3253" w:author="Ronald Kocks (R)" w:date="2025-08-14T12:58:00Z" w16du:dateUtc="2025-08-14T10:58:00Z">
          <w:pPr>
            <w:pStyle w:val="ListParagraph"/>
            <w:numPr>
              <w:ilvl w:val="1"/>
              <w:numId w:val="31"/>
            </w:numPr>
            <w:ind w:left="1440" w:hanging="360"/>
          </w:pPr>
        </w:pPrChange>
      </w:pPr>
      <w:ins w:id="3254" w:author="Ronald Kocks (R)" w:date="2025-08-14T12:57:00Z" w16du:dateUtc="2025-08-14T10:57:00Z">
        <w:r w:rsidRPr="00D3053A">
          <w:rPr>
            <w:rFonts w:eastAsia="Times New Roman"/>
          </w:rPr>
          <w:t>De tabel werkt zo dat voor een leeftijd in jaren altijd wordt gekeken naar het percentage bij de volgende leeftijd in jaren (dus als je 35_5 bent, dan wordt er gekeken bij 36. Ben je 36_0 jaar, dan wordt er gekeken bij 37)</w:t>
        </w:r>
        <w:r>
          <w:rPr>
            <w:rFonts w:eastAsia="Times New Roman"/>
          </w:rPr>
          <w:t>. Als de werking hiervan anders gewenst  is, kan hiervoor een verzoek (CR) worden gedaan, waarna de impact bepaald kan worden en besloten kan worden of deze aanpassing gebouwd kan worden</w:t>
        </w:r>
      </w:ins>
    </w:p>
    <w:p w14:paraId="23781059" w14:textId="77777777" w:rsidR="00015073" w:rsidRPr="007E2287" w:rsidRDefault="00015073">
      <w:pPr>
        <w:pStyle w:val="ListParagraph"/>
        <w:numPr>
          <w:ilvl w:val="2"/>
          <w:numId w:val="31"/>
        </w:numPr>
        <w:rPr>
          <w:ins w:id="3255" w:author="Ronald Kocks (R)" w:date="2025-08-14T12:57:00Z" w16du:dateUtc="2025-08-14T10:57:00Z"/>
        </w:rPr>
        <w:pPrChange w:id="3256" w:author="Ronald Kocks (R)" w:date="2025-08-14T12:58:00Z" w16du:dateUtc="2025-08-14T10:58:00Z">
          <w:pPr>
            <w:pStyle w:val="ListParagraph"/>
            <w:numPr>
              <w:ilvl w:val="1"/>
              <w:numId w:val="31"/>
            </w:numPr>
            <w:ind w:left="1440" w:hanging="360"/>
          </w:pPr>
        </w:pPrChange>
      </w:pPr>
      <w:ins w:id="3257" w:author="Ronald Kocks (R)" w:date="2025-08-14T12:57:00Z" w16du:dateUtc="2025-08-14T10:57:00Z">
        <w:r w:rsidRPr="007E2287">
          <w:t>De leeftijd</w:t>
        </w:r>
        <w:r>
          <w:t>s</w:t>
        </w:r>
        <w:r w:rsidRPr="007E2287">
          <w:t>bepaling gebeurt standaard op de versie</w:t>
        </w:r>
        <w:r>
          <w:t>d</w:t>
        </w:r>
        <w:r w:rsidRPr="007E2287">
          <w:t>atum, met afronding van geboortedatum zoals de afronding van de pensioendatum in het reglement is. Voorbeelden:</w:t>
        </w:r>
      </w:ins>
    </w:p>
    <w:p w14:paraId="5017E8B8" w14:textId="77777777" w:rsidR="00015073" w:rsidRPr="007E2287" w:rsidRDefault="00015073">
      <w:pPr>
        <w:pStyle w:val="ListParagraph"/>
        <w:numPr>
          <w:ilvl w:val="3"/>
          <w:numId w:val="31"/>
        </w:numPr>
        <w:rPr>
          <w:ins w:id="3258" w:author="Ronald Kocks (R)" w:date="2025-08-14T12:57:00Z" w16du:dateUtc="2025-08-14T10:57:00Z"/>
        </w:rPr>
        <w:pPrChange w:id="3259" w:author="Ronald Kocks (R)" w:date="2025-08-14T12:58:00Z" w16du:dateUtc="2025-08-14T10:58:00Z">
          <w:pPr>
            <w:pStyle w:val="ListParagraph"/>
            <w:numPr>
              <w:ilvl w:val="2"/>
              <w:numId w:val="31"/>
            </w:numPr>
            <w:ind w:left="2160" w:hanging="360"/>
          </w:pPr>
        </w:pPrChange>
      </w:pPr>
      <w:ins w:id="3260" w:author="Ronald Kocks (R)" w:date="2025-08-14T12:57:00Z" w16du:dateUtc="2025-08-14T10:57:00Z">
        <w:r w:rsidRPr="007E2287">
          <w:t>Geen afronding pensioendatum: een deelnemer die op 13-08 jarig is, wordt verondersteld op elke 13-08 een volgende gehele leeftijd te behalen en op elke 13e van een maand een maand ouder te zijn</w:t>
        </w:r>
      </w:ins>
    </w:p>
    <w:p w14:paraId="4047B223" w14:textId="77777777" w:rsidR="00015073" w:rsidRPr="007E2287" w:rsidRDefault="00015073">
      <w:pPr>
        <w:pStyle w:val="ListParagraph"/>
        <w:numPr>
          <w:ilvl w:val="3"/>
          <w:numId w:val="31"/>
        </w:numPr>
        <w:rPr>
          <w:ins w:id="3261" w:author="Ronald Kocks (R)" w:date="2025-08-14T12:57:00Z" w16du:dateUtc="2025-08-14T10:57:00Z"/>
        </w:rPr>
        <w:pPrChange w:id="3262" w:author="Ronald Kocks (R)" w:date="2025-08-14T12:58:00Z" w16du:dateUtc="2025-08-14T10:58:00Z">
          <w:pPr>
            <w:pStyle w:val="ListParagraph"/>
            <w:numPr>
              <w:ilvl w:val="2"/>
              <w:numId w:val="31"/>
            </w:numPr>
            <w:ind w:left="2160" w:hanging="360"/>
          </w:pPr>
        </w:pPrChange>
      </w:pPr>
      <w:ins w:id="3263" w:author="Ronald Kocks (R)" w:date="2025-08-14T12:57:00Z" w16du:dateUtc="2025-08-14T10:57:00Z">
        <w:r w:rsidRPr="007E2287">
          <w:t>Afronding pensioendatum 1e van de maand waarin: een deelnemer die op 13-08 jarig is, wordt verondersteld op elke 01-08 een volgende gehele leeftijd te behalen en op elke 1e van een maand een maand ouder te zijn</w:t>
        </w:r>
      </w:ins>
    </w:p>
    <w:p w14:paraId="1989B3A5" w14:textId="77777777" w:rsidR="00015073" w:rsidRPr="007E2287" w:rsidRDefault="00015073">
      <w:pPr>
        <w:pStyle w:val="ListParagraph"/>
        <w:numPr>
          <w:ilvl w:val="3"/>
          <w:numId w:val="31"/>
        </w:numPr>
        <w:rPr>
          <w:ins w:id="3264" w:author="Ronald Kocks (R)" w:date="2025-08-14T12:57:00Z" w16du:dateUtc="2025-08-14T10:57:00Z"/>
        </w:rPr>
        <w:pPrChange w:id="3265" w:author="Ronald Kocks (R)" w:date="2025-08-14T12:58:00Z" w16du:dateUtc="2025-08-14T10:58:00Z">
          <w:pPr>
            <w:pStyle w:val="ListParagraph"/>
            <w:numPr>
              <w:ilvl w:val="2"/>
              <w:numId w:val="31"/>
            </w:numPr>
            <w:ind w:left="2160" w:hanging="360"/>
          </w:pPr>
        </w:pPrChange>
      </w:pPr>
      <w:ins w:id="3266" w:author="Ronald Kocks (R)" w:date="2025-08-14T12:57:00Z" w16du:dateUtc="2025-08-14T10:57:00Z">
        <w:r w:rsidRPr="007E2287">
          <w:t>Afronding pensioendatum 1e van de maand volgend op: een deelnemer die op 13-08 jarig is, wordt verondersteld op elke 01-09 een volgende gehele leeftijd te behalen en op elke 1e van een maand een maand ouder te zijn</w:t>
        </w:r>
      </w:ins>
    </w:p>
    <w:p w14:paraId="1D3AD8F7" w14:textId="77777777" w:rsidR="00E85AD7" w:rsidDel="00BD23A9" w:rsidRDefault="00E85AD7">
      <w:pPr>
        <w:rPr>
          <w:ins w:id="3267" w:author="Flory Koole (F)" w:date="2025-08-13T19:25:00Z" w16du:dateUtc="2025-08-13T17:25:00Z"/>
          <w:del w:id="3268" w:author="Ronald Kocks (R)" w:date="2025-08-28T16:14:00Z" w16du:dateUtc="2025-08-28T14:14:00Z"/>
        </w:rPr>
        <w:pPrChange w:id="3269" w:author="Ronald Kocks (R)" w:date="2025-08-28T16:13:00Z" w16du:dateUtc="2025-08-28T14:13:00Z">
          <w:pPr>
            <w:pStyle w:val="ListParagraph"/>
            <w:numPr>
              <w:ilvl w:val="1"/>
              <w:numId w:val="31"/>
            </w:numPr>
            <w:ind w:left="1440" w:hanging="360"/>
          </w:pPr>
        </w:pPrChange>
      </w:pPr>
    </w:p>
    <w:p w14:paraId="39E570EC" w14:textId="1BDC5AE9" w:rsidR="006B076C" w:rsidRPr="007012B1" w:rsidDel="006B076C" w:rsidRDefault="006B076C">
      <w:pPr>
        <w:pStyle w:val="ListParagraph"/>
        <w:numPr>
          <w:ilvl w:val="1"/>
          <w:numId w:val="31"/>
        </w:numPr>
        <w:spacing w:line="240" w:lineRule="auto"/>
        <w:rPr>
          <w:ins w:id="3270" w:author="Flory Koole" w:date="2025-01-21T10:57:00Z" w16du:dateUtc="2025-01-21T09:57:00Z"/>
          <w:del w:id="3271" w:author="Flory Koole (F)" w:date="2025-08-13T19:25:00Z" w16du:dateUtc="2025-08-13T17:25:00Z"/>
          <w:rPrChange w:id="3272" w:author="Flory Koole" w:date="2025-01-21T10:57:00Z" w16du:dateUtc="2025-01-21T09:57:00Z">
            <w:rPr>
              <w:ins w:id="3273" w:author="Flory Koole" w:date="2025-01-21T10:57:00Z" w16du:dateUtc="2025-01-21T09:57:00Z"/>
              <w:del w:id="3274" w:author="Flory Koole (F)" w:date="2025-08-13T19:25:00Z" w16du:dateUtc="2025-08-13T17:25:00Z"/>
              <w:rFonts w:eastAsia="Times New Roman" w:cs="Calibri"/>
            </w:rPr>
          </w:rPrChange>
        </w:rPr>
        <w:pPrChange w:id="3275" w:author="Flory Koole" w:date="2025-01-21T10:58:00Z" w16du:dateUtc="2025-01-21T09:58:00Z">
          <w:pPr>
            <w:pStyle w:val="ListParagraph"/>
            <w:numPr>
              <w:numId w:val="31"/>
            </w:numPr>
            <w:spacing w:line="240" w:lineRule="auto"/>
            <w:ind w:hanging="360"/>
          </w:pPr>
        </w:pPrChange>
      </w:pPr>
    </w:p>
    <w:p w14:paraId="10F28463" w14:textId="70DBE4C1" w:rsidR="009342E1" w:rsidRPr="00717AEF" w:rsidRDefault="00E05E57" w:rsidP="009342E1">
      <w:pPr>
        <w:pStyle w:val="ListParagraph"/>
        <w:numPr>
          <w:ilvl w:val="0"/>
          <w:numId w:val="31"/>
        </w:numPr>
        <w:spacing w:line="240" w:lineRule="auto"/>
        <w:rPr>
          <w:ins w:id="3276" w:author="Flory Koole (F)" w:date="2025-08-13T20:36:00Z" w16du:dateUtc="2025-08-13T18:36:00Z"/>
          <w:del w:id="3277" w:author="Ronald Kocks (R)" w:date="2025-08-14T12:53:00Z" w16du:dateUtc="2025-08-14T10:53:00Z"/>
          <w:rPrChange w:id="3278" w:author="Flory Koole (F)" w:date="2025-08-13T20:36:00Z" w16du:dateUtc="2025-08-13T18:36:00Z">
            <w:rPr>
              <w:ins w:id="3279" w:author="Flory Koole (F)" w:date="2025-08-13T20:36:00Z" w16du:dateUtc="2025-08-13T18:36:00Z"/>
              <w:del w:id="3280" w:author="Ronald Kocks (R)" w:date="2025-08-14T12:53:00Z" w16du:dateUtc="2025-08-14T10:53:00Z"/>
              <w:rFonts w:eastAsia="Times New Roman" w:cs="Calibri"/>
            </w:rPr>
          </w:rPrChange>
        </w:rPr>
      </w:pPr>
      <w:ins w:id="3281" w:author="Flory Koole" w:date="2025-01-21T10:56:00Z" w16du:dateUtc="2025-01-21T09:56:00Z">
        <w:del w:id="3282" w:author="Ronald Kocks (R)" w:date="2025-08-14T12:53:00Z" w16du:dateUtc="2025-08-14T10:53:00Z">
          <w:r>
            <w:rPr>
              <w:rFonts w:eastAsia="Times New Roman" w:cs="Calibri"/>
            </w:rPr>
            <w:delText>Een deelnemer di</w:delText>
          </w:r>
        </w:del>
      </w:ins>
      <w:ins w:id="3283" w:author="Flory Koole" w:date="2025-01-21T10:57:00Z" w16du:dateUtc="2025-01-21T09:57:00Z">
        <w:del w:id="3284" w:author="Ronald Kocks (R)" w:date="2025-08-14T12:53:00Z" w16du:dateUtc="2025-08-14T10:53:00Z">
          <w:r>
            <w:rPr>
              <w:rFonts w:eastAsia="Times New Roman" w:cs="Calibri"/>
            </w:rPr>
            <w:delText>e de gehele regeling voortzet, moet een nota krijgen. Mede</w:delText>
          </w:r>
          <w:r w:rsidR="007012B1">
            <w:rPr>
              <w:rFonts w:eastAsia="Times New Roman" w:cs="Calibri"/>
            </w:rPr>
            <w:delText xml:space="preserve"> hiervoor administreren we dergelijke deelnemers als actief</w:delText>
          </w:r>
        </w:del>
      </w:ins>
      <w:ins w:id="3285" w:author="Flory Koole (F)" w:date="2025-08-13T20:34:00Z" w16du:dateUtc="2025-08-13T18:34:00Z">
        <w:del w:id="3286" w:author="Ronald Kocks (R)" w:date="2025-08-14T12:53:00Z" w16du:dateUtc="2025-08-14T10:53:00Z">
          <w:r w:rsidR="00607689">
            <w:rPr>
              <w:rFonts w:eastAsia="Times New Roman" w:cs="Calibri"/>
            </w:rPr>
            <w:delText xml:space="preserve">. Deze keuze wordt </w:delText>
          </w:r>
          <w:r w:rsidR="00607689" w:rsidRPr="00DA77E2">
            <w:rPr>
              <w:rFonts w:eastAsia="Times New Roman" w:cs="Calibri"/>
              <w:highlight w:val="yellow"/>
              <w:rPrChange w:id="3287" w:author="Flory Koole (F)" w:date="2025-08-13T20:35:00Z" w16du:dateUtc="2025-08-13T18:35:00Z">
                <w:rPr>
                  <w:rFonts w:eastAsia="Times New Roman" w:cs="Calibri"/>
                </w:rPr>
              </w:rPrChange>
            </w:rPr>
            <w:delText>spe</w:delText>
          </w:r>
        </w:del>
      </w:ins>
      <w:ins w:id="3288" w:author="Flory Koole (F)" w:date="2025-08-13T20:35:00Z" w16du:dateUtc="2025-08-13T18:35:00Z">
        <w:del w:id="3289" w:author="Ronald Kocks (R)" w:date="2025-08-14T12:53:00Z" w16du:dateUtc="2025-08-14T10:53:00Z">
          <w:r w:rsidR="00607689" w:rsidRPr="00DA77E2">
            <w:rPr>
              <w:rFonts w:eastAsia="Times New Roman" w:cs="Calibri"/>
              <w:highlight w:val="yellow"/>
              <w:rPrChange w:id="3290" w:author="Flory Koole (F)" w:date="2025-08-13T20:35:00Z" w16du:dateUtc="2025-08-13T18:35:00Z">
                <w:rPr>
                  <w:rFonts w:eastAsia="Times New Roman" w:cs="Calibri"/>
                </w:rPr>
              </w:rPrChange>
            </w:rPr>
            <w:delText>cifiek voor BerPF</w:delText>
          </w:r>
          <w:r w:rsidR="00607689">
            <w:rPr>
              <w:rFonts w:eastAsia="Times New Roman" w:cs="Calibri"/>
            </w:rPr>
            <w:delText xml:space="preserve"> aangeboden</w:delText>
          </w:r>
        </w:del>
      </w:ins>
    </w:p>
    <w:p w14:paraId="10B692C2" w14:textId="56034E5C" w:rsidR="00717AEF" w:rsidRPr="001A381D" w:rsidRDefault="00717AEF">
      <w:pPr>
        <w:pStyle w:val="ListParagraph"/>
        <w:numPr>
          <w:ilvl w:val="1"/>
          <w:numId w:val="31"/>
        </w:numPr>
        <w:spacing w:line="240" w:lineRule="auto"/>
        <w:rPr>
          <w:ins w:id="3291" w:author="Flory Koole" w:date="2025-01-21T17:42:00Z" w16du:dateUtc="2025-01-21T16:42:00Z"/>
          <w:del w:id="3292" w:author="Ronald Kocks (R)" w:date="2025-08-14T12:53:00Z" w16du:dateUtc="2025-08-14T10:53:00Z"/>
          <w:rPrChange w:id="3293" w:author="Flory Koole" w:date="2025-01-21T17:42:00Z" w16du:dateUtc="2025-01-21T16:42:00Z">
            <w:rPr>
              <w:ins w:id="3294" w:author="Flory Koole" w:date="2025-01-21T17:42:00Z" w16du:dateUtc="2025-01-21T16:42:00Z"/>
              <w:del w:id="3295" w:author="Ronald Kocks (R)" w:date="2025-08-14T12:53:00Z" w16du:dateUtc="2025-08-14T10:53:00Z"/>
              <w:rFonts w:eastAsia="Times New Roman" w:cs="Calibri"/>
            </w:rPr>
          </w:rPrChange>
        </w:rPr>
        <w:pPrChange w:id="3296" w:author="Flory Koole (F)" w:date="2025-08-13T20:36:00Z" w16du:dateUtc="2025-08-13T18:36:00Z">
          <w:pPr>
            <w:pStyle w:val="ListParagraph"/>
            <w:numPr>
              <w:numId w:val="31"/>
            </w:numPr>
            <w:spacing w:line="240" w:lineRule="auto"/>
            <w:ind w:hanging="360"/>
          </w:pPr>
        </w:pPrChange>
      </w:pPr>
      <w:ins w:id="3297" w:author="Flory Koole (F)" w:date="2025-08-13T20:36:00Z" w16du:dateUtc="2025-08-13T18:36:00Z">
        <w:del w:id="3298" w:author="Ronald Kocks (R)" w:date="2025-08-14T12:53:00Z" w16du:dateUtc="2025-08-14T10:53:00Z">
          <w:r>
            <w:rPr>
              <w:rFonts w:eastAsia="Times New Roman" w:cs="Calibri"/>
            </w:rPr>
            <w:delText>Bij voortzetting van de gehele regeling moet er wel een actief dienstverband zijn en begint de voortzetting vanuit het dienstverband dat wordt voortgezet</w:delText>
          </w:r>
        </w:del>
      </w:ins>
    </w:p>
    <w:p w14:paraId="1E9F62F5" w14:textId="26A2A144" w:rsidR="004D466C" w:rsidRPr="00776AA8" w:rsidDel="0052187A" w:rsidRDefault="004D466C">
      <w:pPr>
        <w:pStyle w:val="ListParagraph"/>
        <w:numPr>
          <w:ilvl w:val="0"/>
          <w:numId w:val="31"/>
        </w:numPr>
        <w:spacing w:line="240" w:lineRule="auto"/>
        <w:rPr>
          <w:ins w:id="3299" w:author="Flory Koole" w:date="2025-01-21T17:43:00Z" w16du:dateUtc="2025-01-21T16:43:00Z"/>
          <w:del w:id="3300" w:author="Ronald Kocks (R)" w:date="2025-08-14T12:56:00Z" w16du:dateUtc="2025-08-14T10:56:00Z"/>
        </w:rPr>
      </w:pPr>
      <w:ins w:id="3301" w:author="Flory Koole" w:date="2025-01-21T17:43:00Z" w16du:dateUtc="2025-01-21T16:43:00Z">
        <w:del w:id="3302" w:author="Ronald Kocks (R)" w:date="2025-08-14T12:56:00Z" w16du:dateUtc="2025-08-14T10:56:00Z">
          <w:r w:rsidRPr="0052187A">
            <w:rPr>
              <w:rFonts w:eastAsia="Times New Roman" w:cs="Calibri"/>
            </w:rPr>
            <w:delText>Een premievrije deelnemer kan kiezen voor vrijwillige voortzetting</w:delText>
          </w:r>
        </w:del>
      </w:ins>
      <w:ins w:id="3303" w:author="Flory Koole (F)" w:date="2025-08-13T20:36:00Z" w16du:dateUtc="2025-08-13T18:36:00Z">
        <w:del w:id="3304" w:author="Ronald Kocks (R)" w:date="2025-08-14T12:56:00Z" w16du:dateUtc="2025-08-14T10:56:00Z">
          <w:r w:rsidR="002C7434" w:rsidRPr="0052187A">
            <w:rPr>
              <w:rFonts w:eastAsia="Times New Roman" w:cs="Calibri"/>
            </w:rPr>
            <w:delText xml:space="preserve"> van risico</w:delText>
          </w:r>
          <w:r w:rsidR="00FD02EB" w:rsidRPr="0052187A">
            <w:rPr>
              <w:rFonts w:eastAsia="Times New Roman" w:cs="Calibri"/>
            </w:rPr>
            <w:delText>dekking (PP)</w:delText>
          </w:r>
        </w:del>
      </w:ins>
      <w:ins w:id="3305" w:author="Flory Koole" w:date="2025-01-21T17:43:00Z" w16du:dateUtc="2025-01-21T16:43:00Z">
        <w:del w:id="3306" w:author="Ronald Kocks (R)" w:date="2025-08-14T12:56:00Z" w16du:dateUtc="2025-08-14T10:56:00Z">
          <w:r w:rsidRPr="0052187A">
            <w:rPr>
              <w:rFonts w:eastAsia="Times New Roman" w:cs="Calibri"/>
            </w:rPr>
            <w:delText>. Dit leidt vanuit de standaard tot berekening van aanspraken en premie</w:delText>
          </w:r>
          <w:r w:rsidRPr="0052187A" w:rsidDel="0052187A">
            <w:rPr>
              <w:rFonts w:eastAsia="Times New Roman" w:cs="Calibri"/>
            </w:rPr>
            <w:delText>s</w:delText>
          </w:r>
          <w:r w:rsidRPr="0052187A">
            <w:rPr>
              <w:rFonts w:eastAsia="Times New Roman" w:cs="Calibri"/>
            </w:rPr>
            <w:delText xml:space="preserve"> vanuit de deelnemer, waardoor geen dienstverbanden actief worden</w:delText>
          </w:r>
        </w:del>
      </w:ins>
      <w:ins w:id="3307" w:author="Flory Koole (F)" w:date="2025-08-13T20:37:00Z" w16du:dateUtc="2025-08-13T18:37:00Z">
        <w:del w:id="3308" w:author="Ronald Kocks (R)" w:date="2025-08-14T12:56:00Z" w16du:dateUtc="2025-08-14T10:56:00Z">
          <w:r w:rsidR="0052187A" w:rsidRPr="0052187A">
            <w:rPr>
              <w:rFonts w:eastAsia="Times New Roman" w:cs="Calibri"/>
            </w:rPr>
            <w:delText xml:space="preserve">. </w:delText>
          </w:r>
        </w:del>
      </w:ins>
    </w:p>
    <w:p w14:paraId="19CF6AFF" w14:textId="77777777" w:rsidR="0052187A" w:rsidRDefault="0052187A" w:rsidP="0052187A">
      <w:pPr>
        <w:pStyle w:val="ListParagraph"/>
        <w:numPr>
          <w:ilvl w:val="0"/>
          <w:numId w:val="31"/>
        </w:numPr>
        <w:spacing w:line="240" w:lineRule="auto"/>
        <w:rPr>
          <w:ins w:id="3309" w:author="Flory Koole (F)" w:date="2025-08-13T20:37:00Z" w16du:dateUtc="2025-08-13T18:37:00Z"/>
          <w:del w:id="3310" w:author="Ronald Kocks (R)" w:date="2025-08-14T12:56:00Z" w16du:dateUtc="2025-08-14T10:56:00Z"/>
        </w:rPr>
      </w:pPr>
      <w:ins w:id="3311" w:author="Flory Koole (F)" w:date="2025-08-13T20:37:00Z" w16du:dateUtc="2025-08-13T18:37:00Z">
        <w:del w:id="3312" w:author="Ronald Kocks (R)" w:date="2025-08-14T12:56:00Z" w16du:dateUtc="2025-08-14T10:56:00Z">
          <w:r w:rsidRPr="001A381D">
            <w:delText xml:space="preserve">Deze </w:delText>
          </w:r>
          <w:r>
            <w:delText xml:space="preserve">premie </w:delText>
          </w:r>
          <w:r w:rsidRPr="001A381D">
            <w:delText xml:space="preserve">wordt onttrokken aan de beleggingen als negatieve storting. </w:delText>
          </w:r>
          <w:r>
            <w:delText>Dit gebeurt met een aparte gebeurtenis op de beleggingsrekening, welke wordt geplaatst vanuit het allocatieproces met de API</w:delText>
          </w:r>
          <w:r w:rsidRPr="001A381D">
            <w:delText xml:space="preserve"> </w:delText>
          </w:r>
          <w:r>
            <w:delText>voor de kostenonttrekking</w:delText>
          </w:r>
        </w:del>
      </w:ins>
    </w:p>
    <w:p w14:paraId="63A40D9E" w14:textId="43182E1A" w:rsidR="004D466C" w:rsidRPr="00776AA8" w:rsidDel="00717AEF" w:rsidRDefault="004D466C" w:rsidP="004D466C">
      <w:pPr>
        <w:pStyle w:val="ListParagraph"/>
        <w:numPr>
          <w:ilvl w:val="1"/>
          <w:numId w:val="31"/>
        </w:numPr>
        <w:spacing w:line="240" w:lineRule="auto"/>
        <w:rPr>
          <w:ins w:id="3313" w:author="Flory Koole" w:date="2025-01-21T17:43:00Z" w16du:dateUtc="2025-01-21T16:43:00Z"/>
          <w:del w:id="3314" w:author="Flory Koole (F)" w:date="2025-08-13T20:36:00Z" w16du:dateUtc="2025-08-13T18:36:00Z"/>
        </w:rPr>
      </w:pPr>
      <w:ins w:id="3315" w:author="Flory Koole" w:date="2025-01-21T17:43:00Z" w16du:dateUtc="2025-01-21T16:43:00Z">
        <w:del w:id="3316" w:author="Flory Koole (F)" w:date="2025-08-13T20:36:00Z" w16du:dateUtc="2025-08-13T18:36:00Z">
          <w:r w:rsidRPr="00776AA8" w:rsidDel="00717AEF">
            <w:rPr>
              <w:rFonts w:eastAsia="Times New Roman" w:cs="Calibri"/>
              <w:highlight w:val="yellow"/>
            </w:rPr>
            <w:delText>Specifiek voor BerPF</w:delText>
          </w:r>
          <w:r w:rsidDel="00717AEF">
            <w:rPr>
              <w:rFonts w:eastAsia="Times New Roman" w:cs="Calibri"/>
            </w:rPr>
            <w:delText>: bij voortzetting van de gehele regeling moet er wel een actief dienstverband zijn en begint de voortzetting vanuit het dienstverband dat wordt voortgezet</w:delText>
          </w:r>
        </w:del>
      </w:ins>
    </w:p>
    <w:p w14:paraId="06EC27D8" w14:textId="78FE6440" w:rsidR="00E15AAE" w:rsidRPr="00EA75E6" w:rsidRDefault="008C4D78">
      <w:pPr>
        <w:pStyle w:val="ListParagraph"/>
        <w:numPr>
          <w:ilvl w:val="0"/>
          <w:numId w:val="31"/>
        </w:numPr>
        <w:rPr>
          <w:ins w:id="3317" w:author="Flory Koole (F)" w:date="2025-08-13T20:10:00Z" w16du:dateUtc="2025-08-13T18:10:00Z"/>
          <w:del w:id="3318" w:author="Ronald Kocks (R)" w:date="2025-08-14T12:57:00Z" w16du:dateUtc="2025-08-14T10:57:00Z"/>
        </w:rPr>
        <w:pPrChange w:id="3319" w:author="Flory Koole (F)" w:date="2025-08-13T20:11:00Z" w16du:dateUtc="2025-08-13T18:11:00Z">
          <w:pPr>
            <w:pStyle w:val="ListParagraph"/>
            <w:numPr>
              <w:ilvl w:val="1"/>
              <w:numId w:val="31"/>
            </w:numPr>
            <w:ind w:left="1440" w:hanging="360"/>
          </w:pPr>
        </w:pPrChange>
      </w:pPr>
      <w:ins w:id="3320" w:author="Flory Koole" w:date="2025-01-21T17:43:00Z" w16du:dateUtc="2025-01-21T16:43:00Z">
        <w:del w:id="3321" w:author="Flory Koole (F)" w:date="2025-08-13T20:19:00Z" w16du:dateUtc="2025-08-13T18:19:00Z">
          <w:r w:rsidDel="001E4B02">
            <w:delText xml:space="preserve">De </w:delText>
          </w:r>
        </w:del>
      </w:ins>
      <w:ins w:id="3322" w:author="Flory Koole" w:date="2025-01-21T17:42:00Z">
        <w:del w:id="3323" w:author="Flory Koole (F)" w:date="2025-08-13T20:19:00Z" w16du:dateUtc="2025-08-13T18:19:00Z">
          <w:r w:rsidR="001A381D" w:rsidRPr="001A381D" w:rsidDel="001E4B02">
            <w:delText xml:space="preserve">premie voor de voortzetting </w:delText>
          </w:r>
        </w:del>
        <w:del w:id="3324" w:author="Flory Koole (F)" w:date="2025-08-13T20:17:00Z" w16du:dateUtc="2025-08-13T18:17:00Z">
          <w:r w:rsidR="001A381D" w:rsidRPr="001A381D" w:rsidDel="007E617D">
            <w:delText xml:space="preserve">moet </w:delText>
          </w:r>
        </w:del>
        <w:del w:id="3325" w:author="Flory Koole (F)" w:date="2025-08-13T20:19:00Z" w16du:dateUtc="2025-08-13T18:19:00Z">
          <w:r w:rsidR="001A381D" w:rsidRPr="001A381D" w:rsidDel="001E4B02">
            <w:delText xml:space="preserve">onafhankelijk van dienstverband </w:delText>
          </w:r>
        </w:del>
        <w:del w:id="3326" w:author="Flory Koole (F)" w:date="2025-08-13T20:17:00Z" w16du:dateUtc="2025-08-13T18:17:00Z">
          <w:r w:rsidR="001A381D" w:rsidRPr="001A381D" w:rsidDel="007E617D">
            <w:delText xml:space="preserve">worden </w:delText>
          </w:r>
        </w:del>
        <w:del w:id="3327" w:author="Flory Koole (F)" w:date="2025-08-13T20:19:00Z" w16du:dateUtc="2025-08-13T18:19:00Z">
          <w:r w:rsidR="001A381D" w:rsidRPr="001A381D" w:rsidDel="001E4B02">
            <w:delText>berekend</w:delText>
          </w:r>
        </w:del>
        <w:del w:id="3328" w:author="Flory Koole (F)" w:date="2025-08-13T20:18:00Z" w16du:dateUtc="2025-08-13T18:18:00Z">
          <w:r w:rsidR="001A381D" w:rsidRPr="001A381D" w:rsidDel="0078405F">
            <w:delText>, berekening en parameters</w:delText>
          </w:r>
        </w:del>
        <w:del w:id="3329" w:author="Flory Koole (F)" w:date="2025-08-13T20:19:00Z" w16du:dateUtc="2025-08-13T18:19:00Z">
          <w:r w:rsidR="001A381D" w:rsidRPr="001A381D" w:rsidDel="001E4B02">
            <w:delText xml:space="preserve"> </w:delText>
          </w:r>
        </w:del>
        <w:del w:id="3330" w:author="Flory Koole (F)" w:date="2025-08-13T20:18:00Z" w16du:dateUtc="2025-08-13T18:18:00Z">
          <w:r w:rsidR="001A381D" w:rsidRPr="001A381D" w:rsidDel="00CE14E7">
            <w:delText>moeten</w:delText>
          </w:r>
        </w:del>
        <w:del w:id="3331" w:author="Flory Koole (F)" w:date="2025-08-13T20:19:00Z" w16du:dateUtc="2025-08-13T18:19:00Z">
          <w:r w:rsidR="001A381D" w:rsidRPr="001A381D" w:rsidDel="001E4B02">
            <w:delText xml:space="preserve"> worden </w:delText>
          </w:r>
        </w:del>
        <w:del w:id="3332" w:author="Flory Koole (F)" w:date="2025-08-13T20:18:00Z" w16du:dateUtc="2025-08-13T18:18:00Z">
          <w:r w:rsidR="001A381D" w:rsidRPr="001A381D" w:rsidDel="00CE14E7">
            <w:delText>gegeven</w:delText>
          </w:r>
        </w:del>
      </w:ins>
      <w:ins w:id="3333" w:author="Flory Koole" w:date="2025-01-21T17:43:00Z" w16du:dateUtc="2025-01-21T16:43:00Z">
        <w:del w:id="3334" w:author="Flory Koole (F)" w:date="2025-08-13T20:19:00Z" w16du:dateUtc="2025-08-13T18:19:00Z">
          <w:r w:rsidDel="001E4B02">
            <w:delText xml:space="preserve"> per administratie</w:delText>
          </w:r>
        </w:del>
      </w:ins>
      <w:ins w:id="3335" w:author="Flory Koole" w:date="2025-01-21T17:42:00Z">
        <w:del w:id="3336" w:author="Flory Koole (F)" w:date="2025-08-13T20:19:00Z" w16du:dateUtc="2025-08-13T18:19:00Z">
          <w:r w:rsidR="001A381D" w:rsidRPr="001A381D" w:rsidDel="001E4B02">
            <w:delText xml:space="preserve">. </w:delText>
          </w:r>
        </w:del>
        <w:del w:id="3337" w:author="Flory Koole (F)" w:date="2025-08-13T20:20:00Z" w16du:dateUtc="2025-08-13T18:20:00Z">
          <w:r w:rsidR="001A381D" w:rsidRPr="001A381D" w:rsidDel="00A95507">
            <w:delText xml:space="preserve">Deze </w:delText>
          </w:r>
        </w:del>
      </w:ins>
      <w:ins w:id="3338" w:author="Flory Koole" w:date="2025-01-21T17:43:00Z" w16du:dateUtc="2025-01-21T16:43:00Z">
        <w:del w:id="3339" w:author="Flory Koole (F)" w:date="2025-08-13T20:20:00Z" w16du:dateUtc="2025-08-13T18:20:00Z">
          <w:r w:rsidR="00786D9A" w:rsidDel="00A95507">
            <w:delText>premie</w:delText>
          </w:r>
        </w:del>
      </w:ins>
      <w:ins w:id="3340" w:author="Flory Koole" w:date="2025-01-21T17:44:00Z" w16du:dateUtc="2025-01-21T16:44:00Z">
        <w:del w:id="3341" w:author="Flory Koole (F)" w:date="2025-08-13T20:20:00Z" w16du:dateUtc="2025-08-13T18:20:00Z">
          <w:r w:rsidR="00786D9A" w:rsidDel="00A95507">
            <w:delText xml:space="preserve"> </w:delText>
          </w:r>
        </w:del>
      </w:ins>
      <w:ins w:id="3342" w:author="Flory Koole" w:date="2025-01-21T17:42:00Z">
        <w:del w:id="3343" w:author="Flory Koole (F)" w:date="2025-08-13T20:20:00Z" w16du:dateUtc="2025-08-13T18:20:00Z">
          <w:r w:rsidR="001A381D" w:rsidRPr="001A381D" w:rsidDel="00A95507">
            <w:delText xml:space="preserve">wordt onttrokken aan de beleggingen als negatieve storting. </w:delText>
          </w:r>
        </w:del>
      </w:ins>
      <w:ins w:id="3344" w:author="Flory Koole" w:date="2025-01-21T17:44:00Z" w16du:dateUtc="2025-01-21T16:44:00Z">
        <w:del w:id="3345" w:author="Flory Koole (F)" w:date="2025-08-13T20:20:00Z" w16du:dateUtc="2025-08-13T18:20:00Z">
          <w:r w:rsidR="00023609" w:rsidDel="00A95507">
            <w:delText>Dit gebeurt met een aparte gebeurtenis op de beleggingsrekeni</w:delText>
          </w:r>
          <w:r w:rsidR="00BF5556" w:rsidDel="00A95507">
            <w:delText>ng, welke word</w:delText>
          </w:r>
        </w:del>
      </w:ins>
      <w:ins w:id="3346" w:author="Flory Koole" w:date="2025-01-21T17:45:00Z" w16du:dateUtc="2025-01-21T16:45:00Z">
        <w:del w:id="3347" w:author="Flory Koole (F)" w:date="2025-08-13T20:20:00Z" w16du:dateUtc="2025-08-13T18:20:00Z">
          <w:r w:rsidR="00BF5556" w:rsidDel="00A95507">
            <w:delText xml:space="preserve">t geplaatst vanuit het </w:delText>
          </w:r>
        </w:del>
        <w:del w:id="3348" w:author="Flory Koole (F)" w:date="2025-08-13T20:17:00Z" w16du:dateUtc="2025-08-13T18:17:00Z">
          <w:r w:rsidR="00BF5556" w:rsidDel="008F2830">
            <w:delText>maand</w:delText>
          </w:r>
        </w:del>
        <w:del w:id="3349" w:author="Flory Koole (F)" w:date="2025-08-13T20:20:00Z" w16du:dateUtc="2025-08-13T18:20:00Z">
          <w:r w:rsidR="00BF5556" w:rsidDel="00A95507">
            <w:delText>proce</w:delText>
          </w:r>
          <w:r w:rsidR="00EE722D" w:rsidDel="00A95507">
            <w:delText xml:space="preserve">s met de </w:delText>
          </w:r>
        </w:del>
        <w:del w:id="3350" w:author="Flory Koole (F)" w:date="2025-08-13T20:17:00Z" w16du:dateUtc="2025-08-13T18:17:00Z">
          <w:r w:rsidR="00EE722D" w:rsidDel="008F2830">
            <w:delText xml:space="preserve">daarvoor bestemde </w:delText>
          </w:r>
        </w:del>
        <w:del w:id="3351" w:author="Flory Koole (F)" w:date="2025-08-13T20:20:00Z" w16du:dateUtc="2025-08-13T18:20:00Z">
          <w:r w:rsidR="00EE722D" w:rsidDel="00A95507">
            <w:delText>API</w:delText>
          </w:r>
        </w:del>
      </w:ins>
      <w:ins w:id="3352" w:author="Flory Koole" w:date="2025-01-21T17:42:00Z">
        <w:del w:id="3353" w:author="Flory Koole (F)" w:date="2025-08-13T20:20:00Z" w16du:dateUtc="2025-08-13T18:20:00Z">
          <w:r w:rsidR="001A381D" w:rsidRPr="001A381D" w:rsidDel="00A95507">
            <w:delText xml:space="preserve"> </w:delText>
          </w:r>
        </w:del>
        <w:del w:id="3354" w:author="Flory Koole (F)" w:date="2025-08-13T20:17:00Z" w16du:dateUtc="2025-08-13T18:17:00Z">
          <w:r w:rsidR="001A381D" w:rsidRPr="001A381D" w:rsidDel="008F2830">
            <w:delText>(activeren op zelfde moment als ao-premiestortingen)</w:delText>
          </w:r>
        </w:del>
      </w:ins>
      <w:ins w:id="3355" w:author="Flory Koole" w:date="2025-01-21T17:46:00Z" w16du:dateUtc="2025-01-21T16:46:00Z">
        <w:del w:id="3356" w:author="Flory Koole (F)" w:date="2025-08-13T20:17:00Z" w16du:dateUtc="2025-08-13T18:17:00Z">
          <w:r w:rsidR="007F0AA0" w:rsidDel="008F2830">
            <w:delText xml:space="preserve">. </w:delText>
          </w:r>
          <w:r w:rsidR="007F0AA0" w:rsidRPr="00F62751" w:rsidDel="008F2830">
            <w:rPr>
              <w:color w:val="FF0000"/>
              <w:rPrChange w:id="3357" w:author="Flory Koole" w:date="2025-01-21T17:46:00Z" w16du:dateUtc="2025-01-21T16:46:00Z">
                <w:rPr/>
              </w:rPrChange>
            </w:rPr>
            <w:delText>@</w:delText>
          </w:r>
          <w:r w:rsidR="007F0AA0" w:rsidRPr="00F62751" w:rsidDel="008F2830">
            <w:rPr>
              <w:b/>
              <w:bCs/>
              <w:color w:val="FF0000"/>
              <w:rPrChange w:id="3358" w:author="Flory Koole" w:date="2025-01-21T17:46:00Z" w16du:dateUtc="2025-01-21T16:46:00Z">
                <w:rPr/>
              </w:rPrChange>
            </w:rPr>
            <w:delText>Matt</w:delText>
          </w:r>
          <w:r w:rsidR="00F62751" w:rsidRPr="00F62751" w:rsidDel="008F2830">
            <w:rPr>
              <w:b/>
              <w:bCs/>
              <w:color w:val="FF0000"/>
              <w:rPrChange w:id="3359" w:author="Flory Koole" w:date="2025-01-21T17:46:00Z" w16du:dateUtc="2025-01-21T16:46:00Z">
                <w:rPr/>
              </w:rPrChange>
            </w:rPr>
            <w:delText>hijs/Steven</w:delText>
          </w:r>
          <w:r w:rsidR="00F62751" w:rsidDel="008F2830">
            <w:delText>.</w:delText>
          </w:r>
        </w:del>
      </w:ins>
      <w:ins w:id="3360" w:author="Flory Koole (F)" w:date="2025-08-13T20:19:00Z" w16du:dateUtc="2025-08-13T18:19:00Z">
        <w:del w:id="3361" w:author="Ronald Kocks (R)" w:date="2025-08-14T12:57:00Z" w16du:dateUtc="2025-08-14T10:57:00Z">
          <w:r w:rsidR="001E4B02">
            <w:delText xml:space="preserve">De </w:delText>
          </w:r>
          <w:r w:rsidR="001E4B02" w:rsidRPr="001A381D">
            <w:delText xml:space="preserve">premie voor de voortzetting </w:delText>
          </w:r>
          <w:r w:rsidR="001E4B02">
            <w:delText xml:space="preserve">risico </w:delText>
          </w:r>
          <w:r w:rsidR="001E4B02" w:rsidRPr="001A381D">
            <w:delText>word</w:delText>
          </w:r>
          <w:r w:rsidR="001E4B02">
            <w:delText>t</w:delText>
          </w:r>
          <w:r w:rsidR="001E4B02" w:rsidRPr="001A381D">
            <w:delText xml:space="preserve"> onafhankelijk van dienstverband berekend</w:delText>
          </w:r>
          <w:r w:rsidR="001E4B02">
            <w:delText xml:space="preserve"> o.b.v. een premietabel</w:delText>
          </w:r>
          <w:r w:rsidR="001E4B02" w:rsidRPr="001A381D">
            <w:delText xml:space="preserve"> </w:delText>
          </w:r>
          <w:r w:rsidR="001E4B02">
            <w:delText>die kan</w:delText>
          </w:r>
          <w:r w:rsidR="001E4B02" w:rsidRPr="001A381D">
            <w:delText xml:space="preserve"> worden </w:delText>
          </w:r>
          <w:r w:rsidR="001E4B02">
            <w:delText>ingericht per administratie</w:delText>
          </w:r>
          <w:r w:rsidR="001E4B02" w:rsidRPr="001A381D">
            <w:delText xml:space="preserve">. </w:delText>
          </w:r>
          <w:r w:rsidR="001E4B02">
            <w:delText>Hiervoor</w:delText>
          </w:r>
        </w:del>
      </w:ins>
      <w:ins w:id="3362" w:author="Flory Koole (F)" w:date="2025-08-13T20:10:00Z" w16du:dateUtc="2025-08-13T18:10:00Z">
        <w:del w:id="3363" w:author="Ronald Kocks (R)" w:date="2025-08-14T12:57:00Z" w16du:dateUtc="2025-08-14T10:57:00Z">
          <w:r w:rsidR="00E15AAE" w:rsidRPr="007E2287">
            <w:delText xml:space="preserve"> is een premietabel beschikbaar waarin een percentage per leeftijd kan worden gevuld</w:delText>
          </w:r>
          <w:r w:rsidR="00E15AAE">
            <w:delText xml:space="preserve">. </w:delText>
          </w:r>
        </w:del>
      </w:ins>
    </w:p>
    <w:p w14:paraId="2CC14590" w14:textId="77777777" w:rsidR="00E15AAE" w:rsidRPr="007E2287" w:rsidRDefault="00E15AAE">
      <w:pPr>
        <w:pStyle w:val="ListParagraph"/>
        <w:numPr>
          <w:ilvl w:val="0"/>
          <w:numId w:val="31"/>
        </w:numPr>
        <w:rPr>
          <w:ins w:id="3364" w:author="Flory Koole (F)" w:date="2025-08-13T20:10:00Z" w16du:dateUtc="2025-08-13T18:10:00Z"/>
          <w:del w:id="3365" w:author="Ronald Kocks (R)" w:date="2025-08-14T12:57:00Z" w16du:dateUtc="2025-08-14T10:57:00Z"/>
        </w:rPr>
        <w:pPrChange w:id="3366" w:author="Ronald Kocks (R)" w:date="2025-08-14T12:57:00Z" w16du:dateUtc="2025-08-14T10:57:00Z">
          <w:pPr>
            <w:pStyle w:val="ListParagraph"/>
            <w:numPr>
              <w:ilvl w:val="1"/>
              <w:numId w:val="31"/>
            </w:numPr>
            <w:ind w:left="1440" w:hanging="360"/>
          </w:pPr>
        </w:pPrChange>
      </w:pPr>
      <w:ins w:id="3367" w:author="Flory Koole (F)" w:date="2025-08-13T20:10:00Z" w16du:dateUtc="2025-08-13T18:10:00Z">
        <w:del w:id="3368" w:author="Ronald Kocks (R)" w:date="2025-08-14T12:57:00Z" w16du:dateUtc="2025-08-14T10:57:00Z">
          <w:r w:rsidRPr="007E2287">
            <w:delText>In deze tabel geldt geen interpolatie, maar kan wel op jaarbasis of op maandbasis gelden</w:delText>
          </w:r>
          <w:r>
            <w:delText xml:space="preserve">. </w:delText>
          </w:r>
          <w:r w:rsidRPr="007E2287">
            <w:delText>Als voor gebroken leeftijden moet worden geïnterpoleerd, moet dus een tabel op maandbasis worden aangeleverd</w:delText>
          </w:r>
        </w:del>
      </w:ins>
    </w:p>
    <w:p w14:paraId="0D9672B8" w14:textId="5E7C3550" w:rsidR="00E15AAE" w:rsidRPr="007E2287" w:rsidRDefault="005F223C">
      <w:pPr>
        <w:pStyle w:val="ListParagraph"/>
        <w:numPr>
          <w:ilvl w:val="0"/>
          <w:numId w:val="31"/>
        </w:numPr>
        <w:rPr>
          <w:ins w:id="3369" w:author="Flory Koole (F)" w:date="2025-08-13T20:10:00Z" w16du:dateUtc="2025-08-13T18:10:00Z"/>
          <w:del w:id="3370" w:author="Ronald Kocks (R)" w:date="2025-08-14T12:57:00Z" w16du:dateUtc="2025-08-14T10:57:00Z"/>
        </w:rPr>
        <w:pPrChange w:id="3371" w:author="Ronald Kocks (R)" w:date="2025-08-14T12:57:00Z" w16du:dateUtc="2025-08-14T10:57:00Z">
          <w:pPr>
            <w:pStyle w:val="ListParagraph"/>
            <w:numPr>
              <w:ilvl w:val="1"/>
              <w:numId w:val="31"/>
            </w:numPr>
            <w:ind w:left="1440" w:hanging="360"/>
          </w:pPr>
        </w:pPrChange>
      </w:pPr>
      <w:ins w:id="3372" w:author="Flory Koole (F)" w:date="2025-08-13T20:15:00Z" w16du:dateUtc="2025-08-13T18:15:00Z">
        <w:del w:id="3373" w:author="Ronald Kocks (R)" w:date="2025-08-14T12:57:00Z" w16du:dateUtc="2025-08-14T10:57:00Z">
          <w:r w:rsidRPr="00D3053A">
            <w:rPr>
              <w:rFonts w:eastAsia="Times New Roman"/>
            </w:rPr>
            <w:delText>De tabel werkt zo dat voor een leeftijd in jaren altijd wordt gekeken naar het percentage bij de volgende leeftijd in jaren (dus als je 35_5 bent, dan wordt er gekeken bij 36. Ben je 36_0 jaar, dan wordt er gekeken bij 37)</w:delText>
          </w:r>
          <w:r>
            <w:rPr>
              <w:rFonts w:eastAsia="Times New Roman"/>
            </w:rPr>
            <w:delText>. Als de werking h</w:delText>
          </w:r>
          <w:r w:rsidR="00C30F7D">
            <w:rPr>
              <w:rFonts w:eastAsia="Times New Roman"/>
            </w:rPr>
            <w:delText>iervan anders gewenst  is, kan hiervoor een verzoek (CR) worden gedaan</w:delText>
          </w:r>
        </w:del>
      </w:ins>
      <w:ins w:id="3374" w:author="Flory Koole (F)" w:date="2025-08-13T20:16:00Z" w16du:dateUtc="2025-08-13T18:16:00Z">
        <w:del w:id="3375" w:author="Ronald Kocks (R)" w:date="2025-08-14T12:57:00Z" w16du:dateUtc="2025-08-14T10:57:00Z">
          <w:r w:rsidR="00C30F7D">
            <w:rPr>
              <w:rFonts w:eastAsia="Times New Roman"/>
            </w:rPr>
            <w:delText>, waarna de impact bepaald</w:delText>
          </w:r>
          <w:r w:rsidR="006E77AB">
            <w:rPr>
              <w:rFonts w:eastAsia="Times New Roman"/>
            </w:rPr>
            <w:delText xml:space="preserve"> kan worden en besloten kan worden of deze aanpassing gebouwd kan worden</w:delText>
          </w:r>
        </w:del>
      </w:ins>
    </w:p>
    <w:p w14:paraId="5FBBA24E" w14:textId="77777777" w:rsidR="00E15AAE" w:rsidRPr="007E2287" w:rsidRDefault="00E15AAE">
      <w:pPr>
        <w:pStyle w:val="ListParagraph"/>
        <w:numPr>
          <w:ilvl w:val="0"/>
          <w:numId w:val="31"/>
        </w:numPr>
        <w:rPr>
          <w:ins w:id="3376" w:author="Flory Koole (F)" w:date="2025-08-13T20:10:00Z" w16du:dateUtc="2025-08-13T18:10:00Z"/>
          <w:del w:id="3377" w:author="Ronald Kocks (R)" w:date="2025-08-14T12:57:00Z" w16du:dateUtc="2025-08-14T10:57:00Z"/>
        </w:rPr>
        <w:pPrChange w:id="3378" w:author="Ronald Kocks (R)" w:date="2025-08-14T12:57:00Z" w16du:dateUtc="2025-08-14T10:57:00Z">
          <w:pPr>
            <w:pStyle w:val="ListParagraph"/>
            <w:numPr>
              <w:ilvl w:val="1"/>
              <w:numId w:val="31"/>
            </w:numPr>
            <w:ind w:left="1440" w:hanging="360"/>
          </w:pPr>
        </w:pPrChange>
      </w:pPr>
      <w:ins w:id="3379" w:author="Flory Koole (F)" w:date="2025-08-13T20:10:00Z" w16du:dateUtc="2025-08-13T18:10:00Z">
        <w:del w:id="3380" w:author="Ronald Kocks (R)" w:date="2025-08-14T12:57:00Z" w16du:dateUtc="2025-08-14T10:57:00Z">
          <w:r w:rsidRPr="007E2287">
            <w:delText>De leeftijd</w:delText>
          </w:r>
          <w:r>
            <w:delText>s</w:delText>
          </w:r>
          <w:r w:rsidRPr="007E2287">
            <w:delText>bepaling gebeurt standaard op de versie</w:delText>
          </w:r>
          <w:r>
            <w:delText>d</w:delText>
          </w:r>
          <w:r w:rsidRPr="007E2287">
            <w:delText>atum, met afronding van geboortedatum zoals de afronding van de pensioendatum in het reglement is. Voorbeelden:</w:delText>
          </w:r>
        </w:del>
      </w:ins>
    </w:p>
    <w:p w14:paraId="3C4E83A5" w14:textId="77777777" w:rsidR="00E15AAE" w:rsidRPr="007E2287" w:rsidRDefault="00E15AAE">
      <w:pPr>
        <w:pStyle w:val="ListParagraph"/>
        <w:numPr>
          <w:ilvl w:val="0"/>
          <w:numId w:val="31"/>
        </w:numPr>
        <w:rPr>
          <w:ins w:id="3381" w:author="Flory Koole (F)" w:date="2025-08-13T20:10:00Z" w16du:dateUtc="2025-08-13T18:10:00Z"/>
          <w:del w:id="3382" w:author="Ronald Kocks (R)" w:date="2025-08-14T12:57:00Z" w16du:dateUtc="2025-08-14T10:57:00Z"/>
        </w:rPr>
        <w:pPrChange w:id="3383" w:author="Ronald Kocks (R)" w:date="2025-08-14T12:57:00Z" w16du:dateUtc="2025-08-14T10:57:00Z">
          <w:pPr>
            <w:pStyle w:val="ListParagraph"/>
            <w:numPr>
              <w:ilvl w:val="2"/>
              <w:numId w:val="31"/>
            </w:numPr>
            <w:ind w:left="2160" w:hanging="360"/>
          </w:pPr>
        </w:pPrChange>
      </w:pPr>
      <w:ins w:id="3384" w:author="Flory Koole (F)" w:date="2025-08-13T20:10:00Z" w16du:dateUtc="2025-08-13T18:10:00Z">
        <w:del w:id="3385" w:author="Ronald Kocks (R)" w:date="2025-08-14T12:57:00Z" w16du:dateUtc="2025-08-14T10:57:00Z">
          <w:r w:rsidRPr="007E2287">
            <w:delText>Geen afronding pensioendatum: een deelnemer die op 13-08 jarig is, wordt verondersteld op elke 13-08 een volgende gehele leeftijd te behalen en op elke 13e van een maand een maand ouder te zijn</w:delText>
          </w:r>
        </w:del>
      </w:ins>
    </w:p>
    <w:p w14:paraId="2B1D2DB4" w14:textId="77777777" w:rsidR="00E15AAE" w:rsidRPr="007E2287" w:rsidRDefault="00E15AAE">
      <w:pPr>
        <w:pStyle w:val="ListParagraph"/>
        <w:numPr>
          <w:ilvl w:val="0"/>
          <w:numId w:val="31"/>
        </w:numPr>
        <w:rPr>
          <w:ins w:id="3386" w:author="Flory Koole (F)" w:date="2025-08-13T20:10:00Z" w16du:dateUtc="2025-08-13T18:10:00Z"/>
          <w:del w:id="3387" w:author="Ronald Kocks (R)" w:date="2025-08-14T12:57:00Z" w16du:dateUtc="2025-08-14T10:57:00Z"/>
        </w:rPr>
        <w:pPrChange w:id="3388" w:author="Ronald Kocks (R)" w:date="2025-08-14T12:57:00Z" w16du:dateUtc="2025-08-14T10:57:00Z">
          <w:pPr>
            <w:pStyle w:val="ListParagraph"/>
            <w:numPr>
              <w:ilvl w:val="2"/>
              <w:numId w:val="31"/>
            </w:numPr>
            <w:ind w:left="2160" w:hanging="360"/>
          </w:pPr>
        </w:pPrChange>
      </w:pPr>
      <w:ins w:id="3389" w:author="Flory Koole (F)" w:date="2025-08-13T20:10:00Z" w16du:dateUtc="2025-08-13T18:10:00Z">
        <w:del w:id="3390" w:author="Ronald Kocks (R)" w:date="2025-08-14T12:57:00Z" w16du:dateUtc="2025-08-14T10:57:00Z">
          <w:r w:rsidRPr="007E2287">
            <w:delText>Afronding pensioendatum 1e van de maand waarin: een deelnemer die op 13-08 jarig is, wordt verondersteld op elke 01-08 een volgende gehele leeftijd te behalen en op elke 1e van een maand een maand ouder te zijn</w:delText>
          </w:r>
        </w:del>
      </w:ins>
    </w:p>
    <w:p w14:paraId="196F2749" w14:textId="77777777" w:rsidR="00E15AAE" w:rsidRPr="007E2287" w:rsidRDefault="00E15AAE">
      <w:pPr>
        <w:pStyle w:val="ListParagraph"/>
        <w:numPr>
          <w:ilvl w:val="0"/>
          <w:numId w:val="31"/>
        </w:numPr>
        <w:rPr>
          <w:ins w:id="3391" w:author="Flory Koole (F)" w:date="2025-08-13T20:10:00Z" w16du:dateUtc="2025-08-13T18:10:00Z"/>
          <w:del w:id="3392" w:author="Ronald Kocks (R)" w:date="2025-08-14T12:57:00Z" w16du:dateUtc="2025-08-14T10:57:00Z"/>
        </w:rPr>
        <w:pPrChange w:id="3393" w:author="Ronald Kocks (R)" w:date="2025-08-14T12:57:00Z" w16du:dateUtc="2025-08-14T10:57:00Z">
          <w:pPr>
            <w:pStyle w:val="ListParagraph"/>
            <w:numPr>
              <w:ilvl w:val="2"/>
              <w:numId w:val="31"/>
            </w:numPr>
            <w:ind w:left="2160" w:hanging="360"/>
          </w:pPr>
        </w:pPrChange>
      </w:pPr>
      <w:ins w:id="3394" w:author="Flory Koole (F)" w:date="2025-08-13T20:10:00Z" w16du:dateUtc="2025-08-13T18:10:00Z">
        <w:del w:id="3395" w:author="Ronald Kocks (R)" w:date="2025-08-14T12:57:00Z" w16du:dateUtc="2025-08-14T10:57:00Z">
          <w:r w:rsidRPr="007E2287">
            <w:delText>Afronding pensioendatum 1e van de maand volgend op: een deelnemer die op 13-08 jarig is, wordt verondersteld op elke 01-09 een volgende gehele leeftijd te behalen en op elke 1e van een maand een maand ouder te zijn</w:delText>
          </w:r>
        </w:del>
      </w:ins>
    </w:p>
    <w:p w14:paraId="60E0DBF8" w14:textId="6ECBA925" w:rsidR="00E15AAE" w:rsidDel="009F7292" w:rsidRDefault="00E15AAE" w:rsidP="006357D7">
      <w:pPr>
        <w:spacing w:line="240" w:lineRule="auto"/>
        <w:rPr>
          <w:del w:id="3396" w:author="Flory Koole (F)" w:date="2025-08-13T20:20:00Z" w16du:dateUtc="2025-08-13T18:20:00Z"/>
        </w:rPr>
      </w:pPr>
    </w:p>
    <w:p w14:paraId="4F02EC02" w14:textId="77777777" w:rsidR="009F7292" w:rsidRDefault="009F7292" w:rsidP="009F7292">
      <w:pPr>
        <w:spacing w:line="240" w:lineRule="auto"/>
        <w:rPr>
          <w:ins w:id="3397" w:author="Flory Koole (F)" w:date="2025-08-13T20:38:00Z" w16du:dateUtc="2025-08-13T18:38:00Z"/>
          <w:del w:id="3398" w:author="Ronald Kocks (R)" w:date="2025-08-25T13:35:00Z" w16du:dateUtc="2025-08-25T11:35:00Z"/>
        </w:rPr>
      </w:pPr>
    </w:p>
    <w:p w14:paraId="4CB49A33" w14:textId="77777777" w:rsidR="009F7292" w:rsidRDefault="009F7292" w:rsidP="009F7292">
      <w:pPr>
        <w:spacing w:line="240" w:lineRule="auto"/>
        <w:rPr>
          <w:ins w:id="3399" w:author="Flory Koole (F)" w:date="2025-08-13T20:38:00Z" w16du:dateUtc="2025-08-13T18:38:00Z"/>
          <w:del w:id="3400" w:author="Ronald Kocks (R)" w:date="2025-08-25T13:35:00Z" w16du:dateUtc="2025-08-25T11:35:00Z"/>
        </w:rPr>
      </w:pPr>
    </w:p>
    <w:p w14:paraId="08A3C325" w14:textId="77777777" w:rsidR="009F7292" w:rsidRPr="00233CA7" w:rsidRDefault="009F7292">
      <w:pPr>
        <w:spacing w:line="240" w:lineRule="auto"/>
        <w:rPr>
          <w:ins w:id="3401" w:author="Flory Koole (F)" w:date="2025-08-13T20:38:00Z" w16du:dateUtc="2025-08-13T18:38:00Z"/>
          <w:del w:id="3402" w:author="Ronald Kocks (R)" w:date="2025-08-25T13:35:00Z" w16du:dateUtc="2025-08-25T11:35:00Z"/>
          <w:rPrChange w:id="3403" w:author="Flory Koole" w:date="2025-01-21T17:23:00Z" w16du:dateUtc="2025-01-21T16:23:00Z">
            <w:rPr>
              <w:ins w:id="3404" w:author="Flory Koole (F)" w:date="2025-08-13T20:38:00Z" w16du:dateUtc="2025-08-13T18:38:00Z"/>
              <w:del w:id="3405" w:author="Ronald Kocks (R)" w:date="2025-08-25T13:35:00Z" w16du:dateUtc="2025-08-25T11:35:00Z"/>
              <w:rFonts w:eastAsia="Times New Roman" w:cs="Calibri"/>
            </w:rPr>
          </w:rPrChange>
        </w:rPr>
        <w:pPrChange w:id="3406" w:author="Flory Koole (F)" w:date="2025-08-13T20:38:00Z" w16du:dateUtc="2025-08-13T18:38:00Z">
          <w:pPr>
            <w:pStyle w:val="ListParagraph"/>
            <w:numPr>
              <w:numId w:val="31"/>
            </w:numPr>
            <w:spacing w:line="240" w:lineRule="auto"/>
            <w:ind w:hanging="360"/>
          </w:pPr>
        </w:pPrChange>
      </w:pPr>
    </w:p>
    <w:p w14:paraId="2B6407C9" w14:textId="77777777" w:rsidR="006357D7" w:rsidRDefault="006357D7" w:rsidP="006357D7">
      <w:pPr>
        <w:spacing w:line="240" w:lineRule="auto"/>
        <w:rPr>
          <w:ins w:id="3407" w:author="Flory Koole" w:date="2025-01-21T17:22:00Z" w16du:dateUtc="2025-01-21T16:22:00Z"/>
          <w:del w:id="3408" w:author="Ronald Kocks (R)" w:date="2025-08-25T13:35:00Z" w16du:dateUtc="2025-08-25T11:35:00Z"/>
        </w:rPr>
      </w:pPr>
    </w:p>
    <w:p w14:paraId="1A7DBE1E" w14:textId="136C9DAA" w:rsidR="006357D7" w:rsidRDefault="00233CA7" w:rsidP="008926F8">
      <w:pPr>
        <w:pStyle w:val="Heading2"/>
        <w:rPr>
          <w:ins w:id="3409" w:author="Flory Koole" w:date="2025-01-21T17:31:00Z" w16du:dateUtc="2025-01-21T16:31:00Z"/>
        </w:rPr>
      </w:pPr>
      <w:bookmarkStart w:id="3410" w:name="_Toc31414677"/>
      <w:bookmarkStart w:id="3411" w:name="_Toc565896842"/>
      <w:ins w:id="3412" w:author="Flory Koole" w:date="2025-01-21T17:23:00Z">
        <w:r>
          <w:t>Gebeurtenissen</w:t>
        </w:r>
      </w:ins>
      <w:bookmarkEnd w:id="3410"/>
      <w:bookmarkEnd w:id="3411"/>
    </w:p>
    <w:p w14:paraId="53050E19" w14:textId="77777777" w:rsidR="008926F8" w:rsidRDefault="008926F8" w:rsidP="008926F8">
      <w:pPr>
        <w:rPr>
          <w:ins w:id="3413" w:author="Flory Koole" w:date="2025-01-21T17:40:00Z" w16du:dateUtc="2025-01-21T16:40:00Z"/>
        </w:rPr>
      </w:pPr>
    </w:p>
    <w:p w14:paraId="3B63C5F1" w14:textId="77777777" w:rsidR="005C79E3" w:rsidRDefault="005C79E3">
      <w:pPr>
        <w:pStyle w:val="Heading3"/>
        <w:rPr>
          <w:ins w:id="3414" w:author="Flory Koole" w:date="2025-01-21T17:40:00Z" w16du:dateUtc="2025-01-21T16:40:00Z"/>
        </w:rPr>
        <w:pPrChange w:id="3415" w:author="Flory Koole" w:date="2025-01-21T17:41:00Z" w16du:dateUtc="2025-01-21T16:41:00Z">
          <w:pPr/>
        </w:pPrChange>
      </w:pPr>
      <w:bookmarkStart w:id="3416" w:name="_Toc1524698828"/>
      <w:bookmarkStart w:id="3417" w:name="_Toc1824511277"/>
      <w:ins w:id="3418" w:author="Flory Koole" w:date="2025-01-21T17:40:00Z">
        <w:r>
          <w:t>Keuze vrijwillige voortzetting</w:t>
        </w:r>
      </w:ins>
      <w:bookmarkEnd w:id="3416"/>
      <w:bookmarkEnd w:id="3417"/>
    </w:p>
    <w:p w14:paraId="73BB1C9F" w14:textId="45F98E19" w:rsidR="00D46528" w:rsidRDefault="006729F7" w:rsidP="006729F7">
      <w:pPr>
        <w:rPr>
          <w:ins w:id="3419" w:author="Flory Koole (F)" w:date="2025-08-13T19:30:00Z" w16du:dateUtc="2025-08-13T17:30:00Z"/>
          <w:del w:id="3420" w:author="Ronald Kocks (R)" w:date="2025-08-25T13:35:00Z" w16du:dateUtc="2025-08-25T11:35:00Z"/>
        </w:rPr>
      </w:pPr>
      <w:ins w:id="3421" w:author="Flory Koole (F)" w:date="2025-08-13T19:29:00Z" w16du:dateUtc="2025-08-13T17:29:00Z">
        <w:r>
          <w:t xml:space="preserve">Deze </w:t>
        </w:r>
        <w:del w:id="3422" w:author="Flory Koole (F)" w:date="2025-08-13T19:30:00Z" w16du:dateUtc="2025-08-13T17:30:00Z">
          <w:r w:rsidDel="006729F7">
            <w:delText>G</w:delText>
          </w:r>
        </w:del>
      </w:ins>
      <w:ins w:id="3423" w:author="Flory Koole (F)" w:date="2025-08-13T19:30:00Z" w16du:dateUtc="2025-08-13T17:30:00Z">
        <w:r>
          <w:t>g</w:t>
        </w:r>
      </w:ins>
      <w:ins w:id="3424" w:author="Flory Koole (F)" w:date="2025-08-13T19:29:00Z" w16du:dateUtc="2025-08-13T17:29:00Z">
        <w:r>
          <w:t>ebeurtenis kan worden gebruikt voor zowel aanvang</w:t>
        </w:r>
      </w:ins>
      <w:ins w:id="3425" w:author="Flory Koole (F)" w:date="2025-08-13T19:30:00Z" w16du:dateUtc="2025-08-13T17:30:00Z">
        <w:r>
          <w:t xml:space="preserve"> vrijwillige voortzetting</w:t>
        </w:r>
      </w:ins>
      <w:r>
        <w:t xml:space="preserve"> risicodekking</w:t>
      </w:r>
      <w:ins w:id="3426" w:author="Ronald Kocks (R)" w:date="2025-08-25T13:34:00Z" w16du:dateUtc="2025-08-25T11:34:00Z">
        <w:r w:rsidR="00B015D8">
          <w:t xml:space="preserve"> </w:t>
        </w:r>
      </w:ins>
      <w:ins w:id="3427" w:author="Flory Koole (F)" w:date="2025-08-13T19:30:00Z" w16du:dateUtc="2025-08-13T17:30:00Z">
        <w:del w:id="3428" w:author="Ronald Kocks (R)" w:date="2025-08-25T13:34:00Z" w16du:dateUtc="2025-08-25T11:34:00Z">
          <w:r w:rsidDel="00B015D8">
            <w:delText xml:space="preserve"> </w:delText>
          </w:r>
        </w:del>
        <w:del w:id="3429" w:author="Ronald Kocks (R)" w:date="2025-08-14T13:05:00Z" w16du:dateUtc="2025-08-14T11:05:00Z">
          <w:r>
            <w:delText>risicodekking</w:delText>
          </w:r>
        </w:del>
      </w:ins>
      <w:ins w:id="3430" w:author="Flory Koole (F)" w:date="2025-08-13T19:29:00Z" w16du:dateUtc="2025-08-13T17:29:00Z">
        <w:del w:id="3431" w:author="Ronald Kocks (R)" w:date="2025-08-14T13:05:00Z" w16du:dateUtc="2025-08-14T11:05:00Z">
          <w:r>
            <w:delText xml:space="preserve">, wijziging </w:delText>
          </w:r>
        </w:del>
      </w:ins>
      <w:ins w:id="3432" w:author="Flory Koole (F)" w:date="2025-08-13T19:30:00Z" w16du:dateUtc="2025-08-13T17:30:00Z">
        <w:del w:id="3433" w:author="Ronald Kocks (R)" w:date="2025-08-14T13:05:00Z" w16du:dateUtc="2025-08-14T11:05:00Z">
          <w:r>
            <w:delText>vrijw</w:delText>
          </w:r>
        </w:del>
      </w:ins>
      <w:ins w:id="3434" w:author="Flory Koole (F)" w:date="2025-08-14T08:58:00Z" w16du:dateUtc="2025-08-14T06:58:00Z">
        <w:del w:id="3435" w:author="Ronald Kocks (R)" w:date="2025-08-14T13:05:00Z" w16du:dateUtc="2025-08-14T11:05:00Z">
          <w:r w:rsidR="0087670C">
            <w:delText>i</w:delText>
          </w:r>
        </w:del>
      </w:ins>
      <w:ins w:id="3436" w:author="Flory Koole (F)" w:date="2025-08-13T19:30:00Z" w16du:dateUtc="2025-08-13T17:30:00Z">
        <w:del w:id="3437" w:author="Ronald Kocks (R)" w:date="2025-08-14T13:05:00Z" w16du:dateUtc="2025-08-14T11:05:00Z">
          <w:r>
            <w:delText>llige voortzetti</w:delText>
          </w:r>
        </w:del>
      </w:ins>
      <w:ins w:id="3438" w:author="Ronald Kocks (R)" w:date="2025-08-14T13:05:00Z" w16du:dateUtc="2025-08-14T11:05:00Z">
        <w:r w:rsidR="00606D8E">
          <w:t>als</w:t>
        </w:r>
      </w:ins>
      <w:ins w:id="3439" w:author="Flory Koole (F)" w:date="2025-08-13T19:29:00Z" w16du:dateUtc="2025-08-13T17:29:00Z">
        <w:r>
          <w:t xml:space="preserve"> </w:t>
        </w:r>
      </w:ins>
      <w:ins w:id="3440" w:author="Flory Koole (F)" w:date="2025-08-14T08:58:00Z" w16du:dateUtc="2025-08-14T06:58:00Z">
        <w:r w:rsidR="0053659F">
          <w:t xml:space="preserve">muteren </w:t>
        </w:r>
      </w:ins>
      <w:ins w:id="3441" w:author="Flory Koole (F)" w:date="2025-08-13T19:29:00Z" w16du:dateUtc="2025-08-13T17:29:00Z">
        <w:r>
          <w:t>eind</w:t>
        </w:r>
      </w:ins>
      <w:ins w:id="3442" w:author="Flory Koole (F)" w:date="2025-08-14T08:58:00Z" w16du:dateUtc="2025-08-14T06:58:00Z">
        <w:r w:rsidR="0053659F">
          <w:t>datum</w:t>
        </w:r>
      </w:ins>
      <w:ins w:id="3443" w:author="Flory Koole (F)" w:date="2025-08-13T19:29:00Z" w16du:dateUtc="2025-08-13T17:29:00Z">
        <w:del w:id="3444" w:author="Flory Koole (F)" w:date="2025-08-14T08:58:00Z" w16du:dateUtc="2025-08-14T06:58:00Z">
          <w:r w:rsidDel="0053659F">
            <w:delText>e</w:delText>
          </w:r>
        </w:del>
        <w:r>
          <w:t xml:space="preserve"> van vrijwillige voortzetting</w:t>
        </w:r>
      </w:ins>
      <w:ins w:id="3445" w:author="Ronald Kocks (R)" w:date="2025-08-25T13:34:00Z" w16du:dateUtc="2025-08-25T11:34:00Z">
        <w:r w:rsidR="007371A5">
          <w:t xml:space="preserve"> (risico en hele </w:t>
        </w:r>
        <w:r w:rsidR="00996EDA">
          <w:t>regeling)</w:t>
        </w:r>
      </w:ins>
      <w:ins w:id="3446" w:author="Flory Koole (F)" w:date="2025-08-13T19:29:00Z" w16du:dateUtc="2025-08-13T17:29:00Z">
        <w:r>
          <w:t>.</w:t>
        </w:r>
        <w:del w:id="3447" w:author="Ronald Kocks (R)" w:date="2025-08-25T13:35:00Z" w16du:dateUtc="2025-08-25T11:35:00Z">
          <w:r>
            <w:delText xml:space="preserve"> </w:delText>
          </w:r>
        </w:del>
      </w:ins>
    </w:p>
    <w:p w14:paraId="3987B0DB" w14:textId="202DC292" w:rsidR="006729F7" w:rsidDel="00D46528" w:rsidRDefault="006729F7">
      <w:pPr>
        <w:rPr>
          <w:ins w:id="3448" w:author="Flory Koole (F)" w:date="2025-08-13T19:29:00Z" w16du:dateUtc="2025-08-13T17:29:00Z"/>
          <w:del w:id="3449" w:author="Flory Koole (F)" w:date="2025-08-13T19:31:00Z" w16du:dateUtc="2025-08-13T17:31:00Z"/>
        </w:rPr>
        <w:pPrChange w:id="3450" w:author="Flory Koole (F)" w:date="2025-08-13T19:29:00Z" w16du:dateUtc="2025-08-13T17:29:00Z">
          <w:pPr>
            <w:pStyle w:val="ListParagraph"/>
            <w:numPr>
              <w:ilvl w:val="1"/>
              <w:numId w:val="6"/>
            </w:numPr>
            <w:ind w:left="1440" w:hanging="360"/>
          </w:pPr>
        </w:pPrChange>
      </w:pPr>
      <w:ins w:id="3451" w:author="Flory Koole (F)" w:date="2025-08-13T19:29:00Z" w16du:dateUtc="2025-08-13T17:29:00Z">
        <w:del w:id="3452" w:author="Flory Koole (F)" w:date="2025-08-13T19:31:00Z" w16du:dateUtc="2025-08-13T17:31:00Z">
          <w:r w:rsidDel="00905295">
            <w:delText xml:space="preserve">Er </w:delText>
          </w:r>
          <w:r w:rsidDel="0072314F">
            <w:delText>zijn</w:delText>
          </w:r>
          <w:r w:rsidDel="00905295">
            <w:delText xml:space="preserve"> </w:delText>
          </w:r>
          <w:r w:rsidRPr="006729F7" w:rsidDel="00905295">
            <w:rPr>
              <w:highlight w:val="yellow"/>
            </w:rPr>
            <w:delText>uitzondering</w:delText>
          </w:r>
          <w:r w:rsidRPr="006729F7" w:rsidDel="0072314F">
            <w:rPr>
              <w:highlight w:val="yellow"/>
            </w:rPr>
            <w:delText>en</w:delText>
          </w:r>
          <w:r w:rsidRPr="006729F7" w:rsidDel="00905295">
            <w:rPr>
              <w:highlight w:val="yellow"/>
            </w:rPr>
            <w:delText xml:space="preserve"> voor BerPF</w:delText>
          </w:r>
        </w:del>
      </w:ins>
    </w:p>
    <w:p w14:paraId="25989C86" w14:textId="6054709C" w:rsidR="006729F7" w:rsidDel="00905295" w:rsidRDefault="006729F7">
      <w:pPr>
        <w:rPr>
          <w:ins w:id="3453" w:author="Flory Koole (F)" w:date="2025-08-13T19:29:00Z" w16du:dateUtc="2025-08-13T17:29:00Z"/>
          <w:del w:id="3454" w:author="Flory Koole (F)" w:date="2025-08-13T19:31:00Z" w16du:dateUtc="2025-08-13T17:31:00Z"/>
        </w:rPr>
        <w:pPrChange w:id="3455" w:author="Flory Koole (F)" w:date="2025-08-13T19:31:00Z" w16du:dateUtc="2025-08-13T17:31:00Z">
          <w:pPr>
            <w:pStyle w:val="ListParagraph"/>
            <w:numPr>
              <w:ilvl w:val="2"/>
              <w:numId w:val="6"/>
            </w:numPr>
            <w:ind w:left="2160" w:hanging="360"/>
          </w:pPr>
        </w:pPrChange>
      </w:pPr>
      <w:ins w:id="3456" w:author="Flory Koole (F)" w:date="2025-08-13T19:29:00Z" w16du:dateUtc="2025-08-13T17:29:00Z">
        <w:del w:id="3457" w:author="Flory Koole (F)" w:date="2025-08-13T19:31:00Z" w16du:dateUtc="2025-08-13T17:31:00Z">
          <w:r w:rsidDel="0072314F">
            <w:delText>A</w:delText>
          </w:r>
          <w:r w:rsidDel="00905295">
            <w:delText>anvang vrijwillige voortzetting begint niet met deze gebeurtenis bij de deelnemer, maar bij gebeurtenis specifiek voor BerPF op dienstverband</w:delText>
          </w:r>
        </w:del>
      </w:ins>
    </w:p>
    <w:p w14:paraId="4E10A9CF" w14:textId="77777777" w:rsidR="006729F7" w:rsidRDefault="006729F7" w:rsidP="005C79E3">
      <w:pPr>
        <w:rPr>
          <w:ins w:id="3458" w:author="Flory Koole (F)" w:date="2025-08-13T19:29:00Z" w16du:dateUtc="2025-08-13T17:29:00Z"/>
        </w:rPr>
      </w:pPr>
    </w:p>
    <w:p w14:paraId="7DAD834B" w14:textId="49A15A43" w:rsidR="005C79E3" w:rsidRDefault="005C79E3" w:rsidP="005C79E3">
      <w:pPr>
        <w:rPr>
          <w:ins w:id="3459" w:author="Flory Koole" w:date="2025-01-21T17:40:00Z" w16du:dateUtc="2025-01-21T16:40:00Z"/>
        </w:rPr>
      </w:pPr>
      <w:ins w:id="3460" w:author="Flory Koole" w:date="2025-01-21T17:40:00Z" w16du:dateUtc="2025-01-21T16:40:00Z">
        <w:r>
          <w:t>Relevante zaken m.b.t. deze gebeurtenis:</w:t>
        </w:r>
      </w:ins>
    </w:p>
    <w:p w14:paraId="0492BECC" w14:textId="77777777" w:rsidR="005C79E3" w:rsidRDefault="005C79E3" w:rsidP="005C79E3">
      <w:pPr>
        <w:pStyle w:val="ListParagraph"/>
        <w:numPr>
          <w:ilvl w:val="0"/>
          <w:numId w:val="6"/>
        </w:numPr>
        <w:rPr>
          <w:ins w:id="3461" w:author="Flory Koole" w:date="2025-01-21T17:40:00Z" w16du:dateUtc="2025-01-21T16:40:00Z"/>
        </w:rPr>
      </w:pPr>
      <w:ins w:id="3462" w:author="Flory Koole" w:date="2025-01-21T17:40:00Z" w16du:dateUtc="2025-01-21T16:40:00Z">
        <w:r>
          <w:t>Afleidbaar of opdrachtvolgend: afleidbaar extern</w:t>
        </w:r>
      </w:ins>
    </w:p>
    <w:p w14:paraId="0CAE56FA" w14:textId="77777777" w:rsidR="005C79E3" w:rsidRDefault="005C79E3" w:rsidP="005C79E3">
      <w:pPr>
        <w:pStyle w:val="ListParagraph"/>
        <w:numPr>
          <w:ilvl w:val="0"/>
          <w:numId w:val="6"/>
        </w:numPr>
        <w:rPr>
          <w:ins w:id="3463" w:author="Flory Koole" w:date="2025-01-21T17:41:00Z" w16du:dateUtc="2025-01-21T16:41:00Z"/>
        </w:rPr>
      </w:pPr>
      <w:ins w:id="3464" w:author="Flory Koole" w:date="2025-01-21T17:40:00Z" w16du:dateUtc="2025-01-21T16:40:00Z">
        <w:r>
          <w:t>Invoer en controles</w:t>
        </w:r>
      </w:ins>
    </w:p>
    <w:p w14:paraId="6599A988" w14:textId="77777777" w:rsidR="004266F7" w:rsidRDefault="00BD5242" w:rsidP="00701538">
      <w:pPr>
        <w:pStyle w:val="ListParagraph"/>
        <w:numPr>
          <w:ilvl w:val="1"/>
          <w:numId w:val="6"/>
        </w:numPr>
        <w:rPr>
          <w:ins w:id="3465" w:author="Ronald Kocks (R)" w:date="2025-08-28T14:55:00Z" w16du:dateUtc="2025-08-28T12:55:00Z"/>
        </w:rPr>
      </w:pPr>
      <w:ins w:id="3466" w:author="Flory Koole" w:date="2025-01-21T17:54:00Z" w16du:dateUtc="2025-01-21T16:54:00Z">
        <w:r>
          <w:t>De gegevens die relevant zijn voor vrijwillige</w:t>
        </w:r>
        <w:r w:rsidR="002114B5">
          <w:t xml:space="preserve"> voortzetters kunnen worden gevuld</w:t>
        </w:r>
      </w:ins>
      <w:ins w:id="3467" w:author="Flory Koole" w:date="2025-01-21T17:52:00Z" w16du:dateUtc="2025-01-21T16:52:00Z">
        <w:r w:rsidR="00890813">
          <w:t>:</w:t>
        </w:r>
      </w:ins>
    </w:p>
    <w:p w14:paraId="696B38C8" w14:textId="32DF74CE" w:rsidR="004266F7" w:rsidRDefault="004266F7" w:rsidP="004266F7">
      <w:pPr>
        <w:pStyle w:val="ListParagraph"/>
        <w:numPr>
          <w:ilvl w:val="2"/>
          <w:numId w:val="6"/>
        </w:numPr>
        <w:rPr>
          <w:ins w:id="3468" w:author="Ronald Kocks (R)" w:date="2025-08-28T14:55:00Z" w16du:dateUtc="2025-08-28T12:55:00Z"/>
        </w:rPr>
      </w:pPr>
      <w:ins w:id="3469" w:author="Ronald Kocks (R)" w:date="2025-08-28T14:55:00Z" w16du:dateUtc="2025-08-28T12:55:00Z">
        <w:r>
          <w:t>dlnHandmatig</w:t>
        </w:r>
      </w:ins>
      <w:ins w:id="3470" w:author="Ronald Kocks (R)" w:date="2025-08-28T14:56:00Z" w16du:dateUtc="2025-08-28T12:56:00Z">
        <w:r>
          <w:t>KeuzeVoortzVrijwillig=true</w:t>
        </w:r>
        <w:r w:rsidR="006245E9">
          <w:t xml:space="preserve"> (altijd aanwezig)</w:t>
        </w:r>
      </w:ins>
    </w:p>
    <w:p w14:paraId="5B5C91D9" w14:textId="6CF94FB9" w:rsidR="004266F7" w:rsidRDefault="004266F7" w:rsidP="004266F7">
      <w:pPr>
        <w:pStyle w:val="ListParagraph"/>
        <w:numPr>
          <w:ilvl w:val="2"/>
          <w:numId w:val="6"/>
        </w:numPr>
        <w:rPr>
          <w:ins w:id="3471" w:author="Ronald Kocks (R)" w:date="2025-08-28T14:55:00Z" w16du:dateUtc="2025-08-28T12:55:00Z"/>
        </w:rPr>
      </w:pPr>
      <w:ins w:id="3472" w:author="Ronald Kocks (R)" w:date="2025-08-28T14:55:00Z" w16du:dateUtc="2025-08-28T12:55:00Z">
        <w:r>
          <w:t>dlnWijzigDatum</w:t>
        </w:r>
      </w:ins>
      <w:ins w:id="3473" w:author="Ronald Kocks (R)" w:date="2025-08-28T14:56:00Z" w16du:dateUtc="2025-08-28T12:56:00Z">
        <w:r w:rsidR="006245E9">
          <w:t>=datum van aanlevering/vandaag (altijd aanwe</w:t>
        </w:r>
      </w:ins>
      <w:ins w:id="3474" w:author="Ronald Kocks (R)" w:date="2025-08-28T14:57:00Z" w16du:dateUtc="2025-08-28T12:57:00Z">
        <w:r w:rsidR="006245E9">
          <w:t>zig)</w:t>
        </w:r>
      </w:ins>
    </w:p>
    <w:p w14:paraId="37CC4BA2" w14:textId="7B4D31E3" w:rsidR="004266F7" w:rsidRDefault="00890813" w:rsidP="004266F7">
      <w:pPr>
        <w:pStyle w:val="ListParagraph"/>
        <w:numPr>
          <w:ilvl w:val="2"/>
          <w:numId w:val="6"/>
        </w:numPr>
        <w:rPr>
          <w:ins w:id="3475" w:author="Ronald Kocks (R)" w:date="2025-08-28T14:55:00Z" w16du:dateUtc="2025-08-28T12:55:00Z"/>
        </w:rPr>
      </w:pPr>
      <w:ins w:id="3476" w:author="Flory Koole" w:date="2025-01-21T17:53:00Z" w16du:dateUtc="2025-01-21T16:53:00Z">
        <w:del w:id="3477" w:author="Ronald Kocks (R)" w:date="2025-08-28T14:55:00Z" w16du:dateUtc="2025-08-28T12:55:00Z">
          <w:r w:rsidDel="004266F7">
            <w:delText xml:space="preserve"> </w:delText>
          </w:r>
        </w:del>
        <w:r w:rsidR="000A501A" w:rsidRPr="000A501A">
          <w:t>dlnVrijwilligeVoortzetting</w:t>
        </w:r>
      </w:ins>
      <w:ins w:id="3478" w:author="Ronald Kocks (R)" w:date="2025-08-28T14:52:00Z" w16du:dateUtc="2025-08-28T12:52:00Z">
        <w:r w:rsidR="004A7DAB">
          <w:t xml:space="preserve"> (en</w:t>
        </w:r>
      </w:ins>
      <w:ins w:id="3479" w:author="Ronald Kocks (R)" w:date="2025-08-28T14:53:00Z" w16du:dateUtc="2025-08-28T12:53:00Z">
        <w:r w:rsidR="004A7DAB">
          <w:t xml:space="preserve">kel </w:t>
        </w:r>
        <w:r w:rsidR="00C97B91">
          <w:t>i</w:t>
        </w:r>
      </w:ins>
      <w:ins w:id="3480" w:author="Ronald Kocks (R)" w:date="2025-08-28T14:58:00Z" w16du:dateUtc="2025-08-28T12:58:00Z">
        <w:r w:rsidR="00CB639F">
          <w:t>.</w:t>
        </w:r>
      </w:ins>
      <w:ins w:id="3481" w:author="Ronald Kocks (R)" w:date="2025-08-28T14:53:00Z" w16du:dateUtc="2025-08-28T12:53:00Z">
        <w:r w:rsidR="00C97B91">
          <w:t>g</w:t>
        </w:r>
      </w:ins>
      <w:ins w:id="3482" w:author="Ronald Kocks (R)" w:date="2025-08-28T14:58:00Z" w16du:dateUtc="2025-08-28T12:58:00Z">
        <w:r w:rsidR="00CB639F">
          <w:t>.</w:t>
        </w:r>
      </w:ins>
      <w:ins w:id="3483" w:author="Ronald Kocks (R)" w:date="2025-08-28T14:53:00Z" w16du:dateUtc="2025-08-28T12:53:00Z">
        <w:r w:rsidR="00C97B91">
          <w:t>v</w:t>
        </w:r>
      </w:ins>
      <w:ins w:id="3484" w:author="Ronald Kocks (R)" w:date="2025-08-28T14:58:00Z" w16du:dateUtc="2025-08-28T12:58:00Z">
        <w:r w:rsidR="00CB639F">
          <w:t>.</w:t>
        </w:r>
      </w:ins>
      <w:ins w:id="3485" w:author="Ronald Kocks (R)" w:date="2025-08-28T14:53:00Z" w16du:dateUtc="2025-08-28T12:53:00Z">
        <w:r w:rsidR="00C97B91">
          <w:t xml:space="preserve"> aanvang vrijwillig r</w:t>
        </w:r>
        <w:r w:rsidR="00925AE5">
          <w:t>isico</w:t>
        </w:r>
        <w:r w:rsidR="000220C6">
          <w:t>)</w:t>
        </w:r>
      </w:ins>
    </w:p>
    <w:p w14:paraId="47B8146D" w14:textId="66D9FD83" w:rsidR="00397119" w:rsidRDefault="000220C6">
      <w:pPr>
        <w:pStyle w:val="ListParagraph"/>
        <w:numPr>
          <w:ilvl w:val="2"/>
          <w:numId w:val="6"/>
        </w:numPr>
        <w:rPr>
          <w:ins w:id="3486" w:author="Flory Koole" w:date="2025-01-21T17:54:00Z" w16du:dateUtc="2025-01-21T16:54:00Z"/>
        </w:rPr>
        <w:pPrChange w:id="3487" w:author="Ronald Kocks (R)" w:date="2025-08-28T14:55:00Z" w16du:dateUtc="2025-08-28T12:55:00Z">
          <w:pPr>
            <w:pStyle w:val="ListParagraph"/>
            <w:numPr>
              <w:ilvl w:val="1"/>
              <w:numId w:val="6"/>
            </w:numPr>
            <w:ind w:left="1440" w:hanging="360"/>
          </w:pPr>
        </w:pPrChange>
      </w:pPr>
      <w:ins w:id="3488" w:author="Ronald Kocks (R)" w:date="2025-08-28T14:53:00Z" w16du:dateUtc="2025-08-28T12:53:00Z">
        <w:r>
          <w:t>dln</w:t>
        </w:r>
        <w:r w:rsidR="005342AF">
          <w:t>EindDatum</w:t>
        </w:r>
      </w:ins>
      <w:ins w:id="3489" w:author="Ronald Kocks (R)" w:date="2025-08-28T14:54:00Z" w16du:dateUtc="2025-08-28T12:54:00Z">
        <w:r w:rsidR="005342AF">
          <w:t>VrijwilligeVoortzetting (enkel i</w:t>
        </w:r>
      </w:ins>
      <w:ins w:id="3490" w:author="Ronald Kocks (R)" w:date="2025-08-28T14:58:00Z" w16du:dateUtc="2025-08-28T12:58:00Z">
        <w:r w:rsidR="00CB639F">
          <w:t>.</w:t>
        </w:r>
      </w:ins>
      <w:ins w:id="3491" w:author="Ronald Kocks (R)" w:date="2025-08-28T14:54:00Z" w16du:dateUtc="2025-08-28T12:54:00Z">
        <w:r w:rsidR="005342AF">
          <w:t>g</w:t>
        </w:r>
      </w:ins>
      <w:ins w:id="3492" w:author="Ronald Kocks (R)" w:date="2025-08-28T14:58:00Z" w16du:dateUtc="2025-08-28T12:58:00Z">
        <w:r w:rsidR="00CB639F">
          <w:t>.</w:t>
        </w:r>
      </w:ins>
      <w:ins w:id="3493" w:author="Ronald Kocks (R)" w:date="2025-08-28T14:54:00Z" w16du:dateUtc="2025-08-28T12:54:00Z">
        <w:r w:rsidR="005342AF">
          <w:t>v</w:t>
        </w:r>
      </w:ins>
      <w:ins w:id="3494" w:author="Ronald Kocks (R)" w:date="2025-08-28T14:58:00Z" w16du:dateUtc="2025-08-28T12:58:00Z">
        <w:r w:rsidR="00CB639F">
          <w:t>.</w:t>
        </w:r>
      </w:ins>
      <w:ins w:id="3495" w:author="Ronald Kocks (R)" w:date="2025-08-28T14:54:00Z" w16du:dateUtc="2025-08-28T12:54:00Z">
        <w:r w:rsidR="005342AF">
          <w:t xml:space="preserve"> verlengen einddatum </w:t>
        </w:r>
        <w:r w:rsidR="00643B82">
          <w:t>hele regeling)</w:t>
        </w:r>
        <w:r w:rsidR="00DC20B3">
          <w:t xml:space="preserve">, </w:t>
        </w:r>
      </w:ins>
      <w:ins w:id="3496" w:author="Flory Koole" w:date="2025-01-21T17:53:00Z" w16du:dateUtc="2025-01-21T16:53:00Z">
        <w:del w:id="3497" w:author="Ronald Kocks (R)" w:date="2025-08-25T13:36:00Z" w16du:dateUtc="2025-08-25T11:36:00Z">
          <w:r w:rsidR="000A501A">
            <w:delText xml:space="preserve">, </w:delText>
          </w:r>
          <w:r w:rsidR="000A501A" w:rsidRPr="000A501A">
            <w:delText>dlnEindDatumVrijwilligeVoortzetting</w:delText>
          </w:r>
        </w:del>
        <w:del w:id="3498" w:author="Ronald Kocks (R)" w:date="2025-08-14T13:05:00Z" w16du:dateUtc="2025-08-14T11:05:00Z">
          <w:r w:rsidR="000A501A">
            <w:delText xml:space="preserve">, </w:delText>
          </w:r>
          <w:r w:rsidR="000A501A" w:rsidRPr="000A501A">
            <w:delText>dlnPensioenGrondslag</w:delText>
          </w:r>
        </w:del>
      </w:ins>
    </w:p>
    <w:p w14:paraId="40942005" w14:textId="77777777" w:rsidR="009654C9" w:rsidRDefault="002114B5" w:rsidP="00701538">
      <w:pPr>
        <w:pStyle w:val="ListParagraph"/>
        <w:numPr>
          <w:ilvl w:val="1"/>
          <w:numId w:val="6"/>
        </w:numPr>
        <w:rPr>
          <w:ins w:id="3499" w:author="Ronald Kocks (R)" w:date="2025-08-14T13:07:00Z" w16du:dateUtc="2025-08-14T11:07:00Z"/>
        </w:rPr>
      </w:pPr>
      <w:ins w:id="3500" w:author="Flory Koole" w:date="2025-01-21T17:54:00Z" w16du:dateUtc="2025-01-21T16:54:00Z">
        <w:r>
          <w:t xml:space="preserve">De gebeurtenis wordt </w:t>
        </w:r>
      </w:ins>
      <w:ins w:id="3501" w:author="Flory Koole" w:date="2025-01-21T17:55:00Z" w16du:dateUtc="2025-01-21T16:55:00Z">
        <w:r>
          <w:t xml:space="preserve">aangemaakt op </w:t>
        </w:r>
        <w:r w:rsidR="002A4432" w:rsidRPr="002A4432">
          <w:t>dlnKeuzeDatum</w:t>
        </w:r>
      </w:ins>
    </w:p>
    <w:p w14:paraId="6B184AEC" w14:textId="77777777" w:rsidR="008E40A8" w:rsidRDefault="009654C9" w:rsidP="009654C9">
      <w:pPr>
        <w:pStyle w:val="ListParagraph"/>
        <w:numPr>
          <w:ilvl w:val="2"/>
          <w:numId w:val="6"/>
        </w:numPr>
        <w:rPr>
          <w:ins w:id="3502" w:author="Ronald Kocks (R)" w:date="2025-08-14T13:10:00Z" w16du:dateUtc="2025-08-14T11:10:00Z"/>
        </w:rPr>
      </w:pPr>
      <w:ins w:id="3503" w:author="Ronald Kocks (R)" w:date="2025-08-14T13:07:00Z" w16du:dateUtc="2025-08-14T11:07:00Z">
        <w:r>
          <w:t xml:space="preserve">Voor aanvang vrijwillige voortzetting </w:t>
        </w:r>
      </w:ins>
      <w:ins w:id="3504" w:author="Ronald Kocks (R)" w:date="2025-08-14T13:08:00Z" w16du:dateUtc="2025-08-14T11:08:00Z">
        <w:r>
          <w:t>risicodekking</w:t>
        </w:r>
      </w:ins>
      <w:ins w:id="3505" w:author="Ronald Kocks (R)" w:date="2025-08-14T13:10:00Z" w16du:dateUtc="2025-08-14T11:10:00Z">
        <w:r w:rsidR="002A4432" w:rsidRPr="002A4432">
          <w:t xml:space="preserve"> </w:t>
        </w:r>
        <w:r w:rsidR="008E40A8">
          <w:t>is dit gelijk aan de einddatum van de automatische voortzetting</w:t>
        </w:r>
      </w:ins>
    </w:p>
    <w:p w14:paraId="09824E09" w14:textId="164E815A" w:rsidR="002114B5" w:rsidRDefault="006A1605">
      <w:pPr>
        <w:pStyle w:val="ListParagraph"/>
        <w:numPr>
          <w:ilvl w:val="2"/>
          <w:numId w:val="6"/>
        </w:numPr>
        <w:rPr>
          <w:ins w:id="3506" w:author="Flory Koole" w:date="2025-01-21T17:52:00Z" w16du:dateUtc="2025-01-21T16:52:00Z"/>
        </w:rPr>
        <w:pPrChange w:id="3507" w:author="Ronald Kocks (R)" w:date="2025-08-14T13:08:00Z" w16du:dateUtc="2025-08-14T11:08:00Z">
          <w:pPr>
            <w:pStyle w:val="ListParagraph"/>
            <w:numPr>
              <w:ilvl w:val="1"/>
              <w:numId w:val="6"/>
            </w:numPr>
            <w:ind w:left="1440" w:hanging="360"/>
          </w:pPr>
        </w:pPrChange>
      </w:pPr>
      <w:ins w:id="3508" w:author="Ronald Kocks (R)" w:date="2025-08-14T13:11:00Z" w16du:dateUtc="2025-08-14T11:11:00Z">
        <w:r>
          <w:t xml:space="preserve">Voor </w:t>
        </w:r>
      </w:ins>
      <w:ins w:id="3509" w:author="Ronald Kocks (R)" w:date="2025-08-14T13:13:00Z" w16du:dateUtc="2025-08-14T11:13:00Z">
        <w:r w:rsidR="00031F9F">
          <w:t xml:space="preserve">muteren einddatum is dit </w:t>
        </w:r>
      </w:ins>
      <w:ins w:id="3510" w:author="Ronald Kocks (R)" w:date="2025-08-14T13:15:00Z" w16du:dateUtc="2025-08-14T11:15:00Z">
        <w:r w:rsidR="000A4346">
          <w:t>het maximum van</w:t>
        </w:r>
      </w:ins>
      <w:ins w:id="3511" w:author="Ronald Kocks (R)" w:date="2025-08-14T13:13:00Z" w16du:dateUtc="2025-08-14T11:13:00Z">
        <w:r w:rsidR="00031F9F">
          <w:t xml:space="preserve"> </w:t>
        </w:r>
      </w:ins>
      <w:ins w:id="3512" w:author="Ronald Kocks (R)" w:date="2025-08-14T13:15:00Z" w16du:dateUtc="2025-08-14T11:15:00Z">
        <w:r w:rsidR="006F3BEF">
          <w:t xml:space="preserve">doorgeven mutatie (dlnWijzigDatum) en </w:t>
        </w:r>
      </w:ins>
      <w:ins w:id="3513" w:author="Ronald Kocks (R)" w:date="2025-08-14T13:16:00Z" w16du:dateUtc="2025-08-14T11:16:00Z">
        <w:r w:rsidR="00ED616D">
          <w:t xml:space="preserve">de datum van de </w:t>
        </w:r>
      </w:ins>
      <w:ins w:id="3514" w:author="Ronald Kocks (R)" w:date="2025-08-14T13:15:00Z" w16du:dateUtc="2025-08-14T11:15:00Z">
        <w:r w:rsidR="006F3BEF">
          <w:t xml:space="preserve">laatste </w:t>
        </w:r>
      </w:ins>
      <w:ins w:id="3515" w:author="Ronald Kocks (R)" w:date="2025-08-14T13:16:00Z" w16du:dateUtc="2025-08-14T11:16:00Z">
        <w:r w:rsidR="0023754E">
          <w:t>mutatie bij de deelnemer</w:t>
        </w:r>
      </w:ins>
      <w:ins w:id="3516" w:author="Ronald Kocks (R)" w:date="2025-08-14T13:13:00Z" w16du:dateUtc="2025-08-14T11:13:00Z">
        <w:r w:rsidR="00610D04">
          <w:t xml:space="preserve"> </w:t>
        </w:r>
      </w:ins>
      <w:ins w:id="3517" w:author="Ronald Kocks (R)" w:date="2025-08-14T13:11:00Z" w16du:dateUtc="2025-08-14T11:11:00Z">
        <w:r>
          <w:t xml:space="preserve"> </w:t>
        </w:r>
        <w:r w:rsidR="002A4432" w:rsidRPr="002A4432" w:rsidDel="006F7B0F">
          <w:t xml:space="preserve"> </w:t>
        </w:r>
      </w:ins>
      <w:ins w:id="3518" w:author="Flory Koole" w:date="2025-01-21T17:55:00Z" w16du:dateUtc="2025-01-21T16:55:00Z">
        <w:del w:id="3519" w:author="Ronald Kocks (R)" w:date="2025-08-14T13:07:00Z" w16du:dateUtc="2025-08-14T11:07:00Z">
          <w:r w:rsidR="002A4432">
            <w:delText xml:space="preserve"> </w:delText>
          </w:r>
        </w:del>
        <w:r w:rsidR="002A4432">
          <w:t xml:space="preserve"> </w:t>
        </w:r>
      </w:ins>
    </w:p>
    <w:p w14:paraId="174B7782" w14:textId="77777777" w:rsidR="005C79E3" w:rsidRDefault="005C79E3" w:rsidP="005C79E3">
      <w:pPr>
        <w:pStyle w:val="ListParagraph"/>
        <w:numPr>
          <w:ilvl w:val="0"/>
          <w:numId w:val="6"/>
        </w:numPr>
        <w:rPr>
          <w:ins w:id="3520" w:author="Flory Koole" w:date="2025-01-21T17:56:00Z" w16du:dateUtc="2025-01-21T16:56:00Z"/>
        </w:rPr>
      </w:pPr>
      <w:ins w:id="3521" w:author="Flory Koole" w:date="2025-01-21T17:40:00Z" w16du:dateUtc="2025-01-21T16:40:00Z">
        <w:r>
          <w:t>Overgangen in profielen</w:t>
        </w:r>
      </w:ins>
    </w:p>
    <w:p w14:paraId="39328D77" w14:textId="77777777" w:rsidR="001F247A" w:rsidRDefault="00540C5A" w:rsidP="002335F7">
      <w:pPr>
        <w:pStyle w:val="ListParagraph"/>
        <w:numPr>
          <w:ilvl w:val="1"/>
          <w:numId w:val="6"/>
        </w:numPr>
        <w:rPr>
          <w:ins w:id="3522" w:author="Ronald Kocks (R)" w:date="2025-08-28T15:07:00Z" w16du:dateUtc="2025-08-28T13:07:00Z"/>
        </w:rPr>
      </w:pPr>
      <w:ins w:id="3523" w:author="Ronald Kocks (R)" w:date="2025-08-28T15:05:00Z" w16du:dateUtc="2025-08-28T13:05:00Z">
        <w:r>
          <w:t>Geen</w:t>
        </w:r>
        <w:r w:rsidR="00D3554F">
          <w:t>. D</w:t>
        </w:r>
        <w:r w:rsidR="00E96BBC">
          <w:t>e status en subs</w:t>
        </w:r>
      </w:ins>
      <w:ins w:id="3524" w:author="Ronald Kocks (R)" w:date="2025-08-28T15:06:00Z" w16du:dateUtc="2025-08-28T13:06:00Z">
        <w:r w:rsidR="00E96BBC">
          <w:t xml:space="preserve">et </w:t>
        </w:r>
        <w:r w:rsidR="006A458F">
          <w:t xml:space="preserve">wijzigt niet </w:t>
        </w:r>
        <w:r w:rsidR="00FC5B5A">
          <w:t>door deze gebeurtenis.</w:t>
        </w:r>
      </w:ins>
    </w:p>
    <w:p w14:paraId="1C7761CE" w14:textId="112CE9BB" w:rsidR="001F247A" w:rsidRDefault="000C0EB3" w:rsidP="001F247A">
      <w:pPr>
        <w:pStyle w:val="ListParagraph"/>
        <w:numPr>
          <w:ilvl w:val="2"/>
          <w:numId w:val="6"/>
        </w:numPr>
        <w:rPr>
          <w:ins w:id="3525" w:author="Ronald Kocks (R)" w:date="2025-08-28T15:07:00Z" w16du:dateUtc="2025-08-28T13:07:00Z"/>
        </w:rPr>
      </w:pPr>
      <w:ins w:id="3526" w:author="Ronald Kocks (R)" w:date="2025-08-28T15:06:00Z" w16du:dateUtc="2025-08-28T13:06:00Z">
        <w:r>
          <w:t xml:space="preserve">Bij </w:t>
        </w:r>
        <w:r w:rsidR="008815D7">
          <w:t>aanvang vrijwi</w:t>
        </w:r>
      </w:ins>
      <w:ins w:id="3527" w:author="Ronald Kocks (R)" w:date="2025-08-28T15:07:00Z" w16du:dateUtc="2025-08-28T13:07:00Z">
        <w:r w:rsidR="008815D7">
          <w:t>llig ri</w:t>
        </w:r>
        <w:r w:rsidR="00E233BB">
          <w:t xml:space="preserve">sico of </w:t>
        </w:r>
        <w:r w:rsidR="001F247A">
          <w:t>muteren einddatum vrijwillig risico blijft de status PV</w:t>
        </w:r>
      </w:ins>
    </w:p>
    <w:p w14:paraId="628367A1" w14:textId="77777777" w:rsidR="0023703B" w:rsidRDefault="001F247A" w:rsidP="001F247A">
      <w:pPr>
        <w:pStyle w:val="ListParagraph"/>
        <w:numPr>
          <w:ilvl w:val="2"/>
          <w:numId w:val="6"/>
        </w:numPr>
        <w:rPr>
          <w:ins w:id="3528" w:author="Ronald Kocks (R)" w:date="2025-08-28T15:08:00Z" w16du:dateUtc="2025-08-28T13:08:00Z"/>
        </w:rPr>
      </w:pPr>
      <w:ins w:id="3529" w:author="Ronald Kocks (R)" w:date="2025-08-28T15:07:00Z" w16du:dateUtc="2025-08-28T13:07:00Z">
        <w:r>
          <w:t xml:space="preserve">Bij </w:t>
        </w:r>
        <w:r w:rsidR="001D0476">
          <w:t xml:space="preserve">muteren einddatum </w:t>
        </w:r>
        <w:r w:rsidR="0025289C">
          <w:t>hele regeling blijft de stat</w:t>
        </w:r>
      </w:ins>
      <w:ins w:id="3530" w:author="Ronald Kocks (R)" w:date="2025-08-28T15:08:00Z" w16du:dateUtc="2025-08-28T13:08:00Z">
        <w:r w:rsidR="0025289C">
          <w:t>us AC</w:t>
        </w:r>
      </w:ins>
    </w:p>
    <w:p w14:paraId="34729456" w14:textId="1915ED8E" w:rsidR="00360FC6" w:rsidDel="0023703B" w:rsidRDefault="00CE21EB">
      <w:pPr>
        <w:pStyle w:val="ListParagraph"/>
        <w:numPr>
          <w:ilvl w:val="2"/>
          <w:numId w:val="6"/>
        </w:numPr>
        <w:rPr>
          <w:ins w:id="3531" w:author="Flory Koole" w:date="2025-01-21T18:11:00Z" w16du:dateUtc="2025-01-21T17:11:00Z"/>
          <w:del w:id="3532" w:author="Ronald Kocks (R)" w:date="2025-08-28T15:08:00Z" w16du:dateUtc="2025-08-28T13:08:00Z"/>
        </w:rPr>
        <w:pPrChange w:id="3533" w:author="Ronald Kocks (R)" w:date="2025-08-28T15:07:00Z" w16du:dateUtc="2025-08-28T13:07:00Z">
          <w:pPr>
            <w:pStyle w:val="ListParagraph"/>
            <w:numPr>
              <w:ilvl w:val="1"/>
              <w:numId w:val="6"/>
            </w:numPr>
            <w:ind w:left="1440" w:hanging="360"/>
          </w:pPr>
        </w:pPrChange>
      </w:pPr>
      <w:ins w:id="3534" w:author="Flory Koole" w:date="2025-01-21T18:09:00Z" w16du:dateUtc="2025-01-21T17:09:00Z">
        <w:del w:id="3535" w:author="Ronald Kocks (R)" w:date="2025-08-28T15:08:00Z" w16du:dateUtc="2025-08-28T13:08:00Z">
          <w:r w:rsidDel="0023703B">
            <w:delText>A</w:delText>
          </w:r>
          <w:r w:rsidR="00AA4C45" w:rsidDel="0023703B">
            <w:delText>anvang vrijwillige voortzetting</w:delText>
          </w:r>
          <w:r w:rsidR="00613A29" w:rsidDel="0023703B">
            <w:delText xml:space="preserve"> </w:delText>
          </w:r>
        </w:del>
      </w:ins>
      <w:ins w:id="3536" w:author="Flory Koole (F)" w:date="2025-08-14T08:59:00Z" w16du:dateUtc="2025-08-14T06:59:00Z">
        <w:del w:id="3537" w:author="Ronald Kocks (R)" w:date="2025-08-14T13:19:00Z" w16du:dateUtc="2025-08-14T11:19:00Z">
          <w:r w:rsidR="001F4D19">
            <w:delText>risi</w:delText>
          </w:r>
          <w:r w:rsidR="00613A29">
            <w:delText xml:space="preserve">codekking </w:delText>
          </w:r>
        </w:del>
      </w:ins>
      <w:ins w:id="3538" w:author="Flory Koole" w:date="2025-01-21T18:09:00Z" w16du:dateUtc="2025-01-21T17:09:00Z">
        <w:del w:id="3539" w:author="Ronald Kocks (R)" w:date="2025-08-28T15:08:00Z" w16du:dateUtc="2025-08-28T13:08:00Z">
          <w:r w:rsidR="00AA4C45" w:rsidDel="0023703B">
            <w:delText xml:space="preserve">is alleen </w:delText>
          </w:r>
        </w:del>
      </w:ins>
      <w:ins w:id="3540" w:author="Flory Koole" w:date="2025-01-21T18:10:00Z" w16du:dateUtc="2025-01-21T17:10:00Z">
        <w:del w:id="3541" w:author="Ronald Kocks (R)" w:date="2025-08-28T15:08:00Z" w16du:dateUtc="2025-08-28T13:08:00Z">
          <w:r w:rsidR="00360FC6" w:rsidDel="0023703B">
            <w:delText>m</w:delText>
          </w:r>
        </w:del>
      </w:ins>
      <w:ins w:id="3542" w:author="Flory Koole" w:date="2025-01-21T17:56:00Z" w16du:dateUtc="2025-01-21T16:56:00Z">
        <w:del w:id="3543" w:author="Ronald Kocks (R)" w:date="2025-08-28T15:08:00Z" w16du:dateUtc="2025-08-28T13:08:00Z">
          <w:r w:rsidR="002335F7" w:rsidDel="0023703B">
            <w:delText>ogelijk voor actieve</w:delText>
          </w:r>
        </w:del>
      </w:ins>
      <w:ins w:id="3544" w:author="Flory Koole (F)" w:date="2025-08-14T08:59:00Z" w16du:dateUtc="2025-08-14T06:59:00Z">
        <w:del w:id="3545" w:author="Ronald Kocks (R)" w:date="2025-08-28T15:08:00Z" w16du:dateUtc="2025-08-28T13:08:00Z">
          <w:r w:rsidR="001F4D19" w:rsidDel="0023703B">
            <w:delText>premievrije</w:delText>
          </w:r>
        </w:del>
      </w:ins>
      <w:ins w:id="3546" w:author="Flory Koole" w:date="2025-01-21T18:10:00Z" w16du:dateUtc="2025-01-21T17:10:00Z">
        <w:del w:id="3547" w:author="Ronald Kocks (R)" w:date="2025-08-28T15:08:00Z" w16du:dateUtc="2025-08-28T13:08:00Z">
          <w:r w:rsidR="00AA4C45" w:rsidDel="0023703B">
            <w:delText xml:space="preserve"> deelnemer</w:delText>
          </w:r>
        </w:del>
      </w:ins>
    </w:p>
    <w:p w14:paraId="150DCEEB" w14:textId="5B985116" w:rsidR="00DC7AD8" w:rsidDel="0023703B" w:rsidRDefault="00DC7AD8" w:rsidP="00DC7AD8">
      <w:pPr>
        <w:pStyle w:val="ListParagraph"/>
        <w:numPr>
          <w:ilvl w:val="2"/>
          <w:numId w:val="6"/>
        </w:numPr>
        <w:rPr>
          <w:ins w:id="3548" w:author="Flory Koole" w:date="2025-01-21T18:13:00Z" w16du:dateUtc="2025-01-21T17:13:00Z"/>
          <w:del w:id="3549" w:author="Ronald Kocks (R)" w:date="2025-08-28T15:08:00Z" w16du:dateUtc="2025-08-28T13:08:00Z"/>
        </w:rPr>
      </w:pPr>
      <w:ins w:id="3550" w:author="Flory Koole" w:date="2025-01-21T18:11:00Z" w16du:dateUtc="2025-01-21T17:11:00Z">
        <w:del w:id="3551" w:author="Ronald Kocks (R)" w:date="2025-08-28T15:08:00Z" w16du:dateUtc="2025-08-28T13:08:00Z">
          <w:r w:rsidDel="0023703B">
            <w:delText xml:space="preserve">Bij </w:delText>
          </w:r>
        </w:del>
      </w:ins>
      <w:ins w:id="3552" w:author="Flory Koole" w:date="2025-01-21T18:13:00Z" w16du:dateUtc="2025-01-21T17:13:00Z">
        <w:del w:id="3553" w:author="Ronald Kocks (R)" w:date="2025-08-28T15:08:00Z" w16du:dateUtc="2025-08-28T13:08:00Z">
          <w:r w:rsidR="0023561D" w:rsidDel="0023703B">
            <w:delText xml:space="preserve">voortzetting </w:delText>
          </w:r>
        </w:del>
      </w:ins>
      <w:ins w:id="3554" w:author="Flory Koole" w:date="2025-01-21T18:11:00Z" w16du:dateUtc="2025-01-21T17:11:00Z">
        <w:del w:id="3555" w:author="Ronald Kocks (R)" w:date="2025-08-28T15:08:00Z" w16du:dateUtc="2025-08-28T13:08:00Z">
          <w:r w:rsidDel="0023703B">
            <w:delText xml:space="preserve">alleen risico </w:delText>
          </w:r>
        </w:del>
        <w:del w:id="3556" w:author="Ronald Kocks (R)" w:date="2025-08-14T13:19:00Z" w16du:dateUtc="2025-08-14T11:19:00Z">
          <w:r>
            <w:delText>wordt</w:delText>
          </w:r>
        </w:del>
        <w:del w:id="3557" w:author="Ronald Kocks (R)" w:date="2025-08-28T15:08:00Z" w16du:dateUtc="2025-08-28T13:08:00Z">
          <w:r w:rsidDel="0023703B">
            <w:delText xml:space="preserve"> status slaper</w:delText>
          </w:r>
        </w:del>
      </w:ins>
    </w:p>
    <w:p w14:paraId="7FC6907C" w14:textId="08050E13" w:rsidR="00033354" w:rsidRDefault="00033354">
      <w:pPr>
        <w:pStyle w:val="ListParagraph"/>
        <w:numPr>
          <w:ilvl w:val="2"/>
          <w:numId w:val="6"/>
        </w:numPr>
        <w:rPr>
          <w:ins w:id="3558" w:author="Flory Koole" w:date="2025-01-21T18:10:00Z" w16du:dateUtc="2025-01-21T17:10:00Z"/>
          <w:del w:id="3559" w:author="Ronald Kocks (R)" w:date="2025-08-25T13:53:00Z" w16du:dateUtc="2025-08-25T11:53:00Z"/>
        </w:rPr>
        <w:pPrChange w:id="3560" w:author="Flory Koole" w:date="2025-01-21T18:11:00Z" w16du:dateUtc="2025-01-21T17:11:00Z">
          <w:pPr>
            <w:pStyle w:val="ListParagraph"/>
            <w:numPr>
              <w:ilvl w:val="1"/>
              <w:numId w:val="6"/>
            </w:numPr>
            <w:ind w:left="1440" w:hanging="360"/>
          </w:pPr>
        </w:pPrChange>
      </w:pPr>
      <w:ins w:id="3561" w:author="Flory Koole" w:date="2025-01-21T18:13:00Z" w16du:dateUtc="2025-01-21T17:13:00Z">
        <w:del w:id="3562" w:author="Ronald Kocks (R)" w:date="2025-08-25T13:53:00Z" w16du:dateUtc="2025-08-25T11:53:00Z">
          <w:r>
            <w:delText xml:space="preserve">Bij </w:delText>
          </w:r>
          <w:r w:rsidR="0023561D">
            <w:delText xml:space="preserve">voortzetting </w:delText>
          </w:r>
          <w:r>
            <w:delText>volledige</w:delText>
          </w:r>
          <w:r w:rsidR="0023561D">
            <w:delText xml:space="preserve"> regeling </w:delText>
          </w:r>
        </w:del>
        <w:del w:id="3563" w:author="Ronald Kocks (R)" w:date="2025-08-14T13:19:00Z" w16du:dateUtc="2025-08-14T11:19:00Z">
          <w:r w:rsidR="0023561D">
            <w:delText>blijft</w:delText>
          </w:r>
        </w:del>
        <w:del w:id="3564" w:author="Ronald Kocks (R)" w:date="2025-08-25T13:53:00Z" w16du:dateUtc="2025-08-25T11:53:00Z">
          <w:r w:rsidR="0023561D">
            <w:delText xml:space="preserve"> status actief</w:delText>
          </w:r>
        </w:del>
      </w:ins>
      <w:ins w:id="3565" w:author="Flory Koole" w:date="2025-01-21T18:14:00Z" w16du:dateUtc="2025-01-21T17:14:00Z">
        <w:del w:id="3566" w:author="Ronald Kocks (R)" w:date="2025-08-25T13:53:00Z" w16du:dateUtc="2025-08-25T11:53:00Z">
          <w:r w:rsidR="0023561D">
            <w:delText xml:space="preserve"> </w:delText>
          </w:r>
        </w:del>
      </w:ins>
    </w:p>
    <w:p w14:paraId="7AF65FBF" w14:textId="1986B576" w:rsidR="002335F7" w:rsidDel="0023703B" w:rsidRDefault="0095270D">
      <w:pPr>
        <w:pStyle w:val="ListParagraph"/>
        <w:numPr>
          <w:ilvl w:val="1"/>
          <w:numId w:val="6"/>
        </w:numPr>
        <w:rPr>
          <w:ins w:id="3567" w:author="Flory Koole" w:date="2025-01-21T17:40:00Z" w16du:dateUtc="2025-01-21T16:40:00Z"/>
          <w:del w:id="3568" w:author="Ronald Kocks (R)" w:date="2025-08-28T15:08:00Z" w16du:dateUtc="2025-08-28T13:08:00Z"/>
        </w:rPr>
        <w:pPrChange w:id="3569" w:author="Flory Koole" w:date="2025-01-21T18:11:00Z" w16du:dateUtc="2025-01-21T17:11:00Z">
          <w:pPr>
            <w:pStyle w:val="ListParagraph"/>
            <w:numPr>
              <w:numId w:val="6"/>
            </w:numPr>
            <w:ind w:hanging="360"/>
          </w:pPr>
        </w:pPrChange>
      </w:pPr>
      <w:ins w:id="3570" w:author="Flory Koole" w:date="2025-01-21T18:10:00Z" w16du:dateUtc="2025-01-21T17:10:00Z">
        <w:del w:id="3571" w:author="Ronald Kocks (R)" w:date="2025-08-14T13:20:00Z" w16du:dateUtc="2025-08-14T11:20:00Z">
          <w:r>
            <w:delText xml:space="preserve">Aanvang vrijwillige voortzetting is alleen mogelijk voor </w:delText>
          </w:r>
        </w:del>
      </w:ins>
      <w:ins w:id="3572" w:author="Flory Koole" w:date="2025-01-21T17:56:00Z" w16du:dateUtc="2025-01-21T16:56:00Z">
        <w:del w:id="3573" w:author="Ronald Kocks (R)" w:date="2025-08-14T13:20:00Z" w16du:dateUtc="2025-08-14T11:20:00Z">
          <w:r w:rsidR="002335F7">
            <w:delText>premievrije deelnemers.</w:delText>
          </w:r>
          <w:r w:rsidR="008E66F0">
            <w:delText xml:space="preserve"> Afhankelijk van de wijziging van de gegevens wordt/blijft de status</w:delText>
          </w:r>
        </w:del>
      </w:ins>
      <w:ins w:id="3574" w:author="Flory Koole" w:date="2025-01-21T17:57:00Z" w16du:dateUtc="2025-01-21T16:57:00Z">
        <w:del w:id="3575" w:author="Ronald Kocks (R)" w:date="2025-08-14T13:20:00Z" w16du:dateUtc="2025-08-14T11:20:00Z">
          <w:r w:rsidR="00BD6DC2">
            <w:delText xml:space="preserve"> actief of premievrij</w:delText>
          </w:r>
        </w:del>
      </w:ins>
    </w:p>
    <w:p w14:paraId="45348307" w14:textId="35887C53" w:rsidR="005C79E3" w:rsidRDefault="005C79E3" w:rsidP="005C79E3">
      <w:pPr>
        <w:pStyle w:val="ListParagraph"/>
        <w:numPr>
          <w:ilvl w:val="0"/>
          <w:numId w:val="6"/>
        </w:numPr>
        <w:rPr>
          <w:ins w:id="3576" w:author="Flory Koole" w:date="2025-01-21T18:18:00Z" w16du:dateUtc="2025-01-21T17:18:00Z"/>
        </w:rPr>
      </w:pPr>
      <w:ins w:id="3577" w:author="Flory Koole" w:date="2025-01-21T17:40:00Z" w16du:dateUtc="2025-01-21T16:40:00Z">
        <w:r>
          <w:t>Koppelingen</w:t>
        </w:r>
      </w:ins>
      <w:ins w:id="3578" w:author="Flory Koole" w:date="2025-01-21T17:57:00Z" w16du:dateUtc="2025-01-21T16:57:00Z">
        <w:r w:rsidR="002936CB">
          <w:t>: geen</w:t>
        </w:r>
      </w:ins>
    </w:p>
    <w:p w14:paraId="0DAD4CD5" w14:textId="35CBA162" w:rsidR="00C5303D" w:rsidRDefault="00C5303D">
      <w:pPr>
        <w:pStyle w:val="ListParagraph"/>
        <w:numPr>
          <w:ilvl w:val="1"/>
          <w:numId w:val="6"/>
        </w:numPr>
        <w:rPr>
          <w:ins w:id="3579" w:author="Flory Koole" w:date="2025-01-21T17:40:00Z" w16du:dateUtc="2025-01-21T16:40:00Z"/>
          <w:del w:id="3580" w:author="Ronald Kocks (R)" w:date="2025-08-14T13:28:00Z" w16du:dateUtc="2025-08-14T11:28:00Z"/>
        </w:rPr>
        <w:pPrChange w:id="3581" w:author="Flory Koole" w:date="2025-01-21T18:18:00Z" w16du:dateUtc="2025-01-21T17:18:00Z">
          <w:pPr>
            <w:pStyle w:val="ListParagraph"/>
            <w:numPr>
              <w:numId w:val="6"/>
            </w:numPr>
            <w:ind w:hanging="360"/>
          </w:pPr>
        </w:pPrChange>
      </w:pPr>
      <w:ins w:id="3582" w:author="Flory Koole" w:date="2025-01-21T18:18:00Z" w16du:dateUtc="2025-01-21T17:18:00Z">
        <w:del w:id="3583" w:author="Ronald Kocks (R)" w:date="2025-08-14T13:28:00Z" w16du:dateUtc="2025-08-14T11:28:00Z">
          <w:r>
            <w:delText>Wel a.g.</w:delText>
          </w:r>
          <w:r w:rsidR="009F022D">
            <w:delText>v. voortzetting alleen risico Onttrekking premie vrijwillige voortzetting op de beleggingsr</w:delText>
          </w:r>
          <w:r w:rsidR="008C5BF7">
            <w:delText>ekening</w:delText>
          </w:r>
        </w:del>
      </w:ins>
    </w:p>
    <w:p w14:paraId="0A93845B" w14:textId="77777777" w:rsidR="005C79E3" w:rsidRDefault="005C79E3" w:rsidP="005C79E3">
      <w:pPr>
        <w:pStyle w:val="ListParagraph"/>
        <w:numPr>
          <w:ilvl w:val="0"/>
          <w:numId w:val="6"/>
        </w:numPr>
        <w:rPr>
          <w:ins w:id="3584" w:author="Flory Koole" w:date="2025-01-21T17:56:00Z" w16du:dateUtc="2025-01-21T16:56:00Z"/>
        </w:rPr>
      </w:pPr>
      <w:ins w:id="3585" w:author="Flory Koole" w:date="2025-01-21T17:40:00Z" w16du:dateUtc="2025-01-21T16:40:00Z">
        <w:r>
          <w:t>Speciale berekeningen</w:t>
        </w:r>
      </w:ins>
    </w:p>
    <w:p w14:paraId="35D32C25" w14:textId="77777777" w:rsidR="00973FCA" w:rsidRDefault="004F19BB">
      <w:pPr>
        <w:pStyle w:val="ListParagraph"/>
        <w:numPr>
          <w:ilvl w:val="1"/>
          <w:numId w:val="6"/>
        </w:numPr>
        <w:rPr>
          <w:ins w:id="3586" w:author="Ronald Kocks (R)" w:date="2025-08-28T15:12:00Z" w16du:dateUtc="2025-08-28T13:12:00Z"/>
        </w:rPr>
      </w:pPr>
      <w:ins w:id="3587" w:author="Flory Koole" w:date="2025-01-21T17:56:00Z" w16du:dateUtc="2025-01-21T16:56:00Z">
        <w:r w:rsidRPr="002A4432">
          <w:t>dlnKeuzeDatum</w:t>
        </w:r>
      </w:ins>
    </w:p>
    <w:p w14:paraId="193B6D97" w14:textId="0FCC6D8E" w:rsidR="005964A6" w:rsidRDefault="00750C39">
      <w:pPr>
        <w:pStyle w:val="ListParagraph"/>
        <w:numPr>
          <w:ilvl w:val="2"/>
          <w:numId w:val="78"/>
        </w:numPr>
        <w:rPr>
          <w:ins w:id="3588" w:author="Ronald Kocks (R)" w:date="2025-08-28T15:13:00Z" w16du:dateUtc="2025-08-28T13:13:00Z"/>
        </w:rPr>
        <w:pPrChange w:id="3589" w:author="Ronald Kocks (R)" w:date="2025-08-28T15:13:00Z" w16du:dateUtc="2025-08-28T13:13:00Z">
          <w:pPr>
            <w:pStyle w:val="ListParagraph"/>
            <w:numPr>
              <w:ilvl w:val="2"/>
              <w:numId w:val="6"/>
            </w:numPr>
            <w:ind w:left="2160" w:hanging="360"/>
          </w:pPr>
        </w:pPrChange>
      </w:pPr>
      <w:ins w:id="3590" w:author="Ronald Kocks (R)" w:date="2025-08-28T15:13:00Z" w16du:dateUtc="2025-08-28T13:13:00Z">
        <w:r>
          <w:t xml:space="preserve">= </w:t>
        </w:r>
      </w:ins>
      <w:ins w:id="3591" w:author="Flory Koole" w:date="2025-01-21T17:56:00Z" w16du:dateUtc="2025-01-21T16:56:00Z">
        <w:del w:id="3592" w:author="Ronald Kocks (R)" w:date="2025-08-28T15:12:00Z" w16du:dateUtc="2025-08-28T13:12:00Z">
          <w:r w:rsidR="004F19BB" w:rsidRPr="002A4432" w:rsidDel="00BB7DC5">
            <w:delText xml:space="preserve"> </w:delText>
          </w:r>
          <w:r w:rsidR="004F19BB" w:rsidDel="00BB7DC5">
            <w:delText xml:space="preserve"> </w:delText>
          </w:r>
        </w:del>
        <w:del w:id="3593" w:author="Ronald Kocks (R)" w:date="2025-08-28T15:13:00Z" w16du:dateUtc="2025-08-28T13:13:00Z">
          <w:r w:rsidR="004F19BB" w:rsidDel="0094183D">
            <w:delText xml:space="preserve">= </w:delText>
          </w:r>
        </w:del>
        <w:r w:rsidR="004F19BB" w:rsidRPr="004F19BB">
          <w:t>datumMax(dlnWijzigDatum,dlnLaatsteVersie)</w:t>
        </w:r>
      </w:ins>
    </w:p>
    <w:p w14:paraId="136AC2A4" w14:textId="390CC52E" w:rsidR="003F3599" w:rsidRDefault="009E66EC" w:rsidP="00750C39">
      <w:pPr>
        <w:pStyle w:val="ListParagraph"/>
        <w:numPr>
          <w:ilvl w:val="2"/>
          <w:numId w:val="78"/>
        </w:numPr>
        <w:rPr>
          <w:ins w:id="3594" w:author="Ronald Kocks (R)" w:date="2025-08-28T15:13:00Z" w16du:dateUtc="2025-08-28T13:13:00Z"/>
        </w:rPr>
      </w:pPr>
      <w:ins w:id="3595" w:author="Ronald Kocks (R)" w:date="2025-08-14T13:28:00Z" w16du:dateUtc="2025-08-14T11:28:00Z">
        <w:r>
          <w:t>isGbrDlnAanvangVrijwilligBRPF AND dlnVrijwillig</w:t>
        </w:r>
        <w:r w:rsidR="00844952">
          <w:t>eVoortzetting=1 = dlnEindDatumAutoVo</w:t>
        </w:r>
      </w:ins>
      <w:ins w:id="3596" w:author="Ronald Kocks (R)" w:date="2025-08-14T13:29:00Z" w16du:dateUtc="2025-08-14T11:29:00Z">
        <w:r w:rsidR="00844952">
          <w:t>ortzetting</w:t>
        </w:r>
      </w:ins>
    </w:p>
    <w:p w14:paraId="6B9FBA72" w14:textId="56E735E4" w:rsidR="00617ED9" w:rsidRDefault="00F60A06" w:rsidP="00617ED9">
      <w:pPr>
        <w:pStyle w:val="ListParagraph"/>
        <w:numPr>
          <w:ilvl w:val="1"/>
          <w:numId w:val="78"/>
        </w:numPr>
        <w:rPr>
          <w:ins w:id="3597" w:author="Ronald Kocks (R)" w:date="2025-08-28T15:14:00Z" w16du:dateUtc="2025-08-28T13:14:00Z"/>
        </w:rPr>
      </w:pPr>
      <w:ins w:id="3598" w:author="Ronald Kocks (R)" w:date="2025-08-28T15:14:00Z" w16du:dateUtc="2025-08-28T13:14:00Z">
        <w:r>
          <w:t>dlnEindDatumVrijwilligeVoortzetting</w:t>
        </w:r>
      </w:ins>
    </w:p>
    <w:p w14:paraId="5A57DB2E" w14:textId="4D8E0461" w:rsidR="00F60A06" w:rsidRDefault="000D20F0" w:rsidP="00F60A06">
      <w:pPr>
        <w:pStyle w:val="ListParagraph"/>
        <w:numPr>
          <w:ilvl w:val="2"/>
          <w:numId w:val="78"/>
        </w:numPr>
        <w:rPr>
          <w:ins w:id="3599" w:author="Ronald Kocks (R)" w:date="2025-08-28T15:32:00Z" w16du:dateUtc="2025-08-28T13:32:00Z"/>
        </w:rPr>
      </w:pPr>
      <w:ins w:id="3600" w:author="Ronald Kocks (R)" w:date="2025-08-28T15:14:00Z" w16du:dateUtc="2025-08-28T13:14:00Z">
        <w:r>
          <w:t>isGbrDlnAanvangVoortzVrijwillig</w:t>
        </w:r>
      </w:ins>
      <w:ins w:id="3601" w:author="Ronald Kocks (R)" w:date="2025-08-28T15:32:00Z" w16du:dateUtc="2025-08-28T13:32:00Z">
        <w:r w:rsidR="007779C6">
          <w:t xml:space="preserve"> = </w:t>
        </w:r>
        <w:r w:rsidR="007779C6" w:rsidRPr="007779C6">
          <w:t>datumMin(dlnPensioenDatum,datum(versieDatum,0,admMaandenVrijwilligeVoortzetting,0))</w:t>
        </w:r>
      </w:ins>
    </w:p>
    <w:p w14:paraId="35A377B1" w14:textId="40701642" w:rsidR="00AE7B70" w:rsidRDefault="00AE7B70" w:rsidP="00F60A06">
      <w:pPr>
        <w:pStyle w:val="ListParagraph"/>
        <w:numPr>
          <w:ilvl w:val="2"/>
          <w:numId w:val="78"/>
        </w:numPr>
        <w:rPr>
          <w:ins w:id="3602" w:author="Ronald Kocks (R)" w:date="2025-08-28T15:13:00Z" w16du:dateUtc="2025-08-28T13:13:00Z"/>
        </w:rPr>
      </w:pPr>
      <w:ins w:id="3603" w:author="Ronald Kocks (R)" w:date="2025-08-28T15:32:00Z" w16du:dateUtc="2025-08-28T13:32:00Z">
        <w:r w:rsidRPr="00AE7B70">
          <w:t>isGbrDlnWijzigEindDatumVoortzVrijwillig</w:t>
        </w:r>
        <w:r>
          <w:t xml:space="preserve"> = </w:t>
        </w:r>
        <w:r w:rsidR="006E5B45" w:rsidRPr="006E5B45">
          <w:t>datumAfr(dlnWijzigDatum,EVM)</w:t>
        </w:r>
      </w:ins>
    </w:p>
    <w:p w14:paraId="625617F7" w14:textId="113BBA4A" w:rsidR="00844952" w:rsidRDefault="00844952">
      <w:pPr>
        <w:pStyle w:val="ListParagraph"/>
        <w:numPr>
          <w:ilvl w:val="1"/>
          <w:numId w:val="6"/>
        </w:numPr>
        <w:rPr>
          <w:ins w:id="3604" w:author="Flory Koole" w:date="2025-01-21T17:40:00Z" w16du:dateUtc="2025-01-21T16:40:00Z"/>
          <w:del w:id="3605" w:author="Ronald Kocks (R)" w:date="2025-08-25T13:57:00Z" w16du:dateUtc="2025-08-25T11:57:00Z"/>
        </w:rPr>
        <w:pPrChange w:id="3606" w:author="Flory Koole" w:date="2025-01-21T17:56:00Z" w16du:dateUtc="2025-01-21T16:56:00Z">
          <w:pPr>
            <w:pStyle w:val="ListParagraph"/>
            <w:numPr>
              <w:numId w:val="6"/>
            </w:numPr>
            <w:ind w:hanging="360"/>
          </w:pPr>
        </w:pPrChange>
      </w:pPr>
    </w:p>
    <w:p w14:paraId="58493E3F" w14:textId="77777777" w:rsidR="005C79E3" w:rsidRDefault="005C79E3" w:rsidP="005C79E3">
      <w:pPr>
        <w:pStyle w:val="ListParagraph"/>
        <w:numPr>
          <w:ilvl w:val="0"/>
          <w:numId w:val="6"/>
        </w:numPr>
        <w:rPr>
          <w:ins w:id="3607" w:author="Flory Koole" w:date="2025-01-21T17:58:00Z" w16du:dateUtc="2025-01-21T16:58:00Z"/>
        </w:rPr>
      </w:pPr>
      <w:ins w:id="3608" w:author="Flory Koole" w:date="2025-01-21T17:40:00Z" w16du:dateUtc="2025-01-21T16:40:00Z">
        <w:r>
          <w:t>Bijzonderheden</w:t>
        </w:r>
      </w:ins>
    </w:p>
    <w:p w14:paraId="5D667908" w14:textId="36EB161A" w:rsidR="005E2F91" w:rsidRDefault="005E2F91" w:rsidP="00181DCA">
      <w:pPr>
        <w:pStyle w:val="ListParagraph"/>
        <w:numPr>
          <w:ilvl w:val="1"/>
          <w:numId w:val="6"/>
        </w:numPr>
        <w:rPr>
          <w:ins w:id="3609" w:author="Flory Koole" w:date="2025-01-21T18:16:00Z" w16du:dateUtc="2025-01-21T17:16:00Z"/>
          <w:del w:id="3610" w:author="Ronald Kocks (R)" w:date="2025-08-25T13:58:00Z" w16du:dateUtc="2025-08-25T11:58:00Z"/>
        </w:rPr>
      </w:pPr>
      <w:ins w:id="3611" w:author="Flory Koole" w:date="2025-01-21T17:58:00Z" w16du:dateUtc="2025-01-21T16:58:00Z">
        <w:r>
          <w:t xml:space="preserve">Gebeurtenis kan worden gebruikt voor </w:t>
        </w:r>
      </w:ins>
      <w:ins w:id="3612" w:author="Ronald Kocks (R)" w:date="2025-08-25T13:58:00Z" w16du:dateUtc="2025-08-25T11:58:00Z">
        <w:r w:rsidR="00943750">
          <w:t xml:space="preserve">aanvang vrijwillige voortzetting risicodekking </w:t>
        </w:r>
      </w:ins>
      <w:ins w:id="3613" w:author="Ronald Kocks (R)" w:date="2025-08-28T15:33:00Z" w16du:dateUtc="2025-08-28T13:33:00Z">
        <w:r w:rsidR="00B16D51">
          <w:t>en</w:t>
        </w:r>
      </w:ins>
      <w:ins w:id="3614" w:author="Ronald Kocks (R)" w:date="2025-08-25T13:58:00Z" w16du:dateUtc="2025-08-25T11:58:00Z">
        <w:r w:rsidR="00943750">
          <w:t xml:space="preserve"> muteren einddatum van vrijwillige voortzetting (risico en hele regeling).</w:t>
        </w:r>
      </w:ins>
      <w:ins w:id="3615" w:author="Flory Koole" w:date="2025-01-21T17:58:00Z" w16du:dateUtc="2025-01-21T16:58:00Z">
        <w:del w:id="3616" w:author="Ronald Kocks (R)" w:date="2025-08-25T13:58:00Z" w16du:dateUtc="2025-08-25T11:58:00Z">
          <w:r>
            <w:delText>zowel aanvang</w:delText>
          </w:r>
        </w:del>
        <w:del w:id="3617" w:author="Ronald Kocks (R)" w:date="2025-08-14T13:29:00Z" w16du:dateUtc="2025-08-14T11:29:00Z">
          <w:r>
            <w:delText>, wijziging en</w:delText>
          </w:r>
        </w:del>
        <w:del w:id="3618" w:author="Ronald Kocks (R)" w:date="2025-08-25T13:58:00Z" w16du:dateUtc="2025-08-25T11:58:00Z">
          <w:r w:rsidDel="00943750">
            <w:delText xml:space="preserve"> </w:delText>
          </w:r>
        </w:del>
        <w:del w:id="3619" w:author="Ronald Kocks (R)" w:date="2025-08-14T13:30:00Z" w16du:dateUtc="2025-08-14T11:30:00Z">
          <w:r>
            <w:delText xml:space="preserve">einde </w:delText>
          </w:r>
        </w:del>
        <w:del w:id="3620" w:author="Ronald Kocks (R)" w:date="2025-08-25T13:58:00Z" w16du:dateUtc="2025-08-25T11:58:00Z">
          <w:r>
            <w:delText>van vrijwillige</w:delText>
          </w:r>
          <w:r w:rsidR="000649AF">
            <w:delText xml:space="preserve"> voortzetting.</w:delText>
          </w:r>
        </w:del>
      </w:ins>
      <w:ins w:id="3621" w:author="Flory Koole" w:date="2025-01-21T17:59:00Z" w16du:dateUtc="2025-01-21T16:59:00Z">
        <w:del w:id="3622" w:author="Ronald Kocks (R)" w:date="2025-08-25T13:58:00Z" w16du:dateUtc="2025-08-25T11:58:00Z">
          <w:r w:rsidR="000649AF">
            <w:delText xml:space="preserve"> Er zijn </w:delText>
          </w:r>
          <w:r w:rsidR="000649AF" w:rsidRPr="00CD2FF5">
            <w:rPr>
              <w:highlight w:val="yellow"/>
              <w:rPrChange w:id="3623" w:author="Flory Koole" w:date="2025-01-21T17:59:00Z" w16du:dateUtc="2025-01-21T16:59:00Z">
                <w:rPr/>
              </w:rPrChange>
            </w:rPr>
            <w:delText>uitzonderinge</w:delText>
          </w:r>
          <w:r w:rsidR="00CD2FF5" w:rsidRPr="00CD2FF5">
            <w:rPr>
              <w:highlight w:val="yellow"/>
              <w:rPrChange w:id="3624" w:author="Flory Koole" w:date="2025-01-21T17:59:00Z" w16du:dateUtc="2025-01-21T16:59:00Z">
                <w:rPr/>
              </w:rPrChange>
            </w:rPr>
            <w:delText xml:space="preserve">n </w:delText>
          </w:r>
          <w:r w:rsidR="000649AF" w:rsidRPr="00CD2FF5">
            <w:rPr>
              <w:highlight w:val="yellow"/>
              <w:rPrChange w:id="3625" w:author="Flory Koole" w:date="2025-01-21T17:59:00Z" w16du:dateUtc="2025-01-21T16:59:00Z">
                <w:rPr/>
              </w:rPrChange>
            </w:rPr>
            <w:delText>voor BerPF</w:delText>
          </w:r>
        </w:del>
      </w:ins>
    </w:p>
    <w:p w14:paraId="44113ADB" w14:textId="4DD0CF84" w:rsidR="00F9072A" w:rsidRDefault="00F9072A" w:rsidP="00FD475A">
      <w:pPr>
        <w:pStyle w:val="ListParagraph"/>
        <w:numPr>
          <w:ilvl w:val="1"/>
          <w:numId w:val="6"/>
        </w:numPr>
        <w:rPr>
          <w:ins w:id="3626" w:author="Flory Koole" w:date="2025-01-21T17:59:00Z" w16du:dateUtc="2025-01-21T16:59:00Z"/>
        </w:rPr>
      </w:pPr>
      <w:ins w:id="3627" w:author="Flory Koole" w:date="2025-01-21T18:16:00Z" w16du:dateUtc="2025-01-21T17:16:00Z">
        <w:del w:id="3628" w:author="Ronald Kocks (R)" w:date="2025-08-25T13:58:00Z" w16du:dateUtc="2025-08-25T11:58:00Z">
          <w:r>
            <w:delText>Aanvang</w:delText>
          </w:r>
          <w:r w:rsidR="0003584B">
            <w:delText xml:space="preserve"> vrijwillige voortzetting begint niet met deze gebeurtenis</w:delText>
          </w:r>
          <w:r>
            <w:delText xml:space="preserve"> bij de deelnemer, maar bij gebeurtenis</w:delText>
          </w:r>
        </w:del>
        <w:del w:id="3629" w:author="Ronald Kocks (R)" w:date="2025-08-14T13:31:00Z" w16du:dateUtc="2025-08-14T11:31:00Z">
          <w:r>
            <w:delText xml:space="preserve"> </w:delText>
          </w:r>
        </w:del>
      </w:ins>
      <w:ins w:id="3630" w:author="Flory Koole" w:date="2025-01-21T18:17:00Z" w16du:dateUtc="2025-01-21T17:17:00Z">
        <w:del w:id="3631" w:author="Ronald Kocks (R)" w:date="2025-08-14T13:31:00Z" w16du:dateUtc="2025-08-14T11:31:00Z">
          <w:r w:rsidR="0003584B">
            <w:delText>speci</w:delText>
          </w:r>
          <w:r w:rsidR="000B04D5">
            <w:delText>fiek voor BerPF</w:delText>
          </w:r>
        </w:del>
        <w:del w:id="3632" w:author="Ronald Kocks (R)" w:date="2025-08-25T13:58:00Z" w16du:dateUtc="2025-08-25T11:58:00Z">
          <w:r w:rsidR="000B04D5">
            <w:delText xml:space="preserve"> </w:delText>
          </w:r>
        </w:del>
      </w:ins>
      <w:ins w:id="3633" w:author="Flory Koole" w:date="2025-01-21T18:16:00Z" w16du:dateUtc="2025-01-21T17:16:00Z">
        <w:del w:id="3634" w:author="Ronald Kocks (R)" w:date="2025-08-25T13:58:00Z" w16du:dateUtc="2025-08-25T11:58:00Z">
          <w:r>
            <w:delText>op dienstverband</w:delText>
          </w:r>
        </w:del>
      </w:ins>
    </w:p>
    <w:p w14:paraId="1A2CA539" w14:textId="41C59798" w:rsidR="00660B80" w:rsidRDefault="00C77942">
      <w:pPr>
        <w:pStyle w:val="ListParagraph"/>
        <w:numPr>
          <w:ilvl w:val="1"/>
          <w:numId w:val="6"/>
        </w:numPr>
        <w:rPr>
          <w:ins w:id="3635" w:author="Flory Koole (F)" w:date="2025-08-13T19:41:00Z" w16du:dateUtc="2025-08-13T17:41:00Z"/>
        </w:rPr>
        <w:pPrChange w:id="3636" w:author="Flory Koole (F)" w:date="2025-08-13T19:41:00Z" w16du:dateUtc="2025-08-13T17:41:00Z">
          <w:pPr>
            <w:pStyle w:val="ListParagraph"/>
            <w:numPr>
              <w:numId w:val="6"/>
            </w:numPr>
            <w:ind w:hanging="360"/>
          </w:pPr>
        </w:pPrChange>
      </w:pPr>
      <w:ins w:id="3637" w:author="Flory Koole (F)" w:date="2025-08-13T19:41:00Z" w16du:dateUtc="2025-08-13T17:41:00Z">
        <w:r>
          <w:t xml:space="preserve">Qwik doet geen controle op </w:t>
        </w:r>
        <w:r w:rsidR="00CF4F31">
          <w:t>hoogte van kapitaal</w:t>
        </w:r>
      </w:ins>
      <w:ins w:id="3638" w:author="Flory Koole (F)" w:date="2025-08-13T19:42:00Z" w16du:dateUtc="2025-08-13T17:42:00Z">
        <w:r w:rsidR="00CF4F31">
          <w:t xml:space="preserve"> voor Aanvang vrijwillige voortzetting risico</w:t>
        </w:r>
        <w:r w:rsidR="00430BF6">
          <w:t>. Oplossingsrichting hiervoor is a</w:t>
        </w:r>
      </w:ins>
      <w:ins w:id="3639" w:author="Flory Koole (F)" w:date="2025-08-13T19:41:00Z" w16du:dateUtc="2025-08-13T17:41:00Z">
        <w:r w:rsidR="00660B80" w:rsidRPr="005D5130">
          <w:t>lleen aanbieden als het kan</w:t>
        </w:r>
        <w:r w:rsidR="00660B80">
          <w:t xml:space="preserve"> </w:t>
        </w:r>
        <w:r w:rsidR="00660B80" w:rsidRPr="00660B80">
          <w:rPr>
            <w:rFonts w:ascii="Wingdings" w:eastAsia="Wingdings" w:hAnsi="Wingdings" w:cs="Wingdings"/>
          </w:rPr>
          <w:t>à</w:t>
        </w:r>
        <w:r w:rsidR="00660B80">
          <w:t xml:space="preserve"> rekenregel maken en beschikbaar stellen via </w:t>
        </w:r>
      </w:ins>
      <w:ins w:id="3640" w:author="Flory Koole (F)" w:date="2025-08-13T19:43:00Z" w16du:dateUtc="2025-08-13T17:43:00Z">
        <w:r w:rsidR="00F43445">
          <w:t>portaal extractie/</w:t>
        </w:r>
      </w:ins>
      <w:ins w:id="3641" w:author="Flory Koole (F)" w:date="2025-08-13T19:41:00Z" w16du:dateUtc="2025-08-13T17:41:00Z">
        <w:r w:rsidR="00660B80">
          <w:t xml:space="preserve">API: </w:t>
        </w:r>
        <w:r w:rsidR="00660B80" w:rsidRPr="005D5130">
          <w:t>of kapitaal onder (x keer) de afkoopgrens gaat vallen</w:t>
        </w:r>
      </w:ins>
      <w:ins w:id="3642" w:author="Ronald Kocks (R)" w:date="2025-08-14T13:33:00Z" w16du:dateUtc="2025-08-14T11:33:00Z">
        <w:r w:rsidR="00997D3C">
          <w:t xml:space="preserve">. Verwachting is dat het zelden voor gaat komen dat kapitaal </w:t>
        </w:r>
        <w:r w:rsidR="00E72D2E">
          <w:t>net boven de afkoopgrens ligt en deelnemer gaat kiezen voor vrijwillige voortzetting</w:t>
        </w:r>
        <w:r w:rsidR="009E010D">
          <w:t xml:space="preserve"> risico.</w:t>
        </w:r>
      </w:ins>
    </w:p>
    <w:p w14:paraId="6AE1D238" w14:textId="1DCF9205" w:rsidR="00CD2FF5" w:rsidRDefault="00393C31" w:rsidP="005E2F91">
      <w:pPr>
        <w:pStyle w:val="ListParagraph"/>
        <w:numPr>
          <w:ilvl w:val="1"/>
          <w:numId w:val="6"/>
        </w:numPr>
        <w:rPr>
          <w:ins w:id="3643" w:author="Flory Koole" w:date="2025-01-21T18:23:00Z" w16du:dateUtc="2025-01-21T17:23:00Z"/>
        </w:rPr>
      </w:pPr>
      <w:ins w:id="3644" w:author="Flory Koole" w:date="2025-01-21T18:05:00Z" w16du:dateUtc="2025-01-21T17:05:00Z">
        <w:r>
          <w:t>D</w:t>
        </w:r>
        <w:r w:rsidR="003A5BF3">
          <w:t xml:space="preserve">e </w:t>
        </w:r>
      </w:ins>
      <w:ins w:id="3645" w:author="Ronald Kocks (R)" w:date="2025-08-14T13:35:00Z" w16du:dateUtc="2025-08-14T11:35:00Z">
        <w:r w:rsidR="00891311">
          <w:t xml:space="preserve">keuze voor aanvang vrijwillige voortzetting </w:t>
        </w:r>
        <w:r w:rsidR="002729E8">
          <w:t>risico moet voor de einddatum van de automatische voortzetting worden doorgegeven (binnen 3/6</w:t>
        </w:r>
      </w:ins>
      <w:ins w:id="3646" w:author="Ronald Kocks (R)" w:date="2025-08-14T13:36:00Z" w16du:dateUtc="2025-08-14T11:36:00Z">
        <w:r w:rsidR="002729E8">
          <w:t xml:space="preserve"> </w:t>
        </w:r>
      </w:ins>
      <w:ins w:id="3647" w:author="Ronald Kocks (R)" w:date="2025-08-14T13:35:00Z" w16du:dateUtc="2025-08-14T11:35:00Z">
        <w:r w:rsidR="002729E8">
          <w:t>maanden)</w:t>
        </w:r>
      </w:ins>
      <w:ins w:id="3648" w:author="Ronald Kocks (R)" w:date="2025-08-14T13:44:00Z" w16du:dateUtc="2025-08-14T11:44:00Z">
        <w:r w:rsidR="00A326B0">
          <w:t>, zodat de gebeurtenis einde automatische voortzetting</w:t>
        </w:r>
      </w:ins>
      <w:ins w:id="3649" w:author="Ronald Kocks (R)" w:date="2025-08-14T13:36:00Z" w16du:dateUtc="2025-08-14T11:36:00Z">
        <w:r w:rsidR="002729E8">
          <w:t xml:space="preserve"> </w:t>
        </w:r>
      </w:ins>
      <w:ins w:id="3650" w:author="Ronald Kocks (R)" w:date="2025-08-14T13:44:00Z" w16du:dateUtc="2025-08-14T11:44:00Z">
        <w:r w:rsidR="00677578">
          <w:t xml:space="preserve">niet </w:t>
        </w:r>
      </w:ins>
      <w:ins w:id="3651" w:author="Ronald Kocks (R)" w:date="2025-08-14T13:45:00Z" w16du:dateUtc="2025-08-14T11:45:00Z">
        <w:r w:rsidR="00AA6494">
          <w:t xml:space="preserve">vanuit de voorspelbare gebeurtenissen </w:t>
        </w:r>
      </w:ins>
      <w:ins w:id="3652" w:author="Ronald Kocks (R)" w:date="2025-08-14T13:44:00Z" w16du:dateUtc="2025-08-14T11:44:00Z">
        <w:r w:rsidR="00677578">
          <w:t>wordt aangemaakt.</w:t>
        </w:r>
        <w:r w:rsidR="0024005B">
          <w:t xml:space="preserve"> </w:t>
        </w:r>
      </w:ins>
      <w:ins w:id="3653" w:author="Ronald Kocks (R)" w:date="2025-08-14T13:46:00Z" w16du:dateUtc="2025-08-14T11:46:00Z">
        <w:r w:rsidR="0037331D">
          <w:t xml:space="preserve">Anders kan de </w:t>
        </w:r>
        <w:r w:rsidR="007A1CDD">
          <w:t>risicoaanspraak niet</w:t>
        </w:r>
        <w:r w:rsidR="0037331D">
          <w:t xml:space="preserve"> </w:t>
        </w:r>
        <w:r w:rsidR="007E7BD3">
          <w:t>worden vastgesteld.</w:t>
        </w:r>
      </w:ins>
      <w:ins w:id="3654" w:author="Ronald Kocks (R)" w:date="2025-08-14T13:44:00Z" w16du:dateUtc="2025-08-14T11:44:00Z">
        <w:r w:rsidR="002C58CE">
          <w:t xml:space="preserve"> </w:t>
        </w:r>
      </w:ins>
      <w:ins w:id="3655" w:author="Flory Koole" w:date="2025-01-21T18:05:00Z">
        <w:del w:id="3656" w:author="Ronald Kocks (R)" w:date="2025-08-14T13:46:00Z" w16du:dateUtc="2025-08-14T11:46:00Z">
          <w:r w:rsidR="003A5BF3" w:rsidRPr="003A5BF3">
            <w:delText xml:space="preserve">aanvangsdatum moet </w:delText>
          </w:r>
        </w:del>
      </w:ins>
      <w:ins w:id="3657" w:author="Flory Koole" w:date="2025-01-21T18:06:00Z" w16du:dateUtc="2025-01-21T17:06:00Z">
        <w:del w:id="3658" w:author="Ronald Kocks (R)" w:date="2025-08-14T13:46:00Z" w16du:dateUtc="2025-08-14T11:46:00Z">
          <w:r w:rsidR="003A5BF3">
            <w:delText>op of voor</w:delText>
          </w:r>
        </w:del>
      </w:ins>
      <w:ins w:id="3659" w:author="Flory Koole" w:date="2025-01-21T18:05:00Z">
        <w:del w:id="3660" w:author="Ronald Kocks (R)" w:date="2025-08-14T13:46:00Z" w16du:dateUtc="2025-08-14T11:46:00Z">
          <w:r w:rsidR="003A5BF3" w:rsidRPr="003A5BF3">
            <w:delText xml:space="preserve"> dlnEindDatumAutoVoortzetting</w:delText>
          </w:r>
        </w:del>
      </w:ins>
      <w:ins w:id="3661" w:author="Flory Koole" w:date="2025-01-21T18:06:00Z" w16du:dateUtc="2025-01-21T17:06:00Z">
        <w:del w:id="3662" w:author="Ronald Kocks (R)" w:date="2025-08-14T13:46:00Z" w16du:dateUtc="2025-08-14T11:46:00Z">
          <w:r w:rsidR="004018B2">
            <w:delText xml:space="preserve"> liggen. </w:delText>
          </w:r>
        </w:del>
      </w:ins>
      <w:ins w:id="3663" w:author="Flory Koole" w:date="2025-01-21T18:07:00Z" w16du:dateUtc="2025-01-21T17:07:00Z">
        <w:del w:id="3664" w:author="Ronald Kocks (R)" w:date="2025-08-14T13:46:00Z" w16du:dateUtc="2025-08-14T11:46:00Z">
          <w:r w:rsidR="00BC1F24">
            <w:delText>Als dit niet het geval is, dan wo</w:delText>
          </w:r>
          <w:r w:rsidR="00582724">
            <w:delText xml:space="preserve">rdt vanuit de voorspelbare gebeurtenissen de </w:delText>
          </w:r>
        </w:del>
      </w:ins>
      <w:ins w:id="3665" w:author="Flory Koole" w:date="2025-01-21T18:08:00Z" w16du:dateUtc="2025-01-21T17:08:00Z">
        <w:del w:id="3666" w:author="Ronald Kocks (R)" w:date="2025-08-14T13:46:00Z" w16du:dateUtc="2025-08-14T11:46:00Z">
          <w:r w:rsidR="00582724">
            <w:delText xml:space="preserve">gebeurtenis </w:delText>
          </w:r>
          <w:r w:rsidR="00582724" w:rsidRPr="00582724">
            <w:delText>Einde automatische voortzetting</w:delText>
          </w:r>
          <w:r w:rsidR="00582724">
            <w:delText xml:space="preserve"> aangemaakt</w:delText>
          </w:r>
        </w:del>
      </w:ins>
    </w:p>
    <w:p w14:paraId="75A5F8E1" w14:textId="3E9E0E7F" w:rsidR="00B43B29" w:rsidRDefault="00731F67">
      <w:pPr>
        <w:pStyle w:val="ListParagraph"/>
        <w:numPr>
          <w:ilvl w:val="1"/>
          <w:numId w:val="6"/>
        </w:numPr>
        <w:rPr>
          <w:ins w:id="3667" w:author="Ronald Kocks (R)" w:date="2025-08-28T15:33:00Z" w16du:dateUtc="2025-08-28T13:33:00Z"/>
        </w:rPr>
      </w:pPr>
      <w:ins w:id="3668" w:author="Flory Koole" w:date="2025-01-21T18:23:00Z" w16du:dateUtc="2025-01-21T17:23:00Z">
        <w:r>
          <w:t>Einde vrijwillige voortzetting</w:t>
        </w:r>
      </w:ins>
      <w:ins w:id="3669" w:author="Ronald Kocks (R)" w:date="2025-08-14T13:49:00Z" w16du:dateUtc="2025-08-14T11:49:00Z">
        <w:r w:rsidR="00B43B29" w:rsidRPr="00B43B29">
          <w:t xml:space="preserve"> </w:t>
        </w:r>
        <w:r w:rsidR="005A21BA">
          <w:t>(muteren einddatum)</w:t>
        </w:r>
      </w:ins>
      <w:ins w:id="3670" w:author="Flory Koole" w:date="2025-01-21T18:23:00Z">
        <w:r w:rsidR="00B43B29" w:rsidRPr="00B43B29">
          <w:t xml:space="preserve"> </w:t>
        </w:r>
      </w:ins>
      <w:ins w:id="3671" w:author="Flory Koole" w:date="2025-01-21T18:23:00Z" w16du:dateUtc="2025-01-21T17:23:00Z">
        <w:r>
          <w:t xml:space="preserve">kan </w:t>
        </w:r>
      </w:ins>
      <w:ins w:id="3672" w:author="Flory Koole" w:date="2025-01-21T18:23:00Z">
        <w:r w:rsidR="00B43B29" w:rsidRPr="00B43B29">
          <w:t xml:space="preserve">door handmatig aangeven, maar </w:t>
        </w:r>
      </w:ins>
      <w:ins w:id="3673" w:author="Flory Koole" w:date="2025-01-21T18:23:00Z" w16du:dateUtc="2025-01-21T17:23:00Z">
        <w:r>
          <w:t xml:space="preserve">gebeurt </w:t>
        </w:r>
      </w:ins>
      <w:ins w:id="3674" w:author="Flory Koole" w:date="2025-01-21T18:23:00Z">
        <w:r w:rsidR="00B43B29" w:rsidRPr="00B43B29">
          <w:t>automatisch bij pensionering</w:t>
        </w:r>
      </w:ins>
      <w:ins w:id="3675" w:author="Ronald Kocks (R)" w:date="2025-08-14T13:47:00Z" w16du:dateUtc="2025-08-14T11:47:00Z">
        <w:r w:rsidR="00B43B29" w:rsidRPr="00B43B29">
          <w:t xml:space="preserve">, </w:t>
        </w:r>
        <w:r w:rsidR="00814507">
          <w:t>einde relatie, overlijden</w:t>
        </w:r>
      </w:ins>
      <w:ins w:id="3676" w:author="Ronald Kocks (R)" w:date="2025-08-14T13:48:00Z" w16du:dateUtc="2025-08-14T11:48:00Z">
        <w:r w:rsidR="009661AE">
          <w:t xml:space="preserve"> (partner) en</w:t>
        </w:r>
      </w:ins>
      <w:ins w:id="3677" w:author="Ronald Kocks (R)" w:date="2025-08-14T13:47:00Z" w16du:dateUtc="2025-08-14T11:47:00Z">
        <w:r w:rsidR="00B43B29" w:rsidRPr="00B43B29">
          <w:t xml:space="preserve"> </w:t>
        </w:r>
        <w:r w:rsidR="002740A5">
          <w:t>herindienst</w:t>
        </w:r>
      </w:ins>
      <w:ins w:id="3678" w:author="Flory Koole" w:date="2025-01-21T18:23:00Z">
        <w:r w:rsidR="00B43B29" w:rsidRPr="00B43B29">
          <w:t>, dan wordt dlnVrijwilligeVoortzetting = 0</w:t>
        </w:r>
      </w:ins>
    </w:p>
    <w:p w14:paraId="62CB5DCB" w14:textId="577D1D23" w:rsidR="003020AA" w:rsidRDefault="00586524">
      <w:pPr>
        <w:pStyle w:val="ListParagraph"/>
        <w:numPr>
          <w:ilvl w:val="1"/>
          <w:numId w:val="6"/>
        </w:numPr>
        <w:rPr>
          <w:ins w:id="3679" w:author="Flory Koole" w:date="2025-05-12T18:12:00Z" w16du:dateUtc="2025-05-12T16:12:00Z"/>
        </w:rPr>
      </w:pPr>
      <w:ins w:id="3680" w:author="Ronald Kocks (R)" w:date="2025-08-28T15:33:00Z" w16du:dateUtc="2025-08-28T13:33:00Z">
        <w:r>
          <w:t>Ver</w:t>
        </w:r>
      </w:ins>
      <w:ins w:id="3681" w:author="Ronald Kocks (R)" w:date="2025-08-28T15:34:00Z" w16du:dateUtc="2025-08-28T13:34:00Z">
        <w:r>
          <w:t xml:space="preserve">lengen van de einddatum </w:t>
        </w:r>
      </w:ins>
      <w:ins w:id="3682" w:author="Ronald Kocks (R)" w:date="2025-08-28T15:35:00Z" w16du:dateUtc="2025-08-28T13:35:00Z">
        <w:r w:rsidR="00203E79">
          <w:t xml:space="preserve">kan enkel in het geval </w:t>
        </w:r>
        <w:r w:rsidR="001B0DE2">
          <w:t>van voortzetting van de hele regeling</w:t>
        </w:r>
        <w:r w:rsidR="00FF35B1">
          <w:t>. In dat geval dient dlnEind</w:t>
        </w:r>
      </w:ins>
      <w:ins w:id="3683" w:author="Ronald Kocks (R)" w:date="2025-08-28T15:36:00Z" w16du:dateUtc="2025-08-28T13:36:00Z">
        <w:r w:rsidR="00B16BC8">
          <w:t xml:space="preserve">DatumVrijwilligeVoortzetting te worden meegegeven. </w:t>
        </w:r>
      </w:ins>
    </w:p>
    <w:p w14:paraId="10F0F4E8" w14:textId="77777777" w:rsidR="00B37B47" w:rsidRDefault="00B37B47" w:rsidP="00B37B47">
      <w:pPr>
        <w:pStyle w:val="ListParagraph"/>
        <w:numPr>
          <w:ilvl w:val="1"/>
          <w:numId w:val="6"/>
        </w:numPr>
        <w:spacing w:before="0" w:after="0" w:line="240" w:lineRule="auto"/>
        <w:contextualSpacing w:val="0"/>
        <w:rPr>
          <w:ins w:id="3684" w:author="Flory Koole" w:date="2025-05-12T18:12:00Z" w16du:dateUtc="2025-05-12T16:12:00Z"/>
          <w:del w:id="3685" w:author="Ronald Kocks (R)" w:date="2025-08-14T13:48:00Z" w16du:dateUtc="2025-08-14T11:48:00Z"/>
          <w:rFonts w:eastAsia="Times New Roman" w:cs="Calibri"/>
        </w:rPr>
      </w:pPr>
      <w:ins w:id="3686" w:author="Flory Koole" w:date="2025-05-12T18:12:00Z" w16du:dateUtc="2025-05-12T16:12:00Z">
        <w:del w:id="3687" w:author="Ronald Kocks (R)" w:date="2025-08-14T13:48:00Z" w16du:dateUtc="2025-08-14T11:48:00Z">
          <w:r>
            <w:rPr>
              <w:rFonts w:eastAsia="Times New Roman" w:cs="Calibri"/>
            </w:rPr>
            <w:delText>Aanvang met grondslag op deelnemer berekend, maar ook in te vullen</w:delText>
          </w:r>
        </w:del>
      </w:ins>
    </w:p>
    <w:p w14:paraId="06F035C3" w14:textId="7500316F" w:rsidR="00B37B47" w:rsidRDefault="00B37B47" w:rsidP="00B37B47">
      <w:pPr>
        <w:pStyle w:val="ListParagraph"/>
        <w:numPr>
          <w:ilvl w:val="1"/>
          <w:numId w:val="6"/>
        </w:numPr>
        <w:spacing w:before="0" w:after="0" w:line="240" w:lineRule="auto"/>
        <w:contextualSpacing w:val="0"/>
        <w:rPr>
          <w:ins w:id="3688" w:author="Flory Koole" w:date="2025-05-12T18:12:00Z" w16du:dateUtc="2025-05-12T16:12:00Z"/>
          <w:del w:id="3689" w:author="Ronald Kocks (R)" w:date="2025-08-14T13:48:00Z" w16du:dateUtc="2025-08-14T11:48:00Z"/>
          <w:rFonts w:eastAsia="Times New Roman" w:cs="Calibri"/>
        </w:rPr>
      </w:pPr>
      <w:ins w:id="3690" w:author="Flory Koole" w:date="2025-05-12T18:12:00Z" w16du:dateUtc="2025-05-12T16:12:00Z">
        <w:del w:id="3691" w:author="Ronald Kocks (R)" w:date="2025-08-14T13:48:00Z" w16du:dateUtc="2025-08-14T11:48:00Z">
          <w:r>
            <w:rPr>
              <w:rFonts w:eastAsia="Times New Roman" w:cs="Calibri"/>
            </w:rPr>
            <w:delText>Risicopremie berekend o.b.v. aparte leeftijdsafhankelijke tabel</w:delText>
          </w:r>
        </w:del>
      </w:ins>
      <w:ins w:id="3692" w:author="Flory Koole" w:date="2025-05-12T18:13:00Z" w16du:dateUtc="2025-05-12T16:13:00Z">
        <w:del w:id="3693" w:author="Ronald Kocks (R)" w:date="2025-08-14T13:48:00Z" w16du:dateUtc="2025-08-14T11:48:00Z">
          <w:r w:rsidR="0034405A">
            <w:rPr>
              <w:rFonts w:eastAsia="Times New Roman" w:cs="Calibri"/>
            </w:rPr>
            <w:delText>, input in te lezen</w:delText>
          </w:r>
        </w:del>
      </w:ins>
    </w:p>
    <w:p w14:paraId="45EA6A75" w14:textId="77777777" w:rsidR="005C79E3" w:rsidDel="007448E4" w:rsidRDefault="005C79E3" w:rsidP="008926F8">
      <w:pPr>
        <w:rPr>
          <w:ins w:id="3694" w:author="Flory Koole" w:date="2025-01-21T18:29:00Z" w16du:dateUtc="2025-01-21T17:29:00Z"/>
          <w:del w:id="3695" w:author="Flory Koole (F)" w:date="2025-08-13T20:31:00Z" w16du:dateUtc="2025-08-13T18:31:00Z"/>
        </w:rPr>
      </w:pPr>
    </w:p>
    <w:p w14:paraId="1638387D" w14:textId="77777777" w:rsidR="00C25B42" w:rsidRDefault="00C25B42" w:rsidP="008926F8">
      <w:pPr>
        <w:rPr>
          <w:ins w:id="3696" w:author="Flory Koole" w:date="2025-01-21T18:19:00Z" w16du:dateUtc="2025-01-21T17:19:00Z"/>
        </w:rPr>
      </w:pPr>
    </w:p>
    <w:p w14:paraId="24A331D9" w14:textId="1C9B2C5C" w:rsidR="00EB77A6" w:rsidRDefault="00EB77A6">
      <w:pPr>
        <w:pStyle w:val="Heading3"/>
        <w:rPr>
          <w:ins w:id="3697" w:author="Flory Koole" w:date="2025-01-21T18:19:00Z" w16du:dateUtc="2025-01-21T17:19:00Z"/>
        </w:rPr>
        <w:pPrChange w:id="3698" w:author="Flory Koole" w:date="2025-01-21T18:19:00Z" w16du:dateUtc="2025-01-21T17:19:00Z">
          <w:pPr/>
        </w:pPrChange>
      </w:pPr>
      <w:bookmarkStart w:id="3699" w:name="_Toc983213582"/>
      <w:ins w:id="3700" w:author="Flory Koole" w:date="2025-01-21T18:19:00Z">
        <w:del w:id="3701" w:author="Flory Koole (F)" w:date="2025-08-13T20:25:00Z" w16du:dateUtc="2025-08-13T18:25:00Z">
          <w:r w:rsidDel="00302C6D">
            <w:delText>Onttrekking premie</w:delText>
          </w:r>
        </w:del>
      </w:ins>
      <w:bookmarkStart w:id="3702" w:name="_Toc1384432526"/>
      <w:ins w:id="3703" w:author="Flory Koole (F)" w:date="2025-08-13T20:25:00Z" w16du:dateUtc="2025-08-13T18:25:00Z">
        <w:r w:rsidR="00302C6D">
          <w:t>Kosten</w:t>
        </w:r>
      </w:ins>
      <w:ins w:id="3704" w:author="Flory Koole" w:date="2025-01-21T18:19:00Z">
        <w:r>
          <w:t xml:space="preserve"> vrijwillige voortzetting (rek)</w:t>
        </w:r>
      </w:ins>
      <w:bookmarkEnd w:id="3699"/>
      <w:bookmarkEnd w:id="3702"/>
    </w:p>
    <w:p w14:paraId="4A781868" w14:textId="77777777" w:rsidR="006203D6" w:rsidRDefault="006203D6" w:rsidP="006203D6">
      <w:pPr>
        <w:rPr>
          <w:ins w:id="3705" w:author="Flory Koole" w:date="2025-01-21T18:19:00Z" w16du:dateUtc="2025-01-21T17:19:00Z"/>
        </w:rPr>
      </w:pPr>
      <w:ins w:id="3706" w:author="Flory Koole" w:date="2025-01-21T18:19:00Z" w16du:dateUtc="2025-01-21T17:19:00Z">
        <w:r>
          <w:t>Relevante zaken m.b.t. deze gebeurtenis:</w:t>
        </w:r>
      </w:ins>
    </w:p>
    <w:p w14:paraId="7C4D2059" w14:textId="734DD9EA" w:rsidR="006203D6" w:rsidRDefault="006203D6" w:rsidP="006203D6">
      <w:pPr>
        <w:pStyle w:val="ListParagraph"/>
        <w:numPr>
          <w:ilvl w:val="0"/>
          <w:numId w:val="6"/>
        </w:numPr>
        <w:rPr>
          <w:ins w:id="3707" w:author="Flory Koole (F)" w:date="2025-08-13T20:26:00Z" w16du:dateUtc="2025-08-13T18:26:00Z"/>
        </w:rPr>
      </w:pPr>
      <w:ins w:id="3708" w:author="Flory Koole" w:date="2025-01-21T18:19:00Z" w16du:dateUtc="2025-01-21T17:19:00Z">
        <w:r>
          <w:t xml:space="preserve">Afleidbaar of opdrachtvolgend: </w:t>
        </w:r>
        <w:del w:id="3709" w:author="Flory Koole (F)" w:date="2025-08-13T20:26:00Z" w16du:dateUtc="2025-08-13T18:26:00Z">
          <w:r w:rsidDel="00302C6D">
            <w:delText>afleidbaar intern</w:delText>
          </w:r>
        </w:del>
      </w:ins>
      <w:ins w:id="3710" w:author="Flory Koole (F)" w:date="2025-08-13T20:26:00Z" w16du:dateUtc="2025-08-13T18:26:00Z">
        <w:r w:rsidR="00302C6D">
          <w:t>opdrachtvolgend</w:t>
        </w:r>
      </w:ins>
    </w:p>
    <w:p w14:paraId="0311E5FA" w14:textId="1EFCD185" w:rsidR="006D362B" w:rsidRDefault="006D362B">
      <w:pPr>
        <w:pStyle w:val="ListParagraph"/>
        <w:numPr>
          <w:ilvl w:val="1"/>
          <w:numId w:val="6"/>
        </w:numPr>
        <w:rPr>
          <w:ins w:id="3711" w:author="Flory Koole" w:date="2025-01-21T18:19:00Z" w16du:dateUtc="2025-01-21T17:19:00Z"/>
        </w:rPr>
        <w:pPrChange w:id="3712" w:author="Flory Koole (F)" w:date="2025-08-13T20:26:00Z" w16du:dateUtc="2025-08-13T18:26:00Z">
          <w:pPr>
            <w:pStyle w:val="ListParagraph"/>
            <w:numPr>
              <w:numId w:val="6"/>
            </w:numPr>
            <w:ind w:hanging="360"/>
          </w:pPr>
        </w:pPrChange>
      </w:pPr>
      <w:ins w:id="3713" w:author="Flory Koole (F)" w:date="2025-08-13T20:26:00Z" w16du:dateUtc="2025-08-13T18:26:00Z">
        <w:r>
          <w:t>Wordt aangemaakt bij de opdracht voor de kostenonttrekking die wordt geactiveerd in het allocatieproces</w:t>
        </w:r>
      </w:ins>
      <w:ins w:id="3714" w:author="Flory Koole (F)" w:date="2025-08-13T20:27:00Z" w16du:dateUtc="2025-08-13T18:27:00Z">
        <w:r w:rsidR="003C3BE8">
          <w:t xml:space="preserve"> ultimo maand (grote order, type = 2)</w:t>
        </w:r>
      </w:ins>
    </w:p>
    <w:p w14:paraId="35DEFCFB" w14:textId="77777777" w:rsidR="006203D6" w:rsidRDefault="006203D6" w:rsidP="006203D6">
      <w:pPr>
        <w:pStyle w:val="ListParagraph"/>
        <w:numPr>
          <w:ilvl w:val="0"/>
          <w:numId w:val="6"/>
        </w:numPr>
        <w:rPr>
          <w:ins w:id="3715" w:author="Flory Koole" w:date="2025-01-21T18:19:00Z" w16du:dateUtc="2025-01-21T17:19:00Z"/>
        </w:rPr>
      </w:pPr>
      <w:ins w:id="3716" w:author="Flory Koole" w:date="2025-01-21T18:19:00Z" w16du:dateUtc="2025-01-21T17:19:00Z">
        <w:r>
          <w:t>Invoer en controles</w:t>
        </w:r>
      </w:ins>
    </w:p>
    <w:p w14:paraId="66C8B5E8" w14:textId="7D1E0C38" w:rsidR="006203D6" w:rsidRDefault="006203D6" w:rsidP="006203D6">
      <w:pPr>
        <w:pStyle w:val="ListParagraph"/>
        <w:numPr>
          <w:ilvl w:val="1"/>
          <w:numId w:val="6"/>
        </w:numPr>
        <w:rPr>
          <w:ins w:id="3717" w:author="Flory Koole" w:date="2025-01-21T18:19:00Z" w16du:dateUtc="2025-01-21T17:19:00Z"/>
        </w:rPr>
      </w:pPr>
      <w:ins w:id="3718" w:author="Flory Koole" w:date="2025-01-21T18:19:00Z" w16du:dateUtc="2025-01-21T17:19:00Z">
        <w:r>
          <w:t xml:space="preserve">De gebeurtenis wordt aangemaakt als </w:t>
        </w:r>
      </w:ins>
      <w:ins w:id="3719" w:author="Flory Koole" w:date="2025-01-21T18:20:00Z" w16du:dateUtc="2025-01-21T17:20:00Z">
        <w:r w:rsidR="00D03A2C" w:rsidRPr="000A501A">
          <w:t>dlnVrijwilligeVoortzetting</w:t>
        </w:r>
        <w:r w:rsidR="00D03A2C">
          <w:t xml:space="preserve"> = 1 (alleen risico)</w:t>
        </w:r>
        <w:r w:rsidR="00E839AE">
          <w:t xml:space="preserve"> en de beleggingswaarde &gt; risicopremieVoortzetting</w:t>
        </w:r>
      </w:ins>
    </w:p>
    <w:p w14:paraId="3CF76F9B" w14:textId="220BBA44" w:rsidR="006203D6" w:rsidRDefault="006203D6" w:rsidP="006203D6">
      <w:pPr>
        <w:pStyle w:val="ListParagraph"/>
        <w:numPr>
          <w:ilvl w:val="0"/>
          <w:numId w:val="6"/>
        </w:numPr>
        <w:rPr>
          <w:ins w:id="3720" w:author="Flory Koole" w:date="2025-01-21T18:19:00Z" w16du:dateUtc="2025-01-21T17:19:00Z"/>
        </w:rPr>
      </w:pPr>
      <w:ins w:id="3721" w:author="Flory Koole" w:date="2025-01-21T18:19:00Z" w16du:dateUtc="2025-01-21T17:19:00Z">
        <w:r>
          <w:t>Overgangen in profielen</w:t>
        </w:r>
      </w:ins>
      <w:ins w:id="3722" w:author="Flory Koole" w:date="2025-01-21T18:21:00Z" w16du:dateUtc="2025-01-21T17:21:00Z">
        <w:r w:rsidR="00E54BD5">
          <w:t>: voor niet-beëindigde beleggingsrekening</w:t>
        </w:r>
      </w:ins>
    </w:p>
    <w:p w14:paraId="2473B203" w14:textId="77777777" w:rsidR="006203D6" w:rsidRDefault="006203D6" w:rsidP="006203D6">
      <w:pPr>
        <w:pStyle w:val="ListParagraph"/>
        <w:numPr>
          <w:ilvl w:val="0"/>
          <w:numId w:val="6"/>
        </w:numPr>
        <w:rPr>
          <w:ins w:id="3723" w:author="Flory Koole" w:date="2025-01-21T18:19:00Z" w16du:dateUtc="2025-01-21T17:19:00Z"/>
        </w:rPr>
      </w:pPr>
      <w:ins w:id="3724" w:author="Flory Koole" w:date="2025-01-21T18:19:00Z" w16du:dateUtc="2025-01-21T17:19:00Z">
        <w:r>
          <w:t>Koppelingen: geen</w:t>
        </w:r>
      </w:ins>
    </w:p>
    <w:p w14:paraId="3F31DE46" w14:textId="77777777" w:rsidR="006203D6" w:rsidRDefault="006203D6" w:rsidP="006203D6">
      <w:pPr>
        <w:pStyle w:val="ListParagraph"/>
        <w:numPr>
          <w:ilvl w:val="0"/>
          <w:numId w:val="6"/>
        </w:numPr>
        <w:rPr>
          <w:ins w:id="3725" w:author="Flory Koole" w:date="2025-01-21T18:19:00Z" w16du:dateUtc="2025-01-21T17:19:00Z"/>
        </w:rPr>
      </w:pPr>
      <w:ins w:id="3726" w:author="Flory Koole" w:date="2025-01-21T18:19:00Z" w16du:dateUtc="2025-01-21T17:19:00Z">
        <w:r>
          <w:t>Speciale berekeningen</w:t>
        </w:r>
      </w:ins>
    </w:p>
    <w:p w14:paraId="47875799" w14:textId="406B691A" w:rsidR="009B7F23" w:rsidRPr="007E2287" w:rsidRDefault="0081720D">
      <w:pPr>
        <w:pStyle w:val="ListParagraph"/>
        <w:numPr>
          <w:ilvl w:val="1"/>
          <w:numId w:val="6"/>
        </w:numPr>
        <w:rPr>
          <w:ins w:id="3727" w:author="Flory Koole (F)" w:date="2025-08-13T20:06:00Z" w16du:dateUtc="2025-08-13T18:06:00Z"/>
        </w:rPr>
        <w:pPrChange w:id="3728" w:author="Flory Koole (F)" w:date="2025-08-13T20:06:00Z" w16du:dateUtc="2025-08-13T18:06:00Z">
          <w:pPr>
            <w:pStyle w:val="ListParagraph"/>
            <w:numPr>
              <w:numId w:val="6"/>
            </w:numPr>
            <w:ind w:hanging="360"/>
          </w:pPr>
        </w:pPrChange>
      </w:pPr>
      <w:commentRangeStart w:id="3729"/>
      <w:ins w:id="3730" w:author="Flory Koole" w:date="2025-01-21T18:21:00Z" w16du:dateUtc="2025-01-21T17:21:00Z">
        <w:del w:id="3731" w:author="Flory Koole (F)" w:date="2025-08-13T20:06:00Z" w16du:dateUtc="2025-08-13T18:06:00Z">
          <w:r w:rsidDel="002E2025">
            <w:delText>Nog vullen</w:delText>
          </w:r>
        </w:del>
      </w:ins>
      <w:commentRangeEnd w:id="3729"/>
      <w:ins w:id="3732" w:author="Flory Koole" w:date="2025-01-21T18:22:00Z" w16du:dateUtc="2025-01-21T17:22:00Z">
        <w:del w:id="3733" w:author="Flory Koole (F)" w:date="2025-08-13T20:06:00Z" w16du:dateUtc="2025-08-13T18:06:00Z">
          <w:r w:rsidR="00EA3E97" w:rsidDel="002E2025">
            <w:rPr>
              <w:rStyle w:val="CommentReference"/>
              <w:szCs w:val="22"/>
            </w:rPr>
            <w:commentReference w:id="3729"/>
          </w:r>
        </w:del>
      </w:ins>
      <w:ins w:id="3734" w:author="Flory Koole (F)" w:date="2025-08-13T20:06:00Z" w16du:dateUtc="2025-08-13T18:06:00Z">
        <w:r w:rsidR="009B7F23">
          <w:t xml:space="preserve">Premie </w:t>
        </w:r>
        <w:r w:rsidR="002E2025">
          <w:t>=</w:t>
        </w:r>
        <w:r w:rsidR="009B7F23" w:rsidRPr="007E2287">
          <w:t xml:space="preserve"> </w:t>
        </w:r>
        <w:r w:rsidR="009B7F23">
          <w:rPr>
            <w:rFonts w:eastAsia="Times New Roman"/>
          </w:rPr>
          <w:t>premiepercentage</w:t>
        </w:r>
      </w:ins>
      <w:ins w:id="3735" w:author="Flory Koole (F)" w:date="2025-08-13T20:20:00Z" w16du:dateUtc="2025-08-13T18:20:00Z">
        <w:r w:rsidR="00150E74">
          <w:rPr>
            <w:rFonts w:eastAsia="Times New Roman"/>
          </w:rPr>
          <w:t>Tabel</w:t>
        </w:r>
      </w:ins>
      <w:ins w:id="3736" w:author="Flory Koole (F)" w:date="2025-08-13T20:06:00Z" w16du:dateUtc="2025-08-13T18:06:00Z">
        <w:r w:rsidR="009B7F23">
          <w:rPr>
            <w:rFonts w:eastAsia="Times New Roman"/>
          </w:rPr>
          <w:t xml:space="preserve"> * dbDlnBereikbaarLPPRF</w:t>
        </w:r>
      </w:ins>
    </w:p>
    <w:p w14:paraId="46917EF9" w14:textId="5C2369E8" w:rsidR="009B7F23" w:rsidRPr="007E2287" w:rsidRDefault="009B7F23">
      <w:pPr>
        <w:pStyle w:val="ListParagraph"/>
        <w:numPr>
          <w:ilvl w:val="2"/>
          <w:numId w:val="6"/>
        </w:numPr>
        <w:rPr>
          <w:ins w:id="3737" w:author="Flory Koole (F)" w:date="2025-08-13T20:06:00Z" w16du:dateUtc="2025-08-13T18:06:00Z"/>
        </w:rPr>
        <w:pPrChange w:id="3738" w:author="Flory Koole (F)" w:date="2025-08-13T20:07:00Z" w16du:dateUtc="2025-08-13T18:07:00Z">
          <w:pPr>
            <w:pStyle w:val="ListParagraph"/>
            <w:numPr>
              <w:numId w:val="6"/>
            </w:numPr>
            <w:ind w:hanging="360"/>
          </w:pPr>
        </w:pPrChange>
      </w:pPr>
      <w:ins w:id="3739" w:author="Flory Koole (F)" w:date="2025-08-13T20:06:00Z" w16du:dateUtc="2025-08-13T18:06:00Z">
        <w:r w:rsidRPr="007E2287">
          <w:t>Optie</w:t>
        </w:r>
        <w:r w:rsidR="002E2025">
          <w:t xml:space="preserve"> (maatwerk inrichting</w:t>
        </w:r>
      </w:ins>
      <w:ins w:id="3740" w:author="Flory Koole (F)" w:date="2025-08-13T20:07:00Z" w16du:dateUtc="2025-08-13T18:07:00Z">
        <w:r w:rsidR="002E2025">
          <w:t>)</w:t>
        </w:r>
      </w:ins>
      <w:ins w:id="3741" w:author="Flory Koole (F)" w:date="2025-08-13T20:06:00Z" w16du:dateUtc="2025-08-13T18:06:00Z">
        <w:r w:rsidRPr="007E2287">
          <w:t xml:space="preserve">: </w:t>
        </w:r>
      </w:ins>
      <w:ins w:id="3742" w:author="Flory Koole (F)" w:date="2025-08-13T20:07:00Z" w16du:dateUtc="2025-08-13T18:07:00Z">
        <w:r w:rsidR="006631E3">
          <w:t>Premie =</w:t>
        </w:r>
        <w:r w:rsidR="006631E3" w:rsidRPr="007E2287">
          <w:t xml:space="preserve"> </w:t>
        </w:r>
        <w:r w:rsidR="006631E3" w:rsidRPr="00940575">
          <w:rPr>
            <w:rFonts w:eastAsia="Times New Roman"/>
          </w:rPr>
          <w:t xml:space="preserve">premiepercentage * dbDlnBereikbaarLPPRF </w:t>
        </w:r>
      </w:ins>
      <w:ins w:id="3743" w:author="Flory Koole (F)" w:date="2025-08-13T20:06:00Z" w16du:dateUtc="2025-08-13T18:06:00Z">
        <w:r w:rsidRPr="007E2287">
          <w:t>* actuariëleFactor</w:t>
        </w:r>
      </w:ins>
      <w:ins w:id="3744" w:author="Flory Koole (F)" w:date="2025-08-13T20:07:00Z" w16du:dateUtc="2025-08-13T18:07:00Z">
        <w:r w:rsidR="00940575">
          <w:t xml:space="preserve">. Let op: </w:t>
        </w:r>
      </w:ins>
      <w:ins w:id="3745" w:author="Flory Koole (F)" w:date="2025-08-13T20:12:00Z" w16du:dateUtc="2025-08-13T18:12:00Z">
        <w:r w:rsidR="006856A7" w:rsidRPr="007E2287">
          <w:t xml:space="preserve">actuariële </w:t>
        </w:r>
        <w:r w:rsidR="006856A7">
          <w:t>f</w:t>
        </w:r>
        <w:r w:rsidR="006856A7" w:rsidRPr="007E2287">
          <w:t>actor</w:t>
        </w:r>
      </w:ins>
      <w:ins w:id="3746" w:author="Flory Koole (F)" w:date="2025-08-13T20:06:00Z" w16du:dateUtc="2025-08-13T18:06:00Z">
        <w:r w:rsidRPr="007E2287">
          <w:t xml:space="preserve"> verandert elke maand</w:t>
        </w:r>
      </w:ins>
      <w:ins w:id="3747" w:author="Flory Koole (F)" w:date="2025-08-13T20:07:00Z" w16du:dateUtc="2025-08-13T18:07:00Z">
        <w:r w:rsidR="00940575">
          <w:t xml:space="preserve">, waardoor premie elke maand </w:t>
        </w:r>
      </w:ins>
      <w:ins w:id="3748" w:author="Flory Koole (F)" w:date="2025-08-13T20:08:00Z" w16du:dateUtc="2025-08-13T18:08:00Z">
        <w:r w:rsidR="00940575">
          <w:t>zou veranderen</w:t>
        </w:r>
      </w:ins>
    </w:p>
    <w:p w14:paraId="38F3AE23" w14:textId="77777777" w:rsidR="009B7F23" w:rsidRDefault="009B7F23" w:rsidP="006203D6">
      <w:pPr>
        <w:pStyle w:val="ListParagraph"/>
        <w:numPr>
          <w:ilvl w:val="1"/>
          <w:numId w:val="6"/>
        </w:numPr>
        <w:rPr>
          <w:ins w:id="3749" w:author="Flory Koole" w:date="2025-01-21T18:19:00Z" w16du:dateUtc="2025-01-21T17:19:00Z"/>
        </w:rPr>
      </w:pPr>
    </w:p>
    <w:p w14:paraId="773BF7C2" w14:textId="27652135" w:rsidR="006203D6" w:rsidDel="00D3053A" w:rsidRDefault="006203D6" w:rsidP="003C2462">
      <w:pPr>
        <w:pStyle w:val="ListParagraph"/>
        <w:numPr>
          <w:ilvl w:val="0"/>
          <w:numId w:val="6"/>
        </w:numPr>
        <w:rPr>
          <w:del w:id="3750" w:author="Flory Koole (F)" w:date="2025-08-13T20:08:00Z" w16du:dateUtc="2025-08-13T18:08:00Z"/>
        </w:rPr>
      </w:pPr>
      <w:ins w:id="3751" w:author="Flory Koole" w:date="2025-01-21T18:19:00Z" w16du:dateUtc="2025-01-21T17:19:00Z">
        <w:r>
          <w:t>Bijzonderheden</w:t>
        </w:r>
      </w:ins>
    </w:p>
    <w:p w14:paraId="23F5EB96" w14:textId="77777777" w:rsidR="00D3053A" w:rsidRDefault="00D3053A" w:rsidP="003C2462">
      <w:pPr>
        <w:pStyle w:val="ListParagraph"/>
        <w:numPr>
          <w:ilvl w:val="0"/>
          <w:numId w:val="6"/>
        </w:numPr>
        <w:rPr>
          <w:ins w:id="3752" w:author="Flory Koole (F)" w:date="2025-08-13T20:09:00Z" w16du:dateUtc="2025-08-13T18:09:00Z"/>
        </w:rPr>
      </w:pPr>
    </w:p>
    <w:p w14:paraId="28B6EC96" w14:textId="5BD02457" w:rsidR="000F11FE" w:rsidRDefault="006203D6" w:rsidP="008926F8">
      <w:pPr>
        <w:rPr>
          <w:ins w:id="3753" w:author="Flory Koole (F)" w:date="2025-08-13T19:59:00Z" w16du:dateUtc="2025-08-13T17:59:00Z"/>
        </w:rPr>
      </w:pPr>
      <w:ins w:id="3754" w:author="Flory Koole" w:date="2025-01-21T18:19:00Z" w16du:dateUtc="2025-01-21T17:19:00Z">
        <w:del w:id="3755" w:author="Flory Koole (F)" w:date="2025-08-13T20:10:00Z" w16du:dateUtc="2025-08-13T18:10:00Z">
          <w:r w:rsidDel="00E15AAE">
            <w:delText xml:space="preserve">Gebeurtenis kan worden gebruikt voor zowel aanvang, wijziging en einde van vrijwillige voortzetting. Er zijn </w:delText>
          </w:r>
          <w:r w:rsidRPr="00D3053A" w:rsidDel="00E15AAE">
            <w:rPr>
              <w:highlight w:val="yellow"/>
            </w:rPr>
            <w:delText>uitzonderingen voor Ber</w:delText>
          </w:r>
        </w:del>
        <w:del w:id="3756" w:author="Flory Koole (F)" w:date="2025-08-13T20:08:00Z" w16du:dateUtc="2025-08-13T18:08:00Z">
          <w:r w:rsidRPr="00D3053A" w:rsidDel="00D3053A">
            <w:rPr>
              <w:highlight w:val="yellow"/>
            </w:rPr>
            <w:delText>PF</w:delText>
          </w:r>
        </w:del>
      </w:ins>
    </w:p>
    <w:p w14:paraId="405D91CC" w14:textId="77777777" w:rsidR="000F11FE" w:rsidDel="002D2F20" w:rsidRDefault="000F11FE" w:rsidP="006203D6">
      <w:pPr>
        <w:pStyle w:val="ListParagraph"/>
        <w:numPr>
          <w:ilvl w:val="1"/>
          <w:numId w:val="6"/>
        </w:numPr>
        <w:rPr>
          <w:ins w:id="3757" w:author="Flory Koole" w:date="2025-01-21T18:19:00Z" w16du:dateUtc="2025-01-21T17:19:00Z"/>
          <w:del w:id="3758" w:author="Flory Koole (F)" w:date="2025-08-13T19:29:00Z" w16du:dateUtc="2025-08-13T17:29:00Z"/>
        </w:rPr>
      </w:pPr>
    </w:p>
    <w:p w14:paraId="6212FA68" w14:textId="69193F7E" w:rsidR="006203D6" w:rsidDel="002D2F20" w:rsidRDefault="006203D6" w:rsidP="006203D6">
      <w:pPr>
        <w:pStyle w:val="ListParagraph"/>
        <w:numPr>
          <w:ilvl w:val="2"/>
          <w:numId w:val="6"/>
        </w:numPr>
        <w:rPr>
          <w:ins w:id="3759" w:author="Flory Koole" w:date="2025-01-21T18:19:00Z" w16du:dateUtc="2025-01-21T17:19:00Z"/>
          <w:del w:id="3760" w:author="Flory Koole (F)" w:date="2025-08-13T19:29:00Z" w16du:dateUtc="2025-08-13T17:29:00Z"/>
        </w:rPr>
      </w:pPr>
      <w:ins w:id="3761" w:author="Flory Koole" w:date="2025-01-21T18:19:00Z" w16du:dateUtc="2025-01-21T17:19:00Z">
        <w:del w:id="3762" w:author="Flory Koole (F)" w:date="2025-08-13T19:29:00Z" w16du:dateUtc="2025-08-13T17:29:00Z">
          <w:r w:rsidDel="002D2F20">
            <w:delText>Aanvang vrijwillige voortzetting begint niet met deze gebeurtenis bij de deelnemer, maar bij gebeurtenis specifiek voor BerPF op dienstverband</w:delText>
          </w:r>
        </w:del>
      </w:ins>
    </w:p>
    <w:p w14:paraId="18BBA416" w14:textId="18E79D39" w:rsidR="00EB77A6" w:rsidDel="00A408EC" w:rsidRDefault="00EB77A6" w:rsidP="008926F8">
      <w:pPr>
        <w:rPr>
          <w:ins w:id="3763" w:author="Flory Koole" w:date="2025-01-21T18:26:00Z" w16du:dateUtc="2025-01-21T17:26:00Z"/>
          <w:del w:id="3764" w:author="Flory Koole (F)" w:date="2025-08-13T20:31:00Z" w16du:dateUtc="2025-08-13T18:31:00Z"/>
        </w:rPr>
      </w:pPr>
    </w:p>
    <w:p w14:paraId="05EEC74F" w14:textId="6B521793" w:rsidR="00921360" w:rsidDel="00A408EC" w:rsidRDefault="00921360" w:rsidP="00921360">
      <w:pPr>
        <w:pStyle w:val="Heading3"/>
        <w:rPr>
          <w:ins w:id="3765" w:author="Flory Koole" w:date="2025-01-21T18:28:00Z" w16du:dateUtc="2025-01-21T17:28:00Z"/>
          <w:del w:id="3766" w:author="Flory Koole (F)" w:date="2025-08-13T20:31:00Z" w16du:dateUtc="2025-08-13T18:31:00Z"/>
        </w:rPr>
      </w:pPr>
      <w:bookmarkStart w:id="3767" w:name="_Toc1054576094"/>
      <w:ins w:id="3768" w:author="Flory Koole" w:date="2025-01-21T18:28:00Z">
        <w:del w:id="3769" w:author="Flory Koole (F)" w:date="2025-08-13T20:31:00Z" w16du:dateUtc="2025-08-13T18:31:00Z">
          <w:r w:rsidDel="00A408EC">
            <w:delText xml:space="preserve">Aanvang vrijwillige voortzetting gehele regeling (dvb, </w:delText>
          </w:r>
          <w:r w:rsidRPr="00EA5D2B" w:rsidDel="00A408EC">
            <w:rPr>
              <w:highlight w:val="yellow"/>
              <w:rPrChange w:id="3770" w:author="Flory Koole (F)" w:date="2025-08-13T19:32:00Z" w16du:dateUtc="2025-08-13T17:32:00Z">
                <w:rPr/>
              </w:rPrChange>
            </w:rPr>
            <w:delText>specifiek BerPF</w:delText>
          </w:r>
          <w:r w:rsidDel="00A408EC">
            <w:delText>)</w:delText>
          </w:r>
        </w:del>
      </w:ins>
      <w:bookmarkEnd w:id="3767"/>
    </w:p>
    <w:p w14:paraId="3460E549" w14:textId="55C532A4" w:rsidR="00921360" w:rsidDel="00A408EC" w:rsidRDefault="00921360" w:rsidP="00921360">
      <w:pPr>
        <w:rPr>
          <w:ins w:id="3771" w:author="Flory Koole" w:date="2025-01-21T18:28:00Z" w16du:dateUtc="2025-01-21T17:28:00Z"/>
          <w:del w:id="3772" w:author="Flory Koole (F)" w:date="2025-08-13T20:31:00Z" w16du:dateUtc="2025-08-13T18:31:00Z"/>
        </w:rPr>
      </w:pPr>
      <w:ins w:id="3773" w:author="Flory Koole" w:date="2025-01-21T18:28:00Z" w16du:dateUtc="2025-01-21T17:28:00Z">
        <w:del w:id="3774" w:author="Flory Koole (F)" w:date="2025-08-13T20:31:00Z" w16du:dateUtc="2025-08-13T18:31:00Z">
          <w:r w:rsidDel="00A408EC">
            <w:delText>Relevante zaken m.b.t. deze gebeurtenis:</w:delText>
          </w:r>
        </w:del>
      </w:ins>
    </w:p>
    <w:p w14:paraId="0448F538" w14:textId="64ECEF9F" w:rsidR="00921360" w:rsidDel="00A408EC" w:rsidRDefault="00921360" w:rsidP="00921360">
      <w:pPr>
        <w:pStyle w:val="ListParagraph"/>
        <w:numPr>
          <w:ilvl w:val="0"/>
          <w:numId w:val="6"/>
        </w:numPr>
        <w:rPr>
          <w:ins w:id="3775" w:author="Flory Koole" w:date="2025-01-21T18:28:00Z" w16du:dateUtc="2025-01-21T17:28:00Z"/>
          <w:del w:id="3776" w:author="Flory Koole (F)" w:date="2025-08-13T20:31:00Z" w16du:dateUtc="2025-08-13T18:31:00Z"/>
        </w:rPr>
      </w:pPr>
      <w:ins w:id="3777" w:author="Flory Koole" w:date="2025-01-21T18:28:00Z" w16du:dateUtc="2025-01-21T17:28:00Z">
        <w:del w:id="3778" w:author="Flory Koole (F)" w:date="2025-08-13T20:31:00Z" w16du:dateUtc="2025-08-13T18:31:00Z">
          <w:r w:rsidDel="00A408EC">
            <w:delText xml:space="preserve">Afleidbaar of opdrachtvolgend: afleidbaar </w:delText>
          </w:r>
        </w:del>
      </w:ins>
      <w:ins w:id="3779" w:author="Flory Koole" w:date="2025-01-21T18:30:00Z" w16du:dateUtc="2025-01-21T17:30:00Z">
        <w:del w:id="3780" w:author="Flory Koole (F)" w:date="2025-08-13T20:31:00Z" w16du:dateUtc="2025-08-13T18:31:00Z">
          <w:r w:rsidR="00671173" w:rsidDel="00A408EC">
            <w:delText>ex</w:delText>
          </w:r>
        </w:del>
      </w:ins>
      <w:ins w:id="3781" w:author="Flory Koole" w:date="2025-01-21T18:28:00Z" w16du:dateUtc="2025-01-21T17:28:00Z">
        <w:del w:id="3782" w:author="Flory Koole (F)" w:date="2025-08-13T20:31:00Z" w16du:dateUtc="2025-08-13T18:31:00Z">
          <w:r w:rsidDel="00A408EC">
            <w:delText>tern</w:delText>
          </w:r>
        </w:del>
      </w:ins>
    </w:p>
    <w:p w14:paraId="7DF414B2" w14:textId="64AAE519" w:rsidR="00921360" w:rsidDel="00A408EC" w:rsidRDefault="00921360" w:rsidP="00921360">
      <w:pPr>
        <w:pStyle w:val="ListParagraph"/>
        <w:numPr>
          <w:ilvl w:val="0"/>
          <w:numId w:val="6"/>
        </w:numPr>
        <w:rPr>
          <w:ins w:id="3783" w:author="Flory Koole" w:date="2025-01-21T18:28:00Z" w16du:dateUtc="2025-01-21T17:28:00Z"/>
          <w:del w:id="3784" w:author="Flory Koole (F)" w:date="2025-08-13T20:31:00Z" w16du:dateUtc="2025-08-13T18:31:00Z"/>
        </w:rPr>
      </w:pPr>
      <w:ins w:id="3785" w:author="Flory Koole" w:date="2025-01-21T18:28:00Z" w16du:dateUtc="2025-01-21T17:28:00Z">
        <w:del w:id="3786" w:author="Flory Koole (F)" w:date="2025-08-13T20:31:00Z" w16du:dateUtc="2025-08-13T18:31:00Z">
          <w:r w:rsidDel="00A408EC">
            <w:delText>Invoer en controles</w:delText>
          </w:r>
        </w:del>
      </w:ins>
    </w:p>
    <w:p w14:paraId="17CAE914" w14:textId="7A420F28" w:rsidR="00921360" w:rsidDel="00A408EC" w:rsidRDefault="00921360" w:rsidP="00921360">
      <w:pPr>
        <w:pStyle w:val="ListParagraph"/>
        <w:numPr>
          <w:ilvl w:val="0"/>
          <w:numId w:val="6"/>
        </w:numPr>
        <w:rPr>
          <w:ins w:id="3787" w:author="Flory Koole" w:date="2025-01-21T18:28:00Z" w16du:dateUtc="2025-01-21T17:28:00Z"/>
          <w:del w:id="3788" w:author="Flory Koole (F)" w:date="2025-08-13T20:31:00Z" w16du:dateUtc="2025-08-13T18:31:00Z"/>
        </w:rPr>
      </w:pPr>
      <w:ins w:id="3789" w:author="Flory Koole" w:date="2025-01-21T18:28:00Z" w16du:dateUtc="2025-01-21T17:28:00Z">
        <w:del w:id="3790" w:author="Flory Koole (F)" w:date="2025-08-13T20:31:00Z" w16du:dateUtc="2025-08-13T18:31:00Z">
          <w:r w:rsidDel="00A408EC">
            <w:delText>Overgangen in profielen</w:delText>
          </w:r>
        </w:del>
      </w:ins>
    </w:p>
    <w:p w14:paraId="5E5C53D8" w14:textId="36FEC7AF" w:rsidR="00921360" w:rsidDel="00A408EC" w:rsidRDefault="00921360" w:rsidP="00921360">
      <w:pPr>
        <w:pStyle w:val="ListParagraph"/>
        <w:numPr>
          <w:ilvl w:val="0"/>
          <w:numId w:val="6"/>
        </w:numPr>
        <w:rPr>
          <w:ins w:id="3791" w:author="Flory Koole" w:date="2025-01-21T18:28:00Z" w16du:dateUtc="2025-01-21T17:28:00Z"/>
          <w:del w:id="3792" w:author="Flory Koole (F)" w:date="2025-08-13T20:31:00Z" w16du:dateUtc="2025-08-13T18:31:00Z"/>
        </w:rPr>
      </w:pPr>
      <w:ins w:id="3793" w:author="Flory Koole" w:date="2025-01-21T18:28:00Z" w16du:dateUtc="2025-01-21T17:28:00Z">
        <w:del w:id="3794" w:author="Flory Koole (F)" w:date="2025-08-13T20:31:00Z" w16du:dateUtc="2025-08-13T18:31:00Z">
          <w:r w:rsidDel="00A408EC">
            <w:delText>Koppelingen</w:delText>
          </w:r>
        </w:del>
      </w:ins>
    </w:p>
    <w:p w14:paraId="0D0F8C8A" w14:textId="0972F2FE" w:rsidR="001F5BC9" w:rsidDel="00A408EC" w:rsidRDefault="001F5BC9" w:rsidP="001F5BC9">
      <w:pPr>
        <w:pStyle w:val="ListParagraph"/>
        <w:numPr>
          <w:ilvl w:val="1"/>
          <w:numId w:val="6"/>
        </w:numPr>
        <w:rPr>
          <w:ins w:id="3795" w:author="Flory Koole" w:date="2025-01-21T18:32:00Z" w16du:dateUtc="2025-01-21T17:32:00Z"/>
          <w:del w:id="3796" w:author="Flory Koole (F)" w:date="2025-08-13T20:31:00Z" w16du:dateUtc="2025-08-13T18:31:00Z"/>
        </w:rPr>
      </w:pPr>
      <w:ins w:id="3797" w:author="Flory Koole" w:date="2025-01-21T18:32:00Z" w16du:dateUtc="2025-01-21T17:32:00Z">
        <w:del w:id="3798" w:author="Flory Koole (F)" w:date="2025-08-13T20:31:00Z" w16du:dateUtc="2025-08-13T18:31:00Z">
          <w:r w:rsidDel="00A408EC">
            <w:delText xml:space="preserve">Andere component: </w:delText>
          </w:r>
          <w:r w:rsidRPr="0079177B" w:rsidDel="00A408EC">
            <w:delText>Keuze vrijwillige voortzetting</w:delText>
          </w:r>
          <w:r w:rsidDel="00A408EC">
            <w:delText xml:space="preserve"> bij de deelnemer</w:delText>
          </w:r>
        </w:del>
      </w:ins>
    </w:p>
    <w:p w14:paraId="17096C6C" w14:textId="5CB2A232" w:rsidR="00921360" w:rsidDel="00A408EC" w:rsidRDefault="00921360" w:rsidP="00921360">
      <w:pPr>
        <w:pStyle w:val="ListParagraph"/>
        <w:numPr>
          <w:ilvl w:val="0"/>
          <w:numId w:val="6"/>
        </w:numPr>
        <w:rPr>
          <w:ins w:id="3799" w:author="Flory Koole" w:date="2025-01-21T18:28:00Z" w16du:dateUtc="2025-01-21T17:28:00Z"/>
          <w:del w:id="3800" w:author="Flory Koole (F)" w:date="2025-08-13T20:31:00Z" w16du:dateUtc="2025-08-13T18:31:00Z"/>
        </w:rPr>
      </w:pPr>
      <w:ins w:id="3801" w:author="Flory Koole" w:date="2025-01-21T18:28:00Z" w16du:dateUtc="2025-01-21T17:28:00Z">
        <w:del w:id="3802" w:author="Flory Koole (F)" w:date="2025-08-13T20:31:00Z" w16du:dateUtc="2025-08-13T18:31:00Z">
          <w:r w:rsidDel="00A408EC">
            <w:delText>Speciale berekeningen</w:delText>
          </w:r>
        </w:del>
      </w:ins>
    </w:p>
    <w:p w14:paraId="5F9134BD" w14:textId="7F5916A7" w:rsidR="00921360" w:rsidDel="00A408EC" w:rsidRDefault="00921360" w:rsidP="00921360">
      <w:pPr>
        <w:pStyle w:val="ListParagraph"/>
        <w:numPr>
          <w:ilvl w:val="0"/>
          <w:numId w:val="6"/>
        </w:numPr>
        <w:rPr>
          <w:ins w:id="3803" w:author="Flory Koole" w:date="2025-01-21T18:28:00Z" w16du:dateUtc="2025-01-21T17:28:00Z"/>
          <w:del w:id="3804" w:author="Flory Koole (F)" w:date="2025-08-13T20:31:00Z" w16du:dateUtc="2025-08-13T18:31:00Z"/>
        </w:rPr>
      </w:pPr>
      <w:ins w:id="3805" w:author="Flory Koole" w:date="2025-01-21T18:28:00Z" w16du:dateUtc="2025-01-21T17:28:00Z">
        <w:del w:id="3806" w:author="Flory Koole (F)" w:date="2025-08-13T20:31:00Z" w16du:dateUtc="2025-08-13T18:31:00Z">
          <w:r w:rsidDel="00A408EC">
            <w:delText>Bijzonderheden</w:delText>
          </w:r>
        </w:del>
      </w:ins>
    </w:p>
    <w:p w14:paraId="60A117C4" w14:textId="1DFF6597" w:rsidR="00921360" w:rsidDel="00A408EC" w:rsidRDefault="00921360" w:rsidP="00921360">
      <w:pPr>
        <w:pStyle w:val="ListParagraph"/>
        <w:numPr>
          <w:ilvl w:val="1"/>
          <w:numId w:val="6"/>
        </w:numPr>
        <w:spacing w:line="240" w:lineRule="auto"/>
        <w:rPr>
          <w:ins w:id="3807" w:author="Flory Koole" w:date="2025-01-21T18:28:00Z" w16du:dateUtc="2025-01-21T17:28:00Z"/>
          <w:del w:id="3808" w:author="Flory Koole (F)" w:date="2025-08-13T20:31:00Z" w16du:dateUtc="2025-08-13T18:31:00Z"/>
        </w:rPr>
      </w:pPr>
      <w:ins w:id="3809" w:author="Flory Koole" w:date="2025-01-21T18:28:00Z" w16du:dateUtc="2025-01-21T17:28:00Z">
        <w:del w:id="3810" w:author="Flory Koole (F)" w:date="2025-08-13T20:31:00Z" w16du:dateUtc="2025-08-13T18:31:00Z">
          <w:r w:rsidDel="00A408EC">
            <w:rPr>
              <w:highlight w:val="yellow"/>
            </w:rPr>
            <w:delText>Specifiek en alleen van toepassing v</w:delText>
          </w:r>
          <w:r w:rsidRPr="00776AA8" w:rsidDel="00A408EC">
            <w:rPr>
              <w:highlight w:val="yellow"/>
            </w:rPr>
            <w:delText>oor BerPF</w:delText>
          </w:r>
          <w:r w:rsidDel="00A408EC">
            <w:delText xml:space="preserve"> </w:delText>
          </w:r>
        </w:del>
      </w:ins>
    </w:p>
    <w:p w14:paraId="435FF132" w14:textId="4589421C" w:rsidR="00B05DB5" w:rsidDel="005B1CE1" w:rsidRDefault="00B05DB5" w:rsidP="00B05DB5">
      <w:pPr>
        <w:rPr>
          <w:ins w:id="3811" w:author="Flory Koole" w:date="2025-01-21T18:30:00Z" w16du:dateUtc="2025-01-21T17:30:00Z"/>
          <w:del w:id="3812" w:author="Flory Koole (F)" w:date="2025-08-13T20:29:00Z" w16du:dateUtc="2025-08-13T18:29:00Z"/>
        </w:rPr>
      </w:pPr>
    </w:p>
    <w:p w14:paraId="52B4F4D0" w14:textId="14FAEF56" w:rsidR="00B05DB5" w:rsidDel="005B1CE1" w:rsidRDefault="00B05DB5" w:rsidP="00B05DB5">
      <w:pPr>
        <w:pStyle w:val="Heading3"/>
        <w:rPr>
          <w:ins w:id="3813" w:author="Flory Koole" w:date="2025-01-21T18:30:00Z" w16du:dateUtc="2025-01-21T17:30:00Z"/>
          <w:del w:id="3814" w:author="Flory Koole (F)" w:date="2025-08-13T20:29:00Z" w16du:dateUtc="2025-08-13T18:29:00Z"/>
        </w:rPr>
      </w:pPr>
      <w:bookmarkStart w:id="3815" w:name="_Toc1084914564"/>
      <w:ins w:id="3816" w:author="Flory Koole" w:date="2025-01-21T18:30:00Z">
        <w:del w:id="3817" w:author="Flory Koole (F)" w:date="2025-08-13T20:29:00Z" w16du:dateUtc="2025-08-13T18:29:00Z">
          <w:r w:rsidDel="005B1CE1">
            <w:delText>Einde vrijwillige voortzetting gehele regeling (dvb, specifiek BerPF)</w:delText>
          </w:r>
        </w:del>
      </w:ins>
      <w:bookmarkEnd w:id="3815"/>
    </w:p>
    <w:p w14:paraId="0320ADC0" w14:textId="4D92199C" w:rsidR="00B05DB5" w:rsidDel="005B1CE1" w:rsidRDefault="00B05DB5" w:rsidP="00B05DB5">
      <w:pPr>
        <w:rPr>
          <w:ins w:id="3818" w:author="Flory Koole" w:date="2025-01-21T18:30:00Z" w16du:dateUtc="2025-01-21T17:30:00Z"/>
          <w:del w:id="3819" w:author="Flory Koole (F)" w:date="2025-08-13T20:29:00Z" w16du:dateUtc="2025-08-13T18:29:00Z"/>
        </w:rPr>
      </w:pPr>
      <w:ins w:id="3820" w:author="Flory Koole" w:date="2025-01-21T18:30:00Z" w16du:dateUtc="2025-01-21T17:30:00Z">
        <w:del w:id="3821" w:author="Flory Koole (F)" w:date="2025-08-13T20:29:00Z" w16du:dateUtc="2025-08-13T18:29:00Z">
          <w:r w:rsidDel="005B1CE1">
            <w:delText>Relevante zaken m.b.t. deze gebeurtenis:</w:delText>
          </w:r>
        </w:del>
      </w:ins>
    </w:p>
    <w:p w14:paraId="17B65E97" w14:textId="4DEB6A0B" w:rsidR="00B05DB5" w:rsidDel="005B1CE1" w:rsidRDefault="00B05DB5" w:rsidP="00B05DB5">
      <w:pPr>
        <w:pStyle w:val="ListParagraph"/>
        <w:numPr>
          <w:ilvl w:val="0"/>
          <w:numId w:val="6"/>
        </w:numPr>
        <w:rPr>
          <w:ins w:id="3822" w:author="Flory Koole" w:date="2025-01-21T18:30:00Z" w16du:dateUtc="2025-01-21T17:30:00Z"/>
          <w:del w:id="3823" w:author="Flory Koole (F)" w:date="2025-08-13T20:29:00Z" w16du:dateUtc="2025-08-13T18:29:00Z"/>
        </w:rPr>
      </w:pPr>
      <w:ins w:id="3824" w:author="Flory Koole" w:date="2025-01-21T18:30:00Z" w16du:dateUtc="2025-01-21T17:30:00Z">
        <w:del w:id="3825" w:author="Flory Koole (F)" w:date="2025-08-13T20:29:00Z" w16du:dateUtc="2025-08-13T18:29:00Z">
          <w:r w:rsidDel="005B1CE1">
            <w:delText xml:space="preserve">Afleidbaar of opdrachtvolgend: afleidbaar </w:delText>
          </w:r>
        </w:del>
      </w:ins>
      <w:ins w:id="3826" w:author="Flory Koole" w:date="2025-01-21T18:31:00Z" w16du:dateUtc="2025-01-21T17:31:00Z">
        <w:del w:id="3827" w:author="Flory Koole (F)" w:date="2025-08-13T20:29:00Z" w16du:dateUtc="2025-08-13T18:29:00Z">
          <w:r w:rsidR="00671173" w:rsidDel="005B1CE1">
            <w:delText>ex</w:delText>
          </w:r>
        </w:del>
      </w:ins>
      <w:ins w:id="3828" w:author="Flory Koole" w:date="2025-01-21T18:30:00Z" w16du:dateUtc="2025-01-21T17:30:00Z">
        <w:del w:id="3829" w:author="Flory Koole (F)" w:date="2025-08-13T20:29:00Z" w16du:dateUtc="2025-08-13T18:29:00Z">
          <w:r w:rsidDel="005B1CE1">
            <w:delText>tern</w:delText>
          </w:r>
        </w:del>
      </w:ins>
    </w:p>
    <w:p w14:paraId="4A579768" w14:textId="27F2F9F3" w:rsidR="00B05DB5" w:rsidDel="005B1CE1" w:rsidRDefault="00B05DB5" w:rsidP="00B05DB5">
      <w:pPr>
        <w:pStyle w:val="ListParagraph"/>
        <w:numPr>
          <w:ilvl w:val="0"/>
          <w:numId w:val="6"/>
        </w:numPr>
        <w:rPr>
          <w:ins w:id="3830" w:author="Flory Koole" w:date="2025-01-21T18:30:00Z" w16du:dateUtc="2025-01-21T17:30:00Z"/>
          <w:del w:id="3831" w:author="Flory Koole (F)" w:date="2025-08-13T20:29:00Z" w16du:dateUtc="2025-08-13T18:29:00Z"/>
        </w:rPr>
      </w:pPr>
      <w:ins w:id="3832" w:author="Flory Koole" w:date="2025-01-21T18:30:00Z" w16du:dateUtc="2025-01-21T17:30:00Z">
        <w:del w:id="3833" w:author="Flory Koole (F)" w:date="2025-08-13T20:29:00Z" w16du:dateUtc="2025-08-13T18:29:00Z">
          <w:r w:rsidDel="005B1CE1">
            <w:delText>Invoer en controles</w:delText>
          </w:r>
        </w:del>
      </w:ins>
    </w:p>
    <w:p w14:paraId="1D584561" w14:textId="50761EEB" w:rsidR="00B05DB5" w:rsidDel="005B1CE1" w:rsidRDefault="00B05DB5" w:rsidP="00B05DB5">
      <w:pPr>
        <w:pStyle w:val="ListParagraph"/>
        <w:numPr>
          <w:ilvl w:val="0"/>
          <w:numId w:val="6"/>
        </w:numPr>
        <w:rPr>
          <w:ins w:id="3834" w:author="Flory Koole" w:date="2025-01-21T18:30:00Z" w16du:dateUtc="2025-01-21T17:30:00Z"/>
          <w:del w:id="3835" w:author="Flory Koole (F)" w:date="2025-08-13T20:29:00Z" w16du:dateUtc="2025-08-13T18:29:00Z"/>
        </w:rPr>
      </w:pPr>
      <w:ins w:id="3836" w:author="Flory Koole" w:date="2025-01-21T18:30:00Z" w16du:dateUtc="2025-01-21T17:30:00Z">
        <w:del w:id="3837" w:author="Flory Koole (F)" w:date="2025-08-13T20:29:00Z" w16du:dateUtc="2025-08-13T18:29:00Z">
          <w:r w:rsidDel="005B1CE1">
            <w:delText>Overgangen in profielen</w:delText>
          </w:r>
        </w:del>
      </w:ins>
    </w:p>
    <w:p w14:paraId="5E6A507C" w14:textId="6133E171" w:rsidR="00B05DB5" w:rsidDel="005B1CE1" w:rsidRDefault="00B05DB5" w:rsidP="00B05DB5">
      <w:pPr>
        <w:pStyle w:val="ListParagraph"/>
        <w:numPr>
          <w:ilvl w:val="0"/>
          <w:numId w:val="6"/>
        </w:numPr>
        <w:rPr>
          <w:ins w:id="3838" w:author="Flory Koole" w:date="2025-01-21T18:32:00Z" w16du:dateUtc="2025-01-21T17:32:00Z"/>
          <w:del w:id="3839" w:author="Flory Koole (F)" w:date="2025-08-13T20:29:00Z" w16du:dateUtc="2025-08-13T18:29:00Z"/>
        </w:rPr>
      </w:pPr>
      <w:ins w:id="3840" w:author="Flory Koole" w:date="2025-01-21T18:30:00Z" w16du:dateUtc="2025-01-21T17:30:00Z">
        <w:del w:id="3841" w:author="Flory Koole (F)" w:date="2025-08-13T20:29:00Z" w16du:dateUtc="2025-08-13T18:29:00Z">
          <w:r w:rsidDel="005B1CE1">
            <w:delText>Koppelingen</w:delText>
          </w:r>
        </w:del>
      </w:ins>
    </w:p>
    <w:p w14:paraId="1C5F3C23" w14:textId="60E639F0" w:rsidR="0079177B" w:rsidDel="005B1CE1" w:rsidRDefault="009D6410">
      <w:pPr>
        <w:pStyle w:val="ListParagraph"/>
        <w:numPr>
          <w:ilvl w:val="1"/>
          <w:numId w:val="6"/>
        </w:numPr>
        <w:rPr>
          <w:ins w:id="3842" w:author="Flory Koole" w:date="2025-01-21T18:30:00Z" w16du:dateUtc="2025-01-21T17:30:00Z"/>
          <w:del w:id="3843" w:author="Flory Koole (F)" w:date="2025-08-13T20:29:00Z" w16du:dateUtc="2025-08-13T18:29:00Z"/>
        </w:rPr>
        <w:pPrChange w:id="3844" w:author="Flory Koole" w:date="2025-01-21T18:32:00Z" w16du:dateUtc="2025-01-21T17:32:00Z">
          <w:pPr>
            <w:pStyle w:val="ListParagraph"/>
            <w:numPr>
              <w:numId w:val="6"/>
            </w:numPr>
            <w:ind w:hanging="360"/>
          </w:pPr>
        </w:pPrChange>
      </w:pPr>
      <w:ins w:id="3845" w:author="Flory Koole" w:date="2025-01-21T18:32:00Z" w16du:dateUtc="2025-01-21T17:32:00Z">
        <w:del w:id="3846" w:author="Flory Koole (F)" w:date="2025-08-13T20:29:00Z" w16du:dateUtc="2025-08-13T18:29:00Z">
          <w:r w:rsidDel="005B1CE1">
            <w:delText xml:space="preserve">Andere component: </w:delText>
          </w:r>
          <w:r w:rsidR="0079177B" w:rsidRPr="0079177B" w:rsidDel="005B1CE1">
            <w:delText>Keuze vrijwillige voortzetting</w:delText>
          </w:r>
          <w:r w:rsidDel="005B1CE1">
            <w:delText xml:space="preserve"> bij de deelnemer</w:delText>
          </w:r>
        </w:del>
      </w:ins>
    </w:p>
    <w:p w14:paraId="2F9E925E" w14:textId="5022FB25" w:rsidR="00B05DB5" w:rsidDel="005B1CE1" w:rsidRDefault="00B05DB5" w:rsidP="00B05DB5">
      <w:pPr>
        <w:pStyle w:val="ListParagraph"/>
        <w:numPr>
          <w:ilvl w:val="0"/>
          <w:numId w:val="6"/>
        </w:numPr>
        <w:rPr>
          <w:ins w:id="3847" w:author="Flory Koole" w:date="2025-01-21T18:30:00Z" w16du:dateUtc="2025-01-21T17:30:00Z"/>
          <w:del w:id="3848" w:author="Flory Koole (F)" w:date="2025-08-13T20:29:00Z" w16du:dateUtc="2025-08-13T18:29:00Z"/>
        </w:rPr>
      </w:pPr>
      <w:ins w:id="3849" w:author="Flory Koole" w:date="2025-01-21T18:30:00Z" w16du:dateUtc="2025-01-21T17:30:00Z">
        <w:del w:id="3850" w:author="Flory Koole (F)" w:date="2025-08-13T20:29:00Z" w16du:dateUtc="2025-08-13T18:29:00Z">
          <w:r w:rsidDel="005B1CE1">
            <w:delText>Speciale berekeningen</w:delText>
          </w:r>
        </w:del>
      </w:ins>
    </w:p>
    <w:p w14:paraId="7161FA82" w14:textId="2E766C3F" w:rsidR="00B05DB5" w:rsidDel="005B1CE1" w:rsidRDefault="00B05DB5" w:rsidP="00B05DB5">
      <w:pPr>
        <w:pStyle w:val="ListParagraph"/>
        <w:numPr>
          <w:ilvl w:val="0"/>
          <w:numId w:val="6"/>
        </w:numPr>
        <w:rPr>
          <w:ins w:id="3851" w:author="Flory Koole" w:date="2025-01-21T18:30:00Z" w16du:dateUtc="2025-01-21T17:30:00Z"/>
          <w:del w:id="3852" w:author="Flory Koole (F)" w:date="2025-08-13T20:29:00Z" w16du:dateUtc="2025-08-13T18:29:00Z"/>
        </w:rPr>
      </w:pPr>
      <w:ins w:id="3853" w:author="Flory Koole" w:date="2025-01-21T18:30:00Z" w16du:dateUtc="2025-01-21T17:30:00Z">
        <w:del w:id="3854" w:author="Flory Koole (F)" w:date="2025-08-13T20:29:00Z" w16du:dateUtc="2025-08-13T18:29:00Z">
          <w:r w:rsidDel="005B1CE1">
            <w:delText>Bijzonderheden</w:delText>
          </w:r>
        </w:del>
      </w:ins>
    </w:p>
    <w:p w14:paraId="56D44FAD" w14:textId="77DCF472" w:rsidR="00B05DB5" w:rsidDel="005B1CE1" w:rsidRDefault="00B05DB5" w:rsidP="00B05DB5">
      <w:pPr>
        <w:pStyle w:val="ListParagraph"/>
        <w:numPr>
          <w:ilvl w:val="1"/>
          <w:numId w:val="6"/>
        </w:numPr>
        <w:spacing w:line="240" w:lineRule="auto"/>
        <w:rPr>
          <w:ins w:id="3855" w:author="Flory Koole" w:date="2025-01-21T18:30:00Z" w16du:dateUtc="2025-01-21T17:30:00Z"/>
          <w:del w:id="3856" w:author="Flory Koole (F)" w:date="2025-08-13T20:29:00Z" w16du:dateUtc="2025-08-13T18:29:00Z"/>
        </w:rPr>
      </w:pPr>
      <w:ins w:id="3857" w:author="Flory Koole" w:date="2025-01-21T18:30:00Z" w16du:dateUtc="2025-01-21T17:30:00Z">
        <w:del w:id="3858" w:author="Flory Koole (F)" w:date="2025-08-13T20:29:00Z" w16du:dateUtc="2025-08-13T18:29:00Z">
          <w:r w:rsidDel="005B1CE1">
            <w:rPr>
              <w:highlight w:val="yellow"/>
            </w:rPr>
            <w:delText>Specifiek en alleen van toepassing v</w:delText>
          </w:r>
          <w:r w:rsidRPr="00776AA8" w:rsidDel="005B1CE1">
            <w:rPr>
              <w:highlight w:val="yellow"/>
            </w:rPr>
            <w:delText>oor BerPF</w:delText>
          </w:r>
          <w:r w:rsidDel="005B1CE1">
            <w:delText xml:space="preserve"> </w:delText>
          </w:r>
        </w:del>
      </w:ins>
    </w:p>
    <w:p w14:paraId="67B25E93" w14:textId="77777777" w:rsidR="00DC0BCC" w:rsidDel="009C5A53" w:rsidRDefault="00DC0BCC" w:rsidP="008926F8">
      <w:pPr>
        <w:rPr>
          <w:ins w:id="3859" w:author="Flory Koole" w:date="2025-01-21T18:19:00Z" w16du:dateUtc="2025-01-21T17:19:00Z"/>
          <w:del w:id="3860" w:author="Flory Koole (F)" w:date="2025-08-13T20:28:00Z" w16du:dateUtc="2025-08-13T18:28:00Z"/>
        </w:rPr>
      </w:pPr>
    </w:p>
    <w:p w14:paraId="4B8023F5" w14:textId="69E91823" w:rsidR="00EB77A6" w:rsidDel="00A408EC" w:rsidRDefault="00EB77A6" w:rsidP="008926F8">
      <w:pPr>
        <w:rPr>
          <w:ins w:id="3861" w:author="Flory Koole" w:date="2025-01-21T17:31:00Z" w16du:dateUtc="2025-01-21T16:31:00Z"/>
          <w:del w:id="3862" w:author="Flory Koole (F)" w:date="2025-08-13T20:31:00Z" w16du:dateUtc="2025-08-13T18:31:00Z"/>
        </w:rPr>
      </w:pPr>
    </w:p>
    <w:p w14:paraId="33CED374" w14:textId="6F00D6A6" w:rsidR="008926F8" w:rsidRDefault="00854827">
      <w:pPr>
        <w:pStyle w:val="Heading3"/>
        <w:rPr>
          <w:ins w:id="3863" w:author="Flory Koole" w:date="2025-01-21T17:32:00Z" w16du:dateUtc="2025-01-21T16:32:00Z"/>
        </w:rPr>
        <w:pPrChange w:id="3864" w:author="Flory Koole" w:date="2025-01-21T17:35:00Z" w16du:dateUtc="2025-01-21T16:35:00Z">
          <w:pPr/>
        </w:pPrChange>
      </w:pPr>
      <w:bookmarkStart w:id="3865" w:name="_Toc2080944062"/>
      <w:bookmarkStart w:id="3866" w:name="_Toc1365663804"/>
      <w:ins w:id="3867" w:author="Flory Koole" w:date="2025-01-21T17:31:00Z">
        <w:r>
          <w:t xml:space="preserve">Einde vrijwillige voortzetting </w:t>
        </w:r>
      </w:ins>
      <w:ins w:id="3868" w:author="Flory Koole" w:date="2025-01-21T17:32:00Z">
        <w:r w:rsidR="00BB0248">
          <w:t>(</w:t>
        </w:r>
      </w:ins>
      <w:ins w:id="3869" w:author="Flory Koole" w:date="2025-01-21T18:36:00Z">
        <w:r w:rsidR="009F2BDD">
          <w:t>voor</w:t>
        </w:r>
        <w:r w:rsidR="00E21D74">
          <w:t>spelbaar</w:t>
        </w:r>
      </w:ins>
      <w:ins w:id="3870" w:author="Flory Koole" w:date="2025-01-21T17:32:00Z">
        <w:r w:rsidR="00BB0248">
          <w:t>)</w:t>
        </w:r>
      </w:ins>
      <w:bookmarkEnd w:id="3865"/>
      <w:bookmarkEnd w:id="3866"/>
    </w:p>
    <w:p w14:paraId="45567AAC" w14:textId="77777777" w:rsidR="00BC57A8" w:rsidRDefault="00BC57A8" w:rsidP="00BC57A8">
      <w:pPr>
        <w:rPr>
          <w:ins w:id="3871" w:author="Flory Koole" w:date="2025-01-21T17:35:00Z" w16du:dateUtc="2025-01-21T16:35:00Z"/>
        </w:rPr>
      </w:pPr>
      <w:ins w:id="3872" w:author="Flory Koole" w:date="2025-01-21T17:35:00Z" w16du:dateUtc="2025-01-21T16:35:00Z">
        <w:r>
          <w:t>Relevante zaken m.b.t. deze gebeurtenis:</w:t>
        </w:r>
      </w:ins>
    </w:p>
    <w:p w14:paraId="21AD0548" w14:textId="01873D76" w:rsidR="00BC57A8" w:rsidRDefault="00BC57A8" w:rsidP="00BC57A8">
      <w:pPr>
        <w:pStyle w:val="ListParagraph"/>
        <w:numPr>
          <w:ilvl w:val="0"/>
          <w:numId w:val="6"/>
        </w:numPr>
        <w:rPr>
          <w:ins w:id="3873" w:author="Flory Koole" w:date="2025-01-21T17:35:00Z" w16du:dateUtc="2025-01-21T16:35:00Z"/>
        </w:rPr>
      </w:pPr>
      <w:ins w:id="3874" w:author="Flory Koole" w:date="2025-01-21T17:35:00Z" w16du:dateUtc="2025-01-21T16:35:00Z">
        <w:r>
          <w:t>Afleidbaar of opdrachtvolgend: afleidbaar intern</w:t>
        </w:r>
        <w:r w:rsidR="000E0245">
          <w:t>, voorspelbare gebeurtenis</w:t>
        </w:r>
      </w:ins>
    </w:p>
    <w:p w14:paraId="05B06B1C" w14:textId="77777777" w:rsidR="00BC57A8" w:rsidRDefault="00BC57A8" w:rsidP="00BC57A8">
      <w:pPr>
        <w:pStyle w:val="ListParagraph"/>
        <w:numPr>
          <w:ilvl w:val="0"/>
          <w:numId w:val="6"/>
        </w:numPr>
        <w:rPr>
          <w:ins w:id="3875" w:author="Flory Koole" w:date="2025-01-21T18:00:00Z" w16du:dateUtc="2025-01-21T17:00:00Z"/>
        </w:rPr>
      </w:pPr>
      <w:ins w:id="3876" w:author="Flory Koole" w:date="2025-01-21T17:35:00Z" w16du:dateUtc="2025-01-21T16:35:00Z">
        <w:r>
          <w:t>Invoer en controles</w:t>
        </w:r>
      </w:ins>
    </w:p>
    <w:p w14:paraId="7D70120F" w14:textId="2568B84D" w:rsidR="008E00FF" w:rsidRDefault="008E00FF">
      <w:pPr>
        <w:pStyle w:val="ListParagraph"/>
        <w:numPr>
          <w:ilvl w:val="1"/>
          <w:numId w:val="6"/>
        </w:numPr>
        <w:rPr>
          <w:ins w:id="3877" w:author="Flory Koole" w:date="2025-01-21T17:35:00Z" w16du:dateUtc="2025-01-21T16:35:00Z"/>
        </w:rPr>
        <w:pPrChange w:id="3878" w:author="Flory Koole" w:date="2025-01-21T18:00:00Z" w16du:dateUtc="2025-01-21T17:00:00Z">
          <w:pPr>
            <w:pStyle w:val="ListParagraph"/>
            <w:numPr>
              <w:numId w:val="6"/>
            </w:numPr>
            <w:ind w:hanging="360"/>
          </w:pPr>
        </w:pPrChange>
      </w:pPr>
      <w:ins w:id="3879" w:author="Flory Koole" w:date="2025-01-21T18:00:00Z" w16du:dateUtc="2025-01-21T17:00:00Z">
        <w:r>
          <w:t>Gebeurtenis w</w:t>
        </w:r>
      </w:ins>
      <w:ins w:id="3880" w:author="Flory Koole" w:date="2025-01-21T18:01:00Z" w16du:dateUtc="2025-01-21T17:01:00Z">
        <w:r>
          <w:t xml:space="preserve">ordt aangemaakt op </w:t>
        </w:r>
        <w:r w:rsidRPr="000A501A">
          <w:t>dlnEindDatumVrijwilligeVoortzetting</w:t>
        </w:r>
        <w:r>
          <w:t xml:space="preserve"> als onderdeel van de voorspelbar</w:t>
        </w:r>
        <w:r w:rsidR="00572AAE">
          <w:t>e gebeurtenissen in het maandproces</w:t>
        </w:r>
      </w:ins>
    </w:p>
    <w:p w14:paraId="5C09BD61" w14:textId="77777777" w:rsidR="00BC57A8" w:rsidRDefault="00BC57A8" w:rsidP="00BC57A8">
      <w:pPr>
        <w:pStyle w:val="ListParagraph"/>
        <w:numPr>
          <w:ilvl w:val="0"/>
          <w:numId w:val="6"/>
        </w:numPr>
        <w:rPr>
          <w:ins w:id="3881" w:author="Flory Koole" w:date="2025-01-21T18:00:00Z" w16du:dateUtc="2025-01-21T17:00:00Z"/>
        </w:rPr>
      </w:pPr>
      <w:ins w:id="3882" w:author="Flory Koole" w:date="2025-01-21T17:35:00Z" w16du:dateUtc="2025-01-21T16:35:00Z">
        <w:r>
          <w:t>Overgangen in profielen</w:t>
        </w:r>
      </w:ins>
    </w:p>
    <w:p w14:paraId="560D4221" w14:textId="3704B2E4" w:rsidR="0049340D" w:rsidRDefault="00F45B2C">
      <w:pPr>
        <w:pStyle w:val="ListParagraph"/>
        <w:numPr>
          <w:ilvl w:val="1"/>
          <w:numId w:val="6"/>
        </w:numPr>
        <w:rPr>
          <w:ins w:id="3883" w:author="Flory Koole" w:date="2025-01-21T17:35:00Z" w16du:dateUtc="2025-01-21T16:35:00Z"/>
        </w:rPr>
        <w:pPrChange w:id="3884" w:author="Flory Koole" w:date="2025-01-21T18:00:00Z" w16du:dateUtc="2025-01-21T17:00:00Z">
          <w:pPr>
            <w:pStyle w:val="ListParagraph"/>
            <w:numPr>
              <w:numId w:val="6"/>
            </w:numPr>
            <w:ind w:hanging="360"/>
          </w:pPr>
        </w:pPrChange>
      </w:pPr>
      <w:ins w:id="3885" w:author="Flory Koole" w:date="2025-01-21T18:02:00Z" w16du:dateUtc="2025-01-21T17:02:00Z">
        <w:r>
          <w:t>Mogelijk voor actieve en premievrije</w:t>
        </w:r>
        <w:r w:rsidR="009D2845">
          <w:t xml:space="preserve"> deelnemers, status is na gebeurtenis altijd premievrij</w:t>
        </w:r>
      </w:ins>
    </w:p>
    <w:p w14:paraId="7CB31285" w14:textId="77777777" w:rsidR="00BC57A8" w:rsidRDefault="00BC57A8" w:rsidP="00BC57A8">
      <w:pPr>
        <w:pStyle w:val="ListParagraph"/>
        <w:numPr>
          <w:ilvl w:val="0"/>
          <w:numId w:val="6"/>
        </w:numPr>
        <w:rPr>
          <w:ins w:id="3886" w:author="Flory Koole" w:date="2025-01-21T18:36:00Z" w16du:dateUtc="2025-01-21T17:36:00Z"/>
        </w:rPr>
      </w:pPr>
      <w:ins w:id="3887" w:author="Flory Koole" w:date="2025-01-21T17:35:00Z" w16du:dateUtc="2025-01-21T16:35:00Z">
        <w:r>
          <w:t>Koppelingen</w:t>
        </w:r>
      </w:ins>
    </w:p>
    <w:p w14:paraId="3F80CCFB" w14:textId="2F1F3688" w:rsidR="0096324E" w:rsidRDefault="00BC2B2C">
      <w:pPr>
        <w:pStyle w:val="ListParagraph"/>
        <w:numPr>
          <w:ilvl w:val="1"/>
          <w:numId w:val="6"/>
        </w:numPr>
        <w:rPr>
          <w:ins w:id="3888" w:author="Flory Koole" w:date="2025-01-21T17:35:00Z" w16du:dateUtc="2025-01-21T16:35:00Z"/>
        </w:rPr>
        <w:pPrChange w:id="3889" w:author="Flory Koole" w:date="2025-01-21T18:36:00Z" w16du:dateUtc="2025-01-21T17:36:00Z">
          <w:pPr>
            <w:pStyle w:val="ListParagraph"/>
            <w:numPr>
              <w:numId w:val="6"/>
            </w:numPr>
            <w:ind w:hanging="360"/>
          </w:pPr>
        </w:pPrChange>
      </w:pPr>
      <w:ins w:id="3890" w:author="Flory Koole" w:date="2025-01-21T18:37:00Z" w16du:dateUtc="2025-01-21T17:37:00Z">
        <w:r w:rsidRPr="00BC2B2C">
          <w:rPr>
            <w:highlight w:val="yellow"/>
            <w:rPrChange w:id="3891" w:author="Flory Koole" w:date="2025-01-21T18:37:00Z" w16du:dateUtc="2025-01-21T17:37:00Z">
              <w:rPr/>
            </w:rPrChange>
          </w:rPr>
          <w:t>S</w:t>
        </w:r>
      </w:ins>
      <w:ins w:id="3892" w:author="Flory Koole" w:date="2025-01-21T18:36:00Z" w16du:dateUtc="2025-01-21T17:36:00Z">
        <w:r w:rsidR="0096324E" w:rsidRPr="00BC2B2C">
          <w:rPr>
            <w:highlight w:val="yellow"/>
            <w:rPrChange w:id="3893" w:author="Flory Koole" w:date="2025-01-21T18:37:00Z" w16du:dateUtc="2025-01-21T17:37:00Z">
              <w:rPr/>
            </w:rPrChange>
          </w:rPr>
          <w:t>pecifiek BerPF</w:t>
        </w:r>
        <w:r w:rsidR="00096ADE">
          <w:t>: Einde vrijwi</w:t>
        </w:r>
      </w:ins>
      <w:ins w:id="3894" w:author="Flory Koole" w:date="2025-01-21T18:37:00Z" w16du:dateUtc="2025-01-21T17:37:00Z">
        <w:r w:rsidR="00096ADE">
          <w:t>llige voortzetting dienstverband</w:t>
        </w:r>
      </w:ins>
      <w:ins w:id="3895" w:author="Ronald Kocks (R)" w:date="2025-08-28T15:39:00Z" w16du:dateUtc="2025-08-28T13:39:00Z">
        <w:r w:rsidR="00207679">
          <w:t xml:space="preserve"> in het geval van eind</w:t>
        </w:r>
      </w:ins>
      <w:ins w:id="3896" w:author="Ronald Kocks (R)" w:date="2025-08-28T15:40:00Z" w16du:dateUtc="2025-08-28T13:40:00Z">
        <w:r w:rsidR="00207679">
          <w:t xml:space="preserve">e van </w:t>
        </w:r>
        <w:r w:rsidR="0008573E">
          <w:t>voortzetting hele regeling</w:t>
        </w:r>
      </w:ins>
      <w:ins w:id="3897" w:author="Ronald Kocks (R)" w:date="2025-08-28T15:45:00Z" w16du:dateUtc="2025-08-28T13:45:00Z">
        <w:r w:rsidR="00745A46">
          <w:t>. Van daaruit vind</w:t>
        </w:r>
        <w:r w:rsidR="009905F7">
          <w:t>t</w:t>
        </w:r>
        <w:r w:rsidR="00CA4A85">
          <w:t xml:space="preserve"> dan</w:t>
        </w:r>
        <w:r w:rsidR="009905F7">
          <w:t xml:space="preserve"> de </w:t>
        </w:r>
        <w:r w:rsidR="00BC60E3">
          <w:t>doorkoppeling einde vrijwillige voortzetting naar Incasso plaats</w:t>
        </w:r>
        <w:r w:rsidR="00CA4A85">
          <w:t>.</w:t>
        </w:r>
      </w:ins>
    </w:p>
    <w:p w14:paraId="7CDA61D0" w14:textId="77777777" w:rsidR="00BC57A8" w:rsidRDefault="00BC57A8" w:rsidP="00BC57A8">
      <w:pPr>
        <w:pStyle w:val="ListParagraph"/>
        <w:numPr>
          <w:ilvl w:val="0"/>
          <w:numId w:val="6"/>
        </w:numPr>
        <w:rPr>
          <w:ins w:id="3898" w:author="Flory Koole" w:date="2025-01-21T18:02:00Z" w16du:dateUtc="2025-01-21T17:02:00Z"/>
        </w:rPr>
      </w:pPr>
      <w:ins w:id="3899" w:author="Flory Koole" w:date="2025-01-21T17:35:00Z" w16du:dateUtc="2025-01-21T16:35:00Z">
        <w:r>
          <w:t>Speciale berekeningen</w:t>
        </w:r>
      </w:ins>
    </w:p>
    <w:p w14:paraId="68B2C132" w14:textId="6DAA784C" w:rsidR="009D2845" w:rsidRDefault="009D2845">
      <w:pPr>
        <w:pStyle w:val="ListParagraph"/>
        <w:numPr>
          <w:ilvl w:val="1"/>
          <w:numId w:val="6"/>
        </w:numPr>
        <w:rPr>
          <w:ins w:id="3900" w:author="Ronald Kocks (R)" w:date="2025-08-28T15:40:00Z" w16du:dateUtc="2025-08-28T13:40:00Z"/>
        </w:rPr>
      </w:pPr>
      <w:ins w:id="3901" w:author="Flory Koole" w:date="2025-01-21T18:02:00Z" w16du:dateUtc="2025-01-21T17:02:00Z">
        <w:r w:rsidRPr="000A501A">
          <w:t>dlnVrijwilligeVoortzetting</w:t>
        </w:r>
        <w:r>
          <w:t xml:space="preserve"> = 0</w:t>
        </w:r>
      </w:ins>
    </w:p>
    <w:p w14:paraId="14C3D584" w14:textId="3BDB09E4" w:rsidR="006E3D48" w:rsidRDefault="00D73219">
      <w:pPr>
        <w:pStyle w:val="ListParagraph"/>
        <w:numPr>
          <w:ilvl w:val="1"/>
          <w:numId w:val="6"/>
        </w:numPr>
        <w:rPr>
          <w:ins w:id="3902" w:author="Ronald Kocks (R)" w:date="2025-08-28T15:41:00Z" w16du:dateUtc="2025-08-28T13:41:00Z"/>
        </w:rPr>
      </w:pPr>
      <w:ins w:id="3903" w:author="Ronald Kocks (R)" w:date="2025-08-28T15:40:00Z" w16du:dateUtc="2025-08-28T13:40:00Z">
        <w:r w:rsidRPr="00D73219">
          <w:t>dlnEindDatumAutoVoortzetting</w:t>
        </w:r>
      </w:ins>
    </w:p>
    <w:p w14:paraId="24F4FC4D" w14:textId="2AABE8DD" w:rsidR="007C2BF0" w:rsidRDefault="00190CEA">
      <w:pPr>
        <w:pStyle w:val="ListParagraph"/>
        <w:numPr>
          <w:ilvl w:val="2"/>
          <w:numId w:val="6"/>
        </w:numPr>
        <w:rPr>
          <w:ins w:id="3904" w:author="Flory Koole" w:date="2025-01-21T17:35:00Z" w16du:dateUtc="2025-01-21T16:35:00Z"/>
        </w:rPr>
        <w:pPrChange w:id="3905" w:author="Ronald Kocks (R)" w:date="2025-08-28T15:41:00Z" w16du:dateUtc="2025-08-28T13:41:00Z">
          <w:pPr>
            <w:pStyle w:val="ListParagraph"/>
            <w:numPr>
              <w:numId w:val="6"/>
            </w:numPr>
            <w:ind w:hanging="360"/>
          </w:pPr>
        </w:pPrChange>
      </w:pPr>
      <w:ins w:id="3906" w:author="Ronald Kocks (R)" w:date="2025-08-28T15:41:00Z" w16du:dateUtc="2025-08-28T13:41:00Z">
        <w:r w:rsidRPr="00190CEA">
          <w:t>isGbrDlnEindeVoortzVrijwillig AND dbDlnVrijwilligeVoortzetting = 2</w:t>
        </w:r>
        <w:r>
          <w:t xml:space="preserve"> = </w:t>
        </w:r>
        <w:r w:rsidR="005E7A94" w:rsidRPr="005E7A94">
          <w:t>datum(dbDlnEindDatumVrijwilligeVoortzetting,0,reglDekOvlMndAutoVoortzetting,0)</w:t>
        </w:r>
      </w:ins>
    </w:p>
    <w:p w14:paraId="60E75F2C" w14:textId="77777777" w:rsidR="00BC57A8" w:rsidRDefault="00BC57A8" w:rsidP="00BC57A8">
      <w:pPr>
        <w:pStyle w:val="ListParagraph"/>
        <w:numPr>
          <w:ilvl w:val="0"/>
          <w:numId w:val="6"/>
        </w:numPr>
        <w:rPr>
          <w:ins w:id="3907" w:author="Flory Koole (F)" w:date="2025-08-13T18:52:00Z" w16du:dateUtc="2025-08-13T16:52:00Z"/>
        </w:rPr>
      </w:pPr>
      <w:ins w:id="3908" w:author="Flory Koole" w:date="2025-01-21T17:35:00Z" w16du:dateUtc="2025-01-21T16:35:00Z">
        <w:r>
          <w:t>Bijzonderheden</w:t>
        </w:r>
      </w:ins>
    </w:p>
    <w:p w14:paraId="3A534169" w14:textId="0763B952" w:rsidR="00557932" w:rsidRDefault="00557932" w:rsidP="003C2462">
      <w:pPr>
        <w:pStyle w:val="ListParagraph"/>
        <w:numPr>
          <w:ilvl w:val="1"/>
          <w:numId w:val="6"/>
        </w:numPr>
        <w:rPr>
          <w:ins w:id="3909" w:author="Flory Koole (F)" w:date="2025-08-13T19:20:00Z" w16du:dateUtc="2025-08-13T17:20:00Z"/>
          <w:del w:id="3910" w:author="Ronald Kocks (R)" w:date="2025-08-14T13:56:00Z" w16du:dateUtc="2025-08-14T11:56:00Z"/>
        </w:rPr>
      </w:pPr>
      <w:ins w:id="3911" w:author="Flory Koole (F)" w:date="2025-08-13T19:17:00Z" w16du:dateUtc="2025-08-13T17:17:00Z">
        <w:del w:id="3912" w:author="Ronald Kocks (R)" w:date="2025-08-14T13:56:00Z" w16du:dateUtc="2025-08-14T11:56:00Z">
          <w:r w:rsidRPr="002218D9">
            <w:delText>Automatische beëindiging </w:delText>
          </w:r>
          <w:r w:rsidR="001C7A46">
            <w:delText xml:space="preserve">vrijwillige voortzetting risicodekking </w:delText>
          </w:r>
          <w:r w:rsidRPr="002218D9">
            <w:delText>als einde relatie</w:delText>
          </w:r>
        </w:del>
      </w:ins>
    </w:p>
    <w:p w14:paraId="43BD8EFB" w14:textId="52EB27EB" w:rsidR="00097117" w:rsidRDefault="00663153">
      <w:pPr>
        <w:pStyle w:val="ListParagraph"/>
        <w:numPr>
          <w:ilvl w:val="1"/>
          <w:numId w:val="6"/>
        </w:numPr>
        <w:rPr>
          <w:ins w:id="3913" w:author="Flory Koole (F)" w:date="2025-08-13T19:17:00Z" w16du:dateUtc="2025-08-13T17:17:00Z"/>
        </w:rPr>
        <w:pPrChange w:id="3914" w:author="Flory Koole (F)" w:date="2025-08-13T19:24:00Z" w16du:dateUtc="2025-08-13T17:24:00Z">
          <w:pPr>
            <w:pStyle w:val="ListParagraph"/>
            <w:numPr>
              <w:numId w:val="6"/>
            </w:numPr>
            <w:ind w:hanging="360"/>
          </w:pPr>
        </w:pPrChange>
      </w:pPr>
      <w:ins w:id="3915" w:author="Flory Koole (F)" w:date="2025-08-13T19:24:00Z" w16du:dateUtc="2025-08-13T17:24:00Z">
        <w:r>
          <w:t>B</w:t>
        </w:r>
      </w:ins>
      <w:ins w:id="3916" w:author="Flory Koole (F)" w:date="2025-08-13T19:20:00Z" w16du:dateUtc="2025-08-13T17:20:00Z">
        <w:r w:rsidR="00097117">
          <w:t>uiten scope: a</w:t>
        </w:r>
        <w:r w:rsidR="00097117" w:rsidRPr="003019D5">
          <w:t>utomatische beëindiging </w:t>
        </w:r>
      </w:ins>
      <w:ins w:id="3917" w:author="Flory Koole (F)" w:date="2025-08-13T19:21:00Z" w16du:dateUtc="2025-08-13T17:21:00Z">
        <w:r w:rsidR="00AD621A">
          <w:t xml:space="preserve">vrijwillige voortzetting risico </w:t>
        </w:r>
      </w:ins>
      <w:ins w:id="3918" w:author="Flory Koole (F)" w:date="2025-08-13T19:20:00Z" w16du:dateUtc="2025-08-13T17:20:00Z">
        <w:r w:rsidR="00097117" w:rsidRPr="003019D5">
          <w:t>als kapitaal onder x keer de afkoopgrens dreigt te komen, komend jaar</w:t>
        </w:r>
        <w:r w:rsidR="00097117">
          <w:t xml:space="preserve">. </w:t>
        </w:r>
      </w:ins>
      <w:ins w:id="3919" w:author="Flory Koole (F)" w:date="2025-08-13T19:21:00Z" w16du:dateUtc="2025-08-13T17:21:00Z">
        <w:r w:rsidR="00097117">
          <w:t xml:space="preserve">Hiervoor </w:t>
        </w:r>
        <w:r w:rsidR="00AD621A">
          <w:t>moet aanvullende functionaliteit gemaakt</w:t>
        </w:r>
      </w:ins>
      <w:ins w:id="3920" w:author="Flory Koole (F)" w:date="2025-08-13T19:20:00Z" w16du:dateUtc="2025-08-13T17:20:00Z">
        <w:r w:rsidR="00097117">
          <w:t>: vanuit proces eerst selectie maken, teruggeven aan OS die gebeurtenis triggert (analoog default keuze CVP of opdracht pensionering)</w:t>
        </w:r>
      </w:ins>
      <w:ins w:id="3921" w:author="Flory Koole (F)" w:date="2025-08-13T19:22:00Z" w16du:dateUtc="2025-08-13T17:22:00Z">
        <w:r w:rsidR="00EC18F1">
          <w:t xml:space="preserve">. De </w:t>
        </w:r>
        <w:r w:rsidR="00364E99">
          <w:t xml:space="preserve">kosten </w:t>
        </w:r>
      </w:ins>
      <w:ins w:id="3922" w:author="Flory Koole (F)" w:date="2025-08-13T19:23:00Z" w16du:dateUtc="2025-08-13T17:23:00Z">
        <w:r w:rsidR="00364E99">
          <w:t>van implementatie hiervan wegen niet op tegen de zeldzame</w:t>
        </w:r>
        <w:r w:rsidR="00E00CE5">
          <w:t xml:space="preserve"> gevallen waarin dit zal optreden. Hiervoor kan een query aan DWH worden gevraagd ter controle, waarna </w:t>
        </w:r>
        <w:r>
          <w:t xml:space="preserve">de </w:t>
        </w:r>
      </w:ins>
      <w:ins w:id="3923" w:author="Flory Koole (F)" w:date="2025-08-13T19:24:00Z" w16du:dateUtc="2025-08-13T17:24:00Z">
        <w:r>
          <w:t>vrijwillige voortzetting handmatig beëindigd kan worden</w:t>
        </w:r>
      </w:ins>
    </w:p>
    <w:p w14:paraId="60CA418E" w14:textId="6AA1EEC4" w:rsidR="003660AA" w:rsidRDefault="003660AA" w:rsidP="00D754EE">
      <w:pPr>
        <w:pStyle w:val="ListParagraph"/>
        <w:numPr>
          <w:ilvl w:val="1"/>
          <w:numId w:val="6"/>
        </w:numPr>
        <w:rPr>
          <w:ins w:id="3924" w:author="Ronald Kocks (R)" w:date="2025-08-14T13:56:00Z" w16du:dateUtc="2025-08-14T11:56:00Z"/>
        </w:rPr>
      </w:pPr>
      <w:ins w:id="3925" w:author="Flory Koole (F)" w:date="2025-08-13T18:53:00Z" w16du:dateUtc="2025-08-13T16:53:00Z">
        <w:r w:rsidRPr="00594975">
          <w:t>Handmatige beëindiging gaat in 2 stappen</w:t>
        </w:r>
      </w:ins>
      <w:ins w:id="3926" w:author="Flory Koole (F)" w:date="2025-08-13T18:55:00Z" w16du:dateUtc="2025-08-13T16:55:00Z">
        <w:r w:rsidR="00C964BD">
          <w:t xml:space="preserve">. </w:t>
        </w:r>
      </w:ins>
      <w:ins w:id="3927" w:author="Flory Koole (F)" w:date="2025-08-13T18:54:00Z" w16du:dateUtc="2025-08-13T16:54:00Z">
        <w:r w:rsidR="00FD646E">
          <w:t xml:space="preserve">Als eerste </w:t>
        </w:r>
        <w:r w:rsidR="00C964BD" w:rsidRPr="00594975">
          <w:t xml:space="preserve">wordt </w:t>
        </w:r>
        <w:r w:rsidR="00C964BD">
          <w:t>d</w:t>
        </w:r>
      </w:ins>
      <w:ins w:id="3928" w:author="Flory Koole (F)" w:date="2025-08-13T18:53:00Z" w16du:dateUtc="2025-08-13T16:53:00Z">
        <w:r>
          <w:t>e</w:t>
        </w:r>
        <w:r w:rsidRPr="00594975">
          <w:t xml:space="preserve"> einddatum van de vrijwillige voortzetting gewijzigd naar de eerste van de maand volgend op de datum die wordt meegegeven</w:t>
        </w:r>
      </w:ins>
      <w:ins w:id="3929" w:author="Ronald Kocks (R)" w:date="2025-08-28T15:41:00Z" w16du:dateUtc="2025-08-28T13:41:00Z">
        <w:r w:rsidR="00F06910">
          <w:t xml:space="preserve"> (v</w:t>
        </w:r>
      </w:ins>
      <w:ins w:id="3930" w:author="Ronald Kocks (R)" w:date="2025-08-28T15:42:00Z" w16du:dateUtc="2025-08-28T13:42:00Z">
        <w:r w:rsidR="00F06910">
          <w:t xml:space="preserve">ia </w:t>
        </w:r>
        <w:r w:rsidR="000A6A06">
          <w:t>mutatie Keuze vrijwillige voortzetting)</w:t>
        </w:r>
      </w:ins>
      <w:ins w:id="3931" w:author="Flory Koole (F)" w:date="2025-08-13T18:53:00Z" w16du:dateUtc="2025-08-13T16:53:00Z">
        <w:r w:rsidRPr="00594975">
          <w:t>.</w:t>
        </w:r>
      </w:ins>
      <w:ins w:id="3932" w:author="Flory Koole (F)" w:date="2025-08-13T18:55:00Z" w16du:dateUtc="2025-08-13T16:55:00Z">
        <w:r w:rsidR="00C964BD">
          <w:t xml:space="preserve"> Vervolgens </w:t>
        </w:r>
        <w:r w:rsidR="00C964BD" w:rsidRPr="00594975">
          <w:t xml:space="preserve">wordt </w:t>
        </w:r>
        <w:r w:rsidR="00C964BD">
          <w:t>m</w:t>
        </w:r>
      </w:ins>
      <w:ins w:id="3933" w:author="Flory Koole (F)" w:date="2025-08-13T18:53:00Z" w16du:dateUtc="2025-08-13T16:53:00Z">
        <w:r w:rsidRPr="00594975">
          <w:t>et de</w:t>
        </w:r>
      </w:ins>
      <w:ins w:id="3934" w:author="Flory Koole (F)" w:date="2025-08-13T18:54:00Z" w16du:dateUtc="2025-08-13T16:54:00Z">
        <w:r w:rsidR="00FD646E">
          <w:t xml:space="preserve">ze </w:t>
        </w:r>
      </w:ins>
      <w:ins w:id="3935" w:author="Flory Koole (F)" w:date="2025-08-13T18:53:00Z" w16du:dateUtc="2025-08-13T16:53:00Z">
        <w:r w:rsidRPr="00594975">
          <w:t>voorspelbare gebeurtenis de vrijwillige voortzetting vervolgens beëindigd.</w:t>
        </w:r>
      </w:ins>
    </w:p>
    <w:p w14:paraId="0F8136D7" w14:textId="2079B7C6" w:rsidR="00707B32" w:rsidRDefault="00CC60E4" w:rsidP="00D754EE">
      <w:pPr>
        <w:pStyle w:val="ListParagraph"/>
        <w:numPr>
          <w:ilvl w:val="1"/>
          <w:numId w:val="6"/>
        </w:numPr>
        <w:rPr>
          <w:ins w:id="3936" w:author="Ronald Kocks (R)" w:date="2025-08-25T14:15:00Z" w16du:dateUtc="2025-08-25T12:15:00Z"/>
        </w:rPr>
      </w:pPr>
      <w:ins w:id="3937" w:author="Ronald Kocks (R)" w:date="2025-08-14T13:56:00Z" w16du:dateUtc="2025-08-14T11:56:00Z">
        <w:r>
          <w:t>Toevoegen wat er exact gebeurt bij einde als gevolg einde relatie, pensionering, overlijden (partner), herindienst</w:t>
        </w:r>
      </w:ins>
      <w:ins w:id="3938" w:author="Ronald Kocks (R)" w:date="2025-08-25T14:15:00Z" w16du:dateUtc="2025-08-25T12:15:00Z">
        <w:r w:rsidR="00DE0D99">
          <w:t>:</w:t>
        </w:r>
      </w:ins>
    </w:p>
    <w:p w14:paraId="0E17B0A3" w14:textId="5E135A20" w:rsidR="004D346A" w:rsidRDefault="00F50611" w:rsidP="00F50611">
      <w:pPr>
        <w:pStyle w:val="ListParagraph"/>
        <w:numPr>
          <w:ilvl w:val="2"/>
          <w:numId w:val="6"/>
        </w:numPr>
        <w:rPr>
          <w:ins w:id="3939" w:author="Ronald Kocks (R)" w:date="2025-08-25T14:17:00Z" w16du:dateUtc="2025-08-25T12:17:00Z"/>
        </w:rPr>
      </w:pPr>
      <w:ins w:id="3940" w:author="Ronald Kocks (R)" w:date="2025-08-25T14:15:00Z" w16du:dateUtc="2025-08-25T12:15:00Z">
        <w:r>
          <w:t>Einde relatie</w:t>
        </w:r>
      </w:ins>
      <w:ins w:id="3941" w:author="Ronald Kocks (R)" w:date="2025-08-25T14:18:00Z" w16du:dateUtc="2025-08-25T12:18:00Z">
        <w:r w:rsidR="00162C45">
          <w:t xml:space="preserve"> &amp; Overlijden Partner</w:t>
        </w:r>
      </w:ins>
      <w:ins w:id="3942" w:author="Ronald Kocks (R)" w:date="2025-08-25T14:15:00Z" w16du:dateUtc="2025-08-25T12:15:00Z">
        <w:r>
          <w:t xml:space="preserve">: </w:t>
        </w:r>
        <w:r w:rsidR="00E339A1">
          <w:t>bij mutatie ‘einde relatie’ word</w:t>
        </w:r>
      </w:ins>
      <w:ins w:id="3943" w:author="Ronald Kocks (R)" w:date="2025-08-25T14:16:00Z" w16du:dateUtc="2025-08-25T12:16:00Z">
        <w:r w:rsidR="008C1AB6">
          <w:t xml:space="preserve">t de einddatum vrijw. voortz. gevuld met </w:t>
        </w:r>
        <w:r w:rsidR="00D50B22">
          <w:t>de 1</w:t>
        </w:r>
        <w:r w:rsidR="00D50B22" w:rsidRPr="00D50B22">
          <w:rPr>
            <w:vertAlign w:val="superscript"/>
            <w:rPrChange w:id="3944" w:author="Ronald Kocks (R)" w:date="2025-08-25T14:16:00Z" w16du:dateUtc="2025-08-25T12:16:00Z">
              <w:rPr/>
            </w:rPrChange>
          </w:rPr>
          <w:t>ste</w:t>
        </w:r>
        <w:r w:rsidR="00D50B22">
          <w:t xml:space="preserve"> van de maand volgend op</w:t>
        </w:r>
      </w:ins>
      <w:ins w:id="3945" w:author="Ronald Kocks (R)" w:date="2025-08-25T14:17:00Z" w16du:dateUtc="2025-08-25T12:17:00Z">
        <w:r w:rsidR="00224D80">
          <w:t xml:space="preserve"> en verzekerd LPPRF gaat naar € 0,-</w:t>
        </w:r>
      </w:ins>
      <w:ins w:id="3946" w:author="Ronald Kocks (R)" w:date="2025-08-25T14:16:00Z" w16du:dateUtc="2025-08-25T12:16:00Z">
        <w:r w:rsidR="00D50B22">
          <w:t>.</w:t>
        </w:r>
      </w:ins>
      <w:ins w:id="3947" w:author="Ronald Kocks (R)" w:date="2025-08-25T14:17:00Z" w16du:dateUtc="2025-08-25T12:17:00Z">
        <w:r w:rsidR="00224D80">
          <w:t xml:space="preserve"> </w:t>
        </w:r>
        <w:r w:rsidR="003B13C3">
          <w:t xml:space="preserve">Premie </w:t>
        </w:r>
        <w:r w:rsidR="004D346A">
          <w:t>in de scheidingsmaand wordt niet meer berekend/</w:t>
        </w:r>
      </w:ins>
      <w:ins w:id="3948" w:author="Ronald Kocks (R)" w:date="2025-08-25T14:21:00Z" w16du:dateUtc="2025-08-25T12:21:00Z">
        <w:r w:rsidR="009A3455">
          <w:t>geïnd</w:t>
        </w:r>
      </w:ins>
      <w:ins w:id="3949" w:author="Ronald Kocks (R)" w:date="2025-08-25T14:17:00Z" w16du:dateUtc="2025-08-25T12:17:00Z">
        <w:r w:rsidR="004D346A">
          <w:t>.</w:t>
        </w:r>
      </w:ins>
    </w:p>
    <w:p w14:paraId="499115D1" w14:textId="77777777" w:rsidR="009A3455" w:rsidRDefault="00D50B22" w:rsidP="00F50611">
      <w:pPr>
        <w:pStyle w:val="ListParagraph"/>
        <w:numPr>
          <w:ilvl w:val="2"/>
          <w:numId w:val="6"/>
        </w:numPr>
        <w:rPr>
          <w:ins w:id="3950" w:author="Ronald Kocks (R)" w:date="2025-08-25T14:21:00Z" w16du:dateUtc="2025-08-25T12:21:00Z"/>
        </w:rPr>
      </w:pPr>
      <w:ins w:id="3951" w:author="Ronald Kocks (R)" w:date="2025-08-25T14:16:00Z" w16du:dateUtc="2025-08-25T12:16:00Z">
        <w:r>
          <w:t xml:space="preserve"> </w:t>
        </w:r>
      </w:ins>
      <w:ins w:id="3952" w:author="Ronald Kocks (R)" w:date="2025-08-25T14:18:00Z" w16du:dateUtc="2025-08-25T12:18:00Z">
        <w:r w:rsidR="008B61AD">
          <w:t>Herindienst</w:t>
        </w:r>
      </w:ins>
      <w:ins w:id="3953" w:author="Ronald Kocks (R)" w:date="2025-08-25T14:19:00Z" w16du:dateUtc="2025-08-25T12:19:00Z">
        <w:r w:rsidR="00F605B0">
          <w:t xml:space="preserve">: </w:t>
        </w:r>
        <w:r w:rsidR="00C073C7">
          <w:t>bij mutatie ‘aanvang dienstverband’ wordt de einddatum vrijw. voortz. gevuld met</w:t>
        </w:r>
      </w:ins>
      <w:ins w:id="3954" w:author="Ronald Kocks (R)" w:date="2025-08-25T14:20:00Z" w16du:dateUtc="2025-08-25T12:20:00Z">
        <w:r w:rsidR="00463895">
          <w:t xml:space="preserve"> de versiedatum van de mutatie en </w:t>
        </w:r>
        <w:r w:rsidR="00E20EA1">
          <w:t xml:space="preserve">verandert de soort vrijw. voortz. naar ‘onbekend’.  </w:t>
        </w:r>
        <w:r w:rsidR="009A3455">
          <w:t>Premie in de herindiensttredingsmaand wordt niet meer berekend/</w:t>
        </w:r>
      </w:ins>
      <w:ins w:id="3955" w:author="Ronald Kocks (R)" w:date="2025-08-25T14:21:00Z" w16du:dateUtc="2025-08-25T12:21:00Z">
        <w:r w:rsidR="009A3455">
          <w:t>geïnd.</w:t>
        </w:r>
      </w:ins>
    </w:p>
    <w:p w14:paraId="43527038" w14:textId="63DC66DC" w:rsidR="00DE0D99" w:rsidRDefault="00A4508A" w:rsidP="00F50611">
      <w:pPr>
        <w:pStyle w:val="ListParagraph"/>
        <w:numPr>
          <w:ilvl w:val="2"/>
          <w:numId w:val="6"/>
        </w:numPr>
        <w:rPr>
          <w:ins w:id="3956" w:author="Ronald Kocks (R)" w:date="2025-08-25T14:24:00Z" w16du:dateUtc="2025-08-25T12:24:00Z"/>
        </w:rPr>
      </w:pPr>
      <w:ins w:id="3957" w:author="Ronald Kocks (R)" w:date="2025-08-25T14:21:00Z" w16du:dateUtc="2025-08-25T12:21:00Z">
        <w:r>
          <w:t xml:space="preserve">Volledige pensionering: </w:t>
        </w:r>
        <w:r w:rsidR="009A3455">
          <w:t xml:space="preserve"> </w:t>
        </w:r>
        <w:r w:rsidR="007E1213">
          <w:t>bij mutatie ‘pensionering’ wordt de einddatum vrijw. voortz. gevuld met de versiedatum van de mutatie en verandert de soort vrijw. voortz. naar ‘onbekend’.</w:t>
        </w:r>
      </w:ins>
      <w:ins w:id="3958" w:author="Ronald Kocks (R)" w:date="2025-08-25T14:22:00Z" w16du:dateUtc="2025-08-25T12:22:00Z">
        <w:r w:rsidR="00467E38">
          <w:t xml:space="preserve"> Bij APS is de pensioneringsdatum altijd de 1</w:t>
        </w:r>
        <w:r w:rsidR="00467E38" w:rsidRPr="00467E38">
          <w:rPr>
            <w:vertAlign w:val="superscript"/>
            <w:rPrChange w:id="3959" w:author="Ronald Kocks (R)" w:date="2025-08-25T14:22:00Z" w16du:dateUtc="2025-08-25T12:22:00Z">
              <w:rPr/>
            </w:rPrChange>
          </w:rPr>
          <w:t>ste</w:t>
        </w:r>
        <w:r w:rsidR="00467E38">
          <w:t xml:space="preserve"> van de maand. </w:t>
        </w:r>
      </w:ins>
      <w:ins w:id="3960" w:author="Ronald Kocks (R)" w:date="2025-08-25T14:23:00Z" w16du:dateUtc="2025-08-25T12:23:00Z">
        <w:r w:rsidR="009B3689">
          <w:t xml:space="preserve">Premie in de maand voorafgaand aan pensionering worden niet meer berekend/geïnd ivm verkoop alle units op de laatste dag van de maand voorafgaand aan pensionering. </w:t>
        </w:r>
      </w:ins>
    </w:p>
    <w:p w14:paraId="15924B02" w14:textId="4D48B4F4" w:rsidR="00727862" w:rsidRDefault="00727862">
      <w:pPr>
        <w:pStyle w:val="ListParagraph"/>
        <w:numPr>
          <w:ilvl w:val="2"/>
          <w:numId w:val="6"/>
        </w:numPr>
        <w:rPr>
          <w:ins w:id="3961" w:author="Flory Koole (F)" w:date="2025-08-13T18:56:00Z" w16du:dateUtc="2025-08-13T16:56:00Z"/>
        </w:rPr>
        <w:pPrChange w:id="3962" w:author="Ronald Kocks (R)" w:date="2025-08-25T14:15:00Z" w16du:dateUtc="2025-08-25T12:15:00Z">
          <w:pPr>
            <w:pStyle w:val="ListParagraph"/>
            <w:numPr>
              <w:ilvl w:val="1"/>
              <w:numId w:val="6"/>
            </w:numPr>
            <w:ind w:left="1440" w:hanging="360"/>
          </w:pPr>
        </w:pPrChange>
      </w:pPr>
      <w:ins w:id="3963" w:author="Ronald Kocks (R)" w:date="2025-08-25T14:24:00Z" w16du:dateUtc="2025-08-25T12:24:00Z">
        <w:r>
          <w:t xml:space="preserve">Overlijden: </w:t>
        </w:r>
      </w:ins>
      <w:ins w:id="3964" w:author="Ronald Kocks (R)" w:date="2025-08-25T14:25:00Z" w16du:dateUtc="2025-08-25T12:25:00Z">
        <w:r w:rsidR="00D13766">
          <w:t xml:space="preserve">bij mutatie ‘overlijden’ </w:t>
        </w:r>
      </w:ins>
    </w:p>
    <w:p w14:paraId="54BA0778" w14:textId="67B958BB" w:rsidR="00014E23" w:rsidDel="002C6595" w:rsidRDefault="00014E23">
      <w:pPr>
        <w:pStyle w:val="ListParagraph"/>
        <w:numPr>
          <w:ilvl w:val="1"/>
          <w:numId w:val="6"/>
        </w:numPr>
        <w:rPr>
          <w:ins w:id="3965" w:author="Flory Koole" w:date="2025-01-21T17:35:00Z" w16du:dateUtc="2025-01-21T16:35:00Z"/>
          <w:del w:id="3966" w:author="Ronald Kocks (R)" w:date="2025-08-28T15:42:00Z" w16du:dateUtc="2025-08-28T13:42:00Z"/>
        </w:rPr>
        <w:pPrChange w:id="3967" w:author="Flory Koole (F)" w:date="2025-08-13T18:55:00Z" w16du:dateUtc="2025-08-13T16:55:00Z">
          <w:pPr>
            <w:pStyle w:val="ListParagraph"/>
            <w:numPr>
              <w:numId w:val="6"/>
            </w:numPr>
            <w:ind w:hanging="360"/>
          </w:pPr>
        </w:pPrChange>
      </w:pPr>
      <w:ins w:id="3968" w:author="Flory Koole (F)" w:date="2025-08-13T18:56:00Z">
        <w:r w:rsidRPr="00014E23">
          <w:t>Na het beëindigen van de vrijwillige voortzetting van de gehele regeling blijven de risicopensioenen staan (automatische voortzetting). Na 3 tot 6 maanden vervallen de risicopensioenen met een voorspelbare gebeurtenis einde automatische voortzetting</w:t>
        </w:r>
      </w:ins>
    </w:p>
    <w:p w14:paraId="121823C3" w14:textId="77777777" w:rsidR="005B1CE1" w:rsidRDefault="005B1CE1">
      <w:pPr>
        <w:pStyle w:val="ListParagraph"/>
        <w:numPr>
          <w:ilvl w:val="1"/>
          <w:numId w:val="6"/>
        </w:numPr>
        <w:rPr>
          <w:ins w:id="3969" w:author="Flory Koole (F)" w:date="2025-08-13T20:29:00Z" w16du:dateUtc="2025-08-13T18:29:00Z"/>
        </w:rPr>
        <w:pPrChange w:id="3970" w:author="Ronald Kocks (R)" w:date="2025-08-28T15:42:00Z" w16du:dateUtc="2025-08-28T13:42:00Z">
          <w:pPr/>
        </w:pPrChange>
      </w:pPr>
    </w:p>
    <w:p w14:paraId="4320A0FE" w14:textId="3BECA49A" w:rsidR="005B1CE1" w:rsidRDefault="005B1CE1" w:rsidP="005B1CE1">
      <w:pPr>
        <w:pStyle w:val="Heading3"/>
        <w:rPr>
          <w:ins w:id="3971" w:author="Flory Koole (F)" w:date="2025-08-13T20:29:00Z" w16du:dateUtc="2025-08-13T18:29:00Z"/>
          <w:del w:id="3972" w:author="Ronald Kocks (R)" w:date="2025-08-14T13:59:00Z" w16du:dateUtc="2025-08-14T11:59:00Z"/>
        </w:rPr>
      </w:pPr>
      <w:commentRangeStart w:id="3973"/>
      <w:ins w:id="3974" w:author="Flory Koole (F)" w:date="2025-08-13T20:29:00Z" w16du:dateUtc="2025-08-13T18:29:00Z">
        <w:del w:id="3975" w:author="Ronald Kocks (R)" w:date="2025-08-14T13:59:00Z" w16du:dateUtc="2025-08-14T11:59:00Z">
          <w:r>
            <w:delText>Einde vrijwillige voortzetting (gehele regeling, dvb, specifiek BerPF)</w:delText>
          </w:r>
        </w:del>
      </w:ins>
      <w:commentRangeEnd w:id="3973"/>
      <w:del w:id="3976" w:author="Ronald Kocks (R)" w:date="2025-08-14T13:59:00Z" w16du:dateUtc="2025-08-14T11:59:00Z">
        <w:r w:rsidR="005837A9" w:rsidDel="005837A9">
          <w:rPr>
            <w:rStyle w:val="CommentReference"/>
            <w:szCs w:val="22"/>
          </w:rPr>
          <w:commentReference w:id="3973"/>
        </w:r>
      </w:del>
    </w:p>
    <w:p w14:paraId="55CD101B" w14:textId="68558410" w:rsidR="005B1CE1" w:rsidRDefault="005B1CE1" w:rsidP="005B1CE1">
      <w:pPr>
        <w:rPr>
          <w:ins w:id="3977" w:author="Flory Koole (F)" w:date="2025-08-13T20:29:00Z" w16du:dateUtc="2025-08-13T18:29:00Z"/>
          <w:del w:id="3978" w:author="Ronald Kocks (R)" w:date="2025-08-14T13:59:00Z" w16du:dateUtc="2025-08-14T11:59:00Z"/>
        </w:rPr>
      </w:pPr>
      <w:ins w:id="3979" w:author="Flory Koole (F)" w:date="2025-08-13T20:29:00Z" w16du:dateUtc="2025-08-13T18:29:00Z">
        <w:del w:id="3980" w:author="Ronald Kocks (R)" w:date="2025-08-14T13:59:00Z" w16du:dateUtc="2025-08-14T11:59:00Z">
          <w:r>
            <w:delText>Relevante zaken m.b.t. deze gebeurtenis:</w:delText>
          </w:r>
        </w:del>
      </w:ins>
    </w:p>
    <w:p w14:paraId="36EFC1DD" w14:textId="3FECA4E9" w:rsidR="005B1CE1" w:rsidRDefault="005B1CE1" w:rsidP="005B1CE1">
      <w:pPr>
        <w:pStyle w:val="ListParagraph"/>
        <w:numPr>
          <w:ilvl w:val="0"/>
          <w:numId w:val="6"/>
        </w:numPr>
        <w:rPr>
          <w:ins w:id="3981" w:author="Flory Koole (F)" w:date="2025-08-13T20:29:00Z" w16du:dateUtc="2025-08-13T18:29:00Z"/>
          <w:del w:id="3982" w:author="Ronald Kocks (R)" w:date="2025-08-14T13:59:00Z" w16du:dateUtc="2025-08-14T11:59:00Z"/>
        </w:rPr>
      </w:pPr>
      <w:ins w:id="3983" w:author="Flory Koole (F)" w:date="2025-08-13T20:29:00Z" w16du:dateUtc="2025-08-13T18:29:00Z">
        <w:del w:id="3984" w:author="Ronald Kocks (R)" w:date="2025-08-14T13:59:00Z" w16du:dateUtc="2025-08-14T11:59:00Z">
          <w:r>
            <w:delText>Afleidbaar of opdrachtvolgend: afleidbaar extern</w:delText>
          </w:r>
        </w:del>
      </w:ins>
    </w:p>
    <w:p w14:paraId="26ECFDE6" w14:textId="5632CA8B" w:rsidR="005B1CE1" w:rsidRDefault="005B1CE1" w:rsidP="005B1CE1">
      <w:pPr>
        <w:pStyle w:val="ListParagraph"/>
        <w:numPr>
          <w:ilvl w:val="0"/>
          <w:numId w:val="6"/>
        </w:numPr>
        <w:rPr>
          <w:ins w:id="3985" w:author="Flory Koole (F)" w:date="2025-08-13T20:29:00Z" w16du:dateUtc="2025-08-13T18:29:00Z"/>
          <w:del w:id="3986" w:author="Ronald Kocks (R)" w:date="2025-08-14T13:59:00Z" w16du:dateUtc="2025-08-14T11:59:00Z"/>
        </w:rPr>
      </w:pPr>
      <w:ins w:id="3987" w:author="Flory Koole (F)" w:date="2025-08-13T20:29:00Z" w16du:dateUtc="2025-08-13T18:29:00Z">
        <w:del w:id="3988" w:author="Ronald Kocks (R)" w:date="2025-08-14T13:59:00Z" w16du:dateUtc="2025-08-14T11:59:00Z">
          <w:r>
            <w:delText>Invoer en controles</w:delText>
          </w:r>
        </w:del>
      </w:ins>
    </w:p>
    <w:p w14:paraId="6CD52663" w14:textId="5A857565" w:rsidR="005B1CE1" w:rsidRDefault="005B1CE1" w:rsidP="005B1CE1">
      <w:pPr>
        <w:pStyle w:val="ListParagraph"/>
        <w:numPr>
          <w:ilvl w:val="0"/>
          <w:numId w:val="6"/>
        </w:numPr>
        <w:rPr>
          <w:ins w:id="3989" w:author="Flory Koole (F)" w:date="2025-08-13T20:29:00Z" w16du:dateUtc="2025-08-13T18:29:00Z"/>
          <w:del w:id="3990" w:author="Ronald Kocks (R)" w:date="2025-08-14T13:59:00Z" w16du:dateUtc="2025-08-14T11:59:00Z"/>
        </w:rPr>
      </w:pPr>
      <w:ins w:id="3991" w:author="Flory Koole (F)" w:date="2025-08-13T20:29:00Z" w16du:dateUtc="2025-08-13T18:29:00Z">
        <w:del w:id="3992" w:author="Ronald Kocks (R)" w:date="2025-08-14T13:59:00Z" w16du:dateUtc="2025-08-14T11:59:00Z">
          <w:r>
            <w:delText>Overgangen in profielen</w:delText>
          </w:r>
        </w:del>
      </w:ins>
    </w:p>
    <w:p w14:paraId="482E88E5" w14:textId="0173155B" w:rsidR="005B1CE1" w:rsidRDefault="005B1CE1" w:rsidP="005B1CE1">
      <w:pPr>
        <w:pStyle w:val="ListParagraph"/>
        <w:numPr>
          <w:ilvl w:val="0"/>
          <w:numId w:val="6"/>
        </w:numPr>
        <w:rPr>
          <w:ins w:id="3993" w:author="Flory Koole (F)" w:date="2025-08-13T20:29:00Z" w16du:dateUtc="2025-08-13T18:29:00Z"/>
          <w:del w:id="3994" w:author="Ronald Kocks (R)" w:date="2025-08-14T13:59:00Z" w16du:dateUtc="2025-08-14T11:59:00Z"/>
        </w:rPr>
      </w:pPr>
      <w:ins w:id="3995" w:author="Flory Koole (F)" w:date="2025-08-13T20:29:00Z" w16du:dateUtc="2025-08-13T18:29:00Z">
        <w:del w:id="3996" w:author="Ronald Kocks (R)" w:date="2025-08-14T13:59:00Z" w16du:dateUtc="2025-08-14T11:59:00Z">
          <w:r>
            <w:delText>Koppelingen</w:delText>
          </w:r>
        </w:del>
      </w:ins>
    </w:p>
    <w:p w14:paraId="3C468671" w14:textId="75BE6F42" w:rsidR="005B1CE1" w:rsidRDefault="005B1CE1" w:rsidP="005B1CE1">
      <w:pPr>
        <w:pStyle w:val="ListParagraph"/>
        <w:numPr>
          <w:ilvl w:val="1"/>
          <w:numId w:val="6"/>
        </w:numPr>
        <w:rPr>
          <w:ins w:id="3997" w:author="Flory Koole (F)" w:date="2025-08-13T20:29:00Z" w16du:dateUtc="2025-08-13T18:29:00Z"/>
          <w:del w:id="3998" w:author="Ronald Kocks (R)" w:date="2025-08-14T13:59:00Z" w16du:dateUtc="2025-08-14T11:59:00Z"/>
        </w:rPr>
      </w:pPr>
      <w:ins w:id="3999" w:author="Flory Koole (F)" w:date="2025-08-13T20:29:00Z" w16du:dateUtc="2025-08-13T18:29:00Z">
        <w:del w:id="4000" w:author="Ronald Kocks (R)" w:date="2025-08-14T13:59:00Z" w16du:dateUtc="2025-08-14T11:59:00Z">
          <w:r>
            <w:delText xml:space="preserve">Andere component: </w:delText>
          </w:r>
          <w:r w:rsidRPr="0079177B">
            <w:delText>Keuze vrijwillige voortzetting</w:delText>
          </w:r>
          <w:r>
            <w:delText xml:space="preserve"> bij de deelnemer</w:delText>
          </w:r>
        </w:del>
      </w:ins>
    </w:p>
    <w:p w14:paraId="78A0814D" w14:textId="2F9B80BD" w:rsidR="005B1CE1" w:rsidRDefault="005B1CE1" w:rsidP="005B1CE1">
      <w:pPr>
        <w:pStyle w:val="ListParagraph"/>
        <w:numPr>
          <w:ilvl w:val="0"/>
          <w:numId w:val="6"/>
        </w:numPr>
        <w:rPr>
          <w:ins w:id="4001" w:author="Flory Koole (F)" w:date="2025-08-13T20:29:00Z" w16du:dateUtc="2025-08-13T18:29:00Z"/>
          <w:del w:id="4002" w:author="Ronald Kocks (R)" w:date="2025-08-14T13:59:00Z" w16du:dateUtc="2025-08-14T11:59:00Z"/>
        </w:rPr>
      </w:pPr>
      <w:ins w:id="4003" w:author="Flory Koole (F)" w:date="2025-08-13T20:29:00Z" w16du:dateUtc="2025-08-13T18:29:00Z">
        <w:del w:id="4004" w:author="Ronald Kocks (R)" w:date="2025-08-14T13:59:00Z" w16du:dateUtc="2025-08-14T11:59:00Z">
          <w:r>
            <w:delText>Speciale berekeningen</w:delText>
          </w:r>
        </w:del>
      </w:ins>
    </w:p>
    <w:p w14:paraId="408D6886" w14:textId="41ADB945" w:rsidR="005B1CE1" w:rsidRDefault="005B1CE1" w:rsidP="005B1CE1">
      <w:pPr>
        <w:pStyle w:val="ListParagraph"/>
        <w:numPr>
          <w:ilvl w:val="0"/>
          <w:numId w:val="6"/>
        </w:numPr>
        <w:rPr>
          <w:ins w:id="4005" w:author="Flory Koole (F)" w:date="2025-08-13T20:29:00Z" w16du:dateUtc="2025-08-13T18:29:00Z"/>
          <w:del w:id="4006" w:author="Ronald Kocks (R)" w:date="2025-08-14T13:59:00Z" w16du:dateUtc="2025-08-14T11:59:00Z"/>
        </w:rPr>
      </w:pPr>
      <w:ins w:id="4007" w:author="Flory Koole (F)" w:date="2025-08-13T20:29:00Z" w16du:dateUtc="2025-08-13T18:29:00Z">
        <w:del w:id="4008" w:author="Ronald Kocks (R)" w:date="2025-08-14T13:59:00Z" w16du:dateUtc="2025-08-14T11:59:00Z">
          <w:r>
            <w:delText>Bijzonderheden</w:delText>
          </w:r>
        </w:del>
      </w:ins>
    </w:p>
    <w:p w14:paraId="0BEFB8C5" w14:textId="5DC329C2" w:rsidR="005B1CE1" w:rsidRDefault="005B1CE1" w:rsidP="005B1CE1">
      <w:pPr>
        <w:pStyle w:val="ListParagraph"/>
        <w:numPr>
          <w:ilvl w:val="1"/>
          <w:numId w:val="6"/>
        </w:numPr>
        <w:spacing w:line="240" w:lineRule="auto"/>
        <w:rPr>
          <w:ins w:id="4009" w:author="Flory Koole (F)" w:date="2025-08-13T20:29:00Z" w16du:dateUtc="2025-08-13T18:29:00Z"/>
          <w:del w:id="4010" w:author="Ronald Kocks (R)" w:date="2025-08-14T13:59:00Z" w16du:dateUtc="2025-08-14T11:59:00Z"/>
        </w:rPr>
      </w:pPr>
      <w:ins w:id="4011" w:author="Flory Koole (F)" w:date="2025-08-13T20:29:00Z" w16du:dateUtc="2025-08-13T18:29:00Z">
        <w:del w:id="4012" w:author="Ronald Kocks (R)" w:date="2025-08-14T13:59:00Z" w16du:dateUtc="2025-08-14T11:59:00Z">
          <w:r>
            <w:rPr>
              <w:highlight w:val="yellow"/>
            </w:rPr>
            <w:delText>Specifiek en alleen van toepassing v</w:delText>
          </w:r>
          <w:r w:rsidRPr="00776AA8">
            <w:rPr>
              <w:highlight w:val="yellow"/>
            </w:rPr>
            <w:delText>oor BerPF</w:delText>
          </w:r>
          <w:r>
            <w:delText xml:space="preserve"> </w:delText>
          </w:r>
        </w:del>
      </w:ins>
    </w:p>
    <w:p w14:paraId="549B78FD" w14:textId="77777777" w:rsidR="00A408EC" w:rsidRDefault="00A408EC" w:rsidP="00A408EC">
      <w:pPr>
        <w:rPr>
          <w:ins w:id="4013" w:author="Flory Koole (F)" w:date="2025-08-13T20:31:00Z" w16du:dateUtc="2025-08-13T18:31:00Z"/>
        </w:rPr>
      </w:pPr>
    </w:p>
    <w:p w14:paraId="6B7D51A2" w14:textId="7FF4FD90" w:rsidR="00A408EC" w:rsidRDefault="00A408EC" w:rsidP="00A408EC">
      <w:pPr>
        <w:pStyle w:val="Heading3"/>
        <w:rPr>
          <w:ins w:id="4014" w:author="Flory Koole (F)" w:date="2025-08-13T20:31:00Z" w16du:dateUtc="2025-08-13T18:31:00Z"/>
        </w:rPr>
      </w:pPr>
      <w:bookmarkStart w:id="4015" w:name="_Toc1803211902"/>
      <w:ins w:id="4016" w:author="Flory Koole (F)" w:date="2025-08-13T20:31:00Z" w16du:dateUtc="2025-08-13T18:31:00Z">
        <w:r>
          <w:t xml:space="preserve">Aanvang vrijwillige voortzetting </w:t>
        </w:r>
        <w:del w:id="4017" w:author="Ronald Kocks (R)" w:date="2025-08-28T15:46:00Z" w16du:dateUtc="2025-08-28T13:46:00Z">
          <w:r w:rsidDel="00DC33D4">
            <w:delText xml:space="preserve">gehele </w:delText>
          </w:r>
        </w:del>
        <w:r>
          <w:t xml:space="preserve">regeling (dvb, </w:t>
        </w:r>
        <w:r w:rsidRPr="00EA75E6">
          <w:rPr>
            <w:highlight w:val="yellow"/>
          </w:rPr>
          <w:t>specifiek BerPF</w:t>
        </w:r>
        <w:r>
          <w:t>)</w:t>
        </w:r>
        <w:bookmarkEnd w:id="4015"/>
      </w:ins>
    </w:p>
    <w:p w14:paraId="41B197E2" w14:textId="77777777" w:rsidR="00A408EC" w:rsidRDefault="00A408EC" w:rsidP="00A408EC">
      <w:pPr>
        <w:rPr>
          <w:ins w:id="4018" w:author="Flory Koole (F)" w:date="2025-08-13T20:31:00Z" w16du:dateUtc="2025-08-13T18:31:00Z"/>
        </w:rPr>
      </w:pPr>
      <w:ins w:id="4019" w:author="Flory Koole (F)" w:date="2025-08-13T20:31:00Z" w16du:dateUtc="2025-08-13T18:31:00Z">
        <w:r>
          <w:t xml:space="preserve">Specifiek </w:t>
        </w:r>
        <w:r w:rsidRPr="00DA2989">
          <w:rPr>
            <w:highlight w:val="yellow"/>
          </w:rPr>
          <w:t>voor BerPF</w:t>
        </w:r>
        <w:r>
          <w:t>, want voor andere pensioenfondsen wordt vrijwillige voortzetting van de gehele regeling niet aangeboden.</w:t>
        </w:r>
      </w:ins>
    </w:p>
    <w:p w14:paraId="551C7F75" w14:textId="77777777" w:rsidR="00A408EC" w:rsidDel="00260F14" w:rsidRDefault="00A408EC" w:rsidP="00A408EC">
      <w:pPr>
        <w:rPr>
          <w:ins w:id="4020" w:author="Flory Koole (F)" w:date="2025-08-13T20:31:00Z" w16du:dateUtc="2025-08-13T18:31:00Z"/>
          <w:del w:id="4021" w:author="Ronald Kocks (R)" w:date="2025-08-28T15:46:00Z" w16du:dateUtc="2025-08-28T13:46:00Z"/>
        </w:rPr>
      </w:pPr>
      <w:ins w:id="4022" w:author="Flory Koole (F)" w:date="2025-08-13T20:31:00Z" w16du:dateUtc="2025-08-13T18:31:00Z">
        <w:del w:id="4023" w:author="Ronald Kocks (R)" w:date="2025-08-28T15:46:00Z" w16du:dateUtc="2025-08-28T13:46:00Z">
          <w:r w:rsidRPr="00EA75E6" w:rsidDel="00260F14">
            <w:rPr>
              <w:highlight w:val="yellow"/>
            </w:rPr>
            <w:delText>Actie</w:delText>
          </w:r>
          <w:r w:rsidDel="00260F14">
            <w:delText>: uitzoeken of deze zeldzame gevallen ook met een workaround voorzien van werkinstructie kunnen worden uitgevoerd: handmatig doorvoeren: gebeurtenis Keuze vrijwillige voortzetting en Aanvang dienstverband, volgorde te bepalen. Als dit werkt, geen aparte gebeurtenis bouwen</w:delText>
          </w:r>
        </w:del>
      </w:ins>
    </w:p>
    <w:p w14:paraId="190B4D87" w14:textId="77777777" w:rsidR="00A408EC" w:rsidRDefault="00A408EC" w:rsidP="00A408EC">
      <w:pPr>
        <w:rPr>
          <w:ins w:id="4024" w:author="Flory Koole (F)" w:date="2025-08-13T20:31:00Z" w16du:dateUtc="2025-08-13T18:31:00Z"/>
        </w:rPr>
      </w:pPr>
      <w:ins w:id="4025" w:author="Flory Koole (F)" w:date="2025-08-13T20:31:00Z" w16du:dateUtc="2025-08-13T18:31:00Z">
        <w:r>
          <w:t>Relevante zaken m.b.t. deze gebeurtenis:</w:t>
        </w:r>
      </w:ins>
    </w:p>
    <w:p w14:paraId="61A9ED96" w14:textId="77777777" w:rsidR="00A408EC" w:rsidRDefault="00A408EC" w:rsidP="00A408EC">
      <w:pPr>
        <w:pStyle w:val="ListParagraph"/>
        <w:numPr>
          <w:ilvl w:val="0"/>
          <w:numId w:val="6"/>
        </w:numPr>
        <w:rPr>
          <w:ins w:id="4026" w:author="Flory Koole (F)" w:date="2025-08-13T20:31:00Z" w16du:dateUtc="2025-08-13T18:31:00Z"/>
        </w:rPr>
      </w:pPr>
      <w:ins w:id="4027" w:author="Flory Koole (F)" w:date="2025-08-13T20:31:00Z" w16du:dateUtc="2025-08-13T18:31:00Z">
        <w:r>
          <w:t>Afleidbaar of opdrachtvolgend: afleidbaar extern</w:t>
        </w:r>
      </w:ins>
    </w:p>
    <w:p w14:paraId="4F0C8083" w14:textId="77777777" w:rsidR="00A408EC" w:rsidRDefault="00A408EC" w:rsidP="00A408EC">
      <w:pPr>
        <w:pStyle w:val="ListParagraph"/>
        <w:numPr>
          <w:ilvl w:val="0"/>
          <w:numId w:val="6"/>
        </w:numPr>
        <w:rPr>
          <w:ins w:id="4028" w:author="Flory Koole (F)" w:date="2025-08-13T20:31:00Z" w16du:dateUtc="2025-08-13T18:31:00Z"/>
        </w:rPr>
      </w:pPr>
      <w:ins w:id="4029" w:author="Flory Koole (F)" w:date="2025-08-13T20:31:00Z" w16du:dateUtc="2025-08-13T18:31:00Z">
        <w:r>
          <w:t>Invoer en controles</w:t>
        </w:r>
      </w:ins>
    </w:p>
    <w:p w14:paraId="2DAB0672" w14:textId="77777777" w:rsidR="00A408EC" w:rsidRDefault="00A408EC" w:rsidP="00A408EC">
      <w:pPr>
        <w:pStyle w:val="ListParagraph"/>
        <w:numPr>
          <w:ilvl w:val="0"/>
          <w:numId w:val="6"/>
        </w:numPr>
        <w:rPr>
          <w:ins w:id="4030" w:author="Flory Koole (F)" w:date="2025-08-13T20:31:00Z" w16du:dateUtc="2025-08-13T18:31:00Z"/>
        </w:rPr>
      </w:pPr>
      <w:ins w:id="4031" w:author="Flory Koole (F)" w:date="2025-08-13T20:31:00Z" w16du:dateUtc="2025-08-13T18:31:00Z">
        <w:r>
          <w:t>Overgangen in profielen</w:t>
        </w:r>
      </w:ins>
    </w:p>
    <w:p w14:paraId="152309A0" w14:textId="77777777" w:rsidR="00A408EC" w:rsidRDefault="00A408EC" w:rsidP="00A408EC">
      <w:pPr>
        <w:pStyle w:val="ListParagraph"/>
        <w:numPr>
          <w:ilvl w:val="0"/>
          <w:numId w:val="6"/>
        </w:numPr>
        <w:rPr>
          <w:ins w:id="4032" w:author="Flory Koole (F)" w:date="2025-08-13T20:31:00Z" w16du:dateUtc="2025-08-13T18:31:00Z"/>
        </w:rPr>
      </w:pPr>
      <w:ins w:id="4033" w:author="Flory Koole (F)" w:date="2025-08-13T20:31:00Z" w16du:dateUtc="2025-08-13T18:31:00Z">
        <w:r>
          <w:t>Koppelingen</w:t>
        </w:r>
      </w:ins>
    </w:p>
    <w:p w14:paraId="7C34FA2A" w14:textId="77777777" w:rsidR="00A408EC" w:rsidRDefault="00A408EC" w:rsidP="00A408EC">
      <w:pPr>
        <w:pStyle w:val="ListParagraph"/>
        <w:numPr>
          <w:ilvl w:val="1"/>
          <w:numId w:val="6"/>
        </w:numPr>
        <w:rPr>
          <w:ins w:id="4034" w:author="Flory Koole (F)" w:date="2025-08-13T20:31:00Z" w16du:dateUtc="2025-08-13T18:31:00Z"/>
        </w:rPr>
      </w:pPr>
      <w:ins w:id="4035" w:author="Flory Koole (F)" w:date="2025-08-13T20:31:00Z" w16du:dateUtc="2025-08-13T18:31:00Z">
        <w:r>
          <w:t xml:space="preserve">Andere component: </w:t>
        </w:r>
        <w:r w:rsidRPr="0079177B">
          <w:t>Keuze vrijwillige voortzetting</w:t>
        </w:r>
        <w:r>
          <w:t xml:space="preserve"> bij de deelnemer</w:t>
        </w:r>
      </w:ins>
    </w:p>
    <w:p w14:paraId="176E228F" w14:textId="77777777" w:rsidR="00A408EC" w:rsidRDefault="00A408EC" w:rsidP="00A408EC">
      <w:pPr>
        <w:pStyle w:val="ListParagraph"/>
        <w:numPr>
          <w:ilvl w:val="0"/>
          <w:numId w:val="6"/>
        </w:numPr>
        <w:rPr>
          <w:ins w:id="4036" w:author="Flory Koole (F)" w:date="2025-08-13T20:31:00Z" w16du:dateUtc="2025-08-13T18:31:00Z"/>
        </w:rPr>
      </w:pPr>
      <w:ins w:id="4037" w:author="Flory Koole (F)" w:date="2025-08-13T20:31:00Z" w16du:dateUtc="2025-08-13T18:31:00Z">
        <w:r>
          <w:t>Speciale berekeningen</w:t>
        </w:r>
      </w:ins>
    </w:p>
    <w:p w14:paraId="773080D1" w14:textId="77777777" w:rsidR="00A408EC" w:rsidRDefault="00A408EC" w:rsidP="00A408EC">
      <w:pPr>
        <w:pStyle w:val="ListParagraph"/>
        <w:numPr>
          <w:ilvl w:val="0"/>
          <w:numId w:val="6"/>
        </w:numPr>
        <w:rPr>
          <w:ins w:id="4038" w:author="Ronald Kocks (R)" w:date="2025-08-28T15:47:00Z" w16du:dateUtc="2025-08-28T13:47:00Z"/>
        </w:rPr>
      </w:pPr>
      <w:ins w:id="4039" w:author="Flory Koole (F)" w:date="2025-08-13T20:31:00Z" w16du:dateUtc="2025-08-13T18:31:00Z">
        <w:r>
          <w:t>Bijzonderheden</w:t>
        </w:r>
      </w:ins>
    </w:p>
    <w:p w14:paraId="6A1CC569" w14:textId="77777777" w:rsidR="00637FD4" w:rsidRDefault="00637FD4" w:rsidP="00A408EC">
      <w:pPr>
        <w:pStyle w:val="ListParagraph"/>
        <w:numPr>
          <w:ilvl w:val="0"/>
          <w:numId w:val="6"/>
        </w:numPr>
        <w:rPr>
          <w:ins w:id="4040" w:author="Ronald Kocks (R)" w:date="2025-08-28T15:47:00Z" w16du:dateUtc="2025-08-28T13:47:00Z"/>
        </w:rPr>
      </w:pPr>
    </w:p>
    <w:p w14:paraId="5BF345FB" w14:textId="77777777" w:rsidR="0017601F" w:rsidRDefault="0017601F" w:rsidP="0017601F">
      <w:pPr>
        <w:pStyle w:val="ListParagraph"/>
        <w:numPr>
          <w:ilvl w:val="0"/>
          <w:numId w:val="6"/>
        </w:numPr>
        <w:rPr>
          <w:ins w:id="4041" w:author="Ronald Kocks (R)" w:date="2025-08-28T15:47:00Z" w16du:dateUtc="2025-08-28T13:47:00Z"/>
        </w:rPr>
      </w:pPr>
      <w:ins w:id="4042" w:author="Ronald Kocks (R)" w:date="2025-08-28T15:47:00Z" w16du:dateUtc="2025-08-28T13:47:00Z">
        <w:r>
          <w:t>Invoer en controles</w:t>
        </w:r>
      </w:ins>
    </w:p>
    <w:p w14:paraId="1ED09091" w14:textId="77777777" w:rsidR="0017601F" w:rsidRDefault="0017601F" w:rsidP="0017601F">
      <w:pPr>
        <w:pStyle w:val="ListParagraph"/>
        <w:numPr>
          <w:ilvl w:val="1"/>
          <w:numId w:val="6"/>
        </w:numPr>
        <w:rPr>
          <w:ins w:id="4043" w:author="Ronald Kocks (R)" w:date="2025-08-28T15:47:00Z" w16du:dateUtc="2025-08-28T13:47:00Z"/>
        </w:rPr>
      </w:pPr>
      <w:ins w:id="4044" w:author="Ronald Kocks (R)" w:date="2025-08-28T15:47:00Z" w16du:dateUtc="2025-08-28T13:47:00Z">
        <w:r>
          <w:t>De gegevens die relevant zijn voor vrijwillige voortzetters kunnen worden gevuld:</w:t>
        </w:r>
      </w:ins>
    </w:p>
    <w:p w14:paraId="4246D11C" w14:textId="73AA2B2E" w:rsidR="0017601F" w:rsidRDefault="0017601F" w:rsidP="0017601F">
      <w:pPr>
        <w:pStyle w:val="ListParagraph"/>
        <w:numPr>
          <w:ilvl w:val="2"/>
          <w:numId w:val="6"/>
        </w:numPr>
        <w:rPr>
          <w:ins w:id="4045" w:author="Ronald Kocks (R)" w:date="2025-08-28T15:47:00Z" w16du:dateUtc="2025-08-28T13:47:00Z"/>
        </w:rPr>
      </w:pPr>
      <w:ins w:id="4046" w:author="Ronald Kocks (R)" w:date="2025-08-28T15:47:00Z" w16du:dateUtc="2025-08-28T13:47:00Z">
        <w:r>
          <w:t>dln</w:t>
        </w:r>
      </w:ins>
      <w:ins w:id="4047" w:author="Ronald Kocks (R)" w:date="2025-08-28T15:48:00Z" w16du:dateUtc="2025-08-28T13:48:00Z">
        <w:r w:rsidR="004E606B">
          <w:t>Dvb</w:t>
        </w:r>
      </w:ins>
      <w:ins w:id="4048" w:author="Ronald Kocks (R)" w:date="2025-08-28T15:47:00Z" w16du:dateUtc="2025-08-28T13:47:00Z">
        <w:r>
          <w:t>HandmatigKeuzeVoortzVrijwillig=true (altijd aanwezig)</w:t>
        </w:r>
      </w:ins>
    </w:p>
    <w:p w14:paraId="3FEC15E5" w14:textId="076714FC" w:rsidR="0017601F" w:rsidRDefault="0017601F" w:rsidP="0017601F">
      <w:pPr>
        <w:pStyle w:val="ListParagraph"/>
        <w:numPr>
          <w:ilvl w:val="1"/>
          <w:numId w:val="6"/>
        </w:numPr>
        <w:rPr>
          <w:ins w:id="4049" w:author="Ronald Kocks (R)" w:date="2025-08-28T15:47:00Z" w16du:dateUtc="2025-08-28T13:47:00Z"/>
        </w:rPr>
      </w:pPr>
      <w:ins w:id="4050" w:author="Ronald Kocks (R)" w:date="2025-08-28T15:47:00Z" w16du:dateUtc="2025-08-28T13:47:00Z">
        <w:r>
          <w:t xml:space="preserve">De gebeurtenis wordt aangemaakt op </w:t>
        </w:r>
      </w:ins>
      <w:ins w:id="4051" w:author="Ronald Kocks (R)" w:date="2025-08-28T15:48:00Z" w16du:dateUtc="2025-08-28T13:48:00Z">
        <w:r w:rsidR="001459A4" w:rsidRPr="001459A4">
          <w:t>dlnDvbVersieDatumAanvangVrijwillig</w:t>
        </w:r>
        <w:r w:rsidR="001459A4">
          <w:t xml:space="preserve">. Dit is </w:t>
        </w:r>
        <w:r w:rsidR="00564642">
          <w:t>1 dag na de uitdienst</w:t>
        </w:r>
      </w:ins>
      <w:ins w:id="4052" w:author="Ronald Kocks (R)" w:date="2025-08-28T15:49:00Z" w16du:dateUtc="2025-08-28T13:49:00Z">
        <w:r w:rsidR="00564642">
          <w:t xml:space="preserve">datum (dezelfde </w:t>
        </w:r>
        <w:r w:rsidR="0023602D">
          <w:t xml:space="preserve">versiedatum als de </w:t>
        </w:r>
        <w:r w:rsidR="00EA7E60">
          <w:t xml:space="preserve">mutatie </w:t>
        </w:r>
        <w:r w:rsidR="002634A8">
          <w:t>Einde Dienstverband</w:t>
        </w:r>
        <w:r w:rsidR="00867975">
          <w:t>)</w:t>
        </w:r>
      </w:ins>
    </w:p>
    <w:p w14:paraId="1F69B527" w14:textId="77777777" w:rsidR="0017601F" w:rsidRDefault="0017601F" w:rsidP="0017601F">
      <w:pPr>
        <w:pStyle w:val="ListParagraph"/>
        <w:numPr>
          <w:ilvl w:val="0"/>
          <w:numId w:val="6"/>
        </w:numPr>
        <w:rPr>
          <w:ins w:id="4053" w:author="Ronald Kocks (R)" w:date="2025-08-28T15:47:00Z" w16du:dateUtc="2025-08-28T13:47:00Z"/>
        </w:rPr>
      </w:pPr>
      <w:ins w:id="4054" w:author="Ronald Kocks (R)" w:date="2025-08-28T15:47:00Z" w16du:dateUtc="2025-08-28T13:47:00Z">
        <w:r>
          <w:t>Overgangen in profielen</w:t>
        </w:r>
      </w:ins>
    </w:p>
    <w:p w14:paraId="380D4463" w14:textId="2DA4D9B6" w:rsidR="0017601F" w:rsidRDefault="0017601F">
      <w:pPr>
        <w:pStyle w:val="ListParagraph"/>
        <w:numPr>
          <w:ilvl w:val="1"/>
          <w:numId w:val="6"/>
        </w:numPr>
        <w:rPr>
          <w:ins w:id="4055" w:author="Ronald Kocks (R)" w:date="2025-08-28T15:47:00Z" w16du:dateUtc="2025-08-28T13:47:00Z"/>
        </w:rPr>
        <w:pPrChange w:id="4056" w:author="Ronald Kocks (R)" w:date="2025-08-28T15:54:00Z" w16du:dateUtc="2025-08-28T13:54:00Z">
          <w:pPr>
            <w:pStyle w:val="ListParagraph"/>
            <w:numPr>
              <w:ilvl w:val="2"/>
              <w:numId w:val="6"/>
            </w:numPr>
            <w:ind w:left="2160" w:hanging="360"/>
          </w:pPr>
        </w:pPrChange>
      </w:pPr>
      <w:ins w:id="4057" w:author="Ronald Kocks (R)" w:date="2025-08-28T15:47:00Z" w16du:dateUtc="2025-08-28T13:47:00Z">
        <w:r>
          <w:t>De status en subset wijzig</w:t>
        </w:r>
      </w:ins>
      <w:ins w:id="4058" w:author="Ronald Kocks (R)" w:date="2025-08-28T15:52:00Z" w16du:dateUtc="2025-08-28T13:52:00Z">
        <w:r w:rsidR="00D45BB8">
          <w:t xml:space="preserve">en </w:t>
        </w:r>
        <w:r w:rsidR="00C20805">
          <w:t>in deze gebeurtenis van PV</w:t>
        </w:r>
      </w:ins>
      <w:ins w:id="4059" w:author="Ronald Kocks (R)" w:date="2025-08-28T15:53:00Z" w16du:dateUtc="2025-08-28T13:53:00Z">
        <w:r w:rsidR="00833A13">
          <w:t xml:space="preserve"> naar AC en van subset 100 (geen pensioenen) naar </w:t>
        </w:r>
        <w:r w:rsidR="006E0FB2">
          <w:t>subset 111</w:t>
        </w:r>
      </w:ins>
      <w:ins w:id="4060" w:author="Ronald Kocks (R)" w:date="2025-08-28T15:54:00Z" w16du:dateUtc="2025-08-28T13:54:00Z">
        <w:r w:rsidR="0005044D">
          <w:t xml:space="preserve"> (LPPRF, WZPRF</w:t>
        </w:r>
      </w:ins>
    </w:p>
    <w:p w14:paraId="70056167" w14:textId="14C5F73B" w:rsidR="0017601F" w:rsidRDefault="0017601F" w:rsidP="0017601F">
      <w:pPr>
        <w:pStyle w:val="ListParagraph"/>
        <w:numPr>
          <w:ilvl w:val="0"/>
          <w:numId w:val="6"/>
        </w:numPr>
        <w:rPr>
          <w:ins w:id="4061" w:author="Ronald Kocks (R)" w:date="2025-08-28T15:47:00Z" w16du:dateUtc="2025-08-28T13:47:00Z"/>
        </w:rPr>
      </w:pPr>
      <w:ins w:id="4062" w:author="Ronald Kocks (R)" w:date="2025-08-28T15:47:00Z" w16du:dateUtc="2025-08-28T13:47:00Z">
        <w:r>
          <w:t xml:space="preserve">Koppelingen: </w:t>
        </w:r>
      </w:ins>
      <w:ins w:id="4063" w:author="Ronald Kocks (R)" w:date="2025-08-28T15:55:00Z" w16du:dateUtc="2025-08-28T13:55:00Z">
        <w:r w:rsidR="002D2A21">
          <w:t>Aanvang vrijwillige</w:t>
        </w:r>
        <w:r w:rsidR="004B2BA1">
          <w:t xml:space="preserve"> voortzetting regeling </w:t>
        </w:r>
        <w:r w:rsidR="00281D8A">
          <w:t xml:space="preserve">Deelnemer en Aanvang vrijwillige voortzetting regeling </w:t>
        </w:r>
        <w:r w:rsidR="00070366">
          <w:t>Incasso</w:t>
        </w:r>
      </w:ins>
    </w:p>
    <w:p w14:paraId="0FE15A67" w14:textId="77777777" w:rsidR="00761D43" w:rsidRDefault="0017601F" w:rsidP="00BD23A9">
      <w:pPr>
        <w:pStyle w:val="ListParagraph"/>
        <w:numPr>
          <w:ilvl w:val="0"/>
          <w:numId w:val="6"/>
        </w:numPr>
        <w:rPr>
          <w:ins w:id="4064" w:author="Ronald Kocks (R)" w:date="2025-08-28T15:57:00Z" w16du:dateUtc="2025-08-28T13:57:00Z"/>
        </w:rPr>
      </w:pPr>
      <w:ins w:id="4065" w:author="Ronald Kocks (R)" w:date="2025-08-28T15:47:00Z" w16du:dateUtc="2025-08-28T13:47:00Z">
        <w:r>
          <w:t>Speciale berekeningen</w:t>
        </w:r>
      </w:ins>
    </w:p>
    <w:p w14:paraId="3D86D7E0" w14:textId="0B993FBB" w:rsidR="0017601F" w:rsidRDefault="00761D43" w:rsidP="00761D43">
      <w:pPr>
        <w:pStyle w:val="ListParagraph"/>
        <w:numPr>
          <w:ilvl w:val="1"/>
          <w:numId w:val="6"/>
        </w:numPr>
        <w:rPr>
          <w:ins w:id="4066" w:author="Ronald Kocks (R)" w:date="2025-08-28T15:57:00Z" w16du:dateUtc="2025-08-28T13:57:00Z"/>
        </w:rPr>
      </w:pPr>
      <w:ins w:id="4067" w:author="Ronald Kocks (R)" w:date="2025-08-28T15:57:00Z" w16du:dateUtc="2025-08-28T13:57:00Z">
        <w:r w:rsidRPr="00761D43">
          <w:t xml:space="preserve">dlnDvbIndienstDatum </w:t>
        </w:r>
      </w:ins>
      <w:ins w:id="4068" w:author="Ronald Kocks (R)" w:date="2025-08-28T15:47:00Z" w16du:dateUtc="2025-08-28T13:47:00Z">
        <w:r w:rsidR="0017601F">
          <w:t xml:space="preserve">= </w:t>
        </w:r>
      </w:ins>
      <w:ins w:id="4069" w:author="Ronald Kocks (R)" w:date="2025-08-28T15:57:00Z" w16du:dateUtc="2025-08-28T13:57:00Z">
        <w:r w:rsidR="00C3084F" w:rsidRPr="00C3084F">
          <w:t>versieDatum</w:t>
        </w:r>
      </w:ins>
    </w:p>
    <w:p w14:paraId="2F84710D" w14:textId="4D6292AC" w:rsidR="00C3084F" w:rsidRDefault="00C3084F" w:rsidP="00761D43">
      <w:pPr>
        <w:pStyle w:val="ListParagraph"/>
        <w:numPr>
          <w:ilvl w:val="1"/>
          <w:numId w:val="6"/>
        </w:numPr>
        <w:rPr>
          <w:ins w:id="4070" w:author="Ronald Kocks (R)" w:date="2025-08-28T15:58:00Z" w16du:dateUtc="2025-08-28T13:58:00Z"/>
        </w:rPr>
      </w:pPr>
      <w:ins w:id="4071" w:author="Ronald Kocks (R)" w:date="2025-08-28T15:57:00Z" w16du:dateUtc="2025-08-28T13:57:00Z">
        <w:r w:rsidRPr="00C3084F">
          <w:t>dlnDvbUitdienstDatum</w:t>
        </w:r>
        <w:r>
          <w:t xml:space="preserve"> = </w:t>
        </w:r>
      </w:ins>
      <w:ins w:id="4072" w:author="Ronald Kocks (R)" w:date="2025-08-28T15:58:00Z" w16du:dateUtc="2025-08-28T13:58:00Z">
        <w:r w:rsidRPr="00C3084F">
          <w:t>datumLeeg</w:t>
        </w:r>
      </w:ins>
    </w:p>
    <w:p w14:paraId="0891A427" w14:textId="15678300" w:rsidR="00C3084F" w:rsidRDefault="00E20D02" w:rsidP="00761D43">
      <w:pPr>
        <w:pStyle w:val="ListParagraph"/>
        <w:numPr>
          <w:ilvl w:val="1"/>
          <w:numId w:val="6"/>
        </w:numPr>
        <w:rPr>
          <w:ins w:id="4073" w:author="Ronald Kocks (R)" w:date="2025-08-28T15:58:00Z" w16du:dateUtc="2025-08-28T13:58:00Z"/>
        </w:rPr>
      </w:pPr>
      <w:ins w:id="4074" w:author="Ronald Kocks (R)" w:date="2025-08-28T15:58:00Z" w16du:dateUtc="2025-08-28T13:58:00Z">
        <w:r w:rsidRPr="00E20D02">
          <w:t>dlnDvbSalaris</w:t>
        </w:r>
        <w:r>
          <w:t xml:space="preserve"> = </w:t>
        </w:r>
        <w:r w:rsidRPr="00E20D02">
          <w:t>dbSelectVersionNum('dlnDvbSalaris',dbDlnDvbUitdienstDatum)</w:t>
        </w:r>
      </w:ins>
    </w:p>
    <w:p w14:paraId="5327DB10" w14:textId="363A2B95" w:rsidR="00E20D02" w:rsidRDefault="00E20D02" w:rsidP="00761D43">
      <w:pPr>
        <w:pStyle w:val="ListParagraph"/>
        <w:numPr>
          <w:ilvl w:val="1"/>
          <w:numId w:val="6"/>
        </w:numPr>
        <w:rPr>
          <w:ins w:id="4075" w:author="Ronald Kocks (R)" w:date="2025-08-28T15:58:00Z" w16du:dateUtc="2025-08-28T13:58:00Z"/>
        </w:rPr>
      </w:pPr>
      <w:ins w:id="4076" w:author="Ronald Kocks (R)" w:date="2025-08-28T15:58:00Z" w16du:dateUtc="2025-08-28T13:58:00Z">
        <w:r w:rsidRPr="00E20D02">
          <w:t>dlnDvbParttimePrc</w:t>
        </w:r>
        <w:r>
          <w:t xml:space="preserve"> = </w:t>
        </w:r>
        <w:r w:rsidR="00606F3E" w:rsidRPr="00606F3E">
          <w:t>dbSelectVersionNum('dlnDvbParttimePrc',dbDlnDvbUitdienstDatum)</w:t>
        </w:r>
      </w:ins>
    </w:p>
    <w:p w14:paraId="669DA246" w14:textId="77777777" w:rsidR="0017601F" w:rsidRDefault="0017601F" w:rsidP="0017601F">
      <w:pPr>
        <w:pStyle w:val="ListParagraph"/>
        <w:numPr>
          <w:ilvl w:val="0"/>
          <w:numId w:val="6"/>
        </w:numPr>
        <w:rPr>
          <w:ins w:id="4077" w:author="Ronald Kocks (R)" w:date="2025-08-28T15:59:00Z" w16du:dateUtc="2025-08-28T13:59:00Z"/>
        </w:rPr>
      </w:pPr>
      <w:ins w:id="4078" w:author="Ronald Kocks (R)" w:date="2025-08-28T15:47:00Z" w16du:dateUtc="2025-08-28T13:47:00Z">
        <w:r>
          <w:t>Bijzonderheden</w:t>
        </w:r>
      </w:ins>
    </w:p>
    <w:p w14:paraId="4768D3A3" w14:textId="77777777" w:rsidR="003D0A01" w:rsidRDefault="002B221C" w:rsidP="002B221C">
      <w:pPr>
        <w:pStyle w:val="ListParagraph"/>
        <w:numPr>
          <w:ilvl w:val="1"/>
          <w:numId w:val="6"/>
        </w:numPr>
        <w:rPr>
          <w:ins w:id="4079" w:author="Ronald Kocks (R)" w:date="2025-08-28T16:00:00Z" w16du:dateUtc="2025-08-28T14:00:00Z"/>
        </w:rPr>
      </w:pPr>
      <w:ins w:id="4080" w:author="Ronald Kocks (R)" w:date="2025-08-28T15:59:00Z" w16du:dateUtc="2025-08-28T13:59:00Z">
        <w:r>
          <w:t xml:space="preserve">Gebeurtenis start op </w:t>
        </w:r>
        <w:r w:rsidR="00CB5111">
          <w:t>loon</w:t>
        </w:r>
        <w:r w:rsidR="003D0A01">
          <w:t>- of zelfstandigdienstver</w:t>
        </w:r>
      </w:ins>
      <w:ins w:id="4081" w:author="Ronald Kocks (R)" w:date="2025-08-28T16:00:00Z" w16du:dateUtc="2025-08-28T14:00:00Z">
        <w:r w:rsidR="003D0A01">
          <w:t>band en koppelt vervolgens door naar deelnemerniveau</w:t>
        </w:r>
      </w:ins>
    </w:p>
    <w:p w14:paraId="7E3948E7" w14:textId="77777777" w:rsidR="00D943FE" w:rsidRDefault="00C531CA" w:rsidP="002B221C">
      <w:pPr>
        <w:pStyle w:val="ListParagraph"/>
        <w:numPr>
          <w:ilvl w:val="1"/>
          <w:numId w:val="6"/>
        </w:numPr>
        <w:rPr>
          <w:ins w:id="4082" w:author="Ronald Kocks (R)" w:date="2025-08-28T16:02:00Z" w16du:dateUtc="2025-08-28T14:02:00Z"/>
        </w:rPr>
      </w:pPr>
      <w:ins w:id="4083" w:author="Ronald Kocks (R)" w:date="2025-08-28T16:00:00Z" w16du:dateUtc="2025-08-28T14:00:00Z">
        <w:r>
          <w:t>In deze gebeurtenis wordt de premievrije deelnemer weer omgezet naar een actieve deelnemer.</w:t>
        </w:r>
      </w:ins>
    </w:p>
    <w:p w14:paraId="63D09530" w14:textId="77777777" w:rsidR="00D943FE" w:rsidRDefault="00C531CA" w:rsidP="002B221C">
      <w:pPr>
        <w:pStyle w:val="ListParagraph"/>
        <w:numPr>
          <w:ilvl w:val="1"/>
          <w:numId w:val="6"/>
        </w:numPr>
        <w:rPr>
          <w:ins w:id="4084" w:author="Ronald Kocks (R)" w:date="2025-08-28T16:02:00Z" w16du:dateUtc="2025-08-28T14:02:00Z"/>
        </w:rPr>
      </w:pPr>
      <w:ins w:id="4085" w:author="Ronald Kocks (R)" w:date="2025-08-28T16:00:00Z" w16du:dateUtc="2025-08-28T14:00:00Z">
        <w:r>
          <w:t xml:space="preserve">De </w:t>
        </w:r>
        <w:r w:rsidR="0025314E">
          <w:t>risi</w:t>
        </w:r>
      </w:ins>
      <w:ins w:id="4086" w:author="Ronald Kocks (R)" w:date="2025-08-28T16:01:00Z" w16du:dateUtc="2025-08-28T14:01:00Z">
        <w:r w:rsidR="0025314E">
          <w:t>coaanspraken zijn gebaseerd op d</w:t>
        </w:r>
        <w:r w:rsidR="00721952">
          <w:t>ie van het laatste dienstverband</w:t>
        </w:r>
      </w:ins>
      <w:ins w:id="4087" w:author="Ronald Kocks (R)" w:date="2025-08-28T16:02:00Z" w16du:dateUtc="2025-08-28T14:02:00Z">
        <w:r w:rsidR="00D943FE">
          <w:t>.</w:t>
        </w:r>
      </w:ins>
    </w:p>
    <w:p w14:paraId="7019A911" w14:textId="77777777" w:rsidR="006F24CD" w:rsidRDefault="007B45ED" w:rsidP="00BD23A9">
      <w:pPr>
        <w:pStyle w:val="ListParagraph"/>
        <w:numPr>
          <w:ilvl w:val="1"/>
          <w:numId w:val="6"/>
        </w:numPr>
        <w:rPr>
          <w:ins w:id="4088" w:author="Ronald Kocks (R)" w:date="2025-08-28T16:03:00Z" w16du:dateUtc="2025-08-28T14:03:00Z"/>
        </w:rPr>
      </w:pPr>
      <w:ins w:id="4089" w:author="Ronald Kocks (R)" w:date="2025-08-28T16:02:00Z" w16du:dateUtc="2025-08-28T14:02:00Z">
        <w:r>
          <w:t xml:space="preserve">De einddatum van de vrijwillige voortzetting </w:t>
        </w:r>
      </w:ins>
      <w:ins w:id="4090" w:author="Ronald Kocks (R)" w:date="2025-08-28T16:03:00Z" w16du:dateUtc="2025-08-28T14:03:00Z">
        <w:r w:rsidR="000447C6">
          <w:t>wordt als volgt bepaald:</w:t>
        </w:r>
        <w:r w:rsidR="006F24CD">
          <w:t xml:space="preserve"> </w:t>
        </w:r>
      </w:ins>
    </w:p>
    <w:p w14:paraId="6737A128" w14:textId="24E3AE9E" w:rsidR="0017601F" w:rsidRDefault="006F24CD" w:rsidP="006F24CD">
      <w:pPr>
        <w:pStyle w:val="ListParagraph"/>
        <w:numPr>
          <w:ilvl w:val="2"/>
          <w:numId w:val="6"/>
        </w:numPr>
        <w:rPr>
          <w:ins w:id="4091" w:author="Ronald Kocks (R)" w:date="2025-08-28T16:05:00Z" w16du:dateUtc="2025-08-28T14:05:00Z"/>
        </w:rPr>
      </w:pPr>
      <w:ins w:id="4092" w:author="Ronald Kocks (R)" w:date="2025-08-28T16:03:00Z" w16du:dateUtc="2025-08-28T14:03:00Z">
        <w:r w:rsidRPr="006F24CD">
          <w:t>dlnEindDatumVrijwilligeVoortzetting</w:t>
        </w:r>
      </w:ins>
      <w:ins w:id="4093" w:author="Ronald Kocks (R)" w:date="2025-08-28T16:04:00Z" w16du:dateUtc="2025-08-28T14:04:00Z">
        <w:r w:rsidR="00682C07">
          <w:t xml:space="preserve"> </w:t>
        </w:r>
        <w:r w:rsidR="004E3D35">
          <w:t xml:space="preserve">= </w:t>
        </w:r>
      </w:ins>
      <w:ins w:id="4094" w:author="Ronald Kocks (R)" w:date="2025-08-28T16:05:00Z" w16du:dateUtc="2025-08-28T14:05:00Z">
        <w:r w:rsidR="004E3D35" w:rsidRPr="004E3D35">
          <w:t>datumMin(dlnPensioenDatum,datum(versieDatum,0,admMaandenVrijwilligeVoortzetting,0))</w:t>
        </w:r>
      </w:ins>
      <w:ins w:id="4095" w:author="Ronald Kocks (R)" w:date="2025-08-28T16:04:00Z" w16du:dateUtc="2025-08-28T14:04:00Z">
        <w:r>
          <w:t xml:space="preserve"> </w:t>
        </w:r>
      </w:ins>
    </w:p>
    <w:p w14:paraId="00BC575C" w14:textId="37148A49" w:rsidR="00DE5897" w:rsidRDefault="00DE5897" w:rsidP="006F24CD">
      <w:pPr>
        <w:pStyle w:val="ListParagraph"/>
        <w:numPr>
          <w:ilvl w:val="2"/>
          <w:numId w:val="6"/>
        </w:numPr>
        <w:rPr>
          <w:ins w:id="4096" w:author="Ronald Kocks (R)" w:date="2025-08-28T16:05:00Z" w16du:dateUtc="2025-08-28T14:05:00Z"/>
        </w:rPr>
      </w:pPr>
      <w:ins w:id="4097" w:author="Ronald Kocks (R)" w:date="2025-08-28T16:05:00Z" w16du:dateUtc="2025-08-28T14:05:00Z">
        <w:r>
          <w:t>Bij APS is deze ingericht op 36 maanden.</w:t>
        </w:r>
      </w:ins>
    </w:p>
    <w:p w14:paraId="0369422D" w14:textId="6768C339" w:rsidR="00CD4032" w:rsidRDefault="00CD4032" w:rsidP="00CD4032">
      <w:pPr>
        <w:pStyle w:val="ListParagraph"/>
        <w:numPr>
          <w:ilvl w:val="1"/>
          <w:numId w:val="6"/>
        </w:numPr>
        <w:rPr>
          <w:ins w:id="4098" w:author="Ronald Kocks (R)" w:date="2025-08-28T16:06:00Z" w16du:dateUtc="2025-08-28T14:06:00Z"/>
        </w:rPr>
      </w:pPr>
      <w:ins w:id="4099" w:author="Ronald Kocks (R)" w:date="2025-08-28T16:05:00Z" w16du:dateUtc="2025-08-28T14:05:00Z">
        <w:r>
          <w:t xml:space="preserve">De einddatum van de automatische voortzetting wordt tijdens de mutatie op deelnemerniveau leeggehaald. Na einde van </w:t>
        </w:r>
      </w:ins>
      <w:ins w:id="4100" w:author="Ronald Kocks (R)" w:date="2025-08-28T16:06:00Z" w16du:dateUtc="2025-08-28T14:06:00Z">
        <w:r w:rsidR="00AE7FFD">
          <w:t xml:space="preserve">vrijwillige </w:t>
        </w:r>
      </w:ins>
      <w:ins w:id="4101" w:author="Ronald Kocks (R)" w:date="2025-08-28T16:05:00Z" w16du:dateUtc="2025-08-28T14:05:00Z">
        <w:r w:rsidR="00F563A2">
          <w:t>vo</w:t>
        </w:r>
      </w:ins>
      <w:ins w:id="4102" w:author="Ronald Kocks (R)" w:date="2025-08-28T16:06:00Z" w16du:dateUtc="2025-08-28T14:06:00Z">
        <w:r w:rsidR="00F563A2">
          <w:t xml:space="preserve">ortzetting </w:t>
        </w:r>
        <w:r w:rsidR="00AE7FFD">
          <w:t>start de automatische voortzetting en wordt deze datum (wederom) gevuld.</w:t>
        </w:r>
      </w:ins>
    </w:p>
    <w:p w14:paraId="79441A53" w14:textId="0A627D26" w:rsidR="00D02F6A" w:rsidRDefault="00D02F6A" w:rsidP="00D02F6A">
      <w:pPr>
        <w:pStyle w:val="Heading3"/>
        <w:rPr>
          <w:ins w:id="4103" w:author="Ronald Kocks (R)" w:date="2025-08-28T16:07:00Z" w16du:dateUtc="2025-08-28T14:07:00Z"/>
        </w:rPr>
      </w:pPr>
      <w:ins w:id="4104" w:author="Ronald Kocks (R)" w:date="2025-08-28T16:07:00Z" w16du:dateUtc="2025-08-28T14:07:00Z">
        <w:r>
          <w:t>Einde automatische voortzetting (voorspelbaar)</w:t>
        </w:r>
      </w:ins>
    </w:p>
    <w:p w14:paraId="44B2C881" w14:textId="77777777" w:rsidR="00D02F6A" w:rsidRDefault="00D02F6A" w:rsidP="00D02F6A">
      <w:pPr>
        <w:rPr>
          <w:ins w:id="4105" w:author="Ronald Kocks (R)" w:date="2025-08-28T16:07:00Z" w16du:dateUtc="2025-08-28T14:07:00Z"/>
        </w:rPr>
      </w:pPr>
      <w:ins w:id="4106" w:author="Ronald Kocks (R)" w:date="2025-08-28T16:07:00Z" w16du:dateUtc="2025-08-28T14:07:00Z">
        <w:r>
          <w:t>Relevante zaken m.b.t. deze gebeurtenis:</w:t>
        </w:r>
      </w:ins>
    </w:p>
    <w:p w14:paraId="19C2DB80" w14:textId="77777777" w:rsidR="00D02F6A" w:rsidRDefault="00D02F6A" w:rsidP="00D02F6A">
      <w:pPr>
        <w:pStyle w:val="ListParagraph"/>
        <w:numPr>
          <w:ilvl w:val="0"/>
          <w:numId w:val="6"/>
        </w:numPr>
        <w:rPr>
          <w:ins w:id="4107" w:author="Ronald Kocks (R)" w:date="2025-08-28T16:07:00Z" w16du:dateUtc="2025-08-28T14:07:00Z"/>
        </w:rPr>
      </w:pPr>
      <w:ins w:id="4108" w:author="Ronald Kocks (R)" w:date="2025-08-28T16:07:00Z" w16du:dateUtc="2025-08-28T14:07:00Z">
        <w:r>
          <w:t>Afleidbaar of opdrachtvolgend: afleidbaar intern, voorspelbare gebeurtenis</w:t>
        </w:r>
      </w:ins>
    </w:p>
    <w:p w14:paraId="636B80C9" w14:textId="77777777" w:rsidR="00D02F6A" w:rsidRDefault="00D02F6A" w:rsidP="00D02F6A">
      <w:pPr>
        <w:pStyle w:val="ListParagraph"/>
        <w:numPr>
          <w:ilvl w:val="0"/>
          <w:numId w:val="6"/>
        </w:numPr>
        <w:rPr>
          <w:ins w:id="4109" w:author="Ronald Kocks (R)" w:date="2025-08-28T16:07:00Z" w16du:dateUtc="2025-08-28T14:07:00Z"/>
        </w:rPr>
      </w:pPr>
      <w:ins w:id="4110" w:author="Ronald Kocks (R)" w:date="2025-08-28T16:07:00Z" w16du:dateUtc="2025-08-28T14:07:00Z">
        <w:r>
          <w:t>Invoer en controles</w:t>
        </w:r>
      </w:ins>
    </w:p>
    <w:p w14:paraId="2E387D35" w14:textId="6D8F08C2" w:rsidR="00D02F6A" w:rsidRDefault="00D02F6A" w:rsidP="00D02F6A">
      <w:pPr>
        <w:pStyle w:val="ListParagraph"/>
        <w:numPr>
          <w:ilvl w:val="1"/>
          <w:numId w:val="6"/>
        </w:numPr>
        <w:rPr>
          <w:ins w:id="4111" w:author="Ronald Kocks (R)" w:date="2025-08-28T16:07:00Z" w16du:dateUtc="2025-08-28T14:07:00Z"/>
        </w:rPr>
      </w:pPr>
      <w:ins w:id="4112" w:author="Ronald Kocks (R)" w:date="2025-08-28T16:07:00Z" w16du:dateUtc="2025-08-28T14:07:00Z">
        <w:r>
          <w:t xml:space="preserve">Gebeurtenis wordt aangemaakt op </w:t>
        </w:r>
      </w:ins>
      <w:ins w:id="4113" w:author="Ronald Kocks (R)" w:date="2025-08-28T16:08:00Z" w16du:dateUtc="2025-08-28T14:08:00Z">
        <w:r w:rsidR="00C458F0" w:rsidRPr="00C458F0">
          <w:t>dlnEindDatumAutoVoortzetting</w:t>
        </w:r>
        <w:r w:rsidR="00C458F0">
          <w:t xml:space="preserve"> </w:t>
        </w:r>
      </w:ins>
      <w:ins w:id="4114" w:author="Ronald Kocks (R)" w:date="2025-08-28T16:07:00Z" w16du:dateUtc="2025-08-28T14:07:00Z">
        <w:r>
          <w:t>als onderdeel van de voorspelbare gebeurtenissen in het maandproces</w:t>
        </w:r>
      </w:ins>
    </w:p>
    <w:p w14:paraId="48281A18" w14:textId="77777777" w:rsidR="00D02F6A" w:rsidRDefault="00D02F6A" w:rsidP="00D02F6A">
      <w:pPr>
        <w:pStyle w:val="ListParagraph"/>
        <w:numPr>
          <w:ilvl w:val="0"/>
          <w:numId w:val="6"/>
        </w:numPr>
        <w:rPr>
          <w:ins w:id="4115" w:author="Ronald Kocks (R)" w:date="2025-08-28T16:07:00Z" w16du:dateUtc="2025-08-28T14:07:00Z"/>
        </w:rPr>
      </w:pPr>
      <w:ins w:id="4116" w:author="Ronald Kocks (R)" w:date="2025-08-28T16:07:00Z" w16du:dateUtc="2025-08-28T14:07:00Z">
        <w:r>
          <w:t>Overgangen in profielen</w:t>
        </w:r>
      </w:ins>
    </w:p>
    <w:p w14:paraId="457DDB44" w14:textId="09340575" w:rsidR="00D02F6A" w:rsidRDefault="00911C04" w:rsidP="00D02F6A">
      <w:pPr>
        <w:pStyle w:val="ListParagraph"/>
        <w:numPr>
          <w:ilvl w:val="1"/>
          <w:numId w:val="6"/>
        </w:numPr>
        <w:rPr>
          <w:ins w:id="4117" w:author="Ronald Kocks (R)" w:date="2025-08-28T16:07:00Z" w16du:dateUtc="2025-08-28T14:07:00Z"/>
        </w:rPr>
      </w:pPr>
      <w:ins w:id="4118" w:author="Ronald Kocks (R)" w:date="2025-08-28T16:09:00Z" w16du:dateUtc="2025-08-28T14:09:00Z">
        <w:r>
          <w:t xml:space="preserve">Enkel mogelijk voor </w:t>
        </w:r>
      </w:ins>
      <w:ins w:id="4119" w:author="Ronald Kocks (R)" w:date="2025-08-28T16:07:00Z" w16du:dateUtc="2025-08-28T14:07:00Z">
        <w:r w:rsidR="00D02F6A">
          <w:t>premievrije deelnemers</w:t>
        </w:r>
      </w:ins>
      <w:ins w:id="4120" w:author="Ronald Kocks (R)" w:date="2025-08-28T16:10:00Z" w16du:dateUtc="2025-08-28T14:10:00Z">
        <w:r w:rsidR="009F30C0">
          <w:t>. Na deze mutatie zijn de risicopens</w:t>
        </w:r>
        <w:r w:rsidR="00635236">
          <w:t>ioenen (L</w:t>
        </w:r>
      </w:ins>
      <w:ins w:id="4121" w:author="Ronald Kocks (R)" w:date="2025-08-28T16:11:00Z" w16du:dateUtc="2025-08-28T14:11:00Z">
        <w:r w:rsidR="00635236">
          <w:t>PPRF, WZPRF) vervallen</w:t>
        </w:r>
      </w:ins>
    </w:p>
    <w:p w14:paraId="0851A3A9" w14:textId="77777777" w:rsidR="00D02F6A" w:rsidRDefault="00D02F6A" w:rsidP="00D02F6A">
      <w:pPr>
        <w:pStyle w:val="ListParagraph"/>
        <w:numPr>
          <w:ilvl w:val="0"/>
          <w:numId w:val="6"/>
        </w:numPr>
        <w:rPr>
          <w:ins w:id="4122" w:author="Ronald Kocks (R)" w:date="2025-08-28T16:07:00Z" w16du:dateUtc="2025-08-28T14:07:00Z"/>
        </w:rPr>
      </w:pPr>
      <w:ins w:id="4123" w:author="Ronald Kocks (R)" w:date="2025-08-28T16:07:00Z" w16du:dateUtc="2025-08-28T14:07:00Z">
        <w:r>
          <w:t>Koppelingen</w:t>
        </w:r>
      </w:ins>
    </w:p>
    <w:p w14:paraId="3F0049B6" w14:textId="24894D34" w:rsidR="00D02F6A" w:rsidRDefault="00911C04" w:rsidP="00D02F6A">
      <w:pPr>
        <w:pStyle w:val="ListParagraph"/>
        <w:numPr>
          <w:ilvl w:val="1"/>
          <w:numId w:val="6"/>
        </w:numPr>
        <w:rPr>
          <w:ins w:id="4124" w:author="Ronald Kocks (R)" w:date="2025-08-28T16:07:00Z" w16du:dateUtc="2025-08-28T14:07:00Z"/>
        </w:rPr>
      </w:pPr>
      <w:ins w:id="4125" w:author="Ronald Kocks (R)" w:date="2025-08-28T16:09:00Z" w16du:dateUtc="2025-08-28T14:09:00Z">
        <w:r>
          <w:t>Geen</w:t>
        </w:r>
      </w:ins>
    </w:p>
    <w:p w14:paraId="09189141" w14:textId="77777777" w:rsidR="00D02F6A" w:rsidRDefault="00D02F6A" w:rsidP="00D02F6A">
      <w:pPr>
        <w:pStyle w:val="ListParagraph"/>
        <w:numPr>
          <w:ilvl w:val="0"/>
          <w:numId w:val="6"/>
        </w:numPr>
        <w:rPr>
          <w:ins w:id="4126" w:author="Ronald Kocks (R)" w:date="2025-08-28T16:07:00Z" w16du:dateUtc="2025-08-28T14:07:00Z"/>
        </w:rPr>
      </w:pPr>
      <w:ins w:id="4127" w:author="Ronald Kocks (R)" w:date="2025-08-28T16:07:00Z" w16du:dateUtc="2025-08-28T14:07:00Z">
        <w:r>
          <w:t>Speciale berekeningen</w:t>
        </w:r>
      </w:ins>
    </w:p>
    <w:p w14:paraId="0E891EB1" w14:textId="3CE63591" w:rsidR="00D02F6A" w:rsidRDefault="00F47ACF" w:rsidP="00D02F6A">
      <w:pPr>
        <w:pStyle w:val="ListParagraph"/>
        <w:numPr>
          <w:ilvl w:val="1"/>
          <w:numId w:val="6"/>
        </w:numPr>
        <w:rPr>
          <w:ins w:id="4128" w:author="Ronald Kocks (R)" w:date="2025-08-28T16:07:00Z" w16du:dateUtc="2025-08-28T14:07:00Z"/>
        </w:rPr>
      </w:pPr>
      <w:ins w:id="4129" w:author="Ronald Kocks (R)" w:date="2025-08-28T16:12:00Z" w16du:dateUtc="2025-08-28T14:12:00Z">
        <w:r>
          <w:t>Geen</w:t>
        </w:r>
      </w:ins>
    </w:p>
    <w:p w14:paraId="39B44BAC" w14:textId="77777777" w:rsidR="00D02F6A" w:rsidRDefault="00D02F6A" w:rsidP="00D02F6A">
      <w:pPr>
        <w:pStyle w:val="ListParagraph"/>
        <w:numPr>
          <w:ilvl w:val="0"/>
          <w:numId w:val="6"/>
        </w:numPr>
        <w:rPr>
          <w:ins w:id="4130" w:author="Ronald Kocks (R)" w:date="2025-08-28T16:07:00Z" w16du:dateUtc="2025-08-28T14:07:00Z"/>
        </w:rPr>
      </w:pPr>
      <w:ins w:id="4131" w:author="Ronald Kocks (R)" w:date="2025-08-28T16:07:00Z" w16du:dateUtc="2025-08-28T14:07:00Z">
        <w:r>
          <w:t>Bijzonderheden</w:t>
        </w:r>
      </w:ins>
    </w:p>
    <w:p w14:paraId="151F278C" w14:textId="77777777" w:rsidR="00EE5D95" w:rsidRDefault="00EE5D95">
      <w:pPr>
        <w:rPr>
          <w:ins w:id="4132" w:author="Flory Koole (F)" w:date="2025-08-13T20:31:00Z" w16du:dateUtc="2025-08-13T18:31:00Z"/>
        </w:rPr>
        <w:pPrChange w:id="4133" w:author="Ronald Kocks (R)" w:date="2025-08-28T16:07:00Z" w16du:dateUtc="2025-08-28T14:07:00Z">
          <w:pPr>
            <w:pStyle w:val="ListParagraph"/>
            <w:numPr>
              <w:numId w:val="6"/>
            </w:numPr>
            <w:ind w:hanging="360"/>
          </w:pPr>
        </w:pPrChange>
      </w:pPr>
    </w:p>
    <w:p w14:paraId="0B04769B" w14:textId="5FEF2936" w:rsidR="002E3591" w:rsidDel="007C0516" w:rsidRDefault="002E3591">
      <w:pPr>
        <w:rPr>
          <w:del w:id="4134" w:author="Flory Koole (F)" w:date="2025-08-13T18:57:00Z" w16du:dateUtc="2025-08-13T16:57:00Z"/>
        </w:rPr>
      </w:pPr>
    </w:p>
    <w:p w14:paraId="1793DC8E" w14:textId="071A4373" w:rsidR="008926F8" w:rsidDel="0044773C" w:rsidRDefault="008926F8" w:rsidP="008926F8">
      <w:pPr>
        <w:rPr>
          <w:ins w:id="4135" w:author="Flory Koole" w:date="2025-01-21T17:31:00Z" w16du:dateUtc="2025-01-21T16:31:00Z"/>
          <w:del w:id="4136" w:author="Flory Koole (F)" w:date="2025-08-13T18:57:00Z" w16du:dateUtc="2025-08-13T16:57:00Z"/>
        </w:rPr>
      </w:pPr>
    </w:p>
    <w:p w14:paraId="53F90DCB" w14:textId="77777777" w:rsidR="008926F8" w:rsidRPr="008926F8" w:rsidRDefault="008926F8">
      <w:pPr>
        <w:pPrChange w:id="4137" w:author="Flory Koole" w:date="2025-01-21T17:31:00Z" w16du:dateUtc="2025-01-21T16:31:00Z">
          <w:pPr>
            <w:spacing w:line="240" w:lineRule="auto"/>
          </w:pPr>
        </w:pPrChange>
      </w:pPr>
    </w:p>
    <w:p w14:paraId="161E4DF5" w14:textId="77777777" w:rsidR="00A85F67" w:rsidRDefault="00A85F67">
      <w:pPr>
        <w:rPr>
          <w:ins w:id="4138" w:author="Ronald Kocks (R)" w:date="2025-08-28T16:13:00Z" w16du:dateUtc="2025-08-28T14:13:00Z"/>
          <w:rFonts w:asciiTheme="majorHAnsi" w:eastAsiaTheme="majorEastAsia" w:hAnsiTheme="majorHAnsi" w:cstheme="majorBidi"/>
          <w:color w:val="630A00"/>
          <w:sz w:val="30"/>
          <w:szCs w:val="30"/>
        </w:rPr>
      </w:pPr>
      <w:ins w:id="4139" w:author="Ronald Kocks (R)" w:date="2025-08-28T16:13:00Z" w16du:dateUtc="2025-08-28T14:13:00Z">
        <w:r>
          <w:br w:type="page"/>
        </w:r>
      </w:ins>
    </w:p>
    <w:p w14:paraId="201DB76C" w14:textId="168F64E4" w:rsidR="007B2F8C" w:rsidRDefault="007C4227" w:rsidP="00AD541C">
      <w:pPr>
        <w:pStyle w:val="Heading1"/>
        <w:spacing w:line="240" w:lineRule="auto"/>
        <w:rPr>
          <w:ins w:id="4140" w:author="Flory Koole" w:date="2024-11-19T09:14:00Z" w16du:dateUtc="2024-11-19T08:14:00Z"/>
        </w:rPr>
      </w:pPr>
      <w:del w:id="4141" w:author="Flory Koole" w:date="2024-11-19T09:16:00Z">
        <w:r w:rsidDel="007C4227">
          <w:delText>Migratie en i</w:delText>
        </w:r>
      </w:del>
      <w:bookmarkStart w:id="4142" w:name="_Toc187312256"/>
      <w:bookmarkStart w:id="4143" w:name="_Toc691547163"/>
      <w:bookmarkStart w:id="4144" w:name="_Toc1321379251"/>
      <w:ins w:id="4145" w:author="Flory Koole" w:date="2024-11-19T09:16:00Z">
        <w:r w:rsidR="002A2E14">
          <w:t>I</w:t>
        </w:r>
      </w:ins>
      <w:r>
        <w:t>nvaren</w:t>
      </w:r>
      <w:r w:rsidR="0005282C">
        <w:t xml:space="preserve"> </w:t>
      </w:r>
      <w:ins w:id="4146" w:author="Flory Koole" w:date="2024-11-19T09:17:00Z">
        <w:r w:rsidR="002A2E14">
          <w:t>en overgangsrecht</w:t>
        </w:r>
        <w:bookmarkEnd w:id="4142"/>
        <w:bookmarkEnd w:id="4143"/>
        <w:bookmarkEnd w:id="4144"/>
        <w:r w:rsidR="002A2E14">
          <w:t xml:space="preserve"> </w:t>
        </w:r>
      </w:ins>
      <w:del w:id="4147" w:author="Flory Koole" w:date="2024-11-19T09:17:00Z">
        <w:r w:rsidDel="0005282C">
          <w:delText>(</w:delText>
        </w:r>
        <w:r w:rsidRPr="2B26B8BC" w:rsidDel="0005282C">
          <w:rPr>
            <w:color w:val="FF0000"/>
          </w:rPr>
          <w:delText>apart door JSP</w:delText>
        </w:r>
        <w:r w:rsidDel="0005282C">
          <w:delText>)</w:delText>
        </w:r>
      </w:del>
    </w:p>
    <w:p w14:paraId="277FDBCC" w14:textId="67679421" w:rsidR="00173AC4" w:rsidRPr="00173AC4" w:rsidDel="004772F5" w:rsidRDefault="00173AC4">
      <w:pPr>
        <w:rPr>
          <w:del w:id="4148" w:author="Flory Koole" w:date="2024-11-19T09:17:00Z" w16du:dateUtc="2024-11-19T08:17:00Z"/>
        </w:rPr>
        <w:pPrChange w:id="4149" w:author="Flory Koole" w:date="2024-11-19T09:14:00Z" w16du:dateUtc="2024-11-19T08:14:00Z">
          <w:pPr>
            <w:pStyle w:val="Heading1"/>
            <w:spacing w:line="240" w:lineRule="auto"/>
          </w:pPr>
        </w:pPrChange>
      </w:pPr>
      <w:ins w:id="4150" w:author="Flory Koole" w:date="2024-11-19T09:14:00Z" w16du:dateUtc="2024-11-19T08:14:00Z">
        <w:r>
          <w:t xml:space="preserve">Hiervoor is een aparte analyse beschikbaar met beschrijving </w:t>
        </w:r>
        <w:r w:rsidR="00A624A8">
          <w:t xml:space="preserve">van </w:t>
        </w:r>
        <w:r w:rsidR="003868AD">
          <w:t>functionaliteit hieromtrent in detail.</w:t>
        </w:r>
      </w:ins>
      <w:ins w:id="4151" w:author="Flory Koole" w:date="2024-11-19T09:15:00Z" w16du:dateUtc="2024-11-19T08:15:00Z">
        <w:r w:rsidR="003868AD">
          <w:t xml:space="preserve"> In deze analyse beperken we ons</w:t>
        </w:r>
        <w:r w:rsidR="00035DCF">
          <w:t xml:space="preserve"> tot p</w:t>
        </w:r>
      </w:ins>
      <w:ins w:id="4152" w:author="Flory Koole" w:date="2024-11-19T09:16:00Z" w16du:dateUtc="2024-11-19T08:16:00Z">
        <w:r w:rsidR="00035DCF">
          <w:t>untsgewijze samenvatting</w:t>
        </w:r>
      </w:ins>
      <w:ins w:id="4153" w:author="Flory Koole" w:date="2024-11-19T09:17:00Z" w16du:dateUtc="2024-11-19T08:17:00Z">
        <w:r w:rsidR="004772F5">
          <w:t xml:space="preserve"> (ADO </w:t>
        </w:r>
      </w:ins>
    </w:p>
    <w:p w14:paraId="2B69D54B" w14:textId="3DFD4550" w:rsidR="00EE5FD4" w:rsidRDefault="00EE5FD4">
      <w:pPr>
        <w:rPr>
          <w:ins w:id="4154" w:author="Flory Koole" w:date="2025-06-01T11:52:00Z" w16du:dateUtc="2025-06-01T09:52:00Z"/>
        </w:rPr>
      </w:pPr>
      <w:ins w:id="4155" w:author="Flory Koole" w:date="2024-11-19T09:16:00Z" w16du:dateUtc="2024-11-19T08:16:00Z">
        <w:r>
          <w:t>3845041</w:t>
        </w:r>
      </w:ins>
      <w:ins w:id="4156" w:author="Flory Koole" w:date="2024-11-19T09:17:00Z" w16du:dateUtc="2024-11-19T08:17:00Z">
        <w:r w:rsidR="004772F5">
          <w:t>)</w:t>
        </w:r>
      </w:ins>
    </w:p>
    <w:p w14:paraId="053AA9A2" w14:textId="77777777" w:rsidR="008F1179" w:rsidRDefault="008F1179">
      <w:pPr>
        <w:rPr>
          <w:ins w:id="4157" w:author="Flory Koole" w:date="2025-06-01T11:52:00Z" w16du:dateUtc="2025-06-01T09:52:00Z"/>
        </w:rPr>
      </w:pPr>
    </w:p>
    <w:p w14:paraId="1946F896" w14:textId="4C595FC0" w:rsidR="008F1179" w:rsidRDefault="008F1179">
      <w:pPr>
        <w:pStyle w:val="Heading2"/>
        <w:rPr>
          <w:ins w:id="4158" w:author="Flory Koole" w:date="2025-06-01T11:52:00Z" w16du:dateUtc="2025-06-01T09:52:00Z"/>
        </w:rPr>
        <w:pPrChange w:id="4159" w:author="Flory Koole" w:date="2025-06-01T11:53:00Z" w16du:dateUtc="2025-06-01T09:53:00Z">
          <w:pPr/>
        </w:pPrChange>
      </w:pPr>
      <w:bookmarkStart w:id="4160" w:name="_Toc1120240932"/>
      <w:bookmarkStart w:id="4161" w:name="_Toc1216082017"/>
      <w:ins w:id="4162" w:author="Flory Koole" w:date="2025-06-01T11:52:00Z">
        <w:r>
          <w:t>Interface met ACE</w:t>
        </w:r>
      </w:ins>
      <w:bookmarkEnd w:id="4160"/>
      <w:bookmarkEnd w:id="4161"/>
    </w:p>
    <w:p w14:paraId="401FAFEC" w14:textId="031B7277" w:rsidR="008F1179" w:rsidRDefault="00FB6A74">
      <w:pPr>
        <w:rPr>
          <w:ins w:id="4163" w:author="Flory Koole" w:date="2025-06-01T11:54:00Z" w16du:dateUtc="2025-06-01T09:54:00Z"/>
        </w:rPr>
      </w:pPr>
      <w:ins w:id="4164" w:author="Flory Koole" w:date="2025-06-01T11:52:00Z" w16du:dateUtc="2025-06-01T09:52:00Z">
        <w:r>
          <w:t>APS specifiek is een interface met ACE waarin gegevens worden aangeleverd.</w:t>
        </w:r>
      </w:ins>
      <w:ins w:id="4165" w:author="Flory Koole" w:date="2025-06-01T11:53:00Z" w16du:dateUtc="2025-06-01T09:53:00Z">
        <w:r w:rsidR="009134E9">
          <w:t xml:space="preserve"> Hierin worden koopsomfactoren voor kapitalisatie van pensioensoorten </w:t>
        </w:r>
        <w:r w:rsidR="00141450">
          <w:t>per deelnemer geleverd, evenals</w:t>
        </w:r>
      </w:ins>
      <w:ins w:id="4166" w:author="Flory Koole" w:date="2025-06-01T11:54:00Z" w16du:dateUtc="2025-06-01T09:54:00Z">
        <w:r w:rsidR="00141450">
          <w:t xml:space="preserve"> de standaardregel.</w:t>
        </w:r>
      </w:ins>
    </w:p>
    <w:p w14:paraId="5BC167A7" w14:textId="6E113D96" w:rsidR="00141450" w:rsidRDefault="00141450">
      <w:pPr>
        <w:rPr>
          <w:ins w:id="4167" w:author="Flory Koole" w:date="2025-06-01T11:52:00Z" w16du:dateUtc="2025-06-01T09:52:00Z"/>
        </w:rPr>
      </w:pPr>
      <w:ins w:id="4168" w:author="Flory Koole" w:date="2025-06-01T11:54:00Z">
        <w:r w:rsidRPr="00141450">
          <w:t xml:space="preserve">ACE gaat geen factor LPPTR leveren bij invaren. </w:t>
        </w:r>
      </w:ins>
      <w:ins w:id="4169" w:author="Flory Koole" w:date="2025-06-01T11:54:00Z" w16du:dateUtc="2025-06-01T09:54:00Z">
        <w:r>
          <w:t>Dit leidt niet tot</w:t>
        </w:r>
      </w:ins>
      <w:ins w:id="4170" w:author="Flory Koole" w:date="2025-06-01T11:54:00Z">
        <w:r w:rsidRPr="00141450">
          <w:t xml:space="preserve"> teveel op de beleggingsrekening</w:t>
        </w:r>
      </w:ins>
      <w:ins w:id="4171" w:author="Flory Koole" w:date="2025-06-01T11:54:00Z" w16du:dateUtc="2025-06-01T09:54:00Z">
        <w:r w:rsidR="002F5CFC">
          <w:t>,</w:t>
        </w:r>
      </w:ins>
      <w:ins w:id="4172" w:author="Flory Koole" w:date="2025-06-01T11:54:00Z">
        <w:r w:rsidRPr="00141450">
          <w:t xml:space="preserve"> omdat de voorziening LPPTR niet van het kapitaal gehaald wordt. In dlnInvaStdrKap(ps) voor het LPP </w:t>
        </w:r>
      </w:ins>
      <w:ins w:id="4173" w:author="Flory Koole" w:date="2025-06-01T11:55:00Z" w16du:dateUtc="2025-06-01T09:55:00Z">
        <w:r w:rsidR="00D16DCC" w:rsidRPr="00141450">
          <w:t>word</w:t>
        </w:r>
      </w:ins>
      <w:ins w:id="4174" w:author="Flory Koole" w:date="2025-06-01T11:54:00Z">
        <w:r w:rsidRPr="00141450">
          <w:t>t hier namelijk rekening mee gehouden.</w:t>
        </w:r>
      </w:ins>
      <w:ins w:id="4175" w:author="Flory Koole" w:date="2025-06-01T11:55:00Z" w16du:dateUtc="2025-06-01T09:55:00Z">
        <w:r w:rsidR="00664499">
          <w:t xml:space="preserve"> A</w:t>
        </w:r>
      </w:ins>
      <w:ins w:id="4176" w:author="Flory Koole" w:date="2025-06-01T11:55:00Z">
        <w:r w:rsidR="00664499" w:rsidRPr="00664499">
          <w:t>lle te storten kapitaal voor LPP wordt dan ook “automatisch” in de aparte pot voor Overgangsrecht PP gestort</w:t>
        </w:r>
      </w:ins>
      <w:ins w:id="4177" w:author="Flory Koole" w:date="2025-06-01T11:55:00Z" w16du:dateUtc="2025-06-01T09:55:00Z">
        <w:r w:rsidR="003C1178">
          <w:t>.</w:t>
        </w:r>
      </w:ins>
    </w:p>
    <w:p w14:paraId="57616D83" w14:textId="77777777" w:rsidR="00FB6A74" w:rsidRDefault="00FB6A74">
      <w:pPr>
        <w:rPr>
          <w:ins w:id="4178" w:author="Flory Koole" w:date="2025-06-01T11:52:00Z" w16du:dateUtc="2025-06-01T09:52:00Z"/>
        </w:rPr>
      </w:pPr>
    </w:p>
    <w:p w14:paraId="274B4D4B" w14:textId="77777777" w:rsidR="00FB6A74" w:rsidRDefault="00FB6A74">
      <w:pPr>
        <w:rPr>
          <w:ins w:id="4179" w:author="Flory Koole" w:date="2025-04-23T08:08:00Z" w16du:dateUtc="2025-04-23T06:08:00Z"/>
        </w:rPr>
      </w:pPr>
    </w:p>
    <w:p w14:paraId="353AD8F5" w14:textId="22E92A5C" w:rsidR="00870E38" w:rsidRDefault="005434D1">
      <w:pPr>
        <w:pStyle w:val="Heading2"/>
        <w:rPr>
          <w:ins w:id="4180" w:author="Flory Koole" w:date="2024-11-19T09:16:00Z" w16du:dateUtc="2024-11-19T08:16:00Z"/>
        </w:rPr>
        <w:pPrChange w:id="4181" w:author="Flory Koole" w:date="2025-04-23T08:08:00Z" w16du:dateUtc="2025-04-23T06:08:00Z">
          <w:pPr>
            <w:spacing w:line="240" w:lineRule="auto"/>
          </w:pPr>
        </w:pPrChange>
      </w:pPr>
      <w:bookmarkStart w:id="4182" w:name="_Toc1609685392"/>
      <w:bookmarkStart w:id="4183" w:name="_Toc1897565024"/>
      <w:ins w:id="4184" w:author="Flory Koole" w:date="2025-04-23T08:08:00Z">
        <w:r>
          <w:t>Invaren</w:t>
        </w:r>
      </w:ins>
      <w:bookmarkEnd w:id="4182"/>
      <w:bookmarkEnd w:id="4183"/>
    </w:p>
    <w:p w14:paraId="16287384" w14:textId="1C044915" w:rsidR="00EE5FD4" w:rsidRDefault="00EE5FD4" w:rsidP="00EE5FD4">
      <w:pPr>
        <w:spacing w:line="240" w:lineRule="auto"/>
        <w:rPr>
          <w:ins w:id="4185" w:author="Flory Koole" w:date="2024-11-19T09:16:00Z" w16du:dateUtc="2024-11-19T08:16:00Z"/>
        </w:rPr>
      </w:pPr>
      <w:ins w:id="4186" w:author="Flory Koole" w:date="2024-11-19T09:16:00Z" w16du:dateUtc="2024-11-19T08:16:00Z">
        <w:r>
          <w:t>Invaren</w:t>
        </w:r>
      </w:ins>
      <w:ins w:id="4187" w:author="Flory Koole" w:date="2024-11-19T09:19:00Z" w16du:dateUtc="2024-11-19T08:19:00Z">
        <w:r w:rsidR="00B24C2A" w:rsidRPr="00B24C2A">
          <w:t xml:space="preserve"> </w:t>
        </w:r>
      </w:ins>
      <w:ins w:id="4188" w:author="Flory Koole" w:date="2024-11-19T09:20:00Z" w16du:dateUtc="2024-11-19T08:20:00Z">
        <w:r w:rsidR="00BC3514">
          <w:t>s</w:t>
        </w:r>
      </w:ins>
      <w:ins w:id="4189" w:author="Flory Koole" w:date="2024-11-19T09:19:00Z" w16du:dateUtc="2024-11-19T08:19:00Z">
        <w:r w:rsidR="00B24C2A">
          <w:t>tart in de oude regeling, dus met het oude reglement (deel wat nodig is voor invaren)</w:t>
        </w:r>
      </w:ins>
    </w:p>
    <w:p w14:paraId="4DEF5363" w14:textId="13A365CF" w:rsidR="004F46A0" w:rsidRDefault="00986DA9">
      <w:pPr>
        <w:pStyle w:val="ListParagraph"/>
        <w:numPr>
          <w:ilvl w:val="0"/>
          <w:numId w:val="39"/>
        </w:numPr>
        <w:spacing w:line="240" w:lineRule="auto"/>
        <w:rPr>
          <w:ins w:id="4190" w:author="Flory Koole" w:date="2024-11-19T09:18:00Z" w16du:dateUtc="2024-11-19T08:18:00Z"/>
        </w:rPr>
      </w:pPr>
      <w:ins w:id="4191" w:author="Flory Koole" w:date="2024-11-19T09:20:00Z" w16du:dateUtc="2024-11-19T08:20:00Z">
        <w:r>
          <w:t>Migratie/setup</w:t>
        </w:r>
      </w:ins>
    </w:p>
    <w:p w14:paraId="19CFB84E" w14:textId="77777777" w:rsidR="00B1421F" w:rsidRDefault="00EE5FD4">
      <w:pPr>
        <w:pStyle w:val="ListParagraph"/>
        <w:numPr>
          <w:ilvl w:val="1"/>
          <w:numId w:val="39"/>
        </w:numPr>
        <w:spacing w:line="240" w:lineRule="auto"/>
        <w:rPr>
          <w:ins w:id="4192" w:author="Flory Koole" w:date="2024-11-19T09:20:00Z" w16du:dateUtc="2024-11-19T08:20:00Z"/>
        </w:rPr>
        <w:pPrChange w:id="4193" w:author="Flory Koole" w:date="2024-11-19T09:21:00Z" w16du:dateUtc="2024-11-19T08:21:00Z">
          <w:pPr>
            <w:pStyle w:val="ListParagraph"/>
            <w:numPr>
              <w:numId w:val="39"/>
            </w:numPr>
            <w:spacing w:line="240" w:lineRule="auto"/>
            <w:ind w:hanging="360"/>
          </w:pPr>
        </w:pPrChange>
      </w:pPr>
      <w:ins w:id="4194" w:author="Flory Koole" w:date="2024-11-19T09:16:00Z" w16du:dateUtc="2024-11-19T08:16:00Z">
        <w:r>
          <w:t>Beleggingsfondsen</w:t>
        </w:r>
      </w:ins>
    </w:p>
    <w:p w14:paraId="0AB13008" w14:textId="5E99F4B2" w:rsidR="001A3E6F" w:rsidRDefault="00EE5FD4">
      <w:pPr>
        <w:pStyle w:val="ListParagraph"/>
        <w:numPr>
          <w:ilvl w:val="1"/>
          <w:numId w:val="39"/>
        </w:numPr>
        <w:spacing w:line="240" w:lineRule="auto"/>
        <w:rPr>
          <w:ins w:id="4195" w:author="Flory Koole" w:date="2024-11-19T09:18:00Z" w16du:dateUtc="2024-11-19T08:18:00Z"/>
        </w:rPr>
        <w:pPrChange w:id="4196" w:author="Flory Koole" w:date="2024-11-19T09:21:00Z" w16du:dateUtc="2024-11-19T08:21:00Z">
          <w:pPr>
            <w:pStyle w:val="ListParagraph"/>
            <w:numPr>
              <w:numId w:val="39"/>
            </w:numPr>
            <w:spacing w:line="240" w:lineRule="auto"/>
            <w:ind w:hanging="360"/>
          </w:pPr>
        </w:pPrChange>
      </w:pPr>
      <w:ins w:id="4197" w:author="Flory Koole" w:date="2024-11-19T09:16:00Z" w16du:dateUtc="2024-11-19T08:16:00Z">
        <w:r>
          <w:t>Handelskalender en reserve inlezen</w:t>
        </w:r>
      </w:ins>
      <w:ins w:id="4198" w:author="Flory Koole" w:date="2024-11-19T09:20:00Z" w16du:dateUtc="2024-11-19T08:20:00Z">
        <w:r w:rsidR="00A2428D">
          <w:t>, allocatieproces draaien</w:t>
        </w:r>
      </w:ins>
    </w:p>
    <w:p w14:paraId="53AC3E87" w14:textId="77777777" w:rsidR="00107702" w:rsidRDefault="00EE5FD4">
      <w:pPr>
        <w:pStyle w:val="ListParagraph"/>
        <w:numPr>
          <w:ilvl w:val="1"/>
          <w:numId w:val="39"/>
        </w:numPr>
        <w:spacing w:line="240" w:lineRule="auto"/>
        <w:rPr>
          <w:ins w:id="4199" w:author="Flory Koole" w:date="2024-11-19T09:18:00Z" w16du:dateUtc="2024-11-19T08:18:00Z"/>
        </w:rPr>
        <w:pPrChange w:id="4200" w:author="Flory Koole" w:date="2024-11-19T09:21:00Z" w16du:dateUtc="2024-11-19T08:21:00Z">
          <w:pPr>
            <w:pStyle w:val="ListParagraph"/>
            <w:numPr>
              <w:numId w:val="39"/>
            </w:numPr>
            <w:spacing w:line="240" w:lineRule="auto"/>
            <w:ind w:hanging="360"/>
          </w:pPr>
        </w:pPrChange>
      </w:pPr>
      <w:ins w:id="4201" w:author="Flory Koole" w:date="2024-11-19T09:16:00Z" w16du:dateUtc="2024-11-19T08:16:00Z">
        <w:r>
          <w:t>Setup “oude” regeling</w:t>
        </w:r>
      </w:ins>
    </w:p>
    <w:p w14:paraId="20B7CB3C" w14:textId="77777777" w:rsidR="00C7603C" w:rsidRDefault="00913C76">
      <w:pPr>
        <w:pStyle w:val="ListParagraph"/>
        <w:numPr>
          <w:ilvl w:val="1"/>
          <w:numId w:val="39"/>
        </w:numPr>
        <w:spacing w:line="240" w:lineRule="auto"/>
        <w:rPr>
          <w:ins w:id="4202" w:author="Flory Koole" w:date="2024-11-19T09:21:00Z" w16du:dateUtc="2024-11-19T08:21:00Z"/>
        </w:rPr>
        <w:pPrChange w:id="4203" w:author="Flory Koole" w:date="2024-11-19T09:21:00Z" w16du:dateUtc="2024-11-19T08:21:00Z">
          <w:pPr>
            <w:pStyle w:val="ListParagraph"/>
            <w:numPr>
              <w:numId w:val="39"/>
            </w:numPr>
            <w:spacing w:line="240" w:lineRule="auto"/>
            <w:ind w:hanging="360"/>
          </w:pPr>
        </w:pPrChange>
      </w:pPr>
      <w:ins w:id="4204" w:author="Flory Koole" w:date="2024-11-19T09:21:00Z" w16du:dateUtc="2024-11-19T08:21:00Z">
        <w:r>
          <w:t>Setup c</w:t>
        </w:r>
      </w:ins>
      <w:ins w:id="4205" w:author="Flory Koole" w:date="2024-11-19T09:16:00Z" w16du:dateUtc="2024-11-19T08:16:00Z">
        <w:r w:rsidR="00EE5FD4">
          <w:t>ontractant, werkgevers, personen en dienstverbanden</w:t>
        </w:r>
      </w:ins>
    </w:p>
    <w:p w14:paraId="35EAB889" w14:textId="77777777" w:rsidR="00570BC7" w:rsidRDefault="00EE5FD4">
      <w:pPr>
        <w:pStyle w:val="ListParagraph"/>
        <w:numPr>
          <w:ilvl w:val="0"/>
          <w:numId w:val="39"/>
        </w:numPr>
        <w:spacing w:line="240" w:lineRule="auto"/>
        <w:rPr>
          <w:ins w:id="4206" w:author="Flory Koole" w:date="2024-11-19T09:21:00Z" w16du:dateUtc="2024-11-19T08:21:00Z"/>
        </w:rPr>
      </w:pPr>
      <w:ins w:id="4207" w:author="Flory Koole" w:date="2024-11-19T09:16:00Z" w16du:dateUtc="2024-11-19T08:16:00Z">
        <w:r>
          <w:t>Wijzig reglement</w:t>
        </w:r>
      </w:ins>
    </w:p>
    <w:p w14:paraId="0F250462" w14:textId="77777777" w:rsidR="00570BC7" w:rsidRDefault="00EE5FD4">
      <w:pPr>
        <w:pStyle w:val="ListParagraph"/>
        <w:numPr>
          <w:ilvl w:val="1"/>
          <w:numId w:val="39"/>
        </w:numPr>
        <w:spacing w:line="240" w:lineRule="auto"/>
        <w:rPr>
          <w:ins w:id="4208" w:author="Flory Koole" w:date="2024-11-19T09:21:00Z" w16du:dateUtc="2024-11-19T08:21:00Z"/>
        </w:rPr>
      </w:pPr>
      <w:ins w:id="4209" w:author="Flory Koole" w:date="2024-11-19T09:16:00Z" w16du:dateUtc="2024-11-19T08:16:00Z">
        <w:r>
          <w:t>Beleggingsrekening wordt hierbij geopend</w:t>
        </w:r>
      </w:ins>
    </w:p>
    <w:p w14:paraId="469C949D" w14:textId="77777777" w:rsidR="00BE2432" w:rsidRDefault="00EE5FD4" w:rsidP="00EE5FD4">
      <w:pPr>
        <w:pStyle w:val="ListParagraph"/>
        <w:numPr>
          <w:ilvl w:val="1"/>
          <w:numId w:val="39"/>
        </w:numPr>
        <w:spacing w:line="240" w:lineRule="auto"/>
        <w:rPr>
          <w:ins w:id="4210" w:author="Flory Koole" w:date="2024-11-19T09:21:00Z" w16du:dateUtc="2024-11-19T08:21:00Z"/>
        </w:rPr>
      </w:pPr>
      <w:ins w:id="4211" w:author="Flory Koole" w:date="2024-11-19T09:16:00Z" w16du:dateUtc="2024-11-19T08:16:00Z">
        <w:r>
          <w:t>Actieven krijgen risicoaanspraken</w:t>
        </w:r>
      </w:ins>
    </w:p>
    <w:p w14:paraId="00FBC037" w14:textId="50C1F80E" w:rsidR="00357187" w:rsidRDefault="008378A4" w:rsidP="00EE5FD4">
      <w:pPr>
        <w:pStyle w:val="ListParagraph"/>
        <w:numPr>
          <w:ilvl w:val="0"/>
          <w:numId w:val="39"/>
        </w:numPr>
        <w:spacing w:line="240" w:lineRule="auto"/>
        <w:rPr>
          <w:ins w:id="4212" w:author="Flory Koole" w:date="2024-11-19T09:22:00Z" w16du:dateUtc="2024-11-19T08:22:00Z"/>
        </w:rPr>
      </w:pPr>
      <w:ins w:id="4213" w:author="Flory Koole" w:date="2024-11-19T09:24:00Z" w16du:dateUtc="2024-11-19T08:24:00Z">
        <w:r>
          <w:t xml:space="preserve">Koppeling </w:t>
        </w:r>
      </w:ins>
      <w:ins w:id="4214" w:author="Flory Koole" w:date="2024-11-19T09:16:00Z" w16du:dateUtc="2024-11-19T08:16:00Z">
        <w:r w:rsidR="00EE5FD4">
          <w:t xml:space="preserve">ACE </w:t>
        </w:r>
      </w:ins>
    </w:p>
    <w:p w14:paraId="4A3013DB" w14:textId="77777777" w:rsidR="000D2E6E" w:rsidRDefault="00AC19D7" w:rsidP="000D2E6E">
      <w:pPr>
        <w:pStyle w:val="ListParagraph"/>
        <w:numPr>
          <w:ilvl w:val="1"/>
          <w:numId w:val="39"/>
        </w:numPr>
        <w:spacing w:line="240" w:lineRule="auto"/>
        <w:rPr>
          <w:ins w:id="4215" w:author="Flory Koole" w:date="2024-11-19T09:23:00Z" w16du:dateUtc="2024-11-19T08:23:00Z"/>
        </w:rPr>
      </w:pPr>
      <w:ins w:id="4216" w:author="Flory Koole" w:date="2024-11-19T09:23:00Z" w16du:dateUtc="2024-11-19T08:23:00Z">
        <w:r>
          <w:t>A</w:t>
        </w:r>
      </w:ins>
      <w:ins w:id="4217" w:author="Flory Koole" w:date="2024-11-19T09:22:00Z" w16du:dateUtc="2024-11-19T08:22:00Z">
        <w:r>
          <w:t>anlever</w:t>
        </w:r>
      </w:ins>
      <w:ins w:id="4218" w:author="Flory Koole" w:date="2024-11-19T09:23:00Z" w16du:dateUtc="2024-11-19T08:23:00Z">
        <w:r>
          <w:t>ing</w:t>
        </w:r>
      </w:ins>
      <w:ins w:id="4219" w:author="Flory Koole" w:date="2024-11-19T09:16:00Z" w16du:dateUtc="2024-11-19T08:16:00Z">
        <w:r w:rsidR="00EE5FD4">
          <w:t xml:space="preserve"> tabel</w:t>
        </w:r>
      </w:ins>
      <w:ins w:id="4220" w:author="Flory Koole" w:date="2024-11-19T09:23:00Z" w16du:dateUtc="2024-11-19T08:23:00Z">
        <w:r w:rsidR="002F1DC3">
          <w:t>,</w:t>
        </w:r>
      </w:ins>
      <w:ins w:id="4221" w:author="Flory Koole" w:date="2024-11-19T09:16:00Z" w16du:dateUtc="2024-11-19T08:16:00Z">
        <w:r w:rsidR="00EE5FD4">
          <w:t xml:space="preserve"> zodat de dakpannen goed berekend kunnen worden. Dit moet gebeuren voor het starten van het invaren.</w:t>
        </w:r>
      </w:ins>
    </w:p>
    <w:p w14:paraId="07EB6C4D" w14:textId="77777777" w:rsidR="00184976" w:rsidRDefault="000D2E6E" w:rsidP="00EE5FD4">
      <w:pPr>
        <w:pStyle w:val="ListParagraph"/>
        <w:numPr>
          <w:ilvl w:val="1"/>
          <w:numId w:val="39"/>
        </w:numPr>
        <w:spacing w:line="240" w:lineRule="auto"/>
        <w:rPr>
          <w:ins w:id="4222" w:author="Flory Koole" w:date="2024-11-19T09:25:00Z" w16du:dateUtc="2024-11-19T08:25:00Z"/>
        </w:rPr>
      </w:pPr>
      <w:ins w:id="4223" w:author="Flory Koole" w:date="2024-11-19T09:23:00Z" w16du:dateUtc="2024-11-19T08:23:00Z">
        <w:r>
          <w:t xml:space="preserve">Aanleveren </w:t>
        </w:r>
      </w:ins>
      <w:ins w:id="4224" w:author="Flory Koole" w:date="2024-11-19T09:16:00Z" w16du:dateUtc="2024-11-19T08:16:00Z">
        <w:r w:rsidR="00EE5FD4">
          <w:t>factoren</w:t>
        </w:r>
      </w:ins>
      <w:ins w:id="4225" w:author="Flory Koole" w:date="2024-11-19T09:23:00Z" w16du:dateUtc="2024-11-19T08:23:00Z">
        <w:r>
          <w:t>,</w:t>
        </w:r>
      </w:ins>
      <w:ins w:id="4226" w:author="Flory Koole" w:date="2024-11-19T09:16:00Z" w16du:dateUtc="2024-11-19T08:16:00Z">
        <w:r w:rsidR="00EE5FD4">
          <w:t xml:space="preserve"> zodat de inkoop van CVP-aanspraken goed berekend kan worden. </w:t>
        </w:r>
      </w:ins>
      <w:ins w:id="4227" w:author="Flory Koole" w:date="2024-11-19T09:23:00Z" w16du:dateUtc="2024-11-19T08:23:00Z">
        <w:r w:rsidR="009011E7">
          <w:t xml:space="preserve">In de systeemtest </w:t>
        </w:r>
      </w:ins>
      <w:ins w:id="4228" w:author="Flory Koole" w:date="2024-11-19T09:24:00Z" w16du:dateUtc="2024-11-19T08:24:00Z">
        <w:r w:rsidR="009167D7">
          <w:t>van Feniqs</w:t>
        </w:r>
      </w:ins>
      <w:ins w:id="4229" w:author="Flory Koole" w:date="2024-11-19T09:16:00Z" w16du:dateUtc="2024-11-19T08:16:00Z">
        <w:r w:rsidR="00EE5FD4">
          <w:t xml:space="preserve"> wordt voor alle deelnemers en pensioensoorten gerekend met het tarief in Qwik. </w:t>
        </w:r>
      </w:ins>
    </w:p>
    <w:p w14:paraId="07CE4F41" w14:textId="084CDDF3" w:rsidR="00EE5FD4" w:rsidRDefault="00EE5FD4" w:rsidP="00184976">
      <w:pPr>
        <w:pStyle w:val="ListParagraph"/>
        <w:numPr>
          <w:ilvl w:val="0"/>
          <w:numId w:val="39"/>
        </w:numPr>
        <w:spacing w:line="240" w:lineRule="auto"/>
        <w:rPr>
          <w:ins w:id="4230" w:author="Flory Koole" w:date="2024-11-19T09:25:00Z" w16du:dateUtc="2024-11-19T08:25:00Z"/>
        </w:rPr>
      </w:pPr>
      <w:ins w:id="4231" w:author="Flory Koole" w:date="2024-11-19T09:16:00Z" w16du:dateUtc="2024-11-19T08:16:00Z">
        <w:r>
          <w:t>Uitvaren en invaren</w:t>
        </w:r>
      </w:ins>
    </w:p>
    <w:p w14:paraId="34B6281B" w14:textId="04738E2E" w:rsidR="00461A09" w:rsidRDefault="00D95BAF" w:rsidP="00EE5FD4">
      <w:pPr>
        <w:pStyle w:val="ListParagraph"/>
        <w:numPr>
          <w:ilvl w:val="1"/>
          <w:numId w:val="39"/>
        </w:numPr>
        <w:spacing w:line="240" w:lineRule="auto"/>
        <w:rPr>
          <w:ins w:id="4232" w:author="Flory Koole" w:date="2024-11-19T09:26:00Z" w16du:dateUtc="2024-11-19T08:26:00Z"/>
        </w:rPr>
      </w:pPr>
      <w:ins w:id="4233" w:author="Flory Koole" w:date="2024-11-21T11:46:00Z" w16du:dateUtc="2024-11-21T10:46:00Z">
        <w:r>
          <w:t>Ee</w:t>
        </w:r>
      </w:ins>
      <w:ins w:id="4234" w:author="Flory Koole" w:date="2024-11-21T11:47:00Z" w16du:dateUtc="2024-11-21T10:47:00Z">
        <w:r w:rsidR="006B5A56">
          <w:t>n pro</w:t>
        </w:r>
        <w:r>
          <w:t xml:space="preserve">ces </w:t>
        </w:r>
        <w:r w:rsidR="006B5A56">
          <w:t xml:space="preserve">voor, waarbij uitvaren </w:t>
        </w:r>
      </w:ins>
    </w:p>
    <w:p w14:paraId="1F2CE8A1" w14:textId="77777777" w:rsidR="00FF077F" w:rsidRDefault="00EE5FD4" w:rsidP="00EE5FD4">
      <w:pPr>
        <w:pStyle w:val="ListParagraph"/>
        <w:numPr>
          <w:ilvl w:val="0"/>
          <w:numId w:val="39"/>
        </w:numPr>
        <w:spacing w:line="240" w:lineRule="auto"/>
        <w:rPr>
          <w:ins w:id="4235" w:author="Flory Koole" w:date="2024-11-19T09:26:00Z" w16du:dateUtc="2024-11-19T08:26:00Z"/>
        </w:rPr>
      </w:pPr>
      <w:ins w:id="4236" w:author="Flory Koole" w:date="2024-11-19T09:16:00Z" w16du:dateUtc="2024-11-19T08:16:00Z">
        <w:r>
          <w:t>Pensioensoorten</w:t>
        </w:r>
      </w:ins>
    </w:p>
    <w:p w14:paraId="31D2290E" w14:textId="77777777" w:rsidR="00FF077F" w:rsidRDefault="00EE5FD4" w:rsidP="00EE5FD4">
      <w:pPr>
        <w:pStyle w:val="ListParagraph"/>
        <w:numPr>
          <w:ilvl w:val="1"/>
          <w:numId w:val="39"/>
        </w:numPr>
        <w:spacing w:line="240" w:lineRule="auto"/>
        <w:rPr>
          <w:ins w:id="4237" w:author="Flory Koole" w:date="2024-11-19T09:26:00Z" w16du:dateUtc="2024-11-19T08:26:00Z"/>
        </w:rPr>
      </w:pPr>
      <w:ins w:id="4238" w:author="Flory Koole" w:date="2024-11-19T09:16:00Z" w16du:dateUtc="2024-11-19T08:16:00Z">
        <w:r>
          <w:t>Voor niet-gepensioneerden meer dan 10 jaar voor pensioendatum worden alle pensioenen uit de “oude” regeling omgezet in kapitaal en op de beleggingsrekening gestort</w:t>
        </w:r>
      </w:ins>
    </w:p>
    <w:p w14:paraId="744D3066" w14:textId="77777777" w:rsidR="00FF077F" w:rsidRDefault="00EE5FD4" w:rsidP="00EE5FD4">
      <w:pPr>
        <w:pStyle w:val="ListParagraph"/>
        <w:numPr>
          <w:ilvl w:val="1"/>
          <w:numId w:val="39"/>
        </w:numPr>
        <w:spacing w:line="240" w:lineRule="auto"/>
        <w:rPr>
          <w:ins w:id="4239" w:author="Flory Koole" w:date="2024-11-19T09:26:00Z" w16du:dateUtc="2024-11-19T08:26:00Z"/>
        </w:rPr>
      </w:pPr>
      <w:ins w:id="4240" w:author="Flory Koole" w:date="2024-11-19T09:16:00Z" w16du:dateUtc="2024-11-19T08:16:00Z">
        <w:r>
          <w:t>Voor niet-gepensioneerden die minder dan 10 jaar voor pensioendatum zitten wordt een deel van het kapitaal gebruikt voor de inkoop van CVP. Het overige deel wordt op de beleggingsrekening gestort</w:t>
        </w:r>
      </w:ins>
    </w:p>
    <w:p w14:paraId="4AC84EA7" w14:textId="77777777" w:rsidR="00AA749A" w:rsidRDefault="00EE5FD4" w:rsidP="00EE5FD4">
      <w:pPr>
        <w:pStyle w:val="ListParagraph"/>
        <w:numPr>
          <w:ilvl w:val="2"/>
          <w:numId w:val="39"/>
        </w:numPr>
        <w:spacing w:line="240" w:lineRule="auto"/>
        <w:rPr>
          <w:ins w:id="4241" w:author="Flory Koole" w:date="2024-11-19T09:27:00Z" w16du:dateUtc="2024-11-19T08:27:00Z"/>
        </w:rPr>
      </w:pPr>
      <w:ins w:id="4242" w:author="Flory Koole" w:date="2024-11-19T09:16:00Z" w16du:dateUtc="2024-11-19T08:16:00Z">
        <w:r>
          <w:t>Dit deel bedraagt 1 - aantal jaar tot pensioendatum/10. Antwoord op de vraag uit het overleg: Hierbij wordt het aantal jaar tot pensioendatum altijd naar boven afgerond. Dus voor een deelnemer die een maand na het invaren met pensioen gaat, wordt bij het invaren 9/10e gebruikt voor de inkoop van CVP. Vlak voor de pensionering wordt het kapitaal dat op de beleggingsrekening staat, gebruikt voor de inkoop van CVP</w:t>
        </w:r>
      </w:ins>
    </w:p>
    <w:p w14:paraId="13492DC3" w14:textId="35B6F583" w:rsidR="00AA749A" w:rsidRDefault="00642A55">
      <w:pPr>
        <w:pStyle w:val="ListParagraph"/>
        <w:numPr>
          <w:ilvl w:val="1"/>
          <w:numId w:val="39"/>
        </w:numPr>
        <w:spacing w:line="240" w:lineRule="auto"/>
        <w:rPr>
          <w:ins w:id="4243" w:author="Flory Koole" w:date="2024-11-19T09:27:00Z" w16du:dateUtc="2024-11-19T08:27:00Z"/>
        </w:rPr>
      </w:pPr>
      <w:ins w:id="4244" w:author="Flory Koole" w:date="2024-11-19T09:35:00Z" w16du:dateUtc="2024-11-19T08:35:00Z">
        <w:r>
          <w:t xml:space="preserve">Ook </w:t>
        </w:r>
      </w:ins>
      <w:ins w:id="4245" w:author="Flory Koole" w:date="2024-11-19T09:34:00Z" w16du:dateUtc="2024-11-19T08:34:00Z">
        <w:r w:rsidR="00726C15" w:rsidRPr="004E6E81">
          <w:t xml:space="preserve">deelnemers met deeltijdpensioen </w:t>
        </w:r>
        <w:r w:rsidR="00726C15">
          <w:t>kunnen worden ge</w:t>
        </w:r>
        <w:r w:rsidR="00726C15" w:rsidRPr="004E6E81">
          <w:t>migree</w:t>
        </w:r>
        <w:r w:rsidR="00726C15">
          <w:t>rd</w:t>
        </w:r>
        <w:r w:rsidR="00726C15" w:rsidRPr="004E6E81">
          <w:t xml:space="preserve"> en invaren. Bij invaren wordt het deeltijd pensioen (LOPDT) omgezet in variabel deeltijd pensioen (LOPFDT). </w:t>
        </w:r>
      </w:ins>
    </w:p>
    <w:p w14:paraId="791D844C" w14:textId="76BB8779" w:rsidR="00EE5FD4" w:rsidRDefault="00EE5FD4">
      <w:pPr>
        <w:pStyle w:val="ListParagraph"/>
        <w:numPr>
          <w:ilvl w:val="1"/>
          <w:numId w:val="39"/>
        </w:numPr>
        <w:spacing w:line="240" w:lineRule="auto"/>
        <w:rPr>
          <w:ins w:id="4246" w:author="Flory Koole" w:date="2024-11-19T09:16:00Z" w16du:dateUtc="2024-11-19T08:16:00Z"/>
        </w:rPr>
        <w:pPrChange w:id="4247" w:author="Flory Koole" w:date="2024-11-19T09:27:00Z" w16du:dateUtc="2024-11-19T08:27:00Z">
          <w:pPr>
            <w:spacing w:line="240" w:lineRule="auto"/>
          </w:pPr>
        </w:pPrChange>
      </w:pPr>
      <w:ins w:id="4248" w:author="Flory Koole" w:date="2024-11-19T09:16:00Z" w16du:dateUtc="2024-11-19T08:16:00Z">
        <w:r>
          <w:t>Voor gepensioneerden worden de pensioensoorten omgezet in variabele pensioensoorten. De hoogte van de aanspraken blijft gelijk. Alleen gepensioneerden krijgen bij invaren dakpannen</w:t>
        </w:r>
      </w:ins>
    </w:p>
    <w:p w14:paraId="285CA6FE" w14:textId="77777777" w:rsidR="005434D1" w:rsidRDefault="005434D1" w:rsidP="00EE5FD4">
      <w:pPr>
        <w:spacing w:line="240" w:lineRule="auto"/>
        <w:rPr>
          <w:ins w:id="4249" w:author="Flory Koole" w:date="2025-05-16T13:55:00Z" w16du:dateUtc="2025-05-16T11:55:00Z"/>
        </w:rPr>
      </w:pPr>
    </w:p>
    <w:p w14:paraId="04B84CBB" w14:textId="2375E0D4" w:rsidR="00343C35" w:rsidRDefault="00B37859">
      <w:pPr>
        <w:pStyle w:val="Heading3"/>
        <w:rPr>
          <w:ins w:id="4250" w:author="Flory Koole" w:date="2025-05-16T13:55:00Z" w16du:dateUtc="2025-05-16T11:55:00Z"/>
        </w:rPr>
        <w:pPrChange w:id="4251" w:author="Flory Koole" w:date="2025-05-16T13:55:00Z" w16du:dateUtc="2025-05-16T11:55:00Z">
          <w:pPr>
            <w:spacing w:line="240" w:lineRule="auto"/>
          </w:pPr>
        </w:pPrChange>
      </w:pPr>
      <w:bookmarkStart w:id="4252" w:name="_Toc580082440"/>
      <w:bookmarkStart w:id="4253" w:name="_Toc1537995802"/>
      <w:ins w:id="4254" w:author="Flory Koole" w:date="2025-05-16T13:55:00Z">
        <w:r>
          <w:t>Aparte spreidingsduur bij invaren</w:t>
        </w:r>
      </w:ins>
      <w:bookmarkEnd w:id="4252"/>
      <w:bookmarkEnd w:id="4253"/>
    </w:p>
    <w:p w14:paraId="56C20C8D" w14:textId="6F426902" w:rsidR="00466F59" w:rsidRDefault="00466F59" w:rsidP="00466F59">
      <w:pPr>
        <w:spacing w:line="240" w:lineRule="auto"/>
        <w:rPr>
          <w:ins w:id="4255" w:author="Flory Koole" w:date="2025-05-16T13:57:00Z" w16du:dateUtc="2025-05-16T11:57:00Z"/>
        </w:rPr>
      </w:pPr>
      <w:ins w:id="4256" w:author="Flory Koole" w:date="2025-05-16T13:57:00Z" w16du:dateUtc="2025-05-16T11:57:00Z">
        <w:r>
          <w:t>Er is een extra parameter voor afwijkende spreidingsduur bij invaren. DNB staat namelijk op het standpunt dat bij invaren de buffer meteen uitgedeeld moet worden zonder spreidin</w:t>
        </w:r>
      </w:ins>
      <w:ins w:id="4257" w:author="Flory Koole" w:date="2025-05-16T13:59:00Z" w16du:dateUtc="2025-05-16T11:59:00Z">
        <w:r w:rsidR="00AA0D6A">
          <w:t xml:space="preserve">g </w:t>
        </w:r>
      </w:ins>
      <w:ins w:id="4258" w:author="Flory Koole" w:date="2025-05-16T13:58:00Z" w16du:dateUtc="2025-05-16T11:58:00Z">
        <w:r w:rsidR="00AA0D6A">
          <w:t>(meteen alles geven in de eerste dakpan)</w:t>
        </w:r>
      </w:ins>
      <w:ins w:id="4259" w:author="Flory Koole" w:date="2025-05-16T13:57:00Z" w16du:dateUtc="2025-05-16T11:57:00Z">
        <w:r>
          <w:t xml:space="preserve">. </w:t>
        </w:r>
      </w:ins>
      <w:ins w:id="4260" w:author="Flory Koole" w:date="2025-05-16T13:58:00Z" w16du:dateUtc="2025-05-16T11:58:00Z">
        <w:r w:rsidR="00B75AC1">
          <w:t>V</w:t>
        </w:r>
      </w:ins>
      <w:ins w:id="4261" w:author="Flory Koole" w:date="2025-05-16T13:57:00Z" w16du:dateUtc="2025-05-16T11:57:00Z">
        <w:r>
          <w:t xml:space="preserve">oor de RUN </w:t>
        </w:r>
      </w:ins>
      <w:ins w:id="4262" w:author="Flory Koole" w:date="2025-05-16T13:58:00Z" w16du:dateUtc="2025-05-16T11:58:00Z">
        <w:r w:rsidR="00B75AC1">
          <w:t>kan dit maximaal 10 jaar zijn</w:t>
        </w:r>
      </w:ins>
      <w:ins w:id="4263" w:author="Flory Koole" w:date="2025-05-16T13:57:00Z" w16du:dateUtc="2025-05-16T11:57:00Z">
        <w:r>
          <w:t>.</w:t>
        </w:r>
      </w:ins>
    </w:p>
    <w:p w14:paraId="3D9F8351" w14:textId="383C1331" w:rsidR="008220FB" w:rsidDel="00F26A37" w:rsidRDefault="00466F59" w:rsidP="00466F59">
      <w:pPr>
        <w:spacing w:line="240" w:lineRule="auto"/>
        <w:rPr>
          <w:ins w:id="4264" w:author="Flory Koole" w:date="2025-05-16T14:58:00Z" w16du:dateUtc="2025-05-16T12:58:00Z"/>
          <w:del w:id="4265" w:author="flory" w:date="2025-05-16T15:33:00Z" w16du:dateUtc="2025-05-16T13:33:00Z"/>
        </w:rPr>
      </w:pPr>
      <w:ins w:id="4266" w:author="Flory Koole" w:date="2025-05-16T13:57:00Z" w16du:dateUtc="2025-05-16T11:57:00Z">
        <w:r>
          <w:t xml:space="preserve">Er </w:t>
        </w:r>
      </w:ins>
      <w:ins w:id="4267" w:author="Flory Koole" w:date="2025-05-16T13:59:00Z" w16du:dateUtc="2025-05-16T11:59:00Z">
        <w:del w:id="4268" w:author="flory" w:date="2025-05-16T15:35:00Z" w16du:dateUtc="2025-05-16T13:35:00Z">
          <w:r w:rsidR="008849EE" w:rsidDel="00AD6344">
            <w:delText xml:space="preserve">er </w:delText>
          </w:r>
        </w:del>
        <w:r w:rsidR="008849EE">
          <w:t>zijn 2 parameters voor spreiding per administratie</w:t>
        </w:r>
      </w:ins>
      <w:ins w:id="4269" w:author="Flory Koole" w:date="2025-05-16T13:57:00Z" w16du:dateUtc="2025-05-16T11:57:00Z">
        <w:r>
          <w:t xml:space="preserve"> in de inrichting</w:t>
        </w:r>
      </w:ins>
      <w:ins w:id="4270" w:author="Flory Koole" w:date="2025-05-16T13:59:00Z" w16du:dateUtc="2025-05-16T11:59:00Z">
        <w:r w:rsidR="008849EE">
          <w:t>:</w:t>
        </w:r>
      </w:ins>
      <w:ins w:id="4271" w:author="Flory Koole" w:date="2025-05-16T13:57:00Z" w16du:dateUtc="2025-05-16T11:57:00Z">
        <w:r>
          <w:t xml:space="preserve"> "Spreiding aantal" (admSpreidingAantal) </w:t>
        </w:r>
      </w:ins>
      <w:ins w:id="4272" w:author="Flory Koole" w:date="2025-05-16T14:00:00Z" w16du:dateUtc="2025-05-16T12:00:00Z">
        <w:r w:rsidR="00F958E2">
          <w:t>en</w:t>
        </w:r>
      </w:ins>
      <w:ins w:id="4273" w:author="Flory Koole" w:date="2025-05-16T13:57:00Z" w16du:dateUtc="2025-05-16T11:57:00Z">
        <w:r>
          <w:t xml:space="preserve"> "Spreiding aantal invaren" (admSpreidingAantalInvaren). </w:t>
        </w:r>
      </w:ins>
      <w:ins w:id="4274" w:author="flory" w:date="2025-05-16T15:33:00Z" w16du:dateUtc="2025-05-16T13:33:00Z">
        <w:r w:rsidR="00B81EA0">
          <w:t>De parameter admSpreidingAantal geeft aan hoeveel dakpannen er gemaakt worden</w:t>
        </w:r>
        <w:r w:rsidR="00F26A37">
          <w:t xml:space="preserve"> en </w:t>
        </w:r>
        <w:del w:id="4275" w:author="flory" w:date="2025-05-16T15:33:00Z" w16du:dateUtc="2025-05-16T13:33:00Z">
          <w:r w:rsidR="00B81EA0" w:rsidDel="00F26A37">
            <w:delText>.</w:delText>
          </w:r>
        </w:del>
      </w:ins>
    </w:p>
    <w:p w14:paraId="09F31A4B" w14:textId="06566977" w:rsidR="008220FB" w:rsidDel="00F26A37" w:rsidRDefault="008220FB" w:rsidP="00466F59">
      <w:pPr>
        <w:spacing w:line="240" w:lineRule="auto"/>
        <w:rPr>
          <w:ins w:id="4276" w:author="Flory Koole" w:date="2025-05-16T14:58:00Z" w16du:dateUtc="2025-05-16T12:58:00Z"/>
          <w:del w:id="4277" w:author="flory" w:date="2025-05-16T15:33:00Z" w16du:dateUtc="2025-05-16T13:33:00Z"/>
        </w:rPr>
      </w:pPr>
    </w:p>
    <w:p w14:paraId="110BA2D3" w14:textId="481290AF" w:rsidR="008220FB" w:rsidDel="008303E1" w:rsidRDefault="00F26A37" w:rsidP="00466F59">
      <w:pPr>
        <w:spacing w:line="240" w:lineRule="auto"/>
        <w:rPr>
          <w:ins w:id="4278" w:author="Flory Koole" w:date="2025-05-16T14:58:00Z" w16du:dateUtc="2025-05-16T12:58:00Z"/>
          <w:del w:id="4279" w:author="flory" w:date="2025-05-16T15:34:00Z" w16du:dateUtc="2025-05-16T13:34:00Z"/>
        </w:rPr>
      </w:pPr>
      <w:ins w:id="4280" w:author="flory" w:date="2025-05-16T15:33:00Z" w16du:dateUtc="2025-05-16T13:33:00Z">
        <w:r>
          <w:t xml:space="preserve">admSpreidingAantalInvaren </w:t>
        </w:r>
      </w:ins>
      <w:ins w:id="4281" w:author="Flory Koole" w:date="2025-05-16T13:57:00Z" w16du:dateUtc="2025-05-16T11:57:00Z">
        <w:del w:id="4282" w:author="flory" w:date="2025-05-16T15:33:00Z" w16du:dateUtc="2025-05-16T13:33:00Z">
          <w:r w:rsidR="00466F59" w:rsidDel="00F26A37">
            <w:delText xml:space="preserve">Bij invaren </w:delText>
          </w:r>
        </w:del>
        <w:r w:rsidR="00466F59">
          <w:t xml:space="preserve">geeft </w:t>
        </w:r>
        <w:del w:id="4283" w:author="flory" w:date="2025-05-16T15:33:00Z" w16du:dateUtc="2025-05-16T13:33:00Z">
          <w:r w:rsidR="00466F59" w:rsidDel="00F26A37">
            <w:delText xml:space="preserve">admSpreidingAantalInvaren </w:delText>
          </w:r>
        </w:del>
        <w:r w:rsidR="00466F59">
          <w:t>aan hoeveel dakpannen</w:t>
        </w:r>
        <w:del w:id="4284" w:author="flory" w:date="2025-05-16T15:34:00Z" w16du:dateUtc="2025-05-16T13:34:00Z">
          <w:r w:rsidR="00466F59" w:rsidDel="008303E1">
            <w:delText xml:space="preserve"> er</w:delText>
          </w:r>
        </w:del>
        <w:r w:rsidR="00466F59">
          <w:t xml:space="preserve"> </w:t>
        </w:r>
      </w:ins>
      <w:ins w:id="4285" w:author="flory" w:date="2025-05-16T15:34:00Z" w16du:dateUtc="2025-05-16T13:34:00Z">
        <w:r w:rsidR="008303E1">
          <w:t>b</w:t>
        </w:r>
      </w:ins>
      <w:ins w:id="4286" w:author="flory" w:date="2025-05-16T15:33:00Z" w16du:dateUtc="2025-05-16T13:33:00Z">
        <w:r>
          <w:t xml:space="preserve">ij invaren </w:t>
        </w:r>
      </w:ins>
      <w:ins w:id="4287" w:author="Flory Koole" w:date="2025-05-16T13:57:00Z" w16du:dateUtc="2025-05-16T11:57:00Z">
        <w:r w:rsidR="00466F59">
          <w:t xml:space="preserve">gevuld worden met een waarde groter dan 0. </w:t>
        </w:r>
        <w:del w:id="4288" w:author="flory" w:date="2025-05-16T15:33:00Z" w16du:dateUtc="2025-05-16T13:33:00Z">
          <w:r w:rsidR="00466F59" w:rsidDel="00B81EA0">
            <w:delText xml:space="preserve">De parameter admSpreidingAantal geeft aan hoeveel dakpannen er gemaakt worden. </w:delText>
          </w:r>
        </w:del>
      </w:ins>
    </w:p>
    <w:p w14:paraId="5D4AE621" w14:textId="2F1FF2BF" w:rsidR="008220FB" w:rsidRDefault="008303E1" w:rsidP="00466F59">
      <w:pPr>
        <w:spacing w:line="240" w:lineRule="auto"/>
        <w:rPr>
          <w:ins w:id="4289" w:author="Flory Koole" w:date="2025-05-16T14:58:00Z" w16du:dateUtc="2025-05-16T12:58:00Z"/>
        </w:rPr>
      </w:pPr>
      <w:ins w:id="4290" w:author="flory" w:date="2025-05-16T15:34:00Z" w16du:dateUtc="2025-05-16T13:34:00Z">
        <w:r>
          <w:t>Voorbeeld:</w:t>
        </w:r>
      </w:ins>
    </w:p>
    <w:p w14:paraId="56D55300" w14:textId="2905C82E" w:rsidR="00466F59" w:rsidDel="00C73419" w:rsidRDefault="00466F59" w:rsidP="00466F59">
      <w:pPr>
        <w:spacing w:line="240" w:lineRule="auto"/>
        <w:rPr>
          <w:ins w:id="4291" w:author="Flory Koole" w:date="2025-05-16T13:57:00Z" w16du:dateUtc="2025-05-16T11:57:00Z"/>
          <w:del w:id="4292" w:author="flory" w:date="2025-05-16T15:34:00Z" w16du:dateUtc="2025-05-16T13:34:00Z"/>
        </w:rPr>
      </w:pPr>
      <w:ins w:id="4293" w:author="Flory Koole" w:date="2025-05-16T13:57:00Z" w16du:dateUtc="2025-05-16T11:57:00Z">
        <w:r>
          <w:t>Bij admSpreidingAantal=3 en admSpreidingAantalInvaren=1 worden er bij invaren wel 3 dakpannen gemaakt, maar slechts 1 heeft een waarde groter dan 0. Na het uitdelen van de dakpan per 1-7 (Spreiding variabel pensioen) zijn de 3 dakpannen dan allemaal gelijk aan 0.</w:t>
        </w:r>
      </w:ins>
      <w:ins w:id="4294" w:author="flory" w:date="2025-05-16T15:34:00Z" w16du:dateUtc="2025-05-16T13:34:00Z">
        <w:r w:rsidR="00C73419">
          <w:t xml:space="preserve"> </w:t>
        </w:r>
      </w:ins>
    </w:p>
    <w:p w14:paraId="50DE1106" w14:textId="5FA8A7B5" w:rsidR="00466F59" w:rsidDel="00C73419" w:rsidRDefault="00466F59" w:rsidP="00466F59">
      <w:pPr>
        <w:spacing w:line="240" w:lineRule="auto"/>
        <w:rPr>
          <w:ins w:id="4295" w:author="Flory Koole" w:date="2025-05-16T13:57:00Z" w16du:dateUtc="2025-05-16T11:57:00Z"/>
          <w:del w:id="4296" w:author="flory" w:date="2025-05-16T15:34:00Z" w16du:dateUtc="2025-05-16T13:34:00Z"/>
        </w:rPr>
      </w:pPr>
    </w:p>
    <w:p w14:paraId="723FEDD7" w14:textId="1D2FCA50" w:rsidR="00466F59" w:rsidRDefault="00466F59" w:rsidP="00466F59">
      <w:pPr>
        <w:spacing w:line="240" w:lineRule="auto"/>
        <w:rPr>
          <w:ins w:id="4297" w:author="Flory Koole" w:date="2025-05-16T13:57:00Z" w16du:dateUtc="2025-05-16T11:57:00Z"/>
        </w:rPr>
      </w:pPr>
      <w:ins w:id="4298" w:author="Flory Koole" w:date="2025-05-16T13:57:00Z" w16du:dateUtc="2025-05-16T11:57:00Z">
        <w:r>
          <w:t>Bij het bepalen van de dakpannen op 1-1 (Rendement variabel pensioen) worden er altijd admSpreidingAantal dakpannen gevuld met een waarde groter dan 0. Dit wordt toegepast voor alle pensioensoorten en ook voor VHP-deel van de dakpannen</w:t>
        </w:r>
      </w:ins>
      <w:ins w:id="4299" w:author="flory" w:date="2025-05-16T15:34:00Z" w16du:dateUtc="2025-05-16T13:34:00Z">
        <w:r w:rsidR="00C73419">
          <w:t>.</w:t>
        </w:r>
      </w:ins>
    </w:p>
    <w:p w14:paraId="19944911" w14:textId="77DAC32A" w:rsidR="00466F59" w:rsidDel="00C73419" w:rsidRDefault="00466F59" w:rsidP="00466F59">
      <w:pPr>
        <w:spacing w:line="240" w:lineRule="auto"/>
        <w:rPr>
          <w:ins w:id="4300" w:author="Flory Koole" w:date="2025-05-16T13:57:00Z" w16du:dateUtc="2025-05-16T11:57:00Z"/>
          <w:del w:id="4301" w:author="flory" w:date="2025-05-16T15:34:00Z" w16du:dateUtc="2025-05-16T13:34:00Z"/>
        </w:rPr>
      </w:pPr>
    </w:p>
    <w:p w14:paraId="3076C49F" w14:textId="18FAAC01" w:rsidR="00B37859" w:rsidRDefault="00466F59" w:rsidP="00466F59">
      <w:pPr>
        <w:spacing w:line="240" w:lineRule="auto"/>
        <w:rPr>
          <w:ins w:id="4302" w:author="Flory Koole" w:date="2025-05-16T13:55:00Z" w16du:dateUtc="2025-05-16T11:55:00Z"/>
        </w:rPr>
      </w:pPr>
      <w:ins w:id="4303" w:author="Flory Koole" w:date="2025-05-16T13:57:00Z" w16du:dateUtc="2025-05-16T11:57:00Z">
        <w:r w:rsidRPr="00C73419">
          <w:rPr>
            <w:b/>
            <w:bCs/>
            <w:color w:val="FF0000"/>
            <w:rPrChange w:id="4304" w:author="flory" w:date="2025-05-16T15:34:00Z" w16du:dateUtc="2025-05-16T13:34:00Z">
              <w:rPr/>
            </w:rPrChange>
          </w:rPr>
          <w:t>Let op</w:t>
        </w:r>
        <w:r>
          <w:t>: d</w:t>
        </w:r>
      </w:ins>
      <w:ins w:id="4305" w:author="flory" w:date="2025-05-16T15:35:00Z" w16du:dateUtc="2025-05-16T13:35:00Z">
        <w:r w:rsidR="00C73419">
          <w:t>it</w:t>
        </w:r>
      </w:ins>
      <w:ins w:id="4306" w:author="Flory Koole" w:date="2025-05-16T13:57:00Z" w16du:dateUtc="2025-05-16T11:57:00Z">
        <w:del w:id="4307" w:author="flory" w:date="2025-05-16T15:35:00Z" w16du:dateUtc="2025-05-16T13:35:00Z">
          <w:r w:rsidDel="00C73419">
            <w:delText>eze aanpassing</w:delText>
          </w:r>
        </w:del>
        <w:r>
          <w:t xml:space="preserve"> werkt alleen als admSpreidingAantalInvaren &lt;= admSpreidingAantal. Dit zal altijd het geval zijn, aangezien admSpreidingAantalInvaren óf gelijk zal zijn aan admSpreidingAantal óf gelijk aan 1.</w:t>
        </w:r>
      </w:ins>
    </w:p>
    <w:p w14:paraId="792399FA" w14:textId="77777777" w:rsidR="00B37859" w:rsidRDefault="00B37859" w:rsidP="00EE5FD4">
      <w:pPr>
        <w:spacing w:line="240" w:lineRule="auto"/>
        <w:rPr>
          <w:ins w:id="4308" w:author="flory" w:date="2025-05-16T15:35:00Z" w16du:dateUtc="2025-05-16T13:35:00Z"/>
        </w:rPr>
      </w:pPr>
    </w:p>
    <w:p w14:paraId="7A9C344D" w14:textId="77777777" w:rsidR="00AD6344" w:rsidRDefault="00AD6344" w:rsidP="00EE5FD4">
      <w:pPr>
        <w:spacing w:line="240" w:lineRule="auto"/>
        <w:rPr>
          <w:ins w:id="4309" w:author="Flory Koole" w:date="2025-04-23T08:08:00Z" w16du:dateUtc="2025-04-23T06:08:00Z"/>
        </w:rPr>
      </w:pPr>
    </w:p>
    <w:p w14:paraId="15EC4CA8" w14:textId="4F7125FA" w:rsidR="005434D1" w:rsidRDefault="005434D1">
      <w:pPr>
        <w:pStyle w:val="Heading3"/>
        <w:rPr>
          <w:ins w:id="4310" w:author="Flory Koole" w:date="2025-04-23T08:09:00Z" w16du:dateUtc="2025-04-23T06:09:00Z"/>
        </w:rPr>
        <w:pPrChange w:id="4311" w:author="Flory Koole" w:date="2025-04-23T08:09:00Z" w16du:dateUtc="2025-04-23T06:09:00Z">
          <w:pPr>
            <w:spacing w:line="240" w:lineRule="auto"/>
          </w:pPr>
        </w:pPrChange>
      </w:pPr>
      <w:bookmarkStart w:id="4312" w:name="_Toc188041068"/>
      <w:bookmarkStart w:id="4313" w:name="_Toc1732989795"/>
      <w:ins w:id="4314" w:author="Flory Koole" w:date="2025-04-23T08:08:00Z">
        <w:r>
          <w:t>Apart tarief</w:t>
        </w:r>
        <w:r w:rsidR="006341F5">
          <w:t xml:space="preserve"> bij invaren</w:t>
        </w:r>
      </w:ins>
      <w:bookmarkEnd w:id="4312"/>
      <w:bookmarkEnd w:id="4313"/>
    </w:p>
    <w:p w14:paraId="0D490043" w14:textId="44E77331" w:rsidR="0089683A" w:rsidRDefault="000259D5" w:rsidP="00EE5FD4">
      <w:pPr>
        <w:spacing w:line="240" w:lineRule="auto"/>
        <w:rPr>
          <w:ins w:id="4315" w:author="Flory Koole" w:date="2025-04-23T08:35:00Z" w16du:dateUtc="2025-04-23T06:35:00Z"/>
        </w:rPr>
      </w:pPr>
      <w:ins w:id="4316" w:author="Flory Koole" w:date="2025-04-23T08:09:00Z" w16du:dateUtc="2025-04-23T06:09:00Z">
        <w:r>
          <w:t xml:space="preserve">Direct na invaren wordt een inhaalinkoop gedaan voor deelnemers die </w:t>
        </w:r>
        <w:r w:rsidR="00D545A6">
          <w:t xml:space="preserve">tot 10 </w:t>
        </w:r>
      </w:ins>
      <w:ins w:id="4317" w:author="Flory Koole" w:date="2025-04-23T08:10:00Z" w16du:dateUtc="2025-04-23T06:10:00Z">
        <w:r w:rsidR="00D545A6">
          <w:t>jaar voor pensioendatum zitten</w:t>
        </w:r>
      </w:ins>
      <w:ins w:id="4318" w:author="Flory Koole" w:date="2025-04-23T08:19:00Z" w16du:dateUtc="2025-04-23T06:19:00Z">
        <w:r w:rsidR="00305443">
          <w:t xml:space="preserve">, </w:t>
        </w:r>
      </w:ins>
      <w:ins w:id="4319" w:author="Flory Koole" w:date="2025-04-23T08:20:00Z" w16du:dateUtc="2025-04-23T06:20:00Z">
        <w:r w:rsidR="00305443">
          <w:t>de zogenaamde</w:t>
        </w:r>
        <w:r w:rsidR="002232F3">
          <w:t xml:space="preserve"> 58-plussers (als de pensioendatum afwijkt van 68, dan is deze naamgeving niet zuiver)</w:t>
        </w:r>
      </w:ins>
      <w:ins w:id="4320" w:author="Flory Koole" w:date="2025-04-23T08:10:00Z" w16du:dateUtc="2025-04-23T06:10:00Z">
        <w:r w:rsidR="00D545A6">
          <w:t xml:space="preserve">. </w:t>
        </w:r>
        <w:r w:rsidR="005D1C1D">
          <w:t>Binnen d</w:t>
        </w:r>
        <w:r w:rsidR="00D545A6">
          <w:t xml:space="preserve">eze groep </w:t>
        </w:r>
        <w:r w:rsidR="005D1C1D">
          <w:t xml:space="preserve">is een </w:t>
        </w:r>
      </w:ins>
      <w:ins w:id="4321" w:author="Flory Koole" w:date="2025-04-23T08:11:00Z" w16du:dateUtc="2025-04-23T06:11:00Z">
        <w:r w:rsidR="00E138DB">
          <w:t>andere</w:t>
        </w:r>
      </w:ins>
      <w:ins w:id="4322" w:author="Flory Koole" w:date="2025-04-23T08:10:00Z" w16du:dateUtc="2025-04-23T06:10:00Z">
        <w:r w:rsidR="005D1C1D">
          <w:t xml:space="preserve"> man-vrouw verhouding </w:t>
        </w:r>
      </w:ins>
      <w:ins w:id="4323" w:author="Flory Koole" w:date="2025-04-23T08:11:00Z" w16du:dateUtc="2025-04-23T06:11:00Z">
        <w:r w:rsidR="00E138DB">
          <w:t>dan in het CVP dat tot dan toe gevuld is</w:t>
        </w:r>
        <w:r w:rsidR="000A65F0">
          <w:t xml:space="preserve"> met alleen pensioentrekkende deelnemers. </w:t>
        </w:r>
      </w:ins>
      <w:ins w:id="4324" w:author="Flory Koole" w:date="2025-04-23T08:12:00Z" w16du:dateUtc="2025-04-23T06:12:00Z">
        <w:r w:rsidR="000A65F0">
          <w:t>Omdat slechts minimale result</w:t>
        </w:r>
        <w:r w:rsidR="00CF74DD">
          <w:t>aten acceptabel zijn, mag deze inhaalinkoop niet met het reguliere fondstarief</w:t>
        </w:r>
        <w:r w:rsidR="001F66AE">
          <w:t xml:space="preserve"> berekend worden in AllVida</w:t>
        </w:r>
      </w:ins>
      <w:ins w:id="4325" w:author="Flory Koole" w:date="2025-04-23T08:13:00Z" w16du:dateUtc="2025-04-23T06:13:00Z">
        <w:r w:rsidR="001F66AE">
          <w:t>. Daarom is een apart tarief gemaakt dat meegegeven kan worden bij de opvoer/setup van het reglement</w:t>
        </w:r>
      </w:ins>
      <w:ins w:id="4326" w:author="Flory Koole" w:date="2025-04-23T08:15:00Z" w16du:dateUtc="2025-04-23T06:15:00Z">
        <w:r w:rsidR="00D35812">
          <w:t xml:space="preserve">, </w:t>
        </w:r>
        <w:r w:rsidR="00D35812" w:rsidRPr="00D35812">
          <w:t>reglInvaTarief</w:t>
        </w:r>
        <w:r w:rsidR="00D35812">
          <w:t>.</w:t>
        </w:r>
        <w:r w:rsidR="00A81CD4">
          <w:t xml:space="preserve"> </w:t>
        </w:r>
      </w:ins>
      <w:ins w:id="4327" w:author="Flory Koole" w:date="2025-04-23T08:16:00Z" w16du:dateUtc="2025-04-23T06:16:00Z">
        <w:r w:rsidR="00A81CD4">
          <w:t xml:space="preserve">De tarieven worden vooralsnog ingericht </w:t>
        </w:r>
        <w:r w:rsidR="00126BDC">
          <w:t>en uitgeleverd via OTAP</w:t>
        </w:r>
      </w:ins>
      <w:ins w:id="4328" w:author="Flory Koole" w:date="2025-04-23T08:17:00Z" w16du:dateUtc="2025-04-23T06:17:00Z">
        <w:r w:rsidR="0005325A">
          <w:t>, dus het nummer van het invaartarief</w:t>
        </w:r>
        <w:r w:rsidR="00E66A68">
          <w:t xml:space="preserve"> wordt gedeeld zodra het is ingericht.</w:t>
        </w:r>
        <w:r w:rsidR="00C73B8C">
          <w:t xml:space="preserve"> </w:t>
        </w:r>
      </w:ins>
      <w:ins w:id="4329" w:author="Flory Koole" w:date="2025-04-23T08:39:00Z" w16du:dateUtc="2025-04-23T06:39:00Z">
        <w:r w:rsidR="00DC6BBA">
          <w:t xml:space="preserve">De man-vrouw verhoudingen </w:t>
        </w:r>
      </w:ins>
      <w:ins w:id="4330" w:author="Flory Koole" w:date="2025-04-23T08:40:00Z" w16du:dateUtc="2025-04-23T06:40:00Z">
        <w:r w:rsidR="00A73B43">
          <w:t>van h</w:t>
        </w:r>
      </w:ins>
      <w:ins w:id="4331" w:author="Flory Koole" w:date="2025-04-23T08:35:00Z" w16du:dateUtc="2025-04-23T06:35:00Z">
        <w:r w:rsidR="00536F00">
          <w:t xml:space="preserve">et invaartarief </w:t>
        </w:r>
      </w:ins>
      <w:ins w:id="4332" w:author="Flory Koole" w:date="2025-04-23T08:36:00Z" w16du:dateUtc="2025-04-23T06:36:00Z">
        <w:r w:rsidR="00536F00">
          <w:t>bij APS wijk</w:t>
        </w:r>
      </w:ins>
      <w:ins w:id="4333" w:author="Flory Koole" w:date="2025-04-23T08:40:00Z" w16du:dateUtc="2025-04-23T06:40:00Z">
        <w:r w:rsidR="00A73B43">
          <w:t>en</w:t>
        </w:r>
      </w:ins>
      <w:ins w:id="4334" w:author="Flory Koole" w:date="2025-04-23T08:36:00Z" w16du:dateUtc="2025-04-23T06:36:00Z">
        <w:r w:rsidR="00536F00">
          <w:t xml:space="preserve"> af van het reguliere</w:t>
        </w:r>
        <w:r w:rsidR="00657F54">
          <w:t xml:space="preserve"> reglementaire tarief</w:t>
        </w:r>
      </w:ins>
      <w:ins w:id="4335" w:author="Flory Koole" w:date="2025-04-23T08:40:00Z" w16du:dateUtc="2025-04-23T06:40:00Z">
        <w:r w:rsidR="00A73B43">
          <w:t>: bij het reguliere tarief is er sprake van 1 enkelvoudi</w:t>
        </w:r>
        <w:r w:rsidR="00222FF9">
          <w:t>ge man-vrouw verhouding en binnen het invaartarief is deze</w:t>
        </w:r>
      </w:ins>
      <w:ins w:id="4336" w:author="Flory Koole" w:date="2025-04-23T08:44:00Z" w16du:dateUtc="2025-04-23T06:44:00Z">
        <w:r w:rsidR="005C26C8">
          <w:t xml:space="preserve"> leeftijdsafhankel</w:t>
        </w:r>
      </w:ins>
      <w:ins w:id="4337" w:author="Flory Koole" w:date="2025-04-23T08:45:00Z" w16du:dateUtc="2025-04-23T06:45:00Z">
        <w:r w:rsidR="005C26C8">
          <w:t>ijk</w:t>
        </w:r>
        <w:r w:rsidR="005E6D20">
          <w:t>.</w:t>
        </w:r>
      </w:ins>
    </w:p>
    <w:p w14:paraId="142C3C85" w14:textId="77777777" w:rsidR="0089683A" w:rsidRDefault="0089683A" w:rsidP="00EE5FD4">
      <w:pPr>
        <w:spacing w:line="240" w:lineRule="auto"/>
        <w:rPr>
          <w:ins w:id="4338" w:author="Flory Koole" w:date="2025-04-23T08:35:00Z" w16du:dateUtc="2025-04-23T06:35:00Z"/>
        </w:rPr>
      </w:pPr>
    </w:p>
    <w:p w14:paraId="25E1B0F7" w14:textId="1BF4AA0C" w:rsidR="006341F5" w:rsidRDefault="00C73B8C" w:rsidP="00EE5FD4">
      <w:pPr>
        <w:spacing w:line="240" w:lineRule="auto"/>
        <w:rPr>
          <w:ins w:id="4339" w:author="Flory Koole" w:date="2025-04-23T08:18:00Z" w16du:dateUtc="2025-04-23T06:18:00Z"/>
        </w:rPr>
      </w:pPr>
      <w:ins w:id="4340" w:author="Flory Koole" w:date="2025-04-23T08:17:00Z" w16du:dateUtc="2025-04-23T06:17:00Z">
        <w:r>
          <w:t>De procedure is als volg</w:t>
        </w:r>
      </w:ins>
      <w:ins w:id="4341" w:author="Flory Koole" w:date="2025-04-23T08:18:00Z" w16du:dateUtc="2025-04-23T06:18:00Z">
        <w:r>
          <w:t>t:</w:t>
        </w:r>
      </w:ins>
    </w:p>
    <w:p w14:paraId="00AB567A" w14:textId="4A969FA1" w:rsidR="00C73B8C" w:rsidRDefault="00C73B8C" w:rsidP="00C73B8C">
      <w:pPr>
        <w:pStyle w:val="ListParagraph"/>
        <w:numPr>
          <w:ilvl w:val="0"/>
          <w:numId w:val="6"/>
        </w:numPr>
        <w:spacing w:line="240" w:lineRule="auto"/>
        <w:rPr>
          <w:ins w:id="4342" w:author="Flory Koole" w:date="2025-04-23T08:18:00Z" w16du:dateUtc="2025-04-23T06:18:00Z"/>
        </w:rPr>
      </w:pPr>
      <w:ins w:id="4343" w:author="Flory Koole" w:date="2025-04-23T08:18:00Z" w16du:dateUtc="2025-04-23T06:18:00Z">
        <w:r>
          <w:t xml:space="preserve">Bij opvoer/setup van het reglement wordt het </w:t>
        </w:r>
        <w:r w:rsidR="003020F8">
          <w:t>tarief ingevuld door een gebruiker, waardoor dit tarief bij het reglement wordt opgeslagen</w:t>
        </w:r>
      </w:ins>
    </w:p>
    <w:p w14:paraId="274102E4" w14:textId="54BE4E53" w:rsidR="003020F8" w:rsidRDefault="003020F8" w:rsidP="003020F8">
      <w:pPr>
        <w:pStyle w:val="ListParagraph"/>
        <w:numPr>
          <w:ilvl w:val="1"/>
          <w:numId w:val="6"/>
        </w:numPr>
        <w:spacing w:line="240" w:lineRule="auto"/>
        <w:rPr>
          <w:ins w:id="4344" w:author="Flory Koole" w:date="2025-04-23T08:34:00Z" w16du:dateUtc="2025-04-23T06:34:00Z"/>
        </w:rPr>
      </w:pPr>
      <w:ins w:id="4345" w:author="Flory Koole" w:date="2025-04-23T08:18:00Z" w16du:dateUtc="2025-04-23T06:18:00Z">
        <w:r>
          <w:t>Als het i</w:t>
        </w:r>
      </w:ins>
      <w:ins w:id="4346" w:author="Flory Koole" w:date="2025-04-23T08:19:00Z" w16du:dateUtc="2025-04-23T06:19:00Z">
        <w:r w:rsidR="0009178A">
          <w:t>nvaartarief niet wordt ingevoerd, dan wordt dit default gelijkgesteld aan het basistarief van het reglement</w:t>
        </w:r>
      </w:ins>
    </w:p>
    <w:p w14:paraId="2BF5153B" w14:textId="03349F17" w:rsidR="00305443" w:rsidRDefault="00305443">
      <w:pPr>
        <w:pStyle w:val="ListParagraph"/>
        <w:numPr>
          <w:ilvl w:val="0"/>
          <w:numId w:val="6"/>
        </w:numPr>
        <w:spacing w:line="240" w:lineRule="auto"/>
        <w:rPr>
          <w:ins w:id="4347" w:author="Flory Koole" w:date="2025-04-23T08:09:00Z" w16du:dateUtc="2025-04-23T06:09:00Z"/>
        </w:rPr>
        <w:pPrChange w:id="4348" w:author="Flory Koole" w:date="2025-04-23T08:19:00Z" w16du:dateUtc="2025-04-23T06:19:00Z">
          <w:pPr>
            <w:spacing w:line="240" w:lineRule="auto"/>
          </w:pPr>
        </w:pPrChange>
      </w:pPr>
      <w:ins w:id="4349" w:author="Flory Koole" w:date="2025-04-23T08:19:00Z" w16du:dateUtc="2025-04-23T06:19:00Z">
        <w:r>
          <w:t xml:space="preserve">Na het invaren volgt </w:t>
        </w:r>
      </w:ins>
      <w:ins w:id="4350" w:author="Flory Koole" w:date="2025-04-23T08:21:00Z" w16du:dateUtc="2025-04-23T06:21:00Z">
        <w:r w:rsidR="002559EE">
          <w:t>automatisch een gebeurtenis voor de inhaalinkoop van de 58-plussers</w:t>
        </w:r>
      </w:ins>
      <w:ins w:id="4351" w:author="Flory Koole" w:date="2025-04-23T08:22:00Z" w16du:dateUtc="2025-04-23T06:22:00Z">
        <w:r w:rsidR="00876B85">
          <w:t>. Bij deze inhaalinkoop (en alleen bij deze inhaalinkoop direct gekoppeld na invaren)</w:t>
        </w:r>
        <w:r w:rsidR="00092F76">
          <w:t xml:space="preserve"> wordt het </w:t>
        </w:r>
        <w:r w:rsidR="00092F76" w:rsidRPr="00092F76">
          <w:t>reglInvaTarief</w:t>
        </w:r>
        <w:r w:rsidR="00092F76">
          <w:t xml:space="preserve"> gebruikt bij de berekening van de omzetting van kapitaal </w:t>
        </w:r>
      </w:ins>
      <w:ins w:id="4352" w:author="Flory Koole" w:date="2025-04-23T08:23:00Z" w16du:dateUtc="2025-04-23T06:23:00Z">
        <w:r w:rsidR="00092F76">
          <w:t>naar aanspraken binnen het CVP.</w:t>
        </w:r>
      </w:ins>
    </w:p>
    <w:p w14:paraId="5BCCA22B" w14:textId="77777777" w:rsidR="006341F5" w:rsidRDefault="006341F5" w:rsidP="00EE5FD4">
      <w:pPr>
        <w:spacing w:line="240" w:lineRule="auto"/>
        <w:rPr>
          <w:ins w:id="4353" w:author="Flory Koole" w:date="2025-05-12T18:13:00Z" w16du:dateUtc="2025-05-12T16:13:00Z"/>
        </w:rPr>
      </w:pPr>
    </w:p>
    <w:p w14:paraId="6CB0DEB9" w14:textId="77777777" w:rsidR="00DB5A18" w:rsidRDefault="00DB5A18" w:rsidP="00EE5FD4">
      <w:pPr>
        <w:spacing w:line="240" w:lineRule="auto"/>
        <w:rPr>
          <w:ins w:id="4354" w:author="Flory Koole" w:date="2025-04-23T08:08:00Z" w16du:dateUtc="2025-04-23T06:08:00Z"/>
        </w:rPr>
      </w:pPr>
    </w:p>
    <w:p w14:paraId="798AA561" w14:textId="0A2514C9" w:rsidR="005434D1" w:rsidRDefault="2EC670C4">
      <w:pPr>
        <w:pStyle w:val="Heading2"/>
        <w:rPr>
          <w:ins w:id="4355" w:author="Flory Koole" w:date="2025-04-23T08:08:00Z" w16du:dateUtc="2025-04-23T06:08:00Z"/>
          <w:del w:id="4356" w:author="Roy van Bleijswijk (R)" w:date="2025-08-27T10:05:00Z" w16du:dateUtc="2025-08-27T10:05:40Z"/>
        </w:rPr>
        <w:pPrChange w:id="4357" w:author="Flory Koole" w:date="2025-04-23T08:08:00Z" w16du:dateUtc="2025-04-23T06:08:00Z">
          <w:pPr>
            <w:spacing w:line="240" w:lineRule="auto"/>
          </w:pPr>
        </w:pPrChange>
      </w:pPr>
      <w:bookmarkStart w:id="4358" w:name="_Toc1874894826"/>
      <w:bookmarkStart w:id="4359" w:name="_Toc1362536393"/>
      <w:ins w:id="4360" w:author="Flory Koole" w:date="2025-04-23T08:08:00Z">
        <w:r>
          <w:t>Overgangsrechten</w:t>
        </w:r>
      </w:ins>
      <w:bookmarkEnd w:id="4358"/>
      <w:bookmarkEnd w:id="4359"/>
    </w:p>
    <w:p w14:paraId="2923C140" w14:textId="236AFAC1" w:rsidR="2A174914" w:rsidRDefault="2A174914">
      <w:pPr>
        <w:spacing w:line="240" w:lineRule="auto"/>
        <w:rPr>
          <w:ins w:id="4361" w:author="Flory Koole" w:date="2025-04-23T09:31:00Z" w16du:dateUtc="2025-04-23T07:31:00Z"/>
          <w:del w:id="4362" w:author="Roy van Bleijswijk (R)" w:date="2025-08-27T10:02:00Z" w16du:dateUtc="2025-08-27T10:02:31Z"/>
        </w:rPr>
      </w:pPr>
    </w:p>
    <w:p w14:paraId="3EF19A49" w14:textId="77777777" w:rsidR="00E316E3" w:rsidRDefault="00EE5FD4">
      <w:pPr>
        <w:pStyle w:val="Heading3"/>
        <w:ind w:left="0" w:firstLine="0"/>
        <w:rPr>
          <w:ins w:id="4363" w:author="Flory Koole" w:date="2025-04-23T09:31:00Z" w16du:dateUtc="2025-04-23T07:31:00Z"/>
          <w:del w:id="4364" w:author="Roy van Bleijswijk (R)" w:date="2025-08-27T10:05:00Z" w16du:dateUtc="2025-08-27T10:05:33Z"/>
        </w:rPr>
        <w:pPrChange w:id="4365" w:author="Roy van Bleijswijk (R)" w:date="2025-08-27T10:05:00Z" w16du:dateUtc="2025-04-23T07:32:00Z">
          <w:pPr>
            <w:spacing w:line="240" w:lineRule="auto"/>
          </w:pPr>
        </w:pPrChange>
      </w:pPr>
      <w:bookmarkStart w:id="4366" w:name="_Toc1970951647"/>
      <w:bookmarkStart w:id="4367" w:name="_Toc1493468534"/>
      <w:ins w:id="4368" w:author="Flory Koole" w:date="2024-11-19T09:16:00Z">
        <w:del w:id="4369" w:author="Roy van Bleijswijk (R)" w:date="2025-08-27T10:05:00Z">
          <w:r w:rsidDel="0F7E99E8">
            <w:delText>Overgangsrechten</w:delText>
          </w:r>
        </w:del>
      </w:ins>
      <w:ins w:id="4370" w:author="Flory Koole" w:date="2025-04-23T09:31:00Z">
        <w:del w:id="4371" w:author="Roy van Bleijswijk (R)" w:date="2025-08-27T10:05:00Z">
          <w:r w:rsidDel="38121169">
            <w:delText xml:space="preserve"> tot pensioendatum</w:delText>
          </w:r>
        </w:del>
      </w:ins>
      <w:bookmarkEnd w:id="4366"/>
      <w:bookmarkEnd w:id="4367"/>
    </w:p>
    <w:p w14:paraId="7C694035" w14:textId="56A9071A" w:rsidR="00EE5FD4" w:rsidRDefault="00E316E3" w:rsidP="00EE5FD4">
      <w:pPr>
        <w:spacing w:line="240" w:lineRule="auto"/>
        <w:rPr>
          <w:ins w:id="4372" w:author="Flory Koole" w:date="2024-11-19T09:16:00Z" w16du:dateUtc="2024-11-19T08:16:00Z"/>
          <w:del w:id="4373" w:author="Roy van Bleijswijk (R)" w:date="2025-08-27T10:05:00Z" w16du:dateUtc="2025-08-27T10:05:27Z"/>
        </w:rPr>
      </w:pPr>
      <w:ins w:id="4374" w:author="Flory Koole" w:date="2025-04-23T09:31:00Z">
        <w:del w:id="4375" w:author="Roy van Bleijswijk (R)" w:date="2025-08-27T10:05:00Z">
          <w:r w:rsidDel="38121169">
            <w:delText>Dit zit als volgt in elkaar</w:delText>
          </w:r>
        </w:del>
      </w:ins>
      <w:ins w:id="4376" w:author="Flory Koole" w:date="2024-11-19T09:16:00Z">
        <w:del w:id="4377" w:author="Roy van Bleijswijk (R)" w:date="2025-08-27T10:05:00Z">
          <w:r w:rsidDel="0F7E99E8">
            <w:delText>:</w:delText>
          </w:r>
        </w:del>
      </w:ins>
    </w:p>
    <w:p w14:paraId="227D1AEF" w14:textId="77777777" w:rsidR="00F74B61" w:rsidRDefault="00EE5FD4">
      <w:pPr>
        <w:pStyle w:val="ListParagraph"/>
        <w:numPr>
          <w:ilvl w:val="0"/>
          <w:numId w:val="40"/>
        </w:numPr>
        <w:spacing w:line="240" w:lineRule="auto"/>
        <w:rPr>
          <w:ins w:id="4378" w:author="Flory Koole" w:date="2024-11-19T09:28:00Z" w16du:dateUtc="2024-11-19T08:28:00Z"/>
          <w:del w:id="4379" w:author="Roy van Bleijswijk (R)" w:date="2025-08-27T10:05:00Z" w16du:dateUtc="2025-08-27T10:05:27Z"/>
        </w:rPr>
      </w:pPr>
      <w:ins w:id="4380" w:author="Flory Koole" w:date="2024-11-19T09:16:00Z">
        <w:del w:id="4381" w:author="Roy van Bleijswijk (R)" w:date="2025-08-27T10:05:00Z">
          <w:r w:rsidDel="0F7E99E8">
            <w:delText>Bij niet-gepensioneerden wordt LPP omgezet in LPPTR. Bij ex-partners blijft LPP nog staan. Dit moet nog aangepast worden naar LPPTR</w:delText>
          </w:r>
        </w:del>
      </w:ins>
    </w:p>
    <w:p w14:paraId="029CE35A" w14:textId="77777777" w:rsidR="00F6315C" w:rsidRDefault="00EE5FD4">
      <w:pPr>
        <w:pStyle w:val="ListParagraph"/>
        <w:numPr>
          <w:ilvl w:val="0"/>
          <w:numId w:val="40"/>
        </w:numPr>
        <w:spacing w:line="240" w:lineRule="auto"/>
        <w:rPr>
          <w:ins w:id="4382" w:author="Flory Koole" w:date="2024-11-19T09:28:00Z" w16du:dateUtc="2024-11-19T08:28:00Z"/>
          <w:del w:id="4383" w:author="Roy van Bleijswijk (R)" w:date="2025-08-27T10:05:00Z" w16du:dateUtc="2025-08-27T10:05:27Z"/>
        </w:rPr>
      </w:pPr>
      <w:ins w:id="4384" w:author="Flory Koole" w:date="2024-11-19T09:16:00Z">
        <w:del w:id="4385" w:author="Roy van Bleijswijk (R)" w:date="2025-08-27T10:05:00Z">
          <w:r w:rsidDel="0F7E99E8">
            <w:delText>Bij niet-gepensioneerden blijft WZP staan</w:delText>
          </w:r>
        </w:del>
      </w:ins>
    </w:p>
    <w:p w14:paraId="4350DC3B" w14:textId="77777777" w:rsidR="00F4494D" w:rsidRDefault="00EE5FD4">
      <w:pPr>
        <w:pStyle w:val="ListParagraph"/>
        <w:numPr>
          <w:ilvl w:val="0"/>
          <w:numId w:val="40"/>
        </w:numPr>
        <w:spacing w:line="240" w:lineRule="auto"/>
        <w:rPr>
          <w:ins w:id="4386" w:author="Flory Koole" w:date="2024-11-19T09:29:00Z" w16du:dateUtc="2024-11-19T08:29:00Z"/>
          <w:del w:id="4387" w:author="Roy van Bleijswijk (R)" w:date="2025-08-27T10:05:00Z" w16du:dateUtc="2025-08-27T10:05:27Z"/>
        </w:rPr>
      </w:pPr>
      <w:ins w:id="4388" w:author="Flory Koole" w:date="2024-11-19T09:16:00Z">
        <w:del w:id="4389" w:author="Roy van Bleijswijk (R)" w:date="2025-08-27T10:05:00Z">
          <w:r w:rsidDel="0F7E99E8">
            <w:delText>Beiden vervallen op de reguliere pensioendatum</w:delText>
          </w:r>
        </w:del>
      </w:ins>
    </w:p>
    <w:p w14:paraId="6374257C" w14:textId="77777777" w:rsidR="00F4494D" w:rsidRDefault="00EE5FD4">
      <w:pPr>
        <w:pStyle w:val="ListParagraph"/>
        <w:numPr>
          <w:ilvl w:val="1"/>
          <w:numId w:val="40"/>
        </w:numPr>
        <w:spacing w:line="240" w:lineRule="auto"/>
        <w:rPr>
          <w:ins w:id="4390" w:author="Flory Koole" w:date="2024-11-19T09:29:00Z" w16du:dateUtc="2024-11-19T08:29:00Z"/>
          <w:del w:id="4391" w:author="Roy van Bleijswijk (R)" w:date="2025-08-27T10:05:00Z" w16du:dateUtc="2025-08-27T10:05:27Z"/>
        </w:rPr>
      </w:pPr>
      <w:ins w:id="4392" w:author="Flory Koole" w:date="2024-11-19T09:16:00Z">
        <w:del w:id="4393" w:author="Roy van Bleijswijk (R)" w:date="2025-08-27T10:05:00Z">
          <w:r w:rsidDel="0F7E99E8">
            <w:delText>Bij deelnemers die vervroegd met pensioen gaan, blijven beiden staan. Een voorspelbare gebeurtenis laat beide pensioensoorten op de reguliere pensioendatum vervallen</w:delText>
          </w:r>
        </w:del>
      </w:ins>
    </w:p>
    <w:p w14:paraId="32CC24ED" w14:textId="5C91E111" w:rsidR="007C4227" w:rsidRDefault="00EE5FD4">
      <w:pPr>
        <w:pStyle w:val="ListParagraph"/>
        <w:numPr>
          <w:ilvl w:val="1"/>
          <w:numId w:val="40"/>
        </w:numPr>
        <w:spacing w:line="240" w:lineRule="auto"/>
        <w:rPr>
          <w:del w:id="4394" w:author="Roy van Bleijswijk (R)" w:date="2025-08-27T10:05:00Z" w16du:dateUtc="2025-08-27T10:05:27Z"/>
        </w:rPr>
        <w:pPrChange w:id="4395" w:author="Flory Koole" w:date="2024-11-19T09:29:00Z" w16du:dateUtc="2024-11-19T08:29:00Z">
          <w:pPr>
            <w:spacing w:line="240" w:lineRule="auto"/>
          </w:pPr>
        </w:pPrChange>
      </w:pPr>
      <w:ins w:id="4396" w:author="Flory Koole" w:date="2024-11-19T09:16:00Z">
        <w:del w:id="4397" w:author="Roy van Bleijswijk (R)" w:date="2025-08-27T10:05:00Z">
          <w:r w:rsidDel="0F7E99E8">
            <w:delText>Bij uitstel van het pensioen vervallen beide pensioensoorten</w:delText>
          </w:r>
        </w:del>
      </w:ins>
    </w:p>
    <w:p w14:paraId="11245454" w14:textId="058ABEB0" w:rsidR="00233F87" w:rsidRDefault="63829A19" w:rsidP="2A174914">
      <w:pPr>
        <w:spacing w:after="120" w:line="240" w:lineRule="auto"/>
        <w:rPr>
          <w:ins w:id="4398" w:author="Roy van Bleijswijk (R)" w:date="2025-08-27T09:50:00Z" w16du:dateUtc="2025-08-27T09:50:33Z"/>
          <w:rFonts w:eastAsia="Calibri" w:cs="Calibri"/>
        </w:rPr>
      </w:pPr>
      <w:ins w:id="4399" w:author="Roy van Bleijswijk (R)" w:date="2025-08-27T10:01:00Z">
        <w:r w:rsidRPr="2A174914">
          <w:rPr>
            <w:rFonts w:eastAsia="Calibri" w:cs="Calibri"/>
          </w:rPr>
          <w:t xml:space="preserve">Overgangsrechten bestaan alleen voor </w:t>
        </w:r>
      </w:ins>
      <w:ins w:id="4400" w:author="Roy van Bleijswijk (R)" w:date="2025-08-27T09:50:00Z">
        <w:r w:rsidR="77215BD7" w:rsidRPr="2A174914">
          <w:rPr>
            <w:rFonts w:eastAsia="Calibri" w:cs="Calibri"/>
          </w:rPr>
          <w:t>niet-gepensioneerden</w:t>
        </w:r>
      </w:ins>
      <w:ins w:id="4401" w:author="Roy van Bleijswijk (R)" w:date="2025-08-27T10:01:00Z">
        <w:r w:rsidR="6722DC74" w:rsidRPr="2A174914">
          <w:rPr>
            <w:rFonts w:eastAsia="Calibri" w:cs="Calibri"/>
          </w:rPr>
          <w:t xml:space="preserve">. </w:t>
        </w:r>
      </w:ins>
      <w:ins w:id="4402" w:author="Roy van Bleijswijk (R)" w:date="2025-08-27T10:03:00Z">
        <w:r w:rsidR="1DBF7FED" w:rsidRPr="2A174914">
          <w:rPr>
            <w:rFonts w:eastAsia="Calibri" w:cs="Calibri"/>
          </w:rPr>
          <w:t>Bij Invaren in</w:t>
        </w:r>
      </w:ins>
      <w:ins w:id="4403" w:author="Roy van Bleijswijk (R)" w:date="2025-08-27T10:20:00Z">
        <w:r w:rsidR="24894E38" w:rsidRPr="2A174914">
          <w:rPr>
            <w:rFonts w:eastAsia="Calibri" w:cs="Calibri"/>
          </w:rPr>
          <w:t xml:space="preserve"> de</w:t>
        </w:r>
      </w:ins>
      <w:ins w:id="4404" w:author="Roy van Bleijswijk (R)" w:date="2025-08-27T10:03:00Z">
        <w:r w:rsidR="1DBF7FED" w:rsidRPr="2A174914">
          <w:rPr>
            <w:rFonts w:eastAsia="Calibri" w:cs="Calibri"/>
          </w:rPr>
          <w:t xml:space="preserve"> WTP</w:t>
        </w:r>
      </w:ins>
      <w:ins w:id="4405" w:author="Roy van Bleijswijk (R)" w:date="2025-08-27T09:51:00Z">
        <w:r w:rsidR="77215BD7" w:rsidRPr="2A174914">
          <w:rPr>
            <w:rFonts w:eastAsia="Calibri" w:cs="Calibri"/>
          </w:rPr>
          <w:t xml:space="preserve"> blijft</w:t>
        </w:r>
      </w:ins>
      <w:ins w:id="4406" w:author="Roy van Bleijswijk (R)" w:date="2025-08-27T09:52:00Z">
        <w:r w:rsidR="3D001469" w:rsidRPr="2A174914">
          <w:rPr>
            <w:rFonts w:eastAsia="Calibri" w:cs="Calibri"/>
          </w:rPr>
          <w:t xml:space="preserve"> het wezen</w:t>
        </w:r>
      </w:ins>
      <w:ins w:id="4407" w:author="Roy van Bleijswijk (R)" w:date="2025-08-27T09:53:00Z">
        <w:r w:rsidR="3D001469" w:rsidRPr="2A174914">
          <w:rPr>
            <w:rFonts w:eastAsia="Calibri" w:cs="Calibri"/>
          </w:rPr>
          <w:t xml:space="preserve">pensioen </w:t>
        </w:r>
      </w:ins>
      <w:ins w:id="4408" w:author="Roy van Bleijswijk (R)" w:date="2025-08-27T10:06:00Z">
        <w:r w:rsidR="5B71ED75" w:rsidRPr="2A174914">
          <w:rPr>
            <w:rFonts w:eastAsia="Calibri" w:cs="Calibri"/>
          </w:rPr>
          <w:t xml:space="preserve">staan dat is opgebouwd </w:t>
        </w:r>
      </w:ins>
      <w:ins w:id="4409" w:author="Roy van Bleijswijk (R)" w:date="2025-08-27T09:53:00Z">
        <w:r w:rsidR="3D001469" w:rsidRPr="2A174914">
          <w:rPr>
            <w:rFonts w:eastAsia="Calibri" w:cs="Calibri"/>
          </w:rPr>
          <w:t>in het FTK.</w:t>
        </w:r>
      </w:ins>
      <w:ins w:id="4410" w:author="Roy van Bleijswijk (R)" w:date="2025-08-27T09:51:00Z">
        <w:r w:rsidR="77215BD7" w:rsidRPr="2A174914">
          <w:rPr>
            <w:rFonts w:eastAsia="Calibri" w:cs="Calibri"/>
          </w:rPr>
          <w:t xml:space="preserve"> </w:t>
        </w:r>
      </w:ins>
    </w:p>
    <w:p w14:paraId="0B5BB1DF" w14:textId="296B4172" w:rsidR="00233F87" w:rsidRDefault="27642D9D">
      <w:pPr>
        <w:spacing w:after="120" w:line="240" w:lineRule="auto"/>
        <w:rPr>
          <w:ins w:id="4411" w:author="Roy van Bleijswijk (R)" w:date="2025-08-27T09:39:00Z" w16du:dateUtc="2025-08-27T09:39:38Z"/>
          <w:rFonts w:eastAsia="Calibri" w:cs="Calibri"/>
        </w:rPr>
        <w:pPrChange w:id="4412" w:author="Roy van Bleijswijk (R)" w:date="2025-08-27T09:39:00Z">
          <w:pPr/>
        </w:pPrChange>
      </w:pPr>
      <w:ins w:id="4413" w:author="Roy van Bleijswijk (R)" w:date="2025-08-27T09:39:00Z">
        <w:r w:rsidRPr="2A174914">
          <w:rPr>
            <w:rFonts w:eastAsia="Calibri" w:cs="Calibri"/>
          </w:rPr>
          <w:t>Voor</w:t>
        </w:r>
      </w:ins>
      <w:ins w:id="4414" w:author="Roy van Bleijswijk (R)" w:date="2025-08-27T09:40:00Z">
        <w:r w:rsidRPr="2A174914">
          <w:rPr>
            <w:rFonts w:eastAsia="Calibri" w:cs="Calibri"/>
          </w:rPr>
          <w:t xml:space="preserve"> niet-gepensioneerden wordt</w:t>
        </w:r>
      </w:ins>
      <w:ins w:id="4415" w:author="Roy van Bleijswijk (R)" w:date="2025-08-27T09:39:00Z">
        <w:r w:rsidRPr="2A174914">
          <w:rPr>
            <w:rFonts w:eastAsia="Calibri" w:cs="Calibri"/>
          </w:rPr>
          <w:t xml:space="preserve"> </w:t>
        </w:r>
      </w:ins>
      <w:ins w:id="4416" w:author="Roy van Bleijswijk (R)" w:date="2025-08-27T10:06:00Z">
        <w:r w:rsidR="6AC3567D" w:rsidRPr="2A174914">
          <w:rPr>
            <w:rFonts w:eastAsia="Calibri" w:cs="Calibri"/>
          </w:rPr>
          <w:t xml:space="preserve">het </w:t>
        </w:r>
      </w:ins>
      <w:ins w:id="4417" w:author="Roy van Bleijswijk (R)" w:date="2025-08-27T09:39:00Z">
        <w:r w:rsidRPr="2A174914">
          <w:rPr>
            <w:rFonts w:eastAsia="Calibri" w:cs="Calibri"/>
          </w:rPr>
          <w:t>opgebouwd</w:t>
        </w:r>
      </w:ins>
      <w:ins w:id="4418" w:author="Roy van Bleijswijk (R)" w:date="2025-08-27T10:06:00Z">
        <w:r w:rsidR="2118196A" w:rsidRPr="2A174914">
          <w:rPr>
            <w:rFonts w:eastAsia="Calibri" w:cs="Calibri"/>
          </w:rPr>
          <w:t>e</w:t>
        </w:r>
      </w:ins>
      <w:ins w:id="4419" w:author="Roy van Bleijswijk (R)" w:date="2025-08-27T09:39:00Z">
        <w:r w:rsidRPr="2A174914">
          <w:rPr>
            <w:rFonts w:eastAsia="Calibri" w:cs="Calibri"/>
          </w:rPr>
          <w:t xml:space="preserve"> partnerpensioen in het FTK bij Invaren in WTP gesplitst in 2 delen. Ten eerste een pensioensoort LPPTR met een aanspraak ter hoogte van het oude LPP recht dat het risico voor overlijden vóór de reglementaire pensioendatum afdekt. De waarde die resteert na aftrek van de waarde van dit risicorecht van de oorspronkelijke voorziening LPP wordt gestort op de beleggingsrekening van de deelnemer. Hiervoor is een aparte herkenbare pot units op de beleggingsrekening van de deelnemer gemaakt. Dit moet worden geïnterpreteerd als het aantal units dat betrekking heeft op</w:t>
        </w:r>
      </w:ins>
      <w:ins w:id="4420" w:author="Roy van Bleijswijk (R)" w:date="2025-08-27T10:22:00Z">
        <w:r w:rsidR="575A795F" w:rsidRPr="2A174914">
          <w:rPr>
            <w:rFonts w:eastAsia="Calibri" w:cs="Calibri"/>
          </w:rPr>
          <w:t xml:space="preserve"> het overgangsrecht PP</w:t>
        </w:r>
      </w:ins>
      <w:ins w:id="4421" w:author="Roy van Bleijswijk (R)" w:date="2025-08-27T09:39:00Z">
        <w:r w:rsidRPr="2A174914">
          <w:rPr>
            <w:rFonts w:eastAsia="Calibri" w:cs="Calibri"/>
          </w:rPr>
          <w:t xml:space="preserve"> </w:t>
        </w:r>
      </w:ins>
      <w:ins w:id="4422" w:author="Roy van Bleijswijk (R)" w:date="2025-08-27T10:22:00Z">
        <w:r w:rsidR="69F38AB2" w:rsidRPr="2A174914">
          <w:rPr>
            <w:rFonts w:eastAsia="Calibri" w:cs="Calibri"/>
          </w:rPr>
          <w:t>(</w:t>
        </w:r>
      </w:ins>
      <w:ins w:id="4423" w:author="Roy van Bleijswijk (R)" w:date="2025-08-27T09:39:00Z">
        <w:r w:rsidRPr="2A174914">
          <w:rPr>
            <w:rFonts w:eastAsia="Calibri" w:cs="Calibri"/>
          </w:rPr>
          <w:t>OR PP</w:t>
        </w:r>
      </w:ins>
      <w:ins w:id="4424" w:author="Roy van Bleijswijk (R)" w:date="2025-08-27T10:22:00Z">
        <w:r w:rsidR="32A7A2B4" w:rsidRPr="2A174914">
          <w:rPr>
            <w:rFonts w:eastAsia="Calibri" w:cs="Calibri"/>
          </w:rPr>
          <w:t>)</w:t>
        </w:r>
      </w:ins>
      <w:ins w:id="4425" w:author="Roy van Bleijswijk (R)" w:date="2025-08-27T09:39:00Z">
        <w:r w:rsidRPr="2A174914">
          <w:rPr>
            <w:rFonts w:eastAsia="Calibri" w:cs="Calibri"/>
          </w:rPr>
          <w:t xml:space="preserve"> als onderdeel van het totale aantal units. Voorbeeld: 100 units in module A en 20 units OR PP wil zeggen dat er in totaal 100 units zijn in module A, waarvan 20 units voor OR PP. Oftewel 80 units in module A die geen betrekking hebben op OR PP.</w:t>
        </w:r>
      </w:ins>
    </w:p>
    <w:p w14:paraId="217FB85E" w14:textId="7C907734" w:rsidR="00233F87" w:rsidRDefault="27642D9D">
      <w:pPr>
        <w:spacing w:after="120" w:line="240" w:lineRule="auto"/>
        <w:rPr>
          <w:ins w:id="4426" w:author="Roy van Bleijswijk (R)" w:date="2025-08-27T09:39:00Z" w16du:dateUtc="2025-08-27T09:39:38Z"/>
          <w:rFonts w:eastAsia="Calibri" w:cs="Calibri"/>
        </w:rPr>
        <w:pPrChange w:id="4427" w:author="Roy van Bleijswijk (R)" w:date="2025-08-27T09:39:00Z">
          <w:pPr/>
        </w:pPrChange>
      </w:pPr>
      <w:ins w:id="4428" w:author="Roy van Bleijswijk (R)" w:date="2025-08-27T09:39:00Z">
        <w:r w:rsidRPr="2A174914">
          <w:rPr>
            <w:rFonts w:eastAsia="Calibri" w:cs="Calibri"/>
          </w:rPr>
          <w:t>Bij de gebeurtenis Invaren wtp op de beleggingsrekening wordt de waarde voor OR PP (dbDlnInvaKapitaalPartner) vertaald naar units OR PP. Dit gebeurt middels de volgende rekenregel:</w:t>
        </w:r>
      </w:ins>
    </w:p>
    <w:p w14:paraId="544D1FE4" w14:textId="74380795" w:rsidR="00233F87" w:rsidRDefault="27642D9D">
      <w:pPr>
        <w:spacing w:after="120" w:line="240" w:lineRule="auto"/>
        <w:rPr>
          <w:ins w:id="4429" w:author="Roy van Bleijswijk (R)" w:date="2025-08-27T09:39:00Z" w16du:dateUtc="2025-08-27T09:39:38Z"/>
          <w:rFonts w:eastAsia="Calibri" w:cs="Calibri"/>
        </w:rPr>
        <w:pPrChange w:id="4430" w:author="Roy van Bleijswijk (R)" w:date="2025-08-27T09:39:00Z">
          <w:pPr/>
        </w:pPrChange>
      </w:pPr>
      <w:ins w:id="4431" w:author="Roy van Bleijswijk (R)" w:date="2025-08-27T09:39:00Z">
        <w:r w:rsidRPr="2A174914">
          <w:rPr>
            <w:rFonts w:eastAsia="Calibri" w:cs="Calibri"/>
          </w:rPr>
          <w:t>rekUnitsDeltaOvgRecht(rekFnd) = rekUnitsDelta(rekFnd) * (dbDlnInvaKapitaalPartner / rekBrutoBedrag)</w:t>
        </w:r>
      </w:ins>
    </w:p>
    <w:p w14:paraId="33179080" w14:textId="68CD8C58" w:rsidR="00233F87" w:rsidRDefault="27642D9D">
      <w:pPr>
        <w:spacing w:after="120" w:line="240" w:lineRule="auto"/>
        <w:rPr>
          <w:ins w:id="4432" w:author="Roy van Bleijswijk (R)" w:date="2025-08-27T09:39:00Z" w16du:dateUtc="2025-08-27T09:39:38Z"/>
          <w:rFonts w:eastAsia="Calibri" w:cs="Calibri"/>
        </w:rPr>
        <w:pPrChange w:id="4433" w:author="Roy van Bleijswijk (R)" w:date="2025-08-27T09:39:00Z">
          <w:pPr/>
        </w:pPrChange>
      </w:pPr>
      <w:ins w:id="4434" w:author="Roy van Bleijswijk (R)" w:date="2025-08-27T09:39:00Z">
        <w:r w:rsidRPr="2A174914">
          <w:rPr>
            <w:rFonts w:eastAsia="Calibri" w:cs="Calibri"/>
          </w:rPr>
          <w:t>De units OR PP in een beleggingsmodule zijn gelijk aan het totaal aantal units dat bij invaren verkregen wordt maal de waarde OR PP gedeeld door het totaal te storten kapitaal bij invaren.</w:t>
        </w:r>
      </w:ins>
    </w:p>
    <w:p w14:paraId="44E72630" w14:textId="1AE5390A" w:rsidR="00233F87" w:rsidRDefault="27642D9D">
      <w:pPr>
        <w:spacing w:after="120" w:line="240" w:lineRule="auto"/>
        <w:rPr>
          <w:ins w:id="4435" w:author="Roy van Bleijswijk (R)" w:date="2025-08-27T09:39:00Z" w16du:dateUtc="2025-08-27T09:39:38Z"/>
          <w:rFonts w:eastAsia="Calibri" w:cs="Calibri"/>
        </w:rPr>
        <w:pPrChange w:id="4436" w:author="Roy van Bleijswijk (R)" w:date="2025-08-27T09:39:00Z">
          <w:pPr/>
        </w:pPrChange>
      </w:pPr>
      <w:ins w:id="4437" w:author="Roy van Bleijswijk (R)" w:date="2025-08-27T09:39:00Z">
        <w:r w:rsidRPr="2A174914">
          <w:rPr>
            <w:rFonts w:eastAsia="Calibri" w:cs="Calibri"/>
          </w:rPr>
          <w:t>Voorbeeld: Voor een deelnemer bedraagt het totale kapitaal 1000 euro, waarvan 200 euro bestemd is voor OR PP. Stel dat er slechts 1 beleggingsmodule is waarbij de koers bij invaren gelijk is aan 10. Het aantal units OR PP is dan gelijk aan (1000/10) * 200 / 1000 = 20 units</w:t>
        </w:r>
      </w:ins>
    </w:p>
    <w:p w14:paraId="1CFC229A" w14:textId="5645A9AB" w:rsidR="00233F87" w:rsidRDefault="27642D9D">
      <w:pPr>
        <w:spacing w:after="120" w:line="240" w:lineRule="auto"/>
        <w:rPr>
          <w:ins w:id="4438" w:author="Roy van Bleijswijk (R)" w:date="2025-08-27T09:39:00Z" w16du:dateUtc="2025-08-27T09:39:38Z"/>
          <w:rFonts w:eastAsia="Calibri" w:cs="Calibri"/>
        </w:rPr>
        <w:pPrChange w:id="4439" w:author="Roy van Bleijswijk (R)" w:date="2025-08-27T09:39:00Z">
          <w:pPr/>
        </w:pPrChange>
      </w:pPr>
      <w:ins w:id="4440" w:author="Roy van Bleijswijk (R)" w:date="2025-08-27T09:39:00Z">
        <w:r w:rsidRPr="2A174914">
          <w:rPr>
            <w:rFonts w:eastAsia="Calibri" w:cs="Calibri"/>
          </w:rPr>
          <w:t>De aparte units voor OR PP zijn beschikbaar gesteld aan OS via de GET API’s voor belegging</w:t>
        </w:r>
      </w:ins>
      <w:ins w:id="4441" w:author="Roy van Bleijswijk (R)" w:date="2025-08-27T09:47:00Z">
        <w:r w:rsidR="5C3424E7" w:rsidRPr="2A174914">
          <w:rPr>
            <w:rFonts w:eastAsia="Calibri" w:cs="Calibri"/>
          </w:rPr>
          <w:t>s</w:t>
        </w:r>
      </w:ins>
      <w:ins w:id="4442" w:author="Roy van Bleijswijk (R)" w:date="2025-08-27T09:39:00Z">
        <w:r w:rsidRPr="2A174914">
          <w:rPr>
            <w:rFonts w:eastAsia="Calibri" w:cs="Calibri"/>
          </w:rPr>
          <w:t>rekeningen.</w:t>
        </w:r>
      </w:ins>
    </w:p>
    <w:p w14:paraId="12B303D6" w14:textId="438E4E35" w:rsidR="00233F87" w:rsidRDefault="00233F87">
      <w:pPr>
        <w:spacing w:after="120" w:line="240" w:lineRule="auto"/>
        <w:rPr>
          <w:ins w:id="4443" w:author="Roy van Bleijswijk (R)" w:date="2025-08-27T09:39:00Z" w16du:dateUtc="2025-08-27T09:39:38Z"/>
          <w:rFonts w:eastAsia="Calibri" w:cs="Calibri"/>
        </w:rPr>
        <w:pPrChange w:id="4444" w:author="Roy van Bleijswijk (R)" w:date="2025-08-27T09:39:00Z">
          <w:pPr/>
        </w:pPrChange>
      </w:pPr>
    </w:p>
    <w:p w14:paraId="56E2FE41" w14:textId="0C7EAE18" w:rsidR="00233F87" w:rsidRDefault="27642D9D">
      <w:pPr>
        <w:pStyle w:val="Heading3"/>
        <w:numPr>
          <w:ilvl w:val="0"/>
          <w:numId w:val="0"/>
        </w:numPr>
        <w:spacing w:before="0" w:line="240" w:lineRule="auto"/>
        <w:ind w:left="720" w:hanging="720"/>
        <w:rPr>
          <w:ins w:id="4445" w:author="Roy van Bleijswijk (R)" w:date="2025-08-27T09:39:00Z" w16du:dateUtc="2025-08-27T09:39:38Z"/>
          <w:rFonts w:ascii="Constantia" w:eastAsia="Constantia" w:hAnsi="Constantia" w:cs="Constantia"/>
        </w:rPr>
        <w:pPrChange w:id="4446" w:author="Roy van Bleijswijk (R)" w:date="2025-08-27T09:45:00Z">
          <w:pPr/>
        </w:pPrChange>
      </w:pPr>
      <w:ins w:id="4447" w:author="Roy van Bleijswijk (R)" w:date="2025-08-27T09:39:00Z">
        <w:r w:rsidRPr="2A174914">
          <w:rPr>
            <w:rFonts w:asciiTheme="minorHAnsi" w:eastAsiaTheme="minorEastAsia" w:hAnsiTheme="minorHAnsi" w:cstheme="minorBidi"/>
            <w:b/>
            <w:bCs/>
            <w:color w:val="4D322D" w:themeColor="text2"/>
            <w:szCs w:val="22"/>
            <w:u w:val="single"/>
            <w:rPrChange w:id="4448" w:author="Roy van Bleijswijk (R)" w:date="2025-08-27T09:46:00Z">
              <w:rPr>
                <w:rFonts w:ascii="Constantia" w:eastAsia="Constantia" w:hAnsi="Constantia" w:cs="Constantia"/>
              </w:rPr>
            </w:rPrChange>
          </w:rPr>
          <w:t>Rebalance en kostenonttrekking aparte pot OR PP</w:t>
        </w:r>
      </w:ins>
    </w:p>
    <w:p w14:paraId="2E5CDF8B" w14:textId="6C6D2DBC" w:rsidR="00233F87" w:rsidRDefault="27642D9D">
      <w:pPr>
        <w:spacing w:after="120" w:line="240" w:lineRule="auto"/>
        <w:rPr>
          <w:ins w:id="4449" w:author="Roy van Bleijswijk (R)" w:date="2025-08-27T09:39:00Z" w16du:dateUtc="2025-08-27T09:39:38Z"/>
          <w:rFonts w:eastAsia="Calibri" w:cs="Calibri"/>
        </w:rPr>
        <w:pPrChange w:id="4450" w:author="Roy van Bleijswijk (R)" w:date="2025-08-27T09:39:00Z">
          <w:pPr>
            <w:numPr>
              <w:ilvl w:val="2"/>
              <w:numId w:val="75"/>
            </w:numPr>
            <w:tabs>
              <w:tab w:val="num" w:pos="2160"/>
            </w:tabs>
            <w:ind w:left="2160" w:hanging="720"/>
          </w:pPr>
        </w:pPrChange>
      </w:pPr>
      <w:ins w:id="4451" w:author="Roy van Bleijswijk (R)" w:date="2025-08-27T09:39:00Z">
        <w:r w:rsidRPr="2A174914">
          <w:rPr>
            <w:rFonts w:eastAsia="Calibri" w:cs="Calibri"/>
          </w:rPr>
          <w:t>De aparte units voor OR PP moeten in dezelfde verhouding meegenomen worden in de rebalance en kostenonttrekking, zodat de verhouding units OR PP : units totaal gelijk blijft. Getallenvoorbeeld met 100 units totaal waarvan 20 voor OR PP. Stel dat de units als volgt verdeeld zijn:</w:t>
        </w:r>
      </w:ins>
    </w:p>
    <w:p w14:paraId="0472B1B0" w14:textId="34199DA6" w:rsidR="00233F87" w:rsidRDefault="27642D9D">
      <w:pPr>
        <w:pStyle w:val="ListParagraph"/>
        <w:spacing w:before="0" w:after="0" w:line="240" w:lineRule="auto"/>
        <w:ind w:hanging="360"/>
        <w:rPr>
          <w:ins w:id="4452" w:author="Roy van Bleijswijk (R)" w:date="2025-08-27T09:39:00Z" w16du:dateUtc="2025-08-27T09:39:38Z"/>
          <w:rFonts w:eastAsia="Calibri" w:cs="Calibri"/>
          <w:lang w:val="en-US"/>
        </w:rPr>
        <w:pPrChange w:id="4453" w:author="Roy van Bleijswijk (R)" w:date="2025-08-27T09:39:00Z">
          <w:pPr/>
        </w:pPrChange>
      </w:pPr>
      <w:ins w:id="4454" w:author="Roy van Bleijswijk (R)" w:date="2025-08-27T09:39:00Z">
        <w:r w:rsidRPr="2A174914">
          <w:rPr>
            <w:rFonts w:eastAsia="Calibri" w:cs="Calibri"/>
            <w:lang w:val="en-US"/>
          </w:rPr>
          <w:t>Module A: 60 units, waarvan 12 OR PP</w:t>
        </w:r>
      </w:ins>
    </w:p>
    <w:p w14:paraId="0F382189" w14:textId="5B264D3B" w:rsidR="00233F87" w:rsidRDefault="27642D9D">
      <w:pPr>
        <w:pStyle w:val="ListParagraph"/>
        <w:spacing w:before="0" w:after="0" w:line="240" w:lineRule="auto"/>
        <w:ind w:hanging="360"/>
        <w:rPr>
          <w:ins w:id="4455" w:author="Roy van Bleijswijk (R)" w:date="2025-08-27T09:39:00Z" w16du:dateUtc="2025-08-27T09:39:38Z"/>
          <w:rFonts w:eastAsia="Calibri" w:cs="Calibri"/>
        </w:rPr>
        <w:pPrChange w:id="4456" w:author="Roy van Bleijswijk (R)" w:date="2025-08-27T09:39:00Z">
          <w:pPr/>
        </w:pPrChange>
      </w:pPr>
      <w:ins w:id="4457" w:author="Roy van Bleijswijk (R)" w:date="2025-08-27T09:39:00Z">
        <w:r w:rsidRPr="2A174914">
          <w:rPr>
            <w:rFonts w:eastAsia="Calibri" w:cs="Calibri"/>
          </w:rPr>
          <w:t>Module B: 40 units, waarvan 8 OR PP</w:t>
        </w:r>
      </w:ins>
    </w:p>
    <w:p w14:paraId="606DDA21" w14:textId="3DA3A0E2" w:rsidR="00233F87" w:rsidRDefault="27642D9D">
      <w:pPr>
        <w:spacing w:after="120" w:line="240" w:lineRule="auto"/>
        <w:rPr>
          <w:ins w:id="4458" w:author="Roy van Bleijswijk (R)" w:date="2025-08-27T09:39:00Z" w16du:dateUtc="2025-08-27T09:39:38Z"/>
          <w:rFonts w:eastAsia="Calibri" w:cs="Calibri"/>
        </w:rPr>
        <w:pPrChange w:id="4459" w:author="Roy van Bleijswijk (R)" w:date="2025-08-27T09:39:00Z">
          <w:pPr/>
        </w:pPrChange>
      </w:pPr>
      <w:ins w:id="4460" w:author="Roy van Bleijswijk (R)" w:date="2025-08-27T09:39:00Z">
        <w:r w:rsidRPr="2A174914">
          <w:rPr>
            <w:rFonts w:eastAsia="Calibri" w:cs="Calibri"/>
          </w:rPr>
          <w:t>Als er een Rebalance moet plaatsvinden waardoor er een verdeling 50 units module A en 100 units module B ontstaat, dan wordt de verdeling als volgt:</w:t>
        </w:r>
      </w:ins>
    </w:p>
    <w:p w14:paraId="0D9B9D4E" w14:textId="1ACA31EA" w:rsidR="00233F87" w:rsidRDefault="27642D9D">
      <w:pPr>
        <w:pStyle w:val="ListParagraph"/>
        <w:spacing w:before="0" w:after="0" w:line="240" w:lineRule="auto"/>
        <w:ind w:hanging="360"/>
        <w:rPr>
          <w:ins w:id="4461" w:author="Roy van Bleijswijk (R)" w:date="2025-08-27T09:39:00Z" w16du:dateUtc="2025-08-27T09:39:38Z"/>
          <w:rFonts w:eastAsia="Calibri" w:cs="Calibri"/>
          <w:lang w:val="en-US"/>
        </w:rPr>
        <w:pPrChange w:id="4462" w:author="Roy van Bleijswijk (R)" w:date="2025-08-27T09:39:00Z">
          <w:pPr/>
        </w:pPrChange>
      </w:pPr>
      <w:ins w:id="4463" w:author="Roy van Bleijswijk (R)" w:date="2025-08-27T09:39:00Z">
        <w:r w:rsidRPr="2A174914">
          <w:rPr>
            <w:rFonts w:eastAsia="Calibri" w:cs="Calibri"/>
            <w:lang w:val="en-US"/>
          </w:rPr>
          <w:t>Module A: 50 units, waarvan 10 OR PP</w:t>
        </w:r>
      </w:ins>
    </w:p>
    <w:p w14:paraId="212DAF4C" w14:textId="2FC71E33" w:rsidR="00233F87" w:rsidRDefault="27642D9D">
      <w:pPr>
        <w:pStyle w:val="ListParagraph"/>
        <w:spacing w:before="0" w:after="0" w:line="240" w:lineRule="auto"/>
        <w:ind w:hanging="360"/>
        <w:rPr>
          <w:ins w:id="4464" w:author="Roy van Bleijswijk (R)" w:date="2025-08-27T09:39:00Z" w16du:dateUtc="2025-08-27T09:39:38Z"/>
          <w:rFonts w:eastAsia="Calibri" w:cs="Calibri"/>
        </w:rPr>
        <w:pPrChange w:id="4465" w:author="Roy van Bleijswijk (R)" w:date="2025-08-27T09:39:00Z">
          <w:pPr/>
        </w:pPrChange>
      </w:pPr>
      <w:ins w:id="4466" w:author="Roy van Bleijswijk (R)" w:date="2025-08-27T09:39:00Z">
        <w:r w:rsidRPr="2A174914">
          <w:rPr>
            <w:rFonts w:eastAsia="Calibri" w:cs="Calibri"/>
          </w:rPr>
          <w:t>Module B: 100 units, waarvan 20 OR PP</w:t>
        </w:r>
      </w:ins>
    </w:p>
    <w:p w14:paraId="5098AEEF" w14:textId="61C95742" w:rsidR="00233F87" w:rsidRDefault="27642D9D">
      <w:pPr>
        <w:spacing w:after="120" w:line="240" w:lineRule="auto"/>
        <w:rPr>
          <w:ins w:id="4467" w:author="Roy van Bleijswijk (R)" w:date="2025-08-27T09:49:00Z" w16du:dateUtc="2025-08-27T09:49:00Z"/>
          <w:rFonts w:eastAsia="Calibri" w:cs="Calibri"/>
        </w:rPr>
        <w:pPrChange w:id="4468" w:author="Roy van Bleijswijk (R)" w:date="2025-08-27T09:39:00Z">
          <w:pPr/>
        </w:pPrChange>
      </w:pPr>
      <w:ins w:id="4469" w:author="Roy van Bleijswijk (R)" w:date="2025-08-27T09:39:00Z">
        <w:r w:rsidRPr="2A174914">
          <w:rPr>
            <w:rFonts w:eastAsia="Calibri" w:cs="Calibri"/>
          </w:rPr>
          <w:t>Als er vervolgens een kostenonttrekking plaatsvindt die resulteert in 1% kosten, dan wordt de verdeling als volgt:</w:t>
        </w:r>
      </w:ins>
    </w:p>
    <w:p w14:paraId="192E5D70" w14:textId="58C8B803" w:rsidR="00233F87" w:rsidRPr="00596DD1" w:rsidRDefault="27642D9D">
      <w:pPr>
        <w:spacing w:after="120" w:line="240" w:lineRule="auto"/>
        <w:rPr>
          <w:ins w:id="4470" w:author="Roy van Bleijswijk (R)" w:date="2025-08-27T09:48:00Z" w16du:dateUtc="2025-08-27T09:48:48Z"/>
          <w:rFonts w:eastAsia="Calibri" w:cs="Calibri"/>
          <w:lang w:val="en-US"/>
          <w:rPrChange w:id="4471" w:author="Flory Koole (F)" w:date="2025-09-11T10:38:00Z" w16du:dateUtc="2025-09-11T08:38:00Z">
            <w:rPr>
              <w:ins w:id="4472" w:author="Roy van Bleijswijk (R)" w:date="2025-08-27T09:48:00Z" w16du:dateUtc="2025-08-27T09:48:48Z"/>
              <w:rFonts w:eastAsia="Calibri" w:cs="Calibri"/>
            </w:rPr>
          </w:rPrChange>
        </w:rPr>
        <w:pPrChange w:id="4473" w:author="Roy van Bleijswijk (R)" w:date="2025-08-27T09:39:00Z">
          <w:pPr/>
        </w:pPrChange>
      </w:pPr>
      <w:ins w:id="4474" w:author="Roy van Bleijswijk (R)" w:date="2025-08-27T09:39:00Z">
        <w:r w:rsidRPr="2A174914">
          <w:rPr>
            <w:rFonts w:eastAsia="Calibri" w:cs="Calibri"/>
            <w:lang w:val="en-US"/>
          </w:rPr>
          <w:t>-</w:t>
        </w:r>
        <w:r w:rsidR="00233F87" w:rsidRPr="00596DD1">
          <w:rPr>
            <w:lang w:val="en-US"/>
            <w:rPrChange w:id="4475" w:author="Flory Koole (F)" w:date="2025-09-11T10:38:00Z" w16du:dateUtc="2025-09-11T08:38:00Z">
              <w:rPr/>
            </w:rPrChange>
          </w:rPr>
          <w:tab/>
        </w:r>
        <w:r w:rsidRPr="2A174914">
          <w:rPr>
            <w:rFonts w:eastAsia="Calibri" w:cs="Calibri"/>
            <w:lang w:val="en-US"/>
          </w:rPr>
          <w:t>Module A: 49,5 units, waarvan 9,9 OR PP</w:t>
        </w:r>
      </w:ins>
    </w:p>
    <w:p w14:paraId="3A64F419" w14:textId="404D98F0" w:rsidR="00233F87" w:rsidRDefault="27642D9D" w:rsidP="2A174914">
      <w:pPr>
        <w:spacing w:after="120" w:line="240" w:lineRule="auto"/>
        <w:rPr>
          <w:ins w:id="4476" w:author="Roy van Bleijswijk (R)" w:date="2025-08-27T09:39:00Z" w16du:dateUtc="2025-08-27T09:39:38Z"/>
          <w:rFonts w:eastAsia="Calibri" w:cs="Calibri"/>
        </w:rPr>
      </w:pPr>
      <w:ins w:id="4477" w:author="Roy van Bleijswijk (R)" w:date="2025-08-27T09:39:00Z">
        <w:r w:rsidRPr="2A174914">
          <w:rPr>
            <w:rFonts w:eastAsia="Calibri" w:cs="Calibri"/>
          </w:rPr>
          <w:t>-</w:t>
        </w:r>
        <w:r w:rsidR="00233F87">
          <w:tab/>
        </w:r>
        <w:r w:rsidRPr="2A174914">
          <w:rPr>
            <w:rFonts w:eastAsia="Calibri" w:cs="Calibri"/>
          </w:rPr>
          <w:t>Module B: 99 units, waarvan 19,8 OR PP</w:t>
        </w:r>
      </w:ins>
    </w:p>
    <w:p w14:paraId="345B25F4" w14:textId="300C1C8A" w:rsidR="00233F87" w:rsidRDefault="00233F87">
      <w:pPr>
        <w:spacing w:after="120" w:line="240" w:lineRule="auto"/>
        <w:rPr>
          <w:ins w:id="4478" w:author="Roy van Bleijswijk (R)" w:date="2025-08-27T09:39:00Z" w16du:dateUtc="2025-08-27T09:39:38Z"/>
          <w:rFonts w:eastAsia="Calibri" w:cs="Calibri"/>
        </w:rPr>
        <w:pPrChange w:id="4479" w:author="Roy van Bleijswijk (R)" w:date="2025-08-27T09:39:00Z">
          <w:pPr/>
        </w:pPrChange>
      </w:pPr>
    </w:p>
    <w:p w14:paraId="0FF309EA" w14:textId="0A6A586D" w:rsidR="00233F87" w:rsidRDefault="621D99F4">
      <w:pPr>
        <w:spacing w:after="120" w:line="240" w:lineRule="auto"/>
        <w:rPr>
          <w:ins w:id="4480" w:author="Roy van Bleijswijk (R)" w:date="2025-08-27T09:39:00Z" w16du:dateUtc="2025-08-27T09:39:38Z"/>
          <w:rFonts w:eastAsia="Calibri" w:cs="Calibri"/>
          <w:b/>
          <w:bCs/>
          <w:u w:val="single"/>
        </w:rPr>
        <w:pPrChange w:id="4481" w:author="Roy van Bleijswijk (R)" w:date="2025-08-27T09:39:00Z">
          <w:pPr/>
        </w:pPrChange>
      </w:pPr>
      <w:ins w:id="4482" w:author="Roy van Bleijswijk (R)" w:date="2025-08-27T09:45:00Z">
        <w:r w:rsidRPr="2A174914">
          <w:rPr>
            <w:rFonts w:eastAsia="Calibri" w:cs="Calibri"/>
            <w:b/>
            <w:bCs/>
            <w:u w:val="single"/>
          </w:rPr>
          <w:t>(Geleidelijke) Inkoop</w:t>
        </w:r>
      </w:ins>
    </w:p>
    <w:p w14:paraId="09C1D2E3" w14:textId="295FA743" w:rsidR="00233F87" w:rsidRDefault="27642D9D">
      <w:pPr>
        <w:spacing w:after="120" w:line="240" w:lineRule="auto"/>
        <w:rPr>
          <w:ins w:id="4483" w:author="Roy van Bleijswijk (R)" w:date="2025-08-27T09:39:00Z" w16du:dateUtc="2025-08-27T09:39:38Z"/>
          <w:rFonts w:eastAsia="Calibri" w:cs="Calibri"/>
        </w:rPr>
        <w:pPrChange w:id="4484" w:author="Roy van Bleijswijk (R)" w:date="2025-08-27T09:39:00Z">
          <w:pPr/>
        </w:pPrChange>
      </w:pPr>
      <w:ins w:id="4485" w:author="Roy van Bleijswijk (R)" w:date="2025-08-27T09:39:00Z">
        <w:r w:rsidRPr="2A174914">
          <w:rPr>
            <w:rFonts w:eastAsia="Calibri" w:cs="Calibri"/>
          </w:rPr>
          <w:t>Bij de (geleidelijke) inkoop worden units verkocht in ruil voor CVP aanspraken. Een deel van deze units hebben betrekking op OR PP, maar dit hoeft niet te worden omgezet in een herkenbare aanspraak binnen het LPPF. Bij het verkopen van units wordt de aparte pot met units voor OR PP wel naar rato verlaagd.</w:t>
        </w:r>
      </w:ins>
    </w:p>
    <w:p w14:paraId="7E9D9484" w14:textId="750CEF67" w:rsidR="00233F87" w:rsidRDefault="27642D9D">
      <w:pPr>
        <w:spacing w:after="120" w:line="240" w:lineRule="auto"/>
        <w:rPr>
          <w:ins w:id="4486" w:author="Roy van Bleijswijk (R)" w:date="2025-08-27T09:39:00Z" w16du:dateUtc="2025-08-27T09:39:38Z"/>
          <w:rFonts w:eastAsia="Calibri" w:cs="Calibri"/>
        </w:rPr>
        <w:pPrChange w:id="4487" w:author="Roy van Bleijswijk (R)" w:date="2025-08-27T09:39:00Z">
          <w:pPr/>
        </w:pPrChange>
      </w:pPr>
      <w:ins w:id="4488" w:author="Roy van Bleijswijk (R)" w:date="2025-08-27T09:39:00Z">
        <w:r w:rsidRPr="2A174914">
          <w:rPr>
            <w:rFonts w:eastAsia="Calibri" w:cs="Calibri"/>
          </w:rPr>
          <w:t>Getallenvoorbeeld: Stel dat de units verdeeld als volgt verdeeld zijn</w:t>
        </w:r>
      </w:ins>
    </w:p>
    <w:p w14:paraId="093F524C" w14:textId="641A6E53" w:rsidR="00233F87" w:rsidRDefault="27642D9D">
      <w:pPr>
        <w:spacing w:after="120" w:line="240" w:lineRule="auto"/>
        <w:rPr>
          <w:ins w:id="4489" w:author="Roy van Bleijswijk (R)" w:date="2025-08-27T09:39:00Z" w16du:dateUtc="2025-08-27T09:39:38Z"/>
          <w:rFonts w:eastAsia="Calibri" w:cs="Calibri"/>
          <w:lang w:val="en-US"/>
        </w:rPr>
        <w:pPrChange w:id="4490" w:author="Roy van Bleijswijk (R)" w:date="2025-08-27T09:39:00Z">
          <w:pPr/>
        </w:pPrChange>
      </w:pPr>
      <w:ins w:id="4491" w:author="Roy van Bleijswijk (R)" w:date="2025-08-27T09:39:00Z">
        <w:r w:rsidRPr="2A174914">
          <w:rPr>
            <w:rFonts w:eastAsia="Calibri" w:cs="Calibri"/>
            <w:lang w:val="en-US"/>
          </w:rPr>
          <w:t>-</w:t>
        </w:r>
        <w:r w:rsidR="00233F87" w:rsidRPr="00596DD1">
          <w:rPr>
            <w:lang w:val="en-US"/>
            <w:rPrChange w:id="4492" w:author="Flory Koole (F)" w:date="2025-09-11T10:38:00Z" w16du:dateUtc="2025-09-11T08:38:00Z">
              <w:rPr/>
            </w:rPrChange>
          </w:rPr>
          <w:tab/>
        </w:r>
        <w:r w:rsidRPr="2A174914">
          <w:rPr>
            <w:rFonts w:eastAsia="Calibri" w:cs="Calibri"/>
            <w:lang w:val="en-US"/>
          </w:rPr>
          <w:t xml:space="preserve">Module A: 60 units, waarvan 12 OR PP. </w:t>
        </w:r>
      </w:ins>
    </w:p>
    <w:p w14:paraId="47787F2A" w14:textId="4B60C9A9" w:rsidR="00233F87" w:rsidRDefault="27642D9D">
      <w:pPr>
        <w:spacing w:after="120" w:line="240" w:lineRule="auto"/>
        <w:rPr>
          <w:ins w:id="4493" w:author="Roy van Bleijswijk (R)" w:date="2025-08-27T09:39:00Z" w16du:dateUtc="2025-08-27T09:39:38Z"/>
          <w:rFonts w:eastAsia="Calibri" w:cs="Calibri"/>
        </w:rPr>
        <w:pPrChange w:id="4494" w:author="Roy van Bleijswijk (R)" w:date="2025-08-27T09:39:00Z">
          <w:pPr/>
        </w:pPrChange>
      </w:pPr>
      <w:ins w:id="4495" w:author="Roy van Bleijswijk (R)" w:date="2025-08-27T09:39:00Z">
        <w:r w:rsidRPr="2A174914">
          <w:rPr>
            <w:rFonts w:eastAsia="Calibri" w:cs="Calibri"/>
          </w:rPr>
          <w:t>-</w:t>
        </w:r>
        <w:r w:rsidR="00233F87">
          <w:tab/>
        </w:r>
        <w:r w:rsidRPr="2A174914">
          <w:rPr>
            <w:rFonts w:eastAsia="Calibri" w:cs="Calibri"/>
          </w:rPr>
          <w:t xml:space="preserve">Module B: 40 units, waarvan 8 OR PP. </w:t>
        </w:r>
      </w:ins>
    </w:p>
    <w:p w14:paraId="5F41E782" w14:textId="3E95732A" w:rsidR="00233F87" w:rsidRDefault="27642D9D">
      <w:pPr>
        <w:spacing w:after="120" w:line="240" w:lineRule="auto"/>
        <w:rPr>
          <w:ins w:id="4496" w:author="Roy van Bleijswijk (R)" w:date="2025-08-27T09:39:00Z" w16du:dateUtc="2025-08-27T09:39:38Z"/>
          <w:rFonts w:eastAsia="Calibri" w:cs="Calibri"/>
        </w:rPr>
        <w:pPrChange w:id="4497" w:author="Roy van Bleijswijk (R)" w:date="2025-08-27T09:39:00Z">
          <w:pPr/>
        </w:pPrChange>
      </w:pPr>
      <w:ins w:id="4498" w:author="Roy van Bleijswijk (R)" w:date="2025-08-27T09:39:00Z">
        <w:r w:rsidRPr="2A174914">
          <w:rPr>
            <w:rFonts w:eastAsia="Calibri" w:cs="Calibri"/>
          </w:rPr>
          <w:t>Stel vervolgens dat bij een geleidelijke inkoop 40% van de units wordt verkocht voor LOPF+LPPF. Het aantal units wordt als volgt bepaald na de gebeurtenis:</w:t>
        </w:r>
      </w:ins>
    </w:p>
    <w:p w14:paraId="06AA5EF7" w14:textId="3B59E5FB" w:rsidR="00233F87" w:rsidRDefault="27642D9D">
      <w:pPr>
        <w:pStyle w:val="ListParagraph"/>
        <w:spacing w:before="0" w:after="0" w:line="240" w:lineRule="auto"/>
        <w:ind w:hanging="360"/>
        <w:rPr>
          <w:ins w:id="4499" w:author="Roy van Bleijswijk (R)" w:date="2025-08-27T09:39:00Z" w16du:dateUtc="2025-08-27T09:39:38Z"/>
          <w:rFonts w:eastAsia="Calibri" w:cs="Calibri"/>
          <w:lang w:val="en-US"/>
        </w:rPr>
        <w:pPrChange w:id="4500" w:author="Roy van Bleijswijk (R)" w:date="2025-08-27T09:39:00Z">
          <w:pPr/>
        </w:pPrChange>
      </w:pPr>
      <w:ins w:id="4501" w:author="Roy van Bleijswijk (R)" w:date="2025-08-27T09:39:00Z">
        <w:r w:rsidRPr="2A174914">
          <w:rPr>
            <w:rFonts w:eastAsia="Calibri" w:cs="Calibri"/>
            <w:lang w:val="en-US"/>
          </w:rPr>
          <w:t>Module A: (100 – 40%)*60 = 36 units, waarvan 7,2 voor OR PP</w:t>
        </w:r>
      </w:ins>
    </w:p>
    <w:p w14:paraId="0D0D81F3" w14:textId="04654512" w:rsidR="00233F87" w:rsidRDefault="27642D9D">
      <w:pPr>
        <w:pStyle w:val="ListParagraph"/>
        <w:spacing w:before="0" w:after="0" w:line="240" w:lineRule="auto"/>
        <w:ind w:hanging="360"/>
        <w:rPr>
          <w:ins w:id="4502" w:author="Roy van Bleijswijk (R)" w:date="2025-08-27T09:43:00Z" w16du:dateUtc="2025-08-27T09:43:20Z"/>
          <w:rFonts w:eastAsia="Calibri" w:cs="Calibri"/>
        </w:rPr>
        <w:pPrChange w:id="4503" w:author="Roy van Bleijswijk (R)" w:date="2025-08-27T09:39:00Z">
          <w:pPr/>
        </w:pPrChange>
      </w:pPr>
      <w:ins w:id="4504" w:author="Roy van Bleijswijk (R)" w:date="2025-08-27T09:39:00Z">
        <w:r w:rsidRPr="2A174914">
          <w:rPr>
            <w:rFonts w:eastAsia="Calibri" w:cs="Calibri"/>
          </w:rPr>
          <w:t>Module B: (100 – 40%)*40 = 24 units, waarvan 4,8 voor OR PP</w:t>
        </w:r>
      </w:ins>
    </w:p>
    <w:p w14:paraId="06C11D4A" w14:textId="5A4ACD3C" w:rsidR="00233F87" w:rsidRDefault="00233F87">
      <w:pPr>
        <w:spacing w:before="0" w:after="0" w:line="240" w:lineRule="auto"/>
        <w:rPr>
          <w:ins w:id="4505" w:author="Roy van Bleijswijk (R)" w:date="2025-08-27T09:39:00Z" w16du:dateUtc="2025-08-27T09:39:38Z"/>
          <w:rFonts w:eastAsia="Calibri" w:cs="Calibri"/>
        </w:rPr>
        <w:pPrChange w:id="4506" w:author="Roy van Bleijswijk (R)" w:date="2025-08-27T09:43:00Z">
          <w:pPr/>
        </w:pPrChange>
      </w:pPr>
    </w:p>
    <w:p w14:paraId="20A861F1" w14:textId="4B0C1EF5" w:rsidR="00233F87" w:rsidRDefault="27642D9D">
      <w:pPr>
        <w:spacing w:after="120" w:line="240" w:lineRule="auto"/>
        <w:rPr>
          <w:ins w:id="4507" w:author="Roy van Bleijswijk (R)" w:date="2025-08-27T09:39:00Z" w16du:dateUtc="2025-08-27T09:39:38Z"/>
          <w:rFonts w:eastAsia="Calibri" w:cs="Calibri"/>
          <w:b/>
          <w:bCs/>
          <w:u w:val="single"/>
        </w:rPr>
        <w:pPrChange w:id="4508" w:author="Roy van Bleijswijk (R)" w:date="2025-08-27T09:39:00Z">
          <w:pPr/>
        </w:pPrChange>
      </w:pPr>
      <w:ins w:id="4509" w:author="Roy van Bleijswijk (R)" w:date="2025-08-27T09:39:00Z">
        <w:r w:rsidRPr="2A174914">
          <w:rPr>
            <w:rFonts w:eastAsia="Calibri" w:cs="Calibri"/>
            <w:b/>
            <w:bCs/>
            <w:u w:val="single"/>
          </w:rPr>
          <w:t>(</w:t>
        </w:r>
      </w:ins>
      <w:ins w:id="4510" w:author="Roy van Bleijswijk (R)" w:date="2025-08-27T09:43:00Z">
        <w:r w:rsidR="03BD8BD2" w:rsidRPr="2A174914">
          <w:rPr>
            <w:rFonts w:eastAsia="Calibri" w:cs="Calibri"/>
            <w:b/>
            <w:bCs/>
            <w:u w:val="single"/>
          </w:rPr>
          <w:t>D</w:t>
        </w:r>
      </w:ins>
      <w:ins w:id="4511" w:author="Roy van Bleijswijk (R)" w:date="2025-08-27T09:39:00Z">
        <w:r w:rsidRPr="2A174914">
          <w:rPr>
            <w:rFonts w:eastAsia="Calibri" w:cs="Calibri"/>
            <w:b/>
            <w:bCs/>
            <w:u w:val="single"/>
          </w:rPr>
          <w:t>eeltijd)</w:t>
        </w:r>
      </w:ins>
      <w:ins w:id="4512" w:author="Roy van Bleijswijk (R)" w:date="2025-08-27T09:43:00Z">
        <w:r w:rsidR="3E6BB698" w:rsidRPr="2A174914">
          <w:rPr>
            <w:rFonts w:eastAsia="Calibri" w:cs="Calibri"/>
            <w:b/>
            <w:bCs/>
            <w:u w:val="single"/>
          </w:rPr>
          <w:t>P</w:t>
        </w:r>
      </w:ins>
      <w:ins w:id="4513" w:author="Roy van Bleijswijk (R)" w:date="2025-08-27T09:39:00Z">
        <w:r w:rsidRPr="2A174914">
          <w:rPr>
            <w:rFonts w:eastAsia="Calibri" w:cs="Calibri"/>
            <w:b/>
            <w:bCs/>
            <w:u w:val="single"/>
          </w:rPr>
          <w:t>ensionering</w:t>
        </w:r>
      </w:ins>
    </w:p>
    <w:p w14:paraId="28718979" w14:textId="77314684" w:rsidR="00233F87" w:rsidRDefault="27642D9D">
      <w:pPr>
        <w:spacing w:after="120" w:line="240" w:lineRule="auto"/>
        <w:rPr>
          <w:ins w:id="4514" w:author="Roy van Bleijswijk (R)" w:date="2025-08-27T09:39:00Z" w16du:dateUtc="2025-08-27T09:39:38Z"/>
          <w:rFonts w:eastAsia="Calibri" w:cs="Calibri"/>
        </w:rPr>
        <w:pPrChange w:id="4515" w:author="Roy van Bleijswijk (R)" w:date="2025-08-27T09:39:00Z">
          <w:pPr/>
        </w:pPrChange>
      </w:pPr>
      <w:ins w:id="4516" w:author="Roy van Bleijswijk (R)" w:date="2025-08-27T09:39:00Z">
        <w:r w:rsidRPr="2A174914">
          <w:rPr>
            <w:rFonts w:eastAsia="Calibri" w:cs="Calibri"/>
          </w:rPr>
          <w:t xml:space="preserve">Bij de (deeltijd)pensionering zelf gebeurt er niets met </w:t>
        </w:r>
      </w:ins>
      <w:ins w:id="4517" w:author="Roy van Bleijswijk (R)" w:date="2025-08-27T09:55:00Z">
        <w:r w:rsidR="4B919281" w:rsidRPr="2A174914">
          <w:rPr>
            <w:rFonts w:eastAsia="Calibri" w:cs="Calibri"/>
          </w:rPr>
          <w:t>de units OR</w:t>
        </w:r>
        <w:r w:rsidR="64F38E4B" w:rsidRPr="2A174914">
          <w:rPr>
            <w:rFonts w:eastAsia="Calibri" w:cs="Calibri"/>
          </w:rPr>
          <w:t xml:space="preserve"> PP</w:t>
        </w:r>
      </w:ins>
      <w:ins w:id="4518" w:author="Roy van Bleijswijk (R)" w:date="2025-08-27T09:39:00Z">
        <w:r w:rsidRPr="2A174914">
          <w:rPr>
            <w:rFonts w:eastAsia="Calibri" w:cs="Calibri"/>
          </w:rPr>
          <w:t xml:space="preserve">. Bij de verkoop van units vlak voor pensionering worden alle units (en dus ook alle units OR PP) verkocht. Bij de verkoop van units vlak voor deeltijdpensionering wordt een deel van de units (en dus ook een deel van de units OR PP) verkocht. De werking hiervan is beschreven in de paragraaf hiervoor. </w:t>
        </w:r>
      </w:ins>
    </w:p>
    <w:p w14:paraId="1885FE03" w14:textId="77D8555E" w:rsidR="00233F87" w:rsidRDefault="45917870">
      <w:pPr>
        <w:spacing w:line="240" w:lineRule="auto"/>
        <w:rPr>
          <w:ins w:id="4519" w:author="Roy van Bleijswijk (R)" w:date="2025-08-27T09:56:00Z" w16du:dateUtc="2025-08-27T09:56:12Z"/>
        </w:rPr>
        <w:pPrChange w:id="4520" w:author="Roy van Bleijswijk (R)" w:date="2025-08-27T09:56:00Z">
          <w:pPr>
            <w:pStyle w:val="ListParagraph"/>
            <w:numPr>
              <w:numId w:val="40"/>
            </w:numPr>
            <w:spacing w:line="240" w:lineRule="auto"/>
            <w:ind w:hanging="360"/>
          </w:pPr>
        </w:pPrChange>
      </w:pPr>
      <w:ins w:id="4521" w:author="Roy van Bleijswijk (R)" w:date="2025-08-27T09:56:00Z">
        <w:r>
          <w:t>Het LPPTR en WZP vervallen beide op de reguliere pensioendatum</w:t>
        </w:r>
      </w:ins>
    </w:p>
    <w:p w14:paraId="63C9BFE3" w14:textId="77777777" w:rsidR="00233F87" w:rsidRDefault="45917870">
      <w:pPr>
        <w:pStyle w:val="ListParagraph"/>
        <w:numPr>
          <w:ilvl w:val="0"/>
          <w:numId w:val="40"/>
        </w:numPr>
        <w:spacing w:line="240" w:lineRule="auto"/>
        <w:rPr>
          <w:ins w:id="4522" w:author="Roy van Bleijswijk (R)" w:date="2025-08-27T09:56:00Z" w16du:dateUtc="2025-08-27T09:56:12Z"/>
        </w:rPr>
        <w:pPrChange w:id="4523" w:author="Roy van Bleijswijk (R)" w:date="2025-08-27T09:56:00Z">
          <w:pPr>
            <w:pStyle w:val="ListParagraph"/>
            <w:numPr>
              <w:ilvl w:val="1"/>
              <w:numId w:val="40"/>
            </w:numPr>
            <w:spacing w:line="240" w:lineRule="auto"/>
            <w:ind w:left="1440" w:hanging="360"/>
          </w:pPr>
        </w:pPrChange>
      </w:pPr>
      <w:ins w:id="4524" w:author="Roy van Bleijswijk (R)" w:date="2025-08-27T09:56:00Z">
        <w:r>
          <w:t>Bij deelnemers die vervroegd met pensioen gaan, blijven beiden staan. Een voorspelbare gebeurtenis laat beide pensioensoorten op de reguliere pensioendatum vervallen</w:t>
        </w:r>
      </w:ins>
    </w:p>
    <w:p w14:paraId="6918B62A" w14:textId="5C91E111" w:rsidR="00233F87" w:rsidRDefault="45917870">
      <w:pPr>
        <w:pStyle w:val="ListParagraph"/>
        <w:numPr>
          <w:ilvl w:val="0"/>
          <w:numId w:val="40"/>
        </w:numPr>
        <w:spacing w:line="240" w:lineRule="auto"/>
        <w:rPr>
          <w:ins w:id="4525" w:author="Roy van Bleijswijk (R)" w:date="2025-08-27T09:56:00Z" w16du:dateUtc="2025-08-27T09:56:12Z"/>
        </w:rPr>
        <w:pPrChange w:id="4526" w:author="Roy van Bleijswijk (R)" w:date="2025-08-27T09:56:00Z">
          <w:pPr>
            <w:pStyle w:val="ListParagraph"/>
            <w:numPr>
              <w:ilvl w:val="1"/>
              <w:numId w:val="40"/>
            </w:numPr>
            <w:spacing w:line="240" w:lineRule="auto"/>
            <w:ind w:left="1440" w:hanging="360"/>
          </w:pPr>
        </w:pPrChange>
      </w:pPr>
      <w:ins w:id="4527" w:author="Roy van Bleijswijk (R)" w:date="2025-08-27T09:56:00Z">
        <w:r>
          <w:t>Bij uitstel van het pensioen vervallen beide pensioensoorten</w:t>
        </w:r>
      </w:ins>
    </w:p>
    <w:p w14:paraId="60F36C25" w14:textId="1586E75C" w:rsidR="00233F87" w:rsidRDefault="00233F87" w:rsidP="2A174914">
      <w:pPr>
        <w:spacing w:after="120" w:line="240" w:lineRule="auto"/>
        <w:rPr>
          <w:ins w:id="4528" w:author="Roy van Bleijswijk (R)" w:date="2025-08-27T09:39:00Z" w16du:dateUtc="2025-08-27T09:39:38Z"/>
          <w:rFonts w:eastAsia="Calibri" w:cs="Calibri"/>
          <w:b/>
          <w:bCs/>
        </w:rPr>
      </w:pPr>
    </w:p>
    <w:p w14:paraId="5034385B" w14:textId="1A3173DF" w:rsidR="00233F87" w:rsidRDefault="27642D9D">
      <w:pPr>
        <w:spacing w:after="120" w:line="240" w:lineRule="auto"/>
        <w:rPr>
          <w:ins w:id="4529" w:author="Roy van Bleijswijk (R)" w:date="2025-08-27T09:39:00Z" w16du:dateUtc="2025-08-27T09:39:38Z"/>
          <w:rFonts w:eastAsia="Calibri" w:cs="Calibri"/>
          <w:b/>
          <w:bCs/>
          <w:u w:val="single"/>
        </w:rPr>
        <w:pPrChange w:id="4530" w:author="Roy van Bleijswijk (R)" w:date="2025-08-27T09:39:00Z">
          <w:pPr/>
        </w:pPrChange>
      </w:pPr>
      <w:ins w:id="4531" w:author="Roy van Bleijswijk (R)" w:date="2025-08-27T09:39:00Z">
        <w:r w:rsidRPr="2A174914">
          <w:rPr>
            <w:rFonts w:eastAsia="Calibri" w:cs="Calibri"/>
            <w:b/>
            <w:bCs/>
            <w:u w:val="single"/>
          </w:rPr>
          <w:t>Einde relatie</w:t>
        </w:r>
      </w:ins>
    </w:p>
    <w:p w14:paraId="29ED6FB0" w14:textId="227BDA34" w:rsidR="00233F87" w:rsidRDefault="27642D9D">
      <w:pPr>
        <w:spacing w:after="120" w:line="240" w:lineRule="auto"/>
        <w:rPr>
          <w:ins w:id="4532" w:author="Roy van Bleijswijk (R)" w:date="2025-08-27T09:42:00Z" w16du:dateUtc="2025-08-27T09:42:53Z"/>
          <w:rFonts w:eastAsia="Calibri" w:cs="Calibri"/>
        </w:rPr>
        <w:pPrChange w:id="4533" w:author="Roy van Bleijswijk (R)" w:date="2025-08-27T09:39:00Z">
          <w:pPr/>
        </w:pPrChange>
      </w:pPr>
      <w:ins w:id="4534" w:author="Roy van Bleijswijk (R)" w:date="2025-08-27T09:39:00Z">
        <w:r w:rsidRPr="2A174914">
          <w:rPr>
            <w:rFonts w:eastAsia="Calibri" w:cs="Calibri"/>
          </w:rPr>
          <w:t>Bij einde relatie gaan</w:t>
        </w:r>
      </w:ins>
      <w:ins w:id="4535" w:author="Roy van Bleijswijk (R)" w:date="2025-08-27T09:57:00Z">
        <w:r w:rsidR="06C27927" w:rsidRPr="2A174914">
          <w:rPr>
            <w:rFonts w:eastAsia="Calibri" w:cs="Calibri"/>
          </w:rPr>
          <w:t xml:space="preserve"> zowel het LP</w:t>
        </w:r>
      </w:ins>
      <w:ins w:id="4536" w:author="Roy van Bleijswijk (R)" w:date="2025-08-27T10:04:00Z">
        <w:r w:rsidR="0C7951DF" w:rsidRPr="2A174914">
          <w:rPr>
            <w:rFonts w:eastAsia="Calibri" w:cs="Calibri"/>
          </w:rPr>
          <w:t>P</w:t>
        </w:r>
      </w:ins>
      <w:ins w:id="4537" w:author="Roy van Bleijswijk (R)" w:date="2025-08-27T09:57:00Z">
        <w:r w:rsidR="06C27927" w:rsidRPr="2A174914">
          <w:rPr>
            <w:rFonts w:eastAsia="Calibri" w:cs="Calibri"/>
          </w:rPr>
          <w:t>T</w:t>
        </w:r>
      </w:ins>
      <w:ins w:id="4538" w:author="Roy van Bleijswijk (R)" w:date="2025-08-27T10:04:00Z">
        <w:r w:rsidR="0C7951DF" w:rsidRPr="2A174914">
          <w:rPr>
            <w:rFonts w:eastAsia="Calibri" w:cs="Calibri"/>
          </w:rPr>
          <w:t>R als</w:t>
        </w:r>
      </w:ins>
      <w:ins w:id="4539" w:author="Roy van Bleijswijk (R)" w:date="2025-08-27T09:39:00Z">
        <w:r w:rsidRPr="2A174914">
          <w:rPr>
            <w:rFonts w:eastAsia="Calibri" w:cs="Calibri"/>
          </w:rPr>
          <w:t xml:space="preserve"> alle units OR PP naar de ex-partner. Bij verevening gebeurt er niets met</w:t>
        </w:r>
      </w:ins>
      <w:ins w:id="4540" w:author="Roy van Bleijswijk (R)" w:date="2025-08-27T10:04:00Z">
        <w:r w:rsidR="2D3C5E40" w:rsidRPr="2A174914">
          <w:rPr>
            <w:rFonts w:eastAsia="Calibri" w:cs="Calibri"/>
          </w:rPr>
          <w:t xml:space="preserve"> het LPPTR en</w:t>
        </w:r>
      </w:ins>
      <w:ins w:id="4541" w:author="Roy van Bleijswijk (R)" w:date="2025-08-27T09:39:00Z">
        <w:r w:rsidRPr="2A174914">
          <w:rPr>
            <w:rFonts w:eastAsia="Calibri" w:cs="Calibri"/>
          </w:rPr>
          <w:t xml:space="preserve"> de units OR PP. Verevening gaat namelijk over ouderdomspensioen. </w:t>
        </w:r>
      </w:ins>
    </w:p>
    <w:p w14:paraId="0403BD23" w14:textId="084F14FD" w:rsidR="00233F87" w:rsidRDefault="00233F87" w:rsidP="2A174914">
      <w:pPr>
        <w:spacing w:after="120" w:line="240" w:lineRule="auto"/>
        <w:rPr>
          <w:ins w:id="4542" w:author="Roy van Bleijswijk (R)" w:date="2025-08-27T09:39:00Z" w16du:dateUtc="2025-08-27T09:39:38Z"/>
          <w:rFonts w:eastAsia="Calibri" w:cs="Calibri"/>
        </w:rPr>
      </w:pPr>
    </w:p>
    <w:p w14:paraId="6A9F78E8" w14:textId="1E16BE0A" w:rsidR="00233F87" w:rsidRDefault="06E0E8B6">
      <w:pPr>
        <w:spacing w:after="120"/>
        <w:rPr>
          <w:ins w:id="4543" w:author="Roy van Bleijswijk (R)" w:date="2025-08-27T09:42:00Z" w16du:dateUtc="2025-08-27T09:42:14Z"/>
          <w:rFonts w:eastAsia="Calibri" w:cs="Calibri"/>
          <w:b/>
          <w:bCs/>
        </w:rPr>
      </w:pPr>
      <w:ins w:id="4544" w:author="Roy van Bleijswijk (R)" w:date="2025-08-27T09:42:00Z">
        <w:r w:rsidRPr="2A174914">
          <w:rPr>
            <w:rFonts w:eastAsia="Calibri" w:cs="Calibri"/>
            <w:b/>
            <w:bCs/>
            <w:rPrChange w:id="4545" w:author="Roy van Bleijswijk (R)" w:date="2025-08-27T09:42:00Z">
              <w:rPr>
                <w:rFonts w:eastAsia="Calibri" w:cs="Calibri"/>
              </w:rPr>
            </w:rPrChange>
          </w:rPr>
          <w:t>Overlijden</w:t>
        </w:r>
      </w:ins>
    </w:p>
    <w:p w14:paraId="1E09A64C" w14:textId="7E60B6E2" w:rsidR="00233F87" w:rsidRDefault="27642D9D" w:rsidP="2A174914">
      <w:pPr>
        <w:spacing w:after="120"/>
        <w:rPr>
          <w:ins w:id="4546" w:author="Roy van Bleijswijk (R)" w:date="2025-08-27T10:10:00Z" w16du:dateUtc="2025-08-27T10:10:28Z"/>
          <w:rFonts w:eastAsia="Calibri" w:cs="Calibri"/>
        </w:rPr>
      </w:pPr>
      <w:ins w:id="4547" w:author="Roy van Bleijswijk (R)" w:date="2025-08-27T09:39:00Z">
        <w:r w:rsidRPr="2A174914">
          <w:rPr>
            <w:rFonts w:eastAsia="Calibri" w:cs="Calibri"/>
          </w:rPr>
          <w:t>Bij overlijden worden alle units (en dus ook alle units OR PP) verkocht.</w:t>
        </w:r>
      </w:ins>
      <w:ins w:id="4548" w:author="Roy van Bleijswijk (R)" w:date="2025-08-27T09:42:00Z">
        <w:r w:rsidR="28A57CA7" w:rsidRPr="2A174914">
          <w:rPr>
            <w:rFonts w:eastAsia="Calibri" w:cs="Calibri"/>
          </w:rPr>
          <w:t xml:space="preserve"> </w:t>
        </w:r>
      </w:ins>
      <w:ins w:id="4549" w:author="Roy van Bleijswijk (R)" w:date="2025-08-27T09:39:00Z">
        <w:r w:rsidRPr="2A174914">
          <w:rPr>
            <w:rFonts w:eastAsia="Calibri" w:cs="Calibri"/>
          </w:rPr>
          <w:t>Eventuele partners krijgen een uitkering vanuit risico PP, overgangsrecht LPPTR en/of LPPF vanuit CVP. Dit gaat in als 1 uitkering, waarbij geen aanvullend onderscheid/communicatie meer nodig is ten opzichte van de huidige functionaliteit. Voor de ingegane partner(s) zijn daarom geen aanpassingen nodig.</w:t>
        </w:r>
      </w:ins>
    </w:p>
    <w:p w14:paraId="3DFFAFF2" w14:textId="710C8CDF" w:rsidR="00233F87" w:rsidRDefault="29B5ED4D" w:rsidP="2A174914">
      <w:pPr>
        <w:spacing w:after="120"/>
        <w:rPr>
          <w:ins w:id="4550" w:author="Roy van Bleijswijk (R)" w:date="2025-08-27T09:39:00Z" w16du:dateUtc="2025-08-27T09:39:38Z"/>
          <w:rFonts w:eastAsia="Calibri" w:cs="Calibri"/>
        </w:rPr>
      </w:pPr>
      <w:ins w:id="4551" w:author="Roy van Bleijswijk (R)" w:date="2025-08-27T10:12:00Z">
        <w:r w:rsidRPr="2A174914">
          <w:rPr>
            <w:rFonts w:eastAsia="Calibri" w:cs="Calibri"/>
          </w:rPr>
          <w:t>H</w:t>
        </w:r>
      </w:ins>
      <w:ins w:id="4552" w:author="Roy van Bleijswijk (R)" w:date="2025-08-27T10:10:00Z">
        <w:r w:rsidR="62A8CEA0" w:rsidRPr="2A174914">
          <w:rPr>
            <w:rFonts w:eastAsia="Calibri" w:cs="Calibri"/>
          </w:rPr>
          <w:t xml:space="preserve">et </w:t>
        </w:r>
      </w:ins>
      <w:ins w:id="4553" w:author="Roy van Bleijswijk (R)" w:date="2025-08-27T10:15:00Z">
        <w:r w:rsidR="2E70D34E" w:rsidRPr="2A174914">
          <w:rPr>
            <w:rFonts w:eastAsia="Calibri" w:cs="Calibri"/>
          </w:rPr>
          <w:t xml:space="preserve">overgangsrecht </w:t>
        </w:r>
      </w:ins>
      <w:ins w:id="4554" w:author="Roy van Bleijswijk (R)" w:date="2025-08-27T10:11:00Z">
        <w:r w:rsidR="62A8CEA0" w:rsidRPr="2A174914">
          <w:rPr>
            <w:rFonts w:eastAsia="Calibri" w:cs="Calibri"/>
          </w:rPr>
          <w:t xml:space="preserve">wezenpensioen </w:t>
        </w:r>
      </w:ins>
      <w:ins w:id="4555" w:author="Roy van Bleijswijk (R)" w:date="2025-08-27T10:12:00Z">
        <w:r w:rsidR="7E6EBB02" w:rsidRPr="2A174914">
          <w:rPr>
            <w:rFonts w:eastAsia="Calibri" w:cs="Calibri"/>
          </w:rPr>
          <w:t xml:space="preserve">heeft </w:t>
        </w:r>
      </w:ins>
      <w:ins w:id="4556" w:author="Roy van Bleijswijk (R)" w:date="2025-08-27T10:10:00Z">
        <w:r w:rsidR="62A8CEA0" w:rsidRPr="2A174914">
          <w:rPr>
            <w:rFonts w:eastAsia="Calibri" w:cs="Calibri"/>
          </w:rPr>
          <w:t xml:space="preserve">een andere eindleeftijd dan het </w:t>
        </w:r>
      </w:ins>
      <w:ins w:id="4557" w:author="Roy van Bleijswijk (R)" w:date="2025-08-27T10:11:00Z">
        <w:r w:rsidR="62A8CEA0" w:rsidRPr="2A174914">
          <w:rPr>
            <w:rFonts w:eastAsia="Calibri" w:cs="Calibri"/>
          </w:rPr>
          <w:t>risico wezenpensioen in de WTP-regeling</w:t>
        </w:r>
      </w:ins>
      <w:ins w:id="4558" w:author="Roy van Bleijswijk (R)" w:date="2025-08-27T10:13:00Z">
        <w:r w:rsidR="1EE263CC" w:rsidRPr="2A174914">
          <w:rPr>
            <w:rFonts w:eastAsia="Calibri" w:cs="Calibri"/>
          </w:rPr>
          <w:t xml:space="preserve">. Bij overlijden van de hoofdverzekerde </w:t>
        </w:r>
      </w:ins>
      <w:ins w:id="4559" w:author="Roy van Bleijswijk (R)" w:date="2025-08-27T10:16:00Z">
        <w:r w:rsidR="07333B26" w:rsidRPr="2A174914">
          <w:rPr>
            <w:rFonts w:eastAsia="Calibri" w:cs="Calibri"/>
          </w:rPr>
          <w:t>worden</w:t>
        </w:r>
      </w:ins>
      <w:ins w:id="4560" w:author="Roy van Bleijswijk (R)" w:date="2025-08-27T10:14:00Z">
        <w:r w:rsidR="41162AD8" w:rsidRPr="2A174914">
          <w:rPr>
            <w:rFonts w:eastAsia="Calibri" w:cs="Calibri"/>
          </w:rPr>
          <w:t xml:space="preserve"> zowel </w:t>
        </w:r>
      </w:ins>
      <w:ins w:id="4561" w:author="Roy van Bleijswijk (R)" w:date="2025-08-27T10:13:00Z">
        <w:r w:rsidR="1EE263CC" w:rsidRPr="2A174914">
          <w:rPr>
            <w:rFonts w:eastAsia="Calibri" w:cs="Calibri"/>
          </w:rPr>
          <w:t xml:space="preserve">het </w:t>
        </w:r>
      </w:ins>
      <w:ins w:id="4562" w:author="Roy van Bleijswijk (R)" w:date="2025-08-27T10:15:00Z">
        <w:r w:rsidR="225A1024" w:rsidRPr="2A174914">
          <w:rPr>
            <w:rFonts w:eastAsia="Calibri" w:cs="Calibri"/>
          </w:rPr>
          <w:t xml:space="preserve">overgangsrecht WZP als het risico </w:t>
        </w:r>
      </w:ins>
      <w:ins w:id="4563" w:author="Roy van Bleijswijk (R)" w:date="2025-08-27T10:13:00Z">
        <w:r w:rsidR="1EE263CC" w:rsidRPr="2A174914">
          <w:rPr>
            <w:rFonts w:eastAsia="Calibri" w:cs="Calibri"/>
          </w:rPr>
          <w:t>WZP</w:t>
        </w:r>
      </w:ins>
      <w:ins w:id="4564" w:author="Roy van Bleijswijk (R)" w:date="2025-08-27T10:14:00Z">
        <w:r w:rsidR="03A6AA85" w:rsidRPr="2A174914">
          <w:rPr>
            <w:rFonts w:eastAsia="Calibri" w:cs="Calibri"/>
          </w:rPr>
          <w:t xml:space="preserve"> </w:t>
        </w:r>
      </w:ins>
      <w:ins w:id="4565" w:author="Roy van Bleijswijk (R)" w:date="2025-08-27T10:16:00Z">
        <w:r w:rsidR="67A2A10E" w:rsidRPr="2A174914">
          <w:rPr>
            <w:rFonts w:eastAsia="Calibri" w:cs="Calibri"/>
          </w:rPr>
          <w:t xml:space="preserve">uitkerend </w:t>
        </w:r>
        <w:r w:rsidR="1A63890D" w:rsidRPr="2A174914">
          <w:rPr>
            <w:rFonts w:eastAsia="Calibri" w:cs="Calibri"/>
          </w:rPr>
          <w:t>voor een Wees</w:t>
        </w:r>
      </w:ins>
      <w:ins w:id="4566" w:author="Roy van Bleijswijk (R)" w:date="2025-08-27T10:17:00Z">
        <w:r w:rsidR="2688A60C" w:rsidRPr="2A174914">
          <w:rPr>
            <w:rFonts w:eastAsia="Calibri" w:cs="Calibri"/>
          </w:rPr>
          <w:t>.</w:t>
        </w:r>
      </w:ins>
      <w:ins w:id="4567" w:author="Roy van Bleijswijk (R)" w:date="2025-08-27T10:16:00Z">
        <w:r w:rsidR="2688A60C" w:rsidRPr="2A174914">
          <w:rPr>
            <w:rFonts w:eastAsia="Calibri" w:cs="Calibri"/>
          </w:rPr>
          <w:t xml:space="preserve"> </w:t>
        </w:r>
      </w:ins>
      <w:ins w:id="4568" w:author="Roy van Bleijswijk (R)" w:date="2025-08-27T10:17:00Z">
        <w:r w:rsidR="2688A60C" w:rsidRPr="2A174914">
          <w:rPr>
            <w:rFonts w:eastAsia="Calibri" w:cs="Calibri"/>
          </w:rPr>
          <w:t>B</w:t>
        </w:r>
      </w:ins>
      <w:ins w:id="4569" w:author="Roy van Bleijswijk (R)" w:date="2025-08-27T10:16:00Z">
        <w:r w:rsidR="2688A60C" w:rsidRPr="2A174914">
          <w:rPr>
            <w:rFonts w:eastAsia="Calibri" w:cs="Calibri"/>
          </w:rPr>
          <w:t>eide</w:t>
        </w:r>
      </w:ins>
      <w:ins w:id="4570" w:author="Roy van Bleijswijk (R)" w:date="2025-08-27T10:17:00Z">
        <w:r w:rsidR="2688A60C" w:rsidRPr="2A174914">
          <w:rPr>
            <w:rFonts w:eastAsia="Calibri" w:cs="Calibri"/>
          </w:rPr>
          <w:t xml:space="preserve"> pensioensoorten</w:t>
        </w:r>
      </w:ins>
      <w:ins w:id="4571" w:author="Roy van Bleijswijk (R)" w:date="2025-08-27T10:16:00Z">
        <w:r w:rsidR="2688A60C" w:rsidRPr="2A174914">
          <w:rPr>
            <w:rFonts w:eastAsia="Calibri" w:cs="Calibri"/>
          </w:rPr>
          <w:t xml:space="preserve"> gaan naar het CVP</w:t>
        </w:r>
      </w:ins>
      <w:ins w:id="4572" w:author="Roy van Bleijswijk (R)" w:date="2025-08-27T10:17:00Z">
        <w:r w:rsidR="2688A60C" w:rsidRPr="2A174914">
          <w:rPr>
            <w:rFonts w:eastAsia="Calibri" w:cs="Calibri"/>
          </w:rPr>
          <w:t xml:space="preserve"> en worden dus variabele </w:t>
        </w:r>
      </w:ins>
      <w:ins w:id="4573" w:author="Roy van Bleijswijk (R)" w:date="2025-08-27T10:18:00Z">
        <w:r w:rsidR="2688A60C" w:rsidRPr="2A174914">
          <w:rPr>
            <w:rFonts w:eastAsia="Calibri" w:cs="Calibri"/>
          </w:rPr>
          <w:t>uitkeringen</w:t>
        </w:r>
      </w:ins>
      <w:ins w:id="4574" w:author="Roy van Bleijswijk (R)" w:date="2025-08-27T10:16:00Z">
        <w:r w:rsidR="2688A60C" w:rsidRPr="2A174914">
          <w:rPr>
            <w:rFonts w:eastAsia="Calibri" w:cs="Calibri"/>
          </w:rPr>
          <w:t xml:space="preserve">. </w:t>
        </w:r>
      </w:ins>
      <w:ins w:id="4575" w:author="Roy van Bleijswijk (R)" w:date="2025-08-27T10:18:00Z">
        <w:r w:rsidR="2688A60C" w:rsidRPr="2A174914">
          <w:rPr>
            <w:rFonts w:eastAsia="Calibri" w:cs="Calibri"/>
          </w:rPr>
          <w:t>Daardoor wijzig</w:t>
        </w:r>
      </w:ins>
      <w:ins w:id="4576" w:author="Roy van Bleijswijk (R)" w:date="2025-08-27T10:19:00Z">
        <w:r w:rsidR="483ECB08" w:rsidRPr="2A174914">
          <w:rPr>
            <w:rFonts w:eastAsia="Calibri" w:cs="Calibri"/>
          </w:rPr>
          <w:t>t</w:t>
        </w:r>
      </w:ins>
      <w:ins w:id="4577" w:author="Roy van Bleijswijk (R)" w:date="2025-08-27T10:18:00Z">
        <w:r w:rsidR="2688A60C" w:rsidRPr="2A174914">
          <w:rPr>
            <w:rFonts w:eastAsia="Calibri" w:cs="Calibri"/>
          </w:rPr>
          <w:t xml:space="preserve"> </w:t>
        </w:r>
      </w:ins>
      <w:ins w:id="4578" w:author="Roy van Bleijswijk (R)" w:date="2025-08-27T10:20:00Z">
        <w:r w:rsidR="69AF8A00" w:rsidRPr="2A174914">
          <w:rPr>
            <w:rFonts w:eastAsia="Calibri" w:cs="Calibri"/>
          </w:rPr>
          <w:t xml:space="preserve">het overgangsrecht </w:t>
        </w:r>
      </w:ins>
      <w:ins w:id="4579" w:author="Roy van Bleijswijk (R)" w:date="2025-08-27T10:18:00Z">
        <w:r w:rsidR="320A69F8" w:rsidRPr="2A174914">
          <w:rPr>
            <w:rFonts w:eastAsia="Calibri" w:cs="Calibri"/>
          </w:rPr>
          <w:t>WZP in een variabel WZP (</w:t>
        </w:r>
      </w:ins>
      <w:ins w:id="4580" w:author="Roy van Bleijswijk (R)" w:date="2025-08-27T10:13:00Z">
        <w:r w:rsidR="1EE263CC" w:rsidRPr="2A174914">
          <w:rPr>
            <w:rFonts w:eastAsia="Calibri" w:cs="Calibri"/>
          </w:rPr>
          <w:t>WZPV</w:t>
        </w:r>
      </w:ins>
      <w:ins w:id="4581" w:author="Roy van Bleijswijk (R)" w:date="2025-08-27T10:18:00Z">
        <w:r w:rsidR="3C503E86" w:rsidRPr="2A174914">
          <w:rPr>
            <w:rFonts w:eastAsia="Calibri" w:cs="Calibri"/>
          </w:rPr>
          <w:t xml:space="preserve">) en </w:t>
        </w:r>
      </w:ins>
      <w:ins w:id="4582" w:author="Roy van Bleijswijk (R)" w:date="2025-08-27T10:19:00Z">
        <w:r w:rsidR="3C503E86" w:rsidRPr="2A174914">
          <w:rPr>
            <w:rFonts w:eastAsia="Calibri" w:cs="Calibri"/>
          </w:rPr>
          <w:t>het risico WZP in een Flexibel WZP (WZPF).</w:t>
        </w:r>
      </w:ins>
      <w:ins w:id="4583" w:author="Roy van Bleijswijk (R)" w:date="2025-08-27T10:11:00Z">
        <w:r w:rsidR="1DEE56B9" w:rsidRPr="2A174914">
          <w:rPr>
            <w:rFonts w:eastAsia="Calibri" w:cs="Calibri"/>
          </w:rPr>
          <w:t xml:space="preserve"> </w:t>
        </w:r>
      </w:ins>
    </w:p>
    <w:p w14:paraId="1631329A" w14:textId="6A1E8F27" w:rsidR="00233F87" w:rsidRDefault="27642D9D">
      <w:pPr>
        <w:spacing w:after="120" w:line="240" w:lineRule="auto"/>
        <w:rPr>
          <w:ins w:id="4584" w:author="Roy van Bleijswijk (R)" w:date="2025-08-27T09:39:00Z" w16du:dateUtc="2025-08-27T09:39:38Z"/>
          <w:rFonts w:eastAsia="Calibri" w:cs="Calibri"/>
        </w:rPr>
        <w:pPrChange w:id="4585" w:author="Roy van Bleijswijk (R)" w:date="2025-08-27T09:39:00Z">
          <w:pPr/>
        </w:pPrChange>
      </w:pPr>
      <w:ins w:id="4586" w:author="Roy van Bleijswijk (R)" w:date="2025-08-27T09:39:00Z">
        <w:r w:rsidRPr="2A174914">
          <w:rPr>
            <w:rFonts w:eastAsia="Calibri" w:cs="Calibri"/>
          </w:rPr>
          <w:t xml:space="preserve">Bij overlijden van de ex-partner vloeien de units OR PP niet terug naar de hoofdverzekerde. De units OR PP </w:t>
        </w:r>
      </w:ins>
      <w:ins w:id="4587" w:author="Roy van Bleijswijk (R)" w:date="2025-08-27T10:09:00Z">
        <w:r w:rsidR="7049C2A3" w:rsidRPr="2A174914">
          <w:rPr>
            <w:rFonts w:eastAsia="Calibri" w:cs="Calibri"/>
          </w:rPr>
          <w:t>hoeven niet vastgelegd te worden</w:t>
        </w:r>
      </w:ins>
      <w:ins w:id="4588" w:author="Roy van Bleijswijk (R)" w:date="2025-08-27T09:39:00Z">
        <w:r w:rsidRPr="2A174914">
          <w:rPr>
            <w:rFonts w:eastAsia="Calibri" w:cs="Calibri"/>
          </w:rPr>
          <w:t xml:space="preserve"> voor een eventuele volgende partner van de hoofdverzekerde.</w:t>
        </w:r>
      </w:ins>
      <w:ins w:id="4589" w:author="Roy van Bleijswijk (R)" w:date="2025-08-27T10:08:00Z">
        <w:r w:rsidR="29FD7E6C" w:rsidRPr="2A174914">
          <w:rPr>
            <w:rFonts w:eastAsia="Calibri" w:cs="Calibri"/>
          </w:rPr>
          <w:t xml:space="preserve"> </w:t>
        </w:r>
      </w:ins>
      <w:ins w:id="4590" w:author="Roy van Bleijswijk (R)" w:date="2025-08-27T10:09:00Z">
        <w:r w:rsidR="68079E2E" w:rsidRPr="2A174914">
          <w:rPr>
            <w:rFonts w:eastAsia="Calibri" w:cs="Calibri"/>
          </w:rPr>
          <w:t>Het LPPTR vloeit wel terug naar de hoofdverzekerde. Dit is immers een opgebouwd recht.</w:t>
        </w:r>
      </w:ins>
    </w:p>
    <w:p w14:paraId="4ADD3DA8" w14:textId="22094744" w:rsidR="00233F87" w:rsidRDefault="27642D9D">
      <w:pPr>
        <w:spacing w:after="120" w:line="240" w:lineRule="auto"/>
        <w:rPr>
          <w:ins w:id="4591" w:author="Roy van Bleijswijk (R)" w:date="2025-08-27T09:39:00Z" w16du:dateUtc="2025-08-27T09:39:38Z"/>
          <w:rFonts w:eastAsia="Calibri" w:cs="Calibri"/>
        </w:rPr>
        <w:pPrChange w:id="4592" w:author="Roy van Bleijswijk (R)" w:date="2025-08-27T09:39:00Z">
          <w:pPr/>
        </w:pPrChange>
      </w:pPr>
      <w:ins w:id="4593" w:author="Roy van Bleijswijk (R)" w:date="2025-08-27T09:39:00Z">
        <w:r w:rsidRPr="2A174914">
          <w:rPr>
            <w:rFonts w:eastAsia="Calibri" w:cs="Calibri"/>
          </w:rPr>
          <w:t xml:space="preserve">Bij een afstandsverklaring van de ex-partner vloeien </w:t>
        </w:r>
      </w:ins>
      <w:ins w:id="4594" w:author="Roy van Bleijswijk (R)" w:date="2025-08-27T10:09:00Z">
        <w:r w:rsidR="2F475A92" w:rsidRPr="2A174914">
          <w:rPr>
            <w:rFonts w:eastAsia="Calibri" w:cs="Calibri"/>
          </w:rPr>
          <w:t xml:space="preserve">zowel het LPPTR als </w:t>
        </w:r>
      </w:ins>
      <w:ins w:id="4595" w:author="Roy van Bleijswijk (R)" w:date="2025-08-27T09:39:00Z">
        <w:r w:rsidRPr="2A174914">
          <w:rPr>
            <w:rFonts w:eastAsia="Calibri" w:cs="Calibri"/>
          </w:rPr>
          <w:t>de units OR PP terug naar de hoofdverzekerde.</w:t>
        </w:r>
      </w:ins>
    </w:p>
    <w:p w14:paraId="1A3D5E0D" w14:textId="43963314" w:rsidR="00233F87" w:rsidRDefault="00233F87" w:rsidP="00AD541C">
      <w:pPr>
        <w:spacing w:line="240" w:lineRule="auto"/>
      </w:pPr>
    </w:p>
    <w:p w14:paraId="1501AA35" w14:textId="20A34DEF" w:rsidR="007967ED" w:rsidRDefault="57392683">
      <w:pPr>
        <w:pStyle w:val="Heading1"/>
        <w:rPr>
          <w:ins w:id="4596" w:author="flory" w:date="2025-07-01T10:25:00Z" w16du:dateUtc="2025-07-01T10:25:09Z"/>
        </w:rPr>
        <w:pPrChange w:id="4597" w:author="flory" w:date="2025-07-01T10:26:00Z">
          <w:pPr>
            <w:spacing w:line="240" w:lineRule="auto"/>
          </w:pPr>
        </w:pPrChange>
      </w:pPr>
      <w:bookmarkStart w:id="4598" w:name="_Toc371393262"/>
      <w:ins w:id="4599" w:author="flory" w:date="2025-07-01T10:24:00Z">
        <w:r>
          <w:t>Correcties vóór migratiedatum</w:t>
        </w:r>
      </w:ins>
      <w:bookmarkEnd w:id="4598"/>
    </w:p>
    <w:p w14:paraId="291A25DA" w14:textId="418CDAAD" w:rsidR="18A54BAB" w:rsidRDefault="18A54BAB">
      <w:pPr>
        <w:spacing w:before="0" w:after="0"/>
        <w:rPr>
          <w:ins w:id="4600" w:author="flory" w:date="2025-07-01T10:25:00Z" w16du:dateUtc="2025-07-01T10:25:11Z"/>
          <w:rFonts w:eastAsia="Calibri" w:cs="Calibri"/>
          <w:b/>
          <w:bCs/>
          <w:u w:val="single"/>
        </w:rPr>
        <w:pPrChange w:id="4601" w:author="flory" w:date="2025-07-01T10:25:00Z">
          <w:pPr/>
        </w:pPrChange>
      </w:pPr>
      <w:ins w:id="4602" w:author="flory" w:date="2025-07-01T10:25:00Z">
        <w:r w:rsidRPr="749ED084">
          <w:rPr>
            <w:rFonts w:eastAsia="Calibri" w:cs="Calibri"/>
            <w:b/>
            <w:bCs/>
            <w:u w:val="single"/>
          </w:rPr>
          <w:t xml:space="preserve">Afspraken/werkwijze vanuit Qwik/SUTP m.b.t. TWK vóór migratiedatum </w:t>
        </w:r>
      </w:ins>
    </w:p>
    <w:p w14:paraId="03372AFF" w14:textId="31C9281D" w:rsidR="18A54BAB" w:rsidRDefault="18A54BAB">
      <w:pPr>
        <w:pStyle w:val="ListParagraph"/>
        <w:spacing w:before="0" w:after="0"/>
        <w:rPr>
          <w:ins w:id="4603" w:author="flory" w:date="2025-07-01T10:25:00Z" w16du:dateUtc="2025-07-01T10:25:11Z"/>
          <w:rFonts w:eastAsia="Calibri" w:cs="Calibri"/>
        </w:rPr>
        <w:pPrChange w:id="4604" w:author="flory" w:date="2025-07-01T10:25:00Z">
          <w:pPr/>
        </w:pPrChange>
      </w:pPr>
      <w:ins w:id="4605" w:author="flory" w:date="2025-07-01T10:25:00Z">
        <w:r w:rsidRPr="749ED084">
          <w:rPr>
            <w:rFonts w:eastAsia="Calibri" w:cs="Calibri"/>
          </w:rPr>
          <w:t>Aanspraken: correctie setup op deelnemer niveau, invaren wordt opnieuw gedaan, alleen delta wordt gestort met 2</w:t>
        </w:r>
        <w:r w:rsidRPr="749ED084">
          <w:rPr>
            <w:rFonts w:eastAsia="Calibri" w:cs="Calibri"/>
            <w:vertAlign w:val="superscript"/>
          </w:rPr>
          <w:t>e</w:t>
        </w:r>
        <w:r w:rsidRPr="749ED084">
          <w:rPr>
            <w:rFonts w:eastAsia="Calibri" w:cs="Calibri"/>
          </w:rPr>
          <w:t xml:space="preserve"> invaargebeurtenis? Per de systeemdatum op de beleggingsrekening de delta met gebeurtenis Invaren wtp op de beleggingsrekening</w:t>
        </w:r>
      </w:ins>
    </w:p>
    <w:p w14:paraId="5BB32510" w14:textId="49DD9AEE" w:rsidR="18A54BAB" w:rsidRDefault="18A54BAB">
      <w:pPr>
        <w:pStyle w:val="ListParagraph"/>
        <w:spacing w:before="0" w:after="0"/>
        <w:rPr>
          <w:ins w:id="4606" w:author="flory" w:date="2025-07-01T10:25:00Z" w16du:dateUtc="2025-07-01T10:25:11Z"/>
          <w:rFonts w:eastAsia="Calibri" w:cs="Calibri"/>
        </w:rPr>
        <w:pPrChange w:id="4607" w:author="flory" w:date="2025-07-01T10:25:00Z">
          <w:pPr/>
        </w:pPrChange>
      </w:pPr>
      <w:ins w:id="4608" w:author="flory" w:date="2025-07-01T10:25:00Z">
        <w:r w:rsidRPr="749ED084">
          <w:rPr>
            <w:rFonts w:eastAsia="Calibri" w:cs="Calibri"/>
          </w:rPr>
          <w:t>Salaris/parttime: correctie setup + wijziging dvb per 1-7</w:t>
        </w:r>
      </w:ins>
    </w:p>
    <w:p w14:paraId="0D991212" w14:textId="11FDC693" w:rsidR="18A54BAB" w:rsidRDefault="18A54BAB">
      <w:pPr>
        <w:pStyle w:val="ListParagraph"/>
        <w:spacing w:before="0" w:after="0"/>
        <w:rPr>
          <w:ins w:id="4609" w:author="flory" w:date="2025-07-01T10:25:00Z" w16du:dateUtc="2025-07-01T10:25:11Z"/>
          <w:rFonts w:eastAsia="Calibri" w:cs="Calibri"/>
        </w:rPr>
        <w:pPrChange w:id="4610" w:author="flory" w:date="2025-07-01T10:25:00Z">
          <w:pPr/>
        </w:pPrChange>
      </w:pPr>
      <w:ins w:id="4611" w:author="flory" w:date="2025-07-01T10:25:00Z">
        <w:r w:rsidRPr="749ED084">
          <w:rPr>
            <w:rFonts w:eastAsia="Calibri" w:cs="Calibri"/>
            <w:highlight w:val="yellow"/>
          </w:rPr>
          <w:t>Actie</w:t>
        </w:r>
        <w:r w:rsidRPr="749ED084">
          <w:rPr>
            <w:rFonts w:eastAsia="Calibri" w:cs="Calibri"/>
          </w:rPr>
          <w:t>/ADO melding: 5-jaarsgrondslagen aan kunnen passen bij corrSetup. Correctie setup op dvb niveau kan niet. Als wel, dan ook meteen salaris en parttime hiermee aanpassen? Voor de grote bulk “opgave definitief” te automatiseren en niet handmatig</w:t>
        </w:r>
      </w:ins>
    </w:p>
    <w:p w14:paraId="145A86AB" w14:textId="7EC3C37D" w:rsidR="18A54BAB" w:rsidRDefault="18A54BAB">
      <w:pPr>
        <w:pStyle w:val="ListParagraph"/>
        <w:spacing w:before="0" w:after="0"/>
        <w:rPr>
          <w:ins w:id="4612" w:author="flory" w:date="2025-07-01T10:25:00Z" w16du:dateUtc="2025-07-01T10:25:11Z"/>
          <w:rFonts w:eastAsia="Calibri" w:cs="Calibri"/>
        </w:rPr>
        <w:pPrChange w:id="4613" w:author="flory" w:date="2025-07-01T10:25:00Z">
          <w:pPr/>
        </w:pPrChange>
      </w:pPr>
      <w:ins w:id="4614" w:author="flory" w:date="2025-07-01T10:25:00Z">
        <w:r w:rsidRPr="749ED084">
          <w:rPr>
            <w:rFonts w:eastAsia="Calibri" w:cs="Calibri"/>
          </w:rPr>
          <w:t>Nieuwe deelnemer: nieuwe deelnemer per invaardatum (migratie+1 dag) i.c.m. eenmalige storting i.v.m. invaren?</w:t>
        </w:r>
      </w:ins>
    </w:p>
    <w:p w14:paraId="1A30D0ED" w14:textId="3A5C207A" w:rsidR="18A54BAB" w:rsidRDefault="18A54BAB">
      <w:pPr>
        <w:pStyle w:val="ListParagraph"/>
        <w:spacing w:before="0" w:after="0"/>
        <w:rPr>
          <w:ins w:id="4615" w:author="flory" w:date="2025-07-01T10:25:00Z" w16du:dateUtc="2025-07-01T10:25:11Z"/>
          <w:rFonts w:eastAsia="Calibri" w:cs="Calibri"/>
        </w:rPr>
        <w:pPrChange w:id="4616" w:author="flory" w:date="2025-07-01T10:25:00Z">
          <w:pPr/>
        </w:pPrChange>
      </w:pPr>
      <w:ins w:id="4617" w:author="flory" w:date="2025-07-01T10:25:00Z">
        <w:r w:rsidRPr="749ED084">
          <w:rPr>
            <w:rFonts w:eastAsia="Calibri" w:cs="Calibri"/>
            <w:highlight w:val="yellow"/>
          </w:rPr>
          <w:t>Openstaand</w:t>
        </w:r>
        <w:r w:rsidRPr="749ED084">
          <w:rPr>
            <w:rFonts w:eastAsia="Calibri" w:cs="Calibri"/>
          </w:rPr>
          <w:t>: did kunnen aanpassen. Correctie dvb moet nog ingericht worden</w:t>
        </w:r>
      </w:ins>
    </w:p>
    <w:p w14:paraId="13D0CA98" w14:textId="42F64DCB" w:rsidR="18A54BAB" w:rsidRDefault="18A54BAB">
      <w:pPr>
        <w:pStyle w:val="ListParagraph"/>
        <w:spacing w:before="0" w:after="0"/>
        <w:rPr>
          <w:ins w:id="4618" w:author="flory" w:date="2025-07-01T10:25:00Z" w16du:dateUtc="2025-07-01T10:25:11Z"/>
          <w:rFonts w:eastAsia="Calibri" w:cs="Calibri"/>
        </w:rPr>
        <w:pPrChange w:id="4619" w:author="flory" w:date="2025-07-01T10:25:00Z">
          <w:pPr/>
        </w:pPrChange>
      </w:pPr>
      <w:ins w:id="4620" w:author="flory" w:date="2025-07-01T10:25:00Z">
        <w:r w:rsidRPr="749ED084">
          <w:rPr>
            <w:rFonts w:eastAsia="Calibri" w:cs="Calibri"/>
          </w:rPr>
          <w:t>Statuswijzigingen</w:t>
        </w:r>
      </w:ins>
    </w:p>
    <w:p w14:paraId="2C13117A" w14:textId="7036D9A8" w:rsidR="18A54BAB" w:rsidRDefault="18A54BAB">
      <w:pPr>
        <w:pStyle w:val="ListParagraph"/>
        <w:spacing w:before="0" w:after="0"/>
        <w:rPr>
          <w:ins w:id="4621" w:author="flory" w:date="2025-07-01T10:25:00Z" w16du:dateUtc="2025-07-01T10:25:11Z"/>
          <w:rFonts w:eastAsia="Calibri" w:cs="Calibri"/>
        </w:rPr>
        <w:pPrChange w:id="4622" w:author="flory" w:date="2025-07-01T10:25:00Z">
          <w:pPr/>
        </w:pPrChange>
      </w:pPr>
      <w:ins w:id="4623" w:author="flory" w:date="2025-07-01T10:25:00Z">
        <w:r w:rsidRPr="749ED084">
          <w:rPr>
            <w:rFonts w:eastAsia="Calibri" w:cs="Calibri"/>
          </w:rPr>
          <w:t>In- en uitdienst: correctie setup i.c.m. mutatie aanvang/einde dienstverband doorvoeren per migratiedatum (of +1 dag)</w:t>
        </w:r>
      </w:ins>
    </w:p>
    <w:p w14:paraId="50CDCBE9" w14:textId="13141B52" w:rsidR="18A54BAB" w:rsidRDefault="18A54BAB">
      <w:pPr>
        <w:pStyle w:val="ListParagraph"/>
        <w:spacing w:before="0" w:after="0"/>
        <w:rPr>
          <w:ins w:id="4624" w:author="flory" w:date="2025-07-01T10:25:00Z" w16du:dateUtc="2025-07-01T10:25:11Z"/>
          <w:rFonts w:eastAsia="Calibri" w:cs="Calibri"/>
        </w:rPr>
        <w:pPrChange w:id="4625" w:author="flory" w:date="2025-07-01T10:25:00Z">
          <w:pPr/>
        </w:pPrChange>
      </w:pPr>
      <w:ins w:id="4626" w:author="flory" w:date="2025-07-01T10:25:00Z">
        <w:r w:rsidRPr="749ED084">
          <w:rPr>
            <w:rFonts w:eastAsia="Calibri" w:cs="Calibri"/>
          </w:rPr>
          <w:t>Hier ook openstaande actie 5-jaars grondslagen van toepassing</w:t>
        </w:r>
      </w:ins>
    </w:p>
    <w:p w14:paraId="64947D40" w14:textId="35BD0D85" w:rsidR="18A54BAB" w:rsidRDefault="18A54BAB">
      <w:pPr>
        <w:pStyle w:val="ListParagraph"/>
        <w:spacing w:before="0" w:after="0"/>
        <w:rPr>
          <w:ins w:id="4627" w:author="flory" w:date="2025-07-01T10:25:00Z" w16du:dateUtc="2025-07-01T10:25:11Z"/>
          <w:rFonts w:eastAsia="Calibri" w:cs="Calibri"/>
        </w:rPr>
        <w:pPrChange w:id="4628" w:author="flory" w:date="2025-07-01T10:25:00Z">
          <w:pPr/>
        </w:pPrChange>
      </w:pPr>
      <w:ins w:id="4629" w:author="flory" w:date="2025-07-01T10:25:00Z">
        <w:r w:rsidRPr="749ED084">
          <w:rPr>
            <w:rFonts w:eastAsia="Calibri" w:cs="Calibri"/>
          </w:rPr>
          <w:t>Aanvang AO:</w:t>
        </w:r>
      </w:ins>
    </w:p>
    <w:p w14:paraId="33650028" w14:textId="14FFACA1" w:rsidR="18A54BAB" w:rsidRDefault="18A54BAB">
      <w:pPr>
        <w:pStyle w:val="ListParagraph"/>
        <w:spacing w:before="0" w:after="0"/>
        <w:rPr>
          <w:ins w:id="4630" w:author="flory" w:date="2025-07-01T10:25:00Z" w16du:dateUtc="2025-07-01T10:25:11Z"/>
          <w:rFonts w:eastAsia="Calibri" w:cs="Calibri"/>
        </w:rPr>
        <w:pPrChange w:id="4631" w:author="flory" w:date="2025-07-01T10:25:00Z">
          <w:pPr/>
        </w:pPrChange>
      </w:pPr>
      <w:ins w:id="4632" w:author="flory" w:date="2025-07-01T10:25:00Z">
        <w:r w:rsidRPr="749ED084">
          <w:rPr>
            <w:rFonts w:eastAsia="Calibri" w:cs="Calibri"/>
          </w:rPr>
          <w:t>Correctie setup per migratiedatum voor de aanspraken</w:t>
        </w:r>
      </w:ins>
    </w:p>
    <w:p w14:paraId="1D485F0F" w14:textId="35BF0816" w:rsidR="18A54BAB" w:rsidRDefault="18A54BAB">
      <w:pPr>
        <w:pStyle w:val="ListParagraph"/>
        <w:spacing w:before="0" w:after="0"/>
        <w:rPr>
          <w:ins w:id="4633" w:author="flory" w:date="2025-07-01T10:25:00Z" w16du:dateUtc="2025-07-01T10:25:11Z"/>
          <w:rFonts w:eastAsia="Calibri" w:cs="Calibri"/>
        </w:rPr>
        <w:pPrChange w:id="4634" w:author="flory" w:date="2025-07-01T10:25:00Z">
          <w:pPr/>
        </w:pPrChange>
      </w:pPr>
      <w:ins w:id="4635" w:author="flory" w:date="2025-07-01T10:25:00Z">
        <w:r w:rsidRPr="749ED084">
          <w:rPr>
            <w:rFonts w:eastAsia="Calibri" w:cs="Calibri"/>
          </w:rPr>
          <w:t>Loondienst: Per invaardatum indienst+uitdienst, zodat een dvb wordt gemaakt. Dan Aanvang AO, waardoor statusovergang</w:t>
        </w:r>
      </w:ins>
    </w:p>
    <w:p w14:paraId="1CB354CC" w14:textId="79D5D6F5" w:rsidR="18A54BAB" w:rsidRDefault="18A54BAB">
      <w:pPr>
        <w:pStyle w:val="ListParagraph"/>
        <w:spacing w:before="0" w:after="0"/>
        <w:rPr>
          <w:ins w:id="4636" w:author="flory" w:date="2025-07-01T10:25:00Z" w16du:dateUtc="2025-07-01T10:25:11Z"/>
          <w:rFonts w:eastAsia="Calibri" w:cs="Calibri"/>
        </w:rPr>
        <w:pPrChange w:id="4637" w:author="flory" w:date="2025-07-01T10:25:00Z">
          <w:pPr/>
        </w:pPrChange>
      </w:pPr>
      <w:ins w:id="4638" w:author="flory" w:date="2025-07-01T10:25:00Z">
        <w:r w:rsidRPr="749ED084">
          <w:rPr>
            <w:rFonts w:eastAsia="Calibri" w:cs="Calibri"/>
          </w:rPr>
          <w:t>Zelfstandig: aanvang AO + correctie AO (“reguliere werkwijze berPF”)</w:t>
        </w:r>
      </w:ins>
    </w:p>
    <w:p w14:paraId="3C9160FB" w14:textId="477E1B5E" w:rsidR="18A54BAB" w:rsidRDefault="18A54BAB">
      <w:pPr>
        <w:pStyle w:val="ListParagraph"/>
        <w:spacing w:before="0" w:after="0"/>
        <w:rPr>
          <w:ins w:id="4639" w:author="flory" w:date="2025-07-01T10:25:00Z" w16du:dateUtc="2025-07-01T10:25:11Z"/>
          <w:rFonts w:eastAsia="Calibri" w:cs="Calibri"/>
        </w:rPr>
        <w:pPrChange w:id="4640" w:author="flory" w:date="2025-07-01T10:25:00Z">
          <w:pPr/>
        </w:pPrChange>
      </w:pPr>
      <w:ins w:id="4641" w:author="flory" w:date="2025-07-01T10:25:00Z">
        <w:r w:rsidRPr="749ED084">
          <w:rPr>
            <w:rFonts w:eastAsia="Calibri" w:cs="Calibri"/>
          </w:rPr>
          <w:t>Einde AO</w:t>
        </w:r>
      </w:ins>
    </w:p>
    <w:p w14:paraId="3DD9020F" w14:textId="54BC760E" w:rsidR="18A54BAB" w:rsidRDefault="18A54BAB">
      <w:pPr>
        <w:pStyle w:val="ListParagraph"/>
        <w:spacing w:before="0" w:after="0"/>
        <w:rPr>
          <w:ins w:id="4642" w:author="flory" w:date="2025-07-01T10:25:00Z" w16du:dateUtc="2025-07-01T10:25:11Z"/>
          <w:rFonts w:eastAsia="Calibri" w:cs="Calibri"/>
        </w:rPr>
        <w:pPrChange w:id="4643" w:author="flory" w:date="2025-07-01T10:25:00Z">
          <w:pPr/>
        </w:pPrChange>
      </w:pPr>
      <w:ins w:id="4644" w:author="flory" w:date="2025-07-01T10:25:00Z">
        <w:r w:rsidRPr="749ED084">
          <w:rPr>
            <w:rFonts w:eastAsia="Calibri" w:cs="Calibri"/>
          </w:rPr>
          <w:t>Correctie setup per migratiedatum voor de aanspraken</w:t>
        </w:r>
      </w:ins>
    </w:p>
    <w:p w14:paraId="13731E66" w14:textId="26B39BAC" w:rsidR="18A54BAB" w:rsidRDefault="18A54BAB">
      <w:pPr>
        <w:pStyle w:val="ListParagraph"/>
        <w:spacing w:before="0" w:after="0"/>
        <w:rPr>
          <w:ins w:id="4645" w:author="flory" w:date="2025-07-01T10:25:00Z" w16du:dateUtc="2025-07-01T10:25:11Z"/>
          <w:rFonts w:eastAsia="Calibri" w:cs="Calibri"/>
        </w:rPr>
        <w:pPrChange w:id="4646" w:author="flory" w:date="2025-07-01T10:25:00Z">
          <w:pPr/>
        </w:pPrChange>
      </w:pPr>
      <w:ins w:id="4647" w:author="flory" w:date="2025-07-01T10:25:00Z">
        <w:r w:rsidRPr="749ED084">
          <w:rPr>
            <w:rFonts w:eastAsia="Calibri" w:cs="Calibri"/>
          </w:rPr>
          <w:t>Einde AO per migratiedatum</w:t>
        </w:r>
      </w:ins>
    </w:p>
    <w:p w14:paraId="065CF288" w14:textId="03E29C4D" w:rsidR="18A54BAB" w:rsidRDefault="18A54BAB">
      <w:pPr>
        <w:pStyle w:val="ListParagraph"/>
        <w:spacing w:before="0" w:after="0"/>
        <w:rPr>
          <w:ins w:id="4648" w:author="flory" w:date="2025-07-01T10:25:00Z" w16du:dateUtc="2025-07-01T10:25:11Z"/>
          <w:rFonts w:eastAsia="Calibri" w:cs="Calibri"/>
        </w:rPr>
        <w:pPrChange w:id="4649" w:author="flory" w:date="2025-07-01T10:25:00Z">
          <w:pPr/>
        </w:pPrChange>
      </w:pPr>
      <w:ins w:id="4650" w:author="flory" w:date="2025-07-01T10:25:00Z">
        <w:r w:rsidRPr="749ED084">
          <w:rPr>
            <w:rFonts w:eastAsia="Calibri" w:cs="Calibri"/>
          </w:rPr>
          <w:t>Pensioneringen TWK verwachten we niet, dus buiten scope</w:t>
        </w:r>
      </w:ins>
    </w:p>
    <w:p w14:paraId="10F0F9E3" w14:textId="18CAE956" w:rsidR="18A54BAB" w:rsidRDefault="18A54BAB">
      <w:pPr>
        <w:pStyle w:val="ListParagraph"/>
        <w:spacing w:before="0" w:after="0"/>
        <w:rPr>
          <w:ins w:id="4651" w:author="flory" w:date="2025-07-01T10:25:00Z" w16du:dateUtc="2025-07-01T10:25:11Z"/>
          <w:rFonts w:eastAsia="Calibri" w:cs="Calibri"/>
        </w:rPr>
        <w:pPrChange w:id="4652" w:author="flory" w:date="2025-07-01T10:25:00Z">
          <w:pPr/>
        </w:pPrChange>
      </w:pPr>
      <w:ins w:id="4653" w:author="flory" w:date="2025-07-01T10:25:00Z">
        <w:r w:rsidRPr="749ED084">
          <w:rPr>
            <w:rFonts w:eastAsia="Calibri" w:cs="Calibri"/>
          </w:rPr>
          <w:t>Overlijden: komt meestal via BRP</w:t>
        </w:r>
      </w:ins>
    </w:p>
    <w:p w14:paraId="22A3B3D7" w14:textId="5B97D934" w:rsidR="18A54BAB" w:rsidRDefault="18A54BAB">
      <w:pPr>
        <w:pStyle w:val="ListParagraph"/>
        <w:spacing w:before="0" w:after="0"/>
        <w:rPr>
          <w:ins w:id="4654" w:author="flory" w:date="2025-07-01T10:25:00Z" w16du:dateUtc="2025-07-01T10:25:11Z"/>
          <w:rFonts w:eastAsia="Calibri" w:cs="Calibri"/>
        </w:rPr>
        <w:pPrChange w:id="4655" w:author="flory" w:date="2025-07-01T10:25:00Z">
          <w:pPr/>
        </w:pPrChange>
      </w:pPr>
      <w:ins w:id="4656" w:author="flory" w:date="2025-07-01T10:25:00Z">
        <w:r w:rsidRPr="749ED084">
          <w:rPr>
            <w:rFonts w:eastAsia="Calibri" w:cs="Calibri"/>
          </w:rPr>
          <w:t xml:space="preserve">Overlijden gepensioneerde gaat goed? Moet nog getest worden. </w:t>
        </w:r>
        <w:r w:rsidRPr="749ED084">
          <w:rPr>
            <w:rFonts w:eastAsia="Calibri" w:cs="Calibri"/>
            <w:highlight w:val="yellow"/>
          </w:rPr>
          <w:t>Actie</w:t>
        </w:r>
        <w:r w:rsidRPr="749ED084">
          <w:rPr>
            <w:rFonts w:eastAsia="Calibri" w:cs="Calibri"/>
          </w:rPr>
          <w:t xml:space="preserve"> Wendy</w:t>
        </w:r>
      </w:ins>
    </w:p>
    <w:p w14:paraId="51FB9F5E" w14:textId="7CF9AC5E" w:rsidR="18A54BAB" w:rsidRDefault="18A54BAB">
      <w:pPr>
        <w:pStyle w:val="ListParagraph"/>
        <w:spacing w:before="0" w:after="0"/>
        <w:rPr>
          <w:ins w:id="4657" w:author="flory" w:date="2025-07-01T10:25:00Z" w16du:dateUtc="2025-07-01T10:25:11Z"/>
          <w:rFonts w:eastAsia="Calibri" w:cs="Calibri"/>
        </w:rPr>
        <w:pPrChange w:id="4658" w:author="flory" w:date="2025-07-01T10:25:00Z">
          <w:pPr/>
        </w:pPrChange>
      </w:pPr>
      <w:ins w:id="4659" w:author="flory" w:date="2025-07-01T10:25:00Z">
        <w:r w:rsidRPr="749ED084">
          <w:rPr>
            <w:rFonts w:eastAsia="Calibri" w:cs="Calibri"/>
          </w:rPr>
          <w:t>AC/PV, nu: per migratiedatum op prs, op invaardatum op dln. Aanspraak bij partner aanpassen risicovorm (nu dubbel uitkerend TPPR+nieuw i.p.v. alleen LPP/LPPTR), probleem bij onttrekken CVP</w:t>
        </w:r>
      </w:ins>
    </w:p>
    <w:p w14:paraId="39ED7695" w14:textId="6634E121" w:rsidR="18A54BAB" w:rsidRDefault="18A54BAB">
      <w:pPr>
        <w:pStyle w:val="ListParagraph"/>
        <w:spacing w:before="0" w:after="0"/>
        <w:rPr>
          <w:ins w:id="4660" w:author="flory" w:date="2025-07-01T10:25:00Z" w16du:dateUtc="2025-07-01T10:25:11Z"/>
          <w:rFonts w:eastAsia="Calibri" w:cs="Calibri"/>
        </w:rPr>
        <w:pPrChange w:id="4661" w:author="flory" w:date="2025-07-01T10:25:00Z">
          <w:pPr/>
        </w:pPrChange>
      </w:pPr>
      <w:ins w:id="4662" w:author="flory" w:date="2025-07-01T10:25:00Z">
        <w:r w:rsidRPr="749ED084">
          <w:rPr>
            <w:rFonts w:eastAsia="Calibri" w:cs="Calibri"/>
          </w:rPr>
          <w:t>Aanvang relatie: correctie opvoer persoon? En dan i.c.m. correctie setup</w:t>
        </w:r>
      </w:ins>
    </w:p>
    <w:p w14:paraId="36AC6DF6" w14:textId="05BC0B94" w:rsidR="18A54BAB" w:rsidRDefault="18A54BAB">
      <w:pPr>
        <w:pStyle w:val="ListParagraph"/>
        <w:spacing w:before="0" w:after="0"/>
        <w:rPr>
          <w:ins w:id="4663" w:author="flory" w:date="2025-07-01T10:25:00Z" w16du:dateUtc="2025-07-01T10:25:11Z"/>
          <w:rFonts w:eastAsia="Calibri" w:cs="Calibri"/>
        </w:rPr>
        <w:pPrChange w:id="4664" w:author="flory" w:date="2025-07-01T10:25:00Z">
          <w:pPr/>
        </w:pPrChange>
      </w:pPr>
      <w:ins w:id="4665" w:author="flory" w:date="2025-07-01T10:25:00Z">
        <w:r w:rsidRPr="749ED084">
          <w:rPr>
            <w:rFonts w:eastAsia="Calibri" w:cs="Calibri"/>
          </w:rPr>
          <w:t>Wordt verwerkt via BRP, per migratiedatum (+1 op deelnemer), vrp/vhp niet gevuld (</w:t>
        </w:r>
        <w:r w:rsidRPr="749ED084">
          <w:rPr>
            <w:rFonts w:eastAsia="Calibri" w:cs="Calibri"/>
            <w:highlight w:val="yellow"/>
          </w:rPr>
          <w:t>bug</w:t>
        </w:r>
        <w:r w:rsidRPr="749ED084">
          <w:rPr>
            <w:rFonts w:eastAsia="Calibri" w:cs="Calibri"/>
          </w:rPr>
          <w:t xml:space="preserve"> in ADO), </w:t>
        </w:r>
      </w:ins>
    </w:p>
    <w:p w14:paraId="393927BB" w14:textId="6241F107" w:rsidR="18A54BAB" w:rsidRDefault="18A54BAB">
      <w:pPr>
        <w:pStyle w:val="ListParagraph"/>
        <w:spacing w:before="0" w:after="0"/>
        <w:rPr>
          <w:ins w:id="4666" w:author="flory" w:date="2025-07-01T10:25:00Z" w16du:dateUtc="2025-07-01T10:25:11Z"/>
          <w:rFonts w:eastAsia="Calibri" w:cs="Calibri"/>
        </w:rPr>
        <w:pPrChange w:id="4667" w:author="flory" w:date="2025-07-01T10:25:00Z">
          <w:pPr/>
        </w:pPrChange>
      </w:pPr>
      <w:ins w:id="4668" w:author="flory" w:date="2025-07-01T10:25:00Z">
        <w:r w:rsidRPr="749ED084">
          <w:rPr>
            <w:rFonts w:eastAsia="Calibri" w:cs="Calibri"/>
          </w:rPr>
          <w:t xml:space="preserve">Einde relatie: </w:t>
        </w:r>
      </w:ins>
    </w:p>
    <w:p w14:paraId="45FD24C0" w14:textId="6C8A4FAA" w:rsidR="18A54BAB" w:rsidRDefault="18A54BAB">
      <w:pPr>
        <w:pStyle w:val="ListParagraph"/>
        <w:spacing w:before="0" w:after="0"/>
        <w:rPr>
          <w:ins w:id="4669" w:author="flory" w:date="2025-07-01T10:25:00Z" w16du:dateUtc="2025-07-01T10:25:11Z"/>
          <w:rFonts w:eastAsia="Calibri" w:cs="Calibri"/>
        </w:rPr>
        <w:pPrChange w:id="4670" w:author="flory" w:date="2025-07-01T10:25:00Z">
          <w:pPr/>
        </w:pPrChange>
      </w:pPr>
      <w:ins w:id="4671" w:author="flory" w:date="2025-07-01T10:25:00Z">
        <w:r w:rsidRPr="749ED084">
          <w:rPr>
            <w:rFonts w:eastAsia="Calibri" w:cs="Calibri"/>
          </w:rPr>
          <w:t>Wordt verwerkt via BRP, per migratiedatum (+1 op deelnemer), met extra storting voor een actieve deelnemer, positief bij dln en negatief bij EX voor de correctie bijzonder</w:t>
        </w:r>
      </w:ins>
    </w:p>
    <w:p w14:paraId="03AD91E9" w14:textId="2F8130DB" w:rsidR="18A54BAB" w:rsidRDefault="18A54BAB">
      <w:pPr>
        <w:pStyle w:val="ListParagraph"/>
        <w:spacing w:before="0" w:after="0"/>
        <w:rPr>
          <w:ins w:id="4672" w:author="flory" w:date="2025-07-01T10:25:00Z" w16du:dateUtc="2025-07-01T10:25:11Z"/>
          <w:rFonts w:eastAsia="Calibri" w:cs="Calibri"/>
        </w:rPr>
        <w:pPrChange w:id="4673" w:author="flory" w:date="2025-07-01T10:25:00Z">
          <w:pPr/>
        </w:pPrChange>
      </w:pPr>
      <w:ins w:id="4674" w:author="flory" w:date="2025-07-01T10:25:00Z">
        <w:r w:rsidRPr="749ED084">
          <w:rPr>
            <w:rFonts w:eastAsia="Calibri" w:cs="Calibri"/>
          </w:rPr>
          <w:t>Voor IP: gaat goed, aanspraken waarschijnlijk ook goed, anders correctie rechten</w:t>
        </w:r>
      </w:ins>
    </w:p>
    <w:p w14:paraId="77337EAD" w14:textId="7D4E077E" w:rsidR="18A54BAB" w:rsidRDefault="18A54BAB">
      <w:pPr>
        <w:pStyle w:val="ListParagraph"/>
        <w:spacing w:before="0" w:after="0"/>
        <w:rPr>
          <w:ins w:id="4675" w:author="flory" w:date="2025-07-01T10:25:00Z" w16du:dateUtc="2025-07-01T10:25:11Z"/>
          <w:rFonts w:eastAsia="Calibri" w:cs="Calibri"/>
        </w:rPr>
        <w:pPrChange w:id="4676" w:author="flory" w:date="2025-07-01T10:25:00Z">
          <w:pPr/>
        </w:pPrChange>
      </w:pPr>
      <w:ins w:id="4677" w:author="flory" w:date="2025-07-01T10:25:00Z">
        <w:r w:rsidRPr="749ED084">
          <w:rPr>
            <w:rFonts w:eastAsia="Calibri" w:cs="Calibri"/>
          </w:rPr>
          <w:t>Wijzig arbeidsongeschiktheid: correctie setup?</w:t>
        </w:r>
      </w:ins>
    </w:p>
    <w:p w14:paraId="3BE60ADB" w14:textId="057E6B94" w:rsidR="18A54BAB" w:rsidRDefault="18A54BAB">
      <w:pPr>
        <w:pStyle w:val="ListParagraph"/>
        <w:spacing w:before="0" w:after="0"/>
        <w:rPr>
          <w:ins w:id="4678" w:author="flory" w:date="2025-07-01T10:25:00Z" w16du:dateUtc="2025-07-01T10:25:11Z"/>
          <w:rFonts w:eastAsia="Calibri" w:cs="Calibri"/>
        </w:rPr>
        <w:pPrChange w:id="4679" w:author="flory" w:date="2025-07-01T10:25:00Z">
          <w:pPr/>
        </w:pPrChange>
      </w:pPr>
      <w:ins w:id="4680" w:author="flory" w:date="2025-07-01T10:25:00Z">
        <w:r w:rsidRPr="749ED084">
          <w:rPr>
            <w:rFonts w:eastAsia="Calibri" w:cs="Calibri"/>
          </w:rPr>
          <w:t>Nog niet opgeleverd, dus ook niet relevant voor TWK</w:t>
        </w:r>
      </w:ins>
    </w:p>
    <w:p w14:paraId="3B327D89" w14:textId="6A187EC3" w:rsidR="749ED084" w:rsidRDefault="749ED084">
      <w:pPr>
        <w:spacing w:before="0" w:after="0"/>
        <w:rPr>
          <w:ins w:id="4681" w:author="flory" w:date="2025-07-01T10:25:00Z" w16du:dateUtc="2025-07-01T10:25:11Z"/>
          <w:rFonts w:eastAsia="Calibri" w:cs="Calibri"/>
        </w:rPr>
        <w:pPrChange w:id="4682" w:author="flory" w:date="2025-07-01T10:25:00Z">
          <w:pPr>
            <w:numPr>
              <w:ilvl w:val="1"/>
              <w:numId w:val="65"/>
            </w:numPr>
            <w:tabs>
              <w:tab w:val="num" w:pos="1440"/>
            </w:tabs>
            <w:ind w:left="1440" w:hanging="720"/>
          </w:pPr>
        </w:pPrChange>
      </w:pPr>
    </w:p>
    <w:p w14:paraId="0CE9D41D" w14:textId="1DD588A9" w:rsidR="749ED084" w:rsidRDefault="749ED084" w:rsidP="749ED084">
      <w:pPr>
        <w:spacing w:line="240" w:lineRule="auto"/>
        <w:rPr>
          <w:ins w:id="4683" w:author="Flory Koole" w:date="2025-05-12T18:14:00Z" w16du:dateUtc="2025-05-12T16:14:00Z"/>
        </w:rPr>
      </w:pPr>
    </w:p>
    <w:p w14:paraId="4B34758D" w14:textId="77777777" w:rsidR="004C24B4" w:rsidRDefault="004C24B4" w:rsidP="00233F87">
      <w:pPr>
        <w:spacing w:line="240" w:lineRule="auto"/>
      </w:pPr>
    </w:p>
    <w:p w14:paraId="69CDF742" w14:textId="77777777" w:rsidR="00233F87" w:rsidRDefault="00233F87" w:rsidP="00233F87">
      <w:pPr>
        <w:pStyle w:val="Heading1"/>
        <w:spacing w:line="240" w:lineRule="auto"/>
      </w:pPr>
      <w:bookmarkStart w:id="4684" w:name="_Toc187312257"/>
      <w:bookmarkStart w:id="4685" w:name="_Toc1362992521"/>
      <w:bookmarkStart w:id="4686" w:name="_Toc1118125648"/>
      <w:r>
        <w:t>Incasso en Nota</w:t>
      </w:r>
      <w:bookmarkEnd w:id="4684"/>
      <w:bookmarkEnd w:id="4685"/>
      <w:bookmarkEnd w:id="4686"/>
    </w:p>
    <w:p w14:paraId="1D93912B" w14:textId="77777777" w:rsidR="00233F87" w:rsidRDefault="00233F87" w:rsidP="00233F87">
      <w:pPr>
        <w:spacing w:line="240" w:lineRule="auto"/>
      </w:pPr>
    </w:p>
    <w:p w14:paraId="4134F191" w14:textId="77777777" w:rsidR="00233F87" w:rsidRDefault="00233F87" w:rsidP="00233F87">
      <w:pPr>
        <w:spacing w:line="240" w:lineRule="auto"/>
      </w:pPr>
      <w:r>
        <w:t>De volgende incasso componenten worden onderscheiden voor het verstrekken van een nota</w:t>
      </w:r>
    </w:p>
    <w:p w14:paraId="27242470" w14:textId="77777777" w:rsidR="00233F87" w:rsidRDefault="00233F87" w:rsidP="00233F87">
      <w:pPr>
        <w:pStyle w:val="ListParagraph"/>
        <w:numPr>
          <w:ilvl w:val="0"/>
          <w:numId w:val="9"/>
        </w:numPr>
        <w:spacing w:line="240" w:lineRule="auto"/>
      </w:pPr>
      <w:r>
        <w:t>Premie werkgever</w:t>
      </w:r>
    </w:p>
    <w:p w14:paraId="3096B195" w14:textId="77777777" w:rsidR="00233F87" w:rsidRDefault="00233F87" w:rsidP="00233F87">
      <w:pPr>
        <w:pStyle w:val="ListParagraph"/>
        <w:numPr>
          <w:ilvl w:val="0"/>
          <w:numId w:val="9"/>
        </w:numPr>
        <w:spacing w:line="240" w:lineRule="auto"/>
      </w:pPr>
      <w:r>
        <w:t>Premie werknemer</w:t>
      </w:r>
    </w:p>
    <w:p w14:paraId="20277341" w14:textId="77777777" w:rsidR="00233F87" w:rsidRDefault="00233F87" w:rsidP="00233F87">
      <w:pPr>
        <w:pStyle w:val="ListParagraph"/>
        <w:numPr>
          <w:ilvl w:val="0"/>
          <w:numId w:val="9"/>
        </w:numPr>
        <w:spacing w:line="240" w:lineRule="auto"/>
      </w:pPr>
      <w:r>
        <w:t>Premie bijsparen</w:t>
      </w:r>
    </w:p>
    <w:p w14:paraId="247D3B17" w14:textId="77777777" w:rsidR="00233F87" w:rsidRDefault="00233F87" w:rsidP="00233F87">
      <w:pPr>
        <w:pStyle w:val="ListParagraph"/>
        <w:numPr>
          <w:ilvl w:val="0"/>
          <w:numId w:val="9"/>
        </w:numPr>
        <w:spacing w:line="240" w:lineRule="auto"/>
      </w:pPr>
      <w:r>
        <w:t>Premie risicodeling</w:t>
      </w:r>
    </w:p>
    <w:p w14:paraId="735096DA" w14:textId="77777777" w:rsidR="00233F87" w:rsidRDefault="00233F87" w:rsidP="00233F87">
      <w:pPr>
        <w:pStyle w:val="ListParagraph"/>
        <w:numPr>
          <w:ilvl w:val="0"/>
          <w:numId w:val="9"/>
        </w:numPr>
        <w:spacing w:line="240" w:lineRule="auto"/>
      </w:pPr>
      <w:r>
        <w:t>Premie vrijgesteld</w:t>
      </w:r>
    </w:p>
    <w:p w14:paraId="75B81D8E" w14:textId="77777777" w:rsidR="00233F87" w:rsidRDefault="00233F87" w:rsidP="00233F87">
      <w:pPr>
        <w:pStyle w:val="ListParagraph"/>
        <w:numPr>
          <w:ilvl w:val="0"/>
          <w:numId w:val="9"/>
        </w:numPr>
        <w:spacing w:line="240" w:lineRule="auto"/>
      </w:pPr>
      <w:r>
        <w:t>Risico premie nabestaanden</w:t>
      </w:r>
    </w:p>
    <w:p w14:paraId="3352D43C" w14:textId="77777777" w:rsidR="00233F87" w:rsidRDefault="00233F87" w:rsidP="00233F87">
      <w:pPr>
        <w:pStyle w:val="ListParagraph"/>
        <w:numPr>
          <w:ilvl w:val="0"/>
          <w:numId w:val="9"/>
        </w:numPr>
        <w:spacing w:line="240" w:lineRule="auto"/>
      </w:pPr>
      <w:r>
        <w:t>Risico premie vrijstelling arbeidsongeschiktheid</w:t>
      </w:r>
    </w:p>
    <w:p w14:paraId="0BA4E12F" w14:textId="77777777" w:rsidR="00233F87" w:rsidRDefault="00233F87" w:rsidP="00233F87">
      <w:pPr>
        <w:pStyle w:val="ListParagraph"/>
        <w:numPr>
          <w:ilvl w:val="0"/>
          <w:numId w:val="9"/>
        </w:numPr>
        <w:spacing w:line="240" w:lineRule="auto"/>
      </w:pPr>
      <w:r>
        <w:t>Kosten uitvoering opbouw</w:t>
      </w:r>
    </w:p>
    <w:p w14:paraId="4F5F8451" w14:textId="3353DAA1" w:rsidR="00233F87" w:rsidRDefault="00233F87" w:rsidP="00233F87">
      <w:pPr>
        <w:pStyle w:val="ListParagraph"/>
        <w:numPr>
          <w:ilvl w:val="0"/>
          <w:numId w:val="9"/>
        </w:numPr>
        <w:spacing w:line="240" w:lineRule="auto"/>
      </w:pPr>
      <w:r>
        <w:t>Kosten uitvoering toekom</w:t>
      </w:r>
      <w:r w:rsidR="00E02300">
        <w:t>s</w:t>
      </w:r>
      <w:r>
        <w:t>t</w:t>
      </w:r>
    </w:p>
    <w:p w14:paraId="1E63F2C4" w14:textId="77777777" w:rsidR="00233F87" w:rsidRDefault="00233F87" w:rsidP="00233F87">
      <w:pPr>
        <w:pStyle w:val="ListParagraph"/>
        <w:numPr>
          <w:ilvl w:val="0"/>
          <w:numId w:val="9"/>
        </w:numPr>
        <w:spacing w:line="240" w:lineRule="auto"/>
      </w:pPr>
      <w:r>
        <w:t>Kosten mvev</w:t>
      </w:r>
    </w:p>
    <w:p w14:paraId="7B650CC9" w14:textId="77777777" w:rsidR="00233F87" w:rsidRDefault="00233F87" w:rsidP="00233F87">
      <w:r>
        <w:t>Deze componenten zijn per notaentiteit beschikbaar om aan het grootboek te leveren. De incasso aan de notaentiteit bestaat uit de som van alle bovenstaande componenten exclusief Premie vrijgesteld.</w:t>
      </w:r>
    </w:p>
    <w:p w14:paraId="6EA87513" w14:textId="77777777" w:rsidR="00233F87" w:rsidRDefault="00233F87" w:rsidP="00233F87">
      <w:r>
        <w:t>De premie werkgever, premie werknemer en premie bijsparen wordt gestort op de beleggingsrekening van de deelnemer indien de nota, waar dit op staat, is betaald (actual payment).</w:t>
      </w:r>
    </w:p>
    <w:p w14:paraId="4FA0560F" w14:textId="77777777" w:rsidR="00233F87" w:rsidRDefault="00233F87" w:rsidP="00233F87">
      <w:r>
        <w:t>De premie risicodeling wordt gestort op de risicodeling reserve van de administratie indien de nota waar, dit op staat, is betaald (actual payment).</w:t>
      </w:r>
    </w:p>
    <w:p w14:paraId="5512568A" w14:textId="77777777" w:rsidR="00233F87" w:rsidRDefault="00233F87" w:rsidP="00233F87">
      <w:r>
        <w:t>Er wordt een aparte nota gemaakt voor alle vrijgestelde premie bij arbeidsongeschiktheid op een aparte nota-entiteit (het fonds). Deze nota wordt door AllVida behandeld als assumed payment en wordt daardoor bij het aanmaken meteen afgevinkt als betaald. Hier</w:t>
      </w:r>
      <w:r>
        <w:rPr>
          <w:rFonts w:eastAsia="Times New Roman"/>
        </w:rPr>
        <w:t xml:space="preserve">door worden de premies van deze nota de eerstvolgende beleggingsronde meegenomen in de allocatie. Bij het </w:t>
      </w:r>
      <w:r>
        <w:t>maken van de beleggingsopdracht richting AIM wordt ook een betalingsopdracht richting de financiële administratie aangemaakt, waardoor het geld beschikbaar is om te beleggen.</w:t>
      </w:r>
    </w:p>
    <w:p w14:paraId="3B8EC4D9" w14:textId="77777777" w:rsidR="00233F87" w:rsidRDefault="00233F87" w:rsidP="00233F87">
      <w:pPr>
        <w:spacing w:line="240" w:lineRule="auto"/>
      </w:pPr>
    </w:p>
    <w:p w14:paraId="6F229511" w14:textId="77777777" w:rsidR="00233F87" w:rsidRPr="00A52D73" w:rsidRDefault="00233F87" w:rsidP="00233F87">
      <w:pPr>
        <w:spacing w:line="240" w:lineRule="auto"/>
        <w:rPr>
          <w:i/>
          <w:iCs/>
        </w:rPr>
      </w:pPr>
      <w:r>
        <w:rPr>
          <w:i/>
          <w:iCs/>
        </w:rPr>
        <w:t>V</w:t>
      </w:r>
      <w:r w:rsidRPr="00A52D73">
        <w:rPr>
          <w:i/>
          <w:iCs/>
        </w:rPr>
        <w:t>oorbeeld</w:t>
      </w:r>
      <w:r>
        <w:rPr>
          <w:i/>
          <w:iCs/>
        </w:rPr>
        <w:t xml:space="preserve"> nota met dienstverband details </w:t>
      </w:r>
    </w:p>
    <w:bookmarkStart w:id="4687" w:name="_MON_1751806852"/>
    <w:bookmarkEnd w:id="4687"/>
    <w:p w14:paraId="1CBD9E05" w14:textId="77777777" w:rsidR="00233F87" w:rsidRDefault="00F25505" w:rsidP="00233F87">
      <w:pPr>
        <w:spacing w:line="240" w:lineRule="auto"/>
        <w:rPr>
          <w:ins w:id="4688" w:author="Flory Koole" w:date="2025-02-04T15:17:00Z" w16du:dateUtc="2025-02-04T14:17:00Z"/>
        </w:rPr>
      </w:pPr>
      <w:r>
        <w:object w:dxaOrig="1530" w:dyaOrig="1001" w14:anchorId="1592DE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21" o:title=""/>
          </v:shape>
          <o:OLEObject Type="Embed" ProgID="Excel.Sheet.12" ShapeID="_x0000_i1025" DrawAspect="Icon" ObjectID="_1844927173" r:id="rId22"/>
        </w:object>
      </w:r>
    </w:p>
    <w:p w14:paraId="11FCEDFE" w14:textId="77777777" w:rsidR="0024758A" w:rsidRDefault="0024758A" w:rsidP="00233F87">
      <w:pPr>
        <w:spacing w:line="240" w:lineRule="auto"/>
        <w:rPr>
          <w:ins w:id="4689" w:author="Flory Koole" w:date="2025-02-04T15:17:00Z" w16du:dateUtc="2025-02-04T14:17:00Z"/>
        </w:rPr>
      </w:pPr>
    </w:p>
    <w:p w14:paraId="77EAEAC5" w14:textId="65AF8689" w:rsidR="0024758A" w:rsidRDefault="0024758A">
      <w:pPr>
        <w:pStyle w:val="Heading1"/>
        <w:rPr>
          <w:ins w:id="4690" w:author="Flory Koole" w:date="2025-02-04T15:17:00Z" w16du:dateUtc="2025-02-04T14:17:00Z"/>
        </w:rPr>
        <w:pPrChange w:id="4691" w:author="Flory Koole" w:date="2025-02-04T15:20:00Z" w16du:dateUtc="2025-02-04T14:20:00Z">
          <w:pPr>
            <w:spacing w:line="240" w:lineRule="auto"/>
          </w:pPr>
        </w:pPrChange>
      </w:pPr>
      <w:bookmarkStart w:id="4692" w:name="_Toc1977658190"/>
      <w:bookmarkStart w:id="4693" w:name="_Toc287562325"/>
      <w:ins w:id="4694" w:author="Flory Koole" w:date="2025-02-04T15:17:00Z">
        <w:r>
          <w:t>Herverzekeren</w:t>
        </w:r>
      </w:ins>
      <w:bookmarkEnd w:id="4692"/>
      <w:bookmarkEnd w:id="4693"/>
    </w:p>
    <w:p w14:paraId="6F029D80" w14:textId="6B0A0B21" w:rsidR="0024758A" w:rsidRPr="0024758A" w:rsidRDefault="0024758A" w:rsidP="0024758A">
      <w:pPr>
        <w:spacing w:line="240" w:lineRule="auto"/>
        <w:rPr>
          <w:ins w:id="4695" w:author="Flory Koole" w:date="2025-02-04T15:17:00Z"/>
        </w:rPr>
      </w:pPr>
      <w:ins w:id="4696" w:author="Flory Koole" w:date="2025-02-04T15:17:00Z">
        <w:r w:rsidRPr="0024758A">
          <w:t>Hieronder de inschatting van de werkzaamheden om herverzekeringen te kunnen ondersteunen in Qwik</w:t>
        </w:r>
      </w:ins>
      <w:ins w:id="4697" w:author="Flory Koole" w:date="2025-02-04T15:21:00Z" w16du:dateUtc="2025-02-04T14:21:00Z">
        <w:r w:rsidR="008704A9">
          <w:t>, gegeven in de mail op 04-02-2025</w:t>
        </w:r>
      </w:ins>
      <w:ins w:id="4698" w:author="Flory Koole" w:date="2025-02-04T15:17:00Z">
        <w:r w:rsidRPr="0024758A">
          <w:t>.</w:t>
        </w:r>
      </w:ins>
    </w:p>
    <w:p w14:paraId="73304DC3" w14:textId="5E272003" w:rsidR="0024758A" w:rsidRPr="0024758A" w:rsidRDefault="0024758A" w:rsidP="0024758A">
      <w:pPr>
        <w:spacing w:line="240" w:lineRule="auto"/>
        <w:rPr>
          <w:ins w:id="4699" w:author="Flory Koole" w:date="2025-02-04T15:17:00Z"/>
        </w:rPr>
      </w:pPr>
    </w:p>
    <w:p w14:paraId="1F2430C5" w14:textId="77777777" w:rsidR="0024758A" w:rsidRPr="0024758A" w:rsidRDefault="0024758A" w:rsidP="0024758A">
      <w:pPr>
        <w:numPr>
          <w:ilvl w:val="0"/>
          <w:numId w:val="46"/>
        </w:numPr>
        <w:spacing w:line="240" w:lineRule="auto"/>
        <w:rPr>
          <w:ins w:id="4700" w:author="Flory Koole" w:date="2025-02-04T15:17:00Z"/>
        </w:rPr>
      </w:pPr>
      <w:ins w:id="4701" w:author="Flory Koole" w:date="2025-02-04T15:17:00Z">
        <w:r w:rsidRPr="0024758A">
          <w:t>Herverzekeraar vastleggen als Rechtspersoon per Organisatie</w:t>
        </w:r>
      </w:ins>
    </w:p>
    <w:p w14:paraId="4A6FC404" w14:textId="77777777" w:rsidR="0024758A" w:rsidRPr="0024758A" w:rsidRDefault="0024758A" w:rsidP="0024758A">
      <w:pPr>
        <w:numPr>
          <w:ilvl w:val="0"/>
          <w:numId w:val="46"/>
        </w:numPr>
        <w:spacing w:line="240" w:lineRule="auto"/>
        <w:rPr>
          <w:ins w:id="4702" w:author="Flory Koole" w:date="2025-02-04T15:17:00Z"/>
        </w:rPr>
      </w:pPr>
      <w:ins w:id="4703" w:author="Flory Koole" w:date="2025-02-04T15:17:00Z">
        <w:r w:rsidRPr="0024758A">
          <w:t>Een Organisatie kent 1 actieve herverzekeraar, een nieuwe deelnemer wordt gekoppeld aan de actieve herverzekeraar</w:t>
        </w:r>
      </w:ins>
    </w:p>
    <w:p w14:paraId="3CBFAE1C" w14:textId="77777777" w:rsidR="0024758A" w:rsidRPr="0024758A" w:rsidRDefault="0024758A" w:rsidP="0024758A">
      <w:pPr>
        <w:numPr>
          <w:ilvl w:val="0"/>
          <w:numId w:val="46"/>
        </w:numPr>
        <w:spacing w:line="240" w:lineRule="auto"/>
        <w:rPr>
          <w:ins w:id="4704" w:author="Flory Koole" w:date="2025-02-04T15:17:00Z"/>
        </w:rPr>
      </w:pPr>
      <w:ins w:id="4705" w:author="Flory Koole" w:date="2025-02-04T15:17:00Z">
        <w:r w:rsidRPr="0024758A">
          <w:t xml:space="preserve">Bij Deelnemer dient een herverzekeraar vastgelegd te worden.  </w:t>
        </w:r>
      </w:ins>
    </w:p>
    <w:p w14:paraId="20874E27" w14:textId="77777777" w:rsidR="0024758A" w:rsidRPr="0024758A" w:rsidRDefault="0024758A" w:rsidP="0024758A">
      <w:pPr>
        <w:numPr>
          <w:ilvl w:val="1"/>
          <w:numId w:val="46"/>
        </w:numPr>
        <w:spacing w:line="240" w:lineRule="auto"/>
        <w:rPr>
          <w:ins w:id="4706" w:author="Flory Koole" w:date="2025-02-04T15:17:00Z"/>
        </w:rPr>
      </w:pPr>
      <w:ins w:id="4707" w:author="Flory Koole" w:date="2025-02-04T15:17:00Z">
        <w:r w:rsidRPr="0024758A">
          <w:t>Het overlijdensrisico en premievrijstelling risico van een Deelnemer liggen altijd bij 1 herverzekeraar.</w:t>
        </w:r>
      </w:ins>
    </w:p>
    <w:p w14:paraId="01CDE9D1" w14:textId="77777777" w:rsidR="0024758A" w:rsidRPr="0024758A" w:rsidRDefault="0024758A" w:rsidP="0024758A">
      <w:pPr>
        <w:numPr>
          <w:ilvl w:val="0"/>
          <w:numId w:val="46"/>
        </w:numPr>
        <w:spacing w:line="240" w:lineRule="auto"/>
        <w:rPr>
          <w:ins w:id="4708" w:author="Flory Koole" w:date="2025-02-04T15:17:00Z"/>
        </w:rPr>
      </w:pPr>
      <w:ins w:id="4709" w:author="Flory Koole" w:date="2025-02-04T15:17:00Z">
        <w:r w:rsidRPr="0024758A">
          <w:t xml:space="preserve">Premie vaststelling  voor de nota aan de werkgever op basis van premie tabellen van de herverzekeraar met als grondslag het vast te stellen risicokapitaal door de administratie (act. berekening). Uitgangspunt is, dat de premie aan werkgever de premie voor de  herverzekeraar is </w:t>
        </w:r>
      </w:ins>
    </w:p>
    <w:p w14:paraId="538F9A84" w14:textId="77777777" w:rsidR="0024758A" w:rsidRPr="0024758A" w:rsidRDefault="0024758A" w:rsidP="0024758A">
      <w:pPr>
        <w:numPr>
          <w:ilvl w:val="0"/>
          <w:numId w:val="46"/>
        </w:numPr>
        <w:spacing w:line="240" w:lineRule="auto"/>
        <w:rPr>
          <w:ins w:id="4710" w:author="Flory Koole" w:date="2025-02-04T15:17:00Z"/>
        </w:rPr>
      </w:pPr>
      <w:ins w:id="4711" w:author="Flory Koole" w:date="2025-02-04T15:17:00Z">
        <w:r w:rsidRPr="0024758A">
          <w:t xml:space="preserve">Per  herverzekeraar een ’nota’ maken. </w:t>
        </w:r>
      </w:ins>
    </w:p>
    <w:p w14:paraId="47279E82" w14:textId="77777777" w:rsidR="0024758A" w:rsidRPr="0024758A" w:rsidRDefault="0024758A" w:rsidP="0024758A">
      <w:pPr>
        <w:numPr>
          <w:ilvl w:val="1"/>
          <w:numId w:val="46"/>
        </w:numPr>
        <w:spacing w:line="240" w:lineRule="auto"/>
        <w:rPr>
          <w:ins w:id="4712" w:author="Flory Koole" w:date="2025-02-04T15:17:00Z"/>
        </w:rPr>
      </w:pPr>
      <w:ins w:id="4713" w:author="Flory Koole" w:date="2025-02-04T15:17:00Z">
        <w:r w:rsidRPr="0024758A">
          <w:t>Alle dienstverbanden gebeurtenissen met de delta premies en bijbehorend risicokapitaal, die op de nota’s aan de werkgevers zijn geplaatst in een specifieke periode. Dit is een nieuwe extractie.</w:t>
        </w:r>
      </w:ins>
    </w:p>
    <w:p w14:paraId="55F8C8ED" w14:textId="77777777" w:rsidR="0024758A" w:rsidRPr="0024758A" w:rsidRDefault="0024758A" w:rsidP="0024758A">
      <w:pPr>
        <w:spacing w:line="240" w:lineRule="auto"/>
        <w:rPr>
          <w:ins w:id="4714" w:author="Flory Koole" w:date="2025-02-04T15:17:00Z"/>
        </w:rPr>
      </w:pPr>
    </w:p>
    <w:p w14:paraId="444114EC" w14:textId="77777777" w:rsidR="0024758A" w:rsidRPr="0024758A" w:rsidRDefault="0024758A" w:rsidP="0024758A">
      <w:pPr>
        <w:numPr>
          <w:ilvl w:val="0"/>
          <w:numId w:val="46"/>
        </w:numPr>
        <w:spacing w:line="240" w:lineRule="auto"/>
        <w:rPr>
          <w:ins w:id="4715" w:author="Flory Koole" w:date="2025-02-04T15:17:00Z"/>
        </w:rPr>
      </w:pPr>
      <w:ins w:id="4716" w:author="Flory Koole" w:date="2025-02-04T15:17:00Z">
        <w:r w:rsidRPr="0024758A">
          <w:t xml:space="preserve">Claims afhandelen op kapitaal basis. </w:t>
        </w:r>
      </w:ins>
    </w:p>
    <w:p w14:paraId="0FCC7FFF" w14:textId="17C8886F" w:rsidR="0024758A" w:rsidRPr="0024758A" w:rsidRDefault="0024758A" w:rsidP="0024758A">
      <w:pPr>
        <w:numPr>
          <w:ilvl w:val="1"/>
          <w:numId w:val="46"/>
        </w:numPr>
        <w:spacing w:line="240" w:lineRule="auto"/>
        <w:rPr>
          <w:ins w:id="4717" w:author="Flory Koole" w:date="2025-02-04T15:17:00Z"/>
        </w:rPr>
      </w:pPr>
      <w:ins w:id="4718" w:author="Flory Koole" w:date="2025-02-04T15:17:00Z">
        <w:r w:rsidRPr="0024758A">
          <w:t>De uitkering landt in het CVP. De kosten - bereken</w:t>
        </w:r>
      </w:ins>
      <w:ins w:id="4719" w:author="Flory Koole" w:date="2025-02-10T14:07:00Z" w16du:dateUtc="2025-02-10T13:07:00Z">
        <w:r w:rsidR="00DC2AC1">
          <w:t>d</w:t>
        </w:r>
      </w:ins>
      <w:ins w:id="4720" w:author="Flory Koole" w:date="2025-02-04T15:17:00Z">
        <w:r w:rsidRPr="0024758A">
          <w:t xml:space="preserve"> door de administratie - daarvan worden gemeld aan het financieel systeem (huidige werking). Er is geen terugkoppeling van de betaling van de claim door de herverzekeraar. Administratie kan geen inzicht geven in winst/verlies op  herverzekering  </w:t>
        </w:r>
      </w:ins>
    </w:p>
    <w:p w14:paraId="33572072" w14:textId="77777777" w:rsidR="0024758A" w:rsidRPr="0024758A" w:rsidRDefault="0024758A" w:rsidP="0024758A">
      <w:pPr>
        <w:spacing w:line="240" w:lineRule="auto"/>
        <w:rPr>
          <w:ins w:id="4721" w:author="Flory Koole" w:date="2025-02-04T15:17:00Z"/>
        </w:rPr>
      </w:pPr>
    </w:p>
    <w:p w14:paraId="308481D8" w14:textId="246FD31C" w:rsidR="0024758A" w:rsidRPr="0024758A" w:rsidRDefault="0024758A" w:rsidP="0024758A">
      <w:pPr>
        <w:spacing w:line="240" w:lineRule="auto"/>
        <w:rPr>
          <w:ins w:id="4722" w:author="Flory Koole" w:date="2025-02-04T15:17:00Z"/>
        </w:rPr>
      </w:pPr>
      <w:ins w:id="4723" w:author="Flory Koole" w:date="2025-02-04T15:17:00Z">
        <w:r w:rsidRPr="0024758A">
          <w:t xml:space="preserve">Doorlooptijd </w:t>
        </w:r>
      </w:ins>
      <w:ins w:id="4724" w:author="Flory Koole" w:date="2025-02-04T15:22:00Z" w16du:dateUtc="2025-02-04T14:22:00Z">
        <w:r w:rsidR="00D54365">
          <w:t>Qwik</w:t>
        </w:r>
      </w:ins>
      <w:ins w:id="4725" w:author="Flory Koole" w:date="2025-02-04T15:17:00Z">
        <w:r w:rsidRPr="0024758A">
          <w:t>:  M/L</w:t>
        </w:r>
      </w:ins>
    </w:p>
    <w:p w14:paraId="6675F96F" w14:textId="77777777" w:rsidR="0024758A" w:rsidRDefault="0024758A" w:rsidP="0024758A">
      <w:pPr>
        <w:spacing w:line="240" w:lineRule="auto"/>
        <w:rPr>
          <w:ins w:id="4726" w:author="Flory Koole" w:date="2025-02-10T07:58:00Z" w16du:dateUtc="2025-02-10T06:58:00Z"/>
        </w:rPr>
      </w:pPr>
    </w:p>
    <w:p w14:paraId="22D3A762" w14:textId="77777777" w:rsidR="00304D07" w:rsidRPr="00304D07" w:rsidRDefault="00304D07" w:rsidP="00304D07">
      <w:pPr>
        <w:spacing w:line="240" w:lineRule="auto"/>
        <w:rPr>
          <w:ins w:id="4727" w:author="Flory Koole" w:date="2025-02-10T07:58:00Z"/>
        </w:rPr>
      </w:pPr>
      <w:ins w:id="4728" w:author="Flory Koole" w:date="2025-02-10T07:58:00Z" w16du:dateUtc="2025-02-10T06:58:00Z">
        <w:r>
          <w:t xml:space="preserve">Ad: </w:t>
        </w:r>
      </w:ins>
      <w:ins w:id="4729" w:author="Flory Koole" w:date="2025-02-10T07:58:00Z">
        <w:r w:rsidRPr="00304D07">
          <w:t>Je geeft aan je uitgangspunt is dat de premie aan de herverzekeraar gelijk is aan de premie voor de werkgever. Maar zoals ik het begrijp hoeft dit niet altijd 1-1 te lopen. Dan zouden er volgens mij 2 premies berekend moeten worden. Wat is daarvan de impact?</w:t>
        </w:r>
      </w:ins>
    </w:p>
    <w:p w14:paraId="078B901A" w14:textId="688EA41A" w:rsidR="001B7914" w:rsidRDefault="001B7914" w:rsidP="001B7914">
      <w:pPr>
        <w:spacing w:line="240" w:lineRule="auto"/>
        <w:rPr>
          <w:ins w:id="4730" w:author="Flory Koole" w:date="2025-02-12T09:41:00Z" w16du:dateUtc="2025-02-12T08:41:00Z"/>
        </w:rPr>
      </w:pPr>
      <w:ins w:id="4731" w:author="Flory Koole" w:date="2025-02-10T07:58:00Z" w16du:dateUtc="2025-02-10T06:58:00Z">
        <w:r>
          <w:t xml:space="preserve">Joost: </w:t>
        </w:r>
      </w:ins>
      <w:ins w:id="4732" w:author="Flory Koole" w:date="2025-02-10T07:58:00Z">
        <w:r w:rsidRPr="001B7914">
          <w:t>Dan zal de  nota en de dienstverbanden (incasso) uitgebreid moeten worden met aanvullende premiecomponenten. Dat zou niet al te spannend moeten zijn. De  doorlooptijd  zal dan wel  hetzelfde  blijven ,maar ik ga er vanuit dat het bij Shell wel hetzelfde is (premie werkgever  = premie herverzekeraar)</w:t>
        </w:r>
      </w:ins>
    </w:p>
    <w:p w14:paraId="00C3CB3B" w14:textId="77777777" w:rsidR="00EC4349" w:rsidRDefault="00EC4349" w:rsidP="00EC4349">
      <w:pPr>
        <w:spacing w:line="240" w:lineRule="auto"/>
        <w:rPr>
          <w:ins w:id="4733" w:author="Flory Koole" w:date="2025-02-13T14:05:00Z" w16du:dateUtc="2025-02-13T13:05:00Z"/>
        </w:rPr>
      </w:pPr>
      <w:ins w:id="4734" w:author="Flory Koole" w:date="2025-02-12T09:41:00Z" w16du:dateUtc="2025-02-12T08:41:00Z">
        <w:r>
          <w:t xml:space="preserve">Ad: </w:t>
        </w:r>
      </w:ins>
      <w:ins w:id="4735" w:author="Flory Koole" w:date="2025-02-12T09:41:00Z">
        <w:r w:rsidRPr="00EC4349">
          <w:t>Volgens mijn informatie is de premie werkgever niet 1-1 met de premie voor de herverzekeraar. Dit betekent dus wel twee berekeningen.</w:t>
        </w:r>
      </w:ins>
    </w:p>
    <w:p w14:paraId="73C8EBDB" w14:textId="77777777" w:rsidR="00176E7E" w:rsidRPr="00176E7E" w:rsidRDefault="00176E7E" w:rsidP="00176E7E">
      <w:pPr>
        <w:spacing w:line="240" w:lineRule="auto"/>
        <w:rPr>
          <w:ins w:id="4736" w:author="Flory Koole" w:date="2025-02-13T14:05:00Z"/>
        </w:rPr>
      </w:pPr>
      <w:ins w:id="4737" w:author="Flory Koole" w:date="2025-02-13T14:05:00Z">
        <w:r w:rsidRPr="00176E7E">
          <w:t>Ik ben afgegaan op eerder gedane uitspraken. Ik betwijfel echter of dit juist is. Ben het nog aan het verifiëren.</w:t>
        </w:r>
      </w:ins>
    </w:p>
    <w:p w14:paraId="5844FEA5" w14:textId="77777777" w:rsidR="00176E7E" w:rsidRPr="00EC4349" w:rsidRDefault="00176E7E" w:rsidP="00EC4349">
      <w:pPr>
        <w:spacing w:line="240" w:lineRule="auto"/>
        <w:rPr>
          <w:ins w:id="4738" w:author="Flory Koole" w:date="2025-02-12T09:41:00Z"/>
        </w:rPr>
      </w:pPr>
    </w:p>
    <w:p w14:paraId="28BFF4C9" w14:textId="2FD3238F" w:rsidR="00304D07" w:rsidRPr="0024758A" w:rsidRDefault="00304D07" w:rsidP="00304D07">
      <w:pPr>
        <w:spacing w:line="240" w:lineRule="auto"/>
        <w:rPr>
          <w:ins w:id="4739" w:author="Flory Koole" w:date="2025-02-04T15:17:00Z"/>
        </w:rPr>
      </w:pPr>
    </w:p>
    <w:p w14:paraId="56EEF97B" w14:textId="77777777" w:rsidR="0024758A" w:rsidRPr="0024758A" w:rsidRDefault="0024758A">
      <w:pPr>
        <w:pStyle w:val="Heading1"/>
        <w:rPr>
          <w:ins w:id="4740" w:author="Flory Koole" w:date="2025-02-04T15:17:00Z"/>
        </w:rPr>
        <w:pPrChange w:id="4741" w:author="Flory Koole" w:date="2025-02-04T15:20:00Z" w16du:dateUtc="2025-02-04T14:20:00Z">
          <w:pPr>
            <w:spacing w:line="240" w:lineRule="auto"/>
          </w:pPr>
        </w:pPrChange>
      </w:pPr>
      <w:bookmarkStart w:id="4742" w:name="_Toc1202728887"/>
      <w:bookmarkStart w:id="4743" w:name="_Toc901836682"/>
      <w:ins w:id="4744" w:author="Flory Koole" w:date="2025-02-04T15:17:00Z">
        <w:r>
          <w:t>Claims die niet in het CVP vallen (rente basis)</w:t>
        </w:r>
        <w:bookmarkEnd w:id="4742"/>
        <w:bookmarkEnd w:id="4743"/>
      </w:ins>
    </w:p>
    <w:p w14:paraId="28E5BB94" w14:textId="0587FACC" w:rsidR="0024758A" w:rsidRPr="0024758A" w:rsidRDefault="008704A9" w:rsidP="0024758A">
      <w:pPr>
        <w:spacing w:line="240" w:lineRule="auto"/>
        <w:rPr>
          <w:ins w:id="4745" w:author="Flory Koole" w:date="2025-02-04T15:17:00Z"/>
        </w:rPr>
      </w:pPr>
      <w:ins w:id="4746" w:author="Flory Koole" w:date="2025-02-04T15:21:00Z" w16du:dateUtc="2025-02-04T14:21:00Z">
        <w:r>
          <w:t>Mail 04-0</w:t>
        </w:r>
        <w:r w:rsidR="00792979">
          <w:t>2-2025: h</w:t>
        </w:r>
      </w:ins>
      <w:ins w:id="4747" w:author="Flory Koole" w:date="2025-02-04T15:17:00Z">
        <w:r w:rsidR="0024758A" w:rsidRPr="0024758A">
          <w:t>iervoor is nu geen faciliteit binnen de huidige WTP inrichting. Alle uitkeringen die ontstaan, vallen in het CVP, krijgen dakpannen en doen mee in de kasstromen die hiervoor worden opgesteld.  Om dit toe te voegen aan de WTP inrichting heeft een grotere impact en staat wat ons betreft los van herverzekeren.</w:t>
        </w:r>
      </w:ins>
    </w:p>
    <w:p w14:paraId="60F587ED" w14:textId="2CA5177F" w:rsidR="0024758A" w:rsidRPr="0024758A" w:rsidRDefault="0024758A" w:rsidP="0024758A">
      <w:pPr>
        <w:spacing w:line="240" w:lineRule="auto"/>
        <w:rPr>
          <w:ins w:id="4748" w:author="Flory Koole" w:date="2025-02-04T15:17:00Z"/>
        </w:rPr>
      </w:pPr>
      <w:ins w:id="4749" w:author="Flory Koole" w:date="2025-02-04T15:17:00Z">
        <w:r w:rsidRPr="0024758A">
          <w:t xml:space="preserve">Doorlooptijd </w:t>
        </w:r>
      </w:ins>
      <w:ins w:id="4750" w:author="Flory Koole" w:date="2025-02-04T15:22:00Z" w16du:dateUtc="2025-02-04T14:22:00Z">
        <w:r w:rsidR="00D54365">
          <w:t>Qwik</w:t>
        </w:r>
      </w:ins>
      <w:ins w:id="4751" w:author="Flory Koole" w:date="2025-02-04T15:17:00Z">
        <w:r w:rsidRPr="0024758A">
          <w:t>:  L</w:t>
        </w:r>
      </w:ins>
    </w:p>
    <w:p w14:paraId="7CACB8B7" w14:textId="73B5BECC" w:rsidR="00D54365" w:rsidRDefault="00D54365" w:rsidP="00233F87">
      <w:pPr>
        <w:spacing w:line="240" w:lineRule="auto"/>
      </w:pPr>
    </w:p>
    <w:p w14:paraId="3163EE93" w14:textId="77777777" w:rsidR="00233F87" w:rsidRDefault="00233F87" w:rsidP="00233F87">
      <w:pPr>
        <w:pStyle w:val="Heading1"/>
        <w:spacing w:line="240" w:lineRule="auto"/>
      </w:pPr>
      <w:bookmarkStart w:id="4752" w:name="_Toc187312258"/>
      <w:bookmarkStart w:id="4753" w:name="_Toc467696497"/>
      <w:bookmarkStart w:id="4754" w:name="_Toc1167159807"/>
      <w:r>
        <w:t>Beleggingsrekening</w:t>
      </w:r>
      <w:bookmarkEnd w:id="4752"/>
      <w:bookmarkEnd w:id="4753"/>
      <w:bookmarkEnd w:id="4754"/>
    </w:p>
    <w:p w14:paraId="61C43F30" w14:textId="77777777" w:rsidR="00233F87" w:rsidRDefault="00233F87" w:rsidP="00233F87">
      <w:pPr>
        <w:spacing w:line="240" w:lineRule="auto"/>
      </w:pPr>
    </w:p>
    <w:p w14:paraId="417EE771" w14:textId="4E295A34" w:rsidR="00B07E23" w:rsidRDefault="00B07E23" w:rsidP="00B07E23">
      <w:pPr>
        <w:pStyle w:val="Heading2"/>
      </w:pPr>
      <w:bookmarkStart w:id="4755" w:name="_Toc187312259"/>
      <w:bookmarkStart w:id="4756" w:name="_Toc1059392453"/>
      <w:bookmarkStart w:id="4757" w:name="_Toc471188017"/>
      <w:r>
        <w:t>Uitgangspunten</w:t>
      </w:r>
      <w:bookmarkEnd w:id="4755"/>
      <w:bookmarkEnd w:id="4756"/>
      <w:bookmarkEnd w:id="4757"/>
    </w:p>
    <w:p w14:paraId="584C1313" w14:textId="1EA6012F" w:rsidR="00B07E23" w:rsidRDefault="00F3178B" w:rsidP="00233F87">
      <w:pPr>
        <w:spacing w:line="240" w:lineRule="auto"/>
        <w:rPr>
          <w:ins w:id="4758" w:author="Flory Koole" w:date="2025-02-25T08:57:00Z" w16du:dateUtc="2025-02-25T07:57:00Z"/>
        </w:rPr>
      </w:pPr>
      <w:ins w:id="4759" w:author="Flory Koole" w:date="2025-02-25T08:57:00Z" w16du:dateUtc="2025-02-25T07:57:00Z">
        <w:r>
          <w:t xml:space="preserve">De volgende uitgangspunten </w:t>
        </w:r>
        <w:r w:rsidR="00676B00">
          <w:t xml:space="preserve">gelden </w:t>
        </w:r>
      </w:ins>
    </w:p>
    <w:p w14:paraId="3D4F9A07" w14:textId="77777777" w:rsidR="00676B00" w:rsidRDefault="00676B00" w:rsidP="00676B00">
      <w:pPr>
        <w:pStyle w:val="ListParagraph"/>
        <w:numPr>
          <w:ilvl w:val="0"/>
          <w:numId w:val="6"/>
        </w:numPr>
        <w:rPr>
          <w:ins w:id="4760" w:author="Flory Koole" w:date="2025-02-25T08:57:00Z" w16du:dateUtc="2025-02-25T07:57:00Z"/>
        </w:rPr>
      </w:pPr>
      <w:ins w:id="4761" w:author="Flory Koole" w:date="2025-02-25T08:57:00Z" w16du:dateUtc="2025-02-25T07:57:00Z">
        <w:r>
          <w:t xml:space="preserve">AllVida/Qwik kent geen mogelijkheden van deelbetalingen, met of zonder aanvullende faciliteiten om een deel te beleggen. De te beleggen premies (default werkgever, premie werknemer en premie bijsparen) worden gestort op de beleggingsrekening van de deelnemer indien de nota, waar dit op staat, is betaald (actual payment). Er is hier geen middenweg mogelijk in AllVida: een nota is betaald of niet. Dit is een extern aangeleverd gegeven voor de administratie. Als gewenst is dat premies van een nota belegd worden -ook als nog niet de gehele nota is voldaan- kan aan AllVida worden doorgegeven dat de nota is voldaan en zullen de te beleggen premies het eerst volgende beleggingsmoment worden gestort. </w:t>
        </w:r>
      </w:ins>
    </w:p>
    <w:p w14:paraId="31D4C307" w14:textId="77777777" w:rsidR="00676B00" w:rsidRDefault="00676B00" w:rsidP="00676B00">
      <w:pPr>
        <w:pStyle w:val="ListParagraph"/>
        <w:numPr>
          <w:ilvl w:val="0"/>
          <w:numId w:val="6"/>
        </w:numPr>
        <w:rPr>
          <w:ins w:id="4762" w:author="Flory Koole" w:date="2025-02-25T08:57:00Z" w16du:dateUtc="2025-02-25T07:57:00Z"/>
        </w:rPr>
      </w:pPr>
    </w:p>
    <w:p w14:paraId="33AE9A59" w14:textId="6603E8DC" w:rsidR="00676B00" w:rsidRDefault="00676B00" w:rsidP="0039569D">
      <w:pPr>
        <w:spacing w:line="240" w:lineRule="auto"/>
        <w:rPr>
          <w:ins w:id="4763" w:author="flory" w:date="2025-05-02T14:54:00Z" w16du:dateUtc="2025-05-02T12:54:00Z"/>
        </w:rPr>
      </w:pPr>
    </w:p>
    <w:p w14:paraId="5CB50B63" w14:textId="7511A75B" w:rsidR="0039569D" w:rsidRDefault="00126109">
      <w:pPr>
        <w:pStyle w:val="Heading2"/>
        <w:rPr>
          <w:ins w:id="4764" w:author="flory" w:date="2025-05-02T14:54:00Z" w16du:dateUtc="2025-05-02T12:54:00Z"/>
        </w:rPr>
        <w:pPrChange w:id="4765" w:author="flory" w:date="2025-05-02T14:54:00Z" w16du:dateUtc="2025-05-02T12:54:00Z">
          <w:pPr>
            <w:spacing w:line="240" w:lineRule="auto"/>
          </w:pPr>
        </w:pPrChange>
      </w:pPr>
      <w:bookmarkStart w:id="4766" w:name="_Toc222552617"/>
      <w:bookmarkStart w:id="4767" w:name="_Toc70733444"/>
      <w:ins w:id="4768" w:author="flory" w:date="2025-05-02T14:54:00Z">
        <w:r>
          <w:t>Beleggingsmix</w:t>
        </w:r>
        <w:r w:rsidR="00502134">
          <w:t xml:space="preserve"> en lifecycles</w:t>
        </w:r>
      </w:ins>
      <w:bookmarkEnd w:id="4766"/>
      <w:bookmarkEnd w:id="4767"/>
    </w:p>
    <w:p w14:paraId="25C2AB92" w14:textId="4E31DE03" w:rsidR="00502134" w:rsidRDefault="00CC68A0" w:rsidP="0039569D">
      <w:pPr>
        <w:spacing w:line="240" w:lineRule="auto"/>
        <w:rPr>
          <w:ins w:id="4769" w:author="flory" w:date="2025-05-02T15:03:00Z" w16du:dateUtc="2025-05-02T13:03:00Z"/>
        </w:rPr>
      </w:pPr>
      <w:ins w:id="4770" w:author="flory" w:date="2025-05-02T15:02:00Z" w16du:dateUtc="2025-05-02T13:02:00Z">
        <w:r>
          <w:t xml:space="preserve">Een beleggingsmix wordt </w:t>
        </w:r>
      </w:ins>
      <w:ins w:id="4771" w:author="flory" w:date="2025-05-02T15:03:00Z" w16du:dateUtc="2025-05-02T13:03:00Z">
        <w:r>
          <w:t xml:space="preserve">gedefinieerd </w:t>
        </w:r>
        <w:r w:rsidR="00283F99">
          <w:t xml:space="preserve">als </w:t>
        </w:r>
        <w:r w:rsidR="008D63EC">
          <w:t>een combinatie van beleggingsfondsen in een bepaalde verhouding</w:t>
        </w:r>
        <w:r w:rsidR="0050786D">
          <w:t>. Een voorbeeld hiervan is 60% beleggingsfonds A en 40% beleggingsfonds B.</w:t>
        </w:r>
      </w:ins>
    </w:p>
    <w:p w14:paraId="3DA1C7AA" w14:textId="51F2D14A" w:rsidR="0050786D" w:rsidRDefault="00F07603" w:rsidP="0039569D">
      <w:pPr>
        <w:spacing w:line="240" w:lineRule="auto"/>
        <w:rPr>
          <w:ins w:id="4772" w:author="flory" w:date="2025-05-02T16:51:00Z" w16du:dateUtc="2025-05-02T14:51:00Z"/>
        </w:rPr>
      </w:pPr>
      <w:ins w:id="4773" w:author="flory" w:date="2025-05-02T15:05:00Z" w16du:dateUtc="2025-05-02T13:05:00Z">
        <w:r>
          <w:t xml:space="preserve">Standaard functionaliteit </w:t>
        </w:r>
        <w:r w:rsidR="004D2811">
          <w:t xml:space="preserve">binnen </w:t>
        </w:r>
        <w:r w:rsidR="004C65E0">
          <w:t>een collectieve pensioenadm</w:t>
        </w:r>
      </w:ins>
      <w:ins w:id="4774" w:author="flory" w:date="2025-05-02T16:51:00Z" w16du:dateUtc="2025-05-02T14:51:00Z">
        <w:r w:rsidR="004D202B">
          <w:t>i</w:t>
        </w:r>
      </w:ins>
      <w:ins w:id="4775" w:author="flory" w:date="2025-05-02T15:05:00Z" w16du:dateUtc="2025-05-02T13:05:00Z">
        <w:r w:rsidR="004C65E0">
          <w:t xml:space="preserve">nistratie in Qwik </w:t>
        </w:r>
        <w:r>
          <w:t>betreft profielbeleggen. Hierbij volgt een beleggingsmix op een beleggingsrekening van een deelnemer uit een ingerichte lifecycle.</w:t>
        </w:r>
      </w:ins>
      <w:ins w:id="4776" w:author="flory" w:date="2025-05-02T15:06:00Z" w16du:dateUtc="2025-05-02T13:06:00Z">
        <w:r w:rsidR="00343D5A">
          <w:t xml:space="preserve"> Lifecyclemixen worden ingericht in een aparte tabel hiervoor</w:t>
        </w:r>
      </w:ins>
      <w:ins w:id="4777" w:author="flory" w:date="2025-05-02T15:07:00Z" w16du:dateUtc="2025-05-02T13:07:00Z">
        <w:r w:rsidR="00C6124B">
          <w:t xml:space="preserve"> die per adm</w:t>
        </w:r>
      </w:ins>
      <w:ins w:id="4778" w:author="flory" w:date="2025-05-02T16:45:00Z" w16du:dateUtc="2025-05-02T14:45:00Z">
        <w:r w:rsidR="00901B2F">
          <w:t>i</w:t>
        </w:r>
      </w:ins>
      <w:ins w:id="4779" w:author="flory" w:date="2025-05-02T15:07:00Z" w16du:dateUtc="2025-05-02T13:07:00Z">
        <w:r w:rsidR="00C6124B">
          <w:t xml:space="preserve">nistratie en daarbinnen </w:t>
        </w:r>
        <w:r w:rsidR="00697CF4">
          <w:t xml:space="preserve">op versiedatum </w:t>
        </w:r>
        <w:r w:rsidR="0021481D">
          <w:t xml:space="preserve">gevuld kan worden met </w:t>
        </w:r>
      </w:ins>
      <w:ins w:id="4780" w:author="flory" w:date="2025-05-02T15:08:00Z" w16du:dateUtc="2025-05-02T13:08:00Z">
        <w:r w:rsidR="0021481D">
          <w:t>input. Deze input moet voldoen aan het format van de tabel</w:t>
        </w:r>
      </w:ins>
      <w:ins w:id="4781" w:author="flory" w:date="2025-05-02T15:09:00Z" w16du:dateUtc="2025-05-02T13:09:00Z">
        <w:r w:rsidR="00BF7914">
          <w:t xml:space="preserve">. </w:t>
        </w:r>
        <w:r w:rsidR="00573C0B">
          <w:t>Hier</w:t>
        </w:r>
      </w:ins>
      <w:ins w:id="4782" w:author="flory" w:date="2025-05-02T15:08:00Z" w16du:dateUtc="2025-05-02T13:08:00Z">
        <w:r w:rsidR="00781589">
          <w:t xml:space="preserve">bij </w:t>
        </w:r>
      </w:ins>
      <w:ins w:id="4783" w:author="flory" w:date="2025-05-02T15:09:00Z" w16du:dateUtc="2025-05-02T13:09:00Z">
        <w:r w:rsidR="00573C0B">
          <w:t xml:space="preserve">is </w:t>
        </w:r>
      </w:ins>
      <w:ins w:id="4784" w:author="flory" w:date="2025-05-02T15:08:00Z" w16du:dateUtc="2025-05-02T13:08:00Z">
        <w:r w:rsidR="00781589">
          <w:t>een percentage per beleggingsf</w:t>
        </w:r>
      </w:ins>
      <w:ins w:id="4785" w:author="flory" w:date="2025-05-02T15:09:00Z" w16du:dateUtc="2025-05-02T13:09:00Z">
        <w:r w:rsidR="00781589">
          <w:t xml:space="preserve">onds </w:t>
        </w:r>
        <w:r w:rsidR="00CA1092">
          <w:t xml:space="preserve">afhankelijk van </w:t>
        </w:r>
      </w:ins>
      <w:ins w:id="4786" w:author="flory" w:date="2025-05-02T15:10:00Z" w16du:dateUtc="2025-05-02T13:10:00Z">
        <w:r w:rsidR="005E3145">
          <w:t>type, profiel, stijl en duration</w:t>
        </w:r>
        <w:r w:rsidR="006D7134">
          <w:t>.</w:t>
        </w:r>
      </w:ins>
      <w:ins w:id="4787" w:author="flory" w:date="2025-05-02T16:44:00Z" w16du:dateUtc="2025-05-02T14:44:00Z">
        <w:r w:rsidR="006C3B54">
          <w:t xml:space="preserve"> </w:t>
        </w:r>
      </w:ins>
      <w:ins w:id="4788" w:author="flory" w:date="2025-05-02T16:46:00Z" w16du:dateUtc="2025-05-02T14:46:00Z">
        <w:r w:rsidR="00F0346E">
          <w:t>In de kolommen van het inleesbestand moet staan</w:t>
        </w:r>
      </w:ins>
    </w:p>
    <w:p w14:paraId="41874E3B" w14:textId="3EE7BAD7" w:rsidR="00211126" w:rsidRDefault="00107CBF" w:rsidP="00EB6A07">
      <w:pPr>
        <w:pStyle w:val="ListParagraph"/>
        <w:numPr>
          <w:ilvl w:val="0"/>
          <w:numId w:val="6"/>
        </w:numPr>
        <w:spacing w:line="240" w:lineRule="auto"/>
        <w:rPr>
          <w:ins w:id="4789" w:author="flory" w:date="2025-05-02T16:54:00Z" w16du:dateUtc="2025-05-02T14:54:00Z"/>
        </w:rPr>
      </w:pPr>
      <w:ins w:id="4790" w:author="flory" w:date="2025-05-02T16:56:00Z" w16du:dateUtc="2025-05-02T14:56:00Z">
        <w:r>
          <w:t>a</w:t>
        </w:r>
      </w:ins>
      <w:ins w:id="4791" w:author="flory" w:date="2025-05-02T16:54:00Z" w16du:dateUtc="2025-05-02T14:54:00Z">
        <w:r w:rsidR="00EB6A07">
          <w:t>dministratie</w:t>
        </w:r>
        <w:r w:rsidR="00ED6816">
          <w:t>: nummer van de adm</w:t>
        </w:r>
      </w:ins>
      <w:ins w:id="4792" w:author="flory" w:date="2025-05-02T16:55:00Z" w16du:dateUtc="2025-05-02T14:55:00Z">
        <w:r w:rsidR="00931516">
          <w:t>i</w:t>
        </w:r>
      </w:ins>
      <w:ins w:id="4793" w:author="flory" w:date="2025-05-02T16:54:00Z" w16du:dateUtc="2025-05-02T14:54:00Z">
        <w:r w:rsidR="00ED6816">
          <w:t>nistratie</w:t>
        </w:r>
      </w:ins>
    </w:p>
    <w:p w14:paraId="62DE95C6" w14:textId="09D552B8" w:rsidR="00ED6816" w:rsidRDefault="00107CBF" w:rsidP="00EB6A07">
      <w:pPr>
        <w:pStyle w:val="ListParagraph"/>
        <w:numPr>
          <w:ilvl w:val="0"/>
          <w:numId w:val="6"/>
        </w:numPr>
        <w:spacing w:line="240" w:lineRule="auto"/>
        <w:rPr>
          <w:ins w:id="4794" w:author="flory" w:date="2025-05-02T16:55:00Z" w16du:dateUtc="2025-05-02T14:55:00Z"/>
        </w:rPr>
      </w:pPr>
      <w:ins w:id="4795" w:author="flory" w:date="2025-05-02T16:56:00Z" w16du:dateUtc="2025-05-02T14:56:00Z">
        <w:r>
          <w:t>t</w:t>
        </w:r>
      </w:ins>
      <w:ins w:id="4796" w:author="flory" w:date="2025-05-02T16:54:00Z" w16du:dateUtc="2025-05-02T14:54:00Z">
        <w:r w:rsidR="00ED6816">
          <w:t>ype: 2 (FPR</w:t>
        </w:r>
      </w:ins>
      <w:ins w:id="4797" w:author="flory" w:date="2025-05-02T16:55:00Z" w16du:dateUtc="2025-05-02T14:55:00Z">
        <w:r w:rsidR="00ED6816">
          <w:t>)</w:t>
        </w:r>
      </w:ins>
    </w:p>
    <w:p w14:paraId="3D64E3A5" w14:textId="5E56B975" w:rsidR="00ED6816" w:rsidRDefault="00107CBF" w:rsidP="00EB6A07">
      <w:pPr>
        <w:pStyle w:val="ListParagraph"/>
        <w:numPr>
          <w:ilvl w:val="0"/>
          <w:numId w:val="6"/>
        </w:numPr>
        <w:spacing w:line="240" w:lineRule="auto"/>
        <w:rPr>
          <w:ins w:id="4798" w:author="flory" w:date="2025-05-02T16:58:00Z" w16du:dateUtc="2025-05-02T14:58:00Z"/>
        </w:rPr>
      </w:pPr>
      <w:ins w:id="4799" w:author="flory" w:date="2025-05-02T16:56:00Z" w16du:dateUtc="2025-05-02T14:56:00Z">
        <w:r>
          <w:t>p</w:t>
        </w:r>
      </w:ins>
      <w:ins w:id="4800" w:author="flory" w:date="2025-05-02T16:55:00Z" w16du:dateUtc="2025-05-02T14:55:00Z">
        <w:r w:rsidR="00ED6816">
          <w:t>rofiel</w:t>
        </w:r>
      </w:ins>
      <w:ins w:id="4801" w:author="flory" w:date="2025-05-02T16:58:00Z" w16du:dateUtc="2025-05-02T14:58:00Z">
        <w:r w:rsidR="001971B9">
          <w:t>: nummer van het profiel, te bepalen per administratie</w:t>
        </w:r>
      </w:ins>
    </w:p>
    <w:p w14:paraId="40DEDF03" w14:textId="687EAF06" w:rsidR="00866C05" w:rsidRDefault="006A0FA8">
      <w:pPr>
        <w:pStyle w:val="ListParagraph"/>
        <w:numPr>
          <w:ilvl w:val="1"/>
          <w:numId w:val="6"/>
        </w:numPr>
        <w:spacing w:line="240" w:lineRule="auto"/>
        <w:rPr>
          <w:ins w:id="4802" w:author="flory" w:date="2025-05-02T16:55:00Z" w16du:dateUtc="2025-05-02T14:55:00Z"/>
        </w:rPr>
        <w:pPrChange w:id="4803" w:author="flory" w:date="2025-05-02T16:58:00Z" w16du:dateUtc="2025-05-02T14:58:00Z">
          <w:pPr>
            <w:pStyle w:val="ListParagraph"/>
            <w:numPr>
              <w:numId w:val="6"/>
            </w:numPr>
            <w:spacing w:line="240" w:lineRule="auto"/>
            <w:ind w:hanging="360"/>
          </w:pPr>
        </w:pPrChange>
      </w:pPr>
      <w:ins w:id="4804" w:author="flory" w:date="2025-05-02T17:25:00Z">
        <w:r w:rsidRPr="006A0FA8">
          <w:t>default 1 = defensief, 2 = neutraal, 3 = offensief</w:t>
        </w:r>
      </w:ins>
    </w:p>
    <w:p w14:paraId="5357C399" w14:textId="1B5378ED" w:rsidR="00931516" w:rsidRDefault="00107CBF" w:rsidP="00EB6A07">
      <w:pPr>
        <w:pStyle w:val="ListParagraph"/>
        <w:numPr>
          <w:ilvl w:val="0"/>
          <w:numId w:val="6"/>
        </w:numPr>
        <w:spacing w:line="240" w:lineRule="auto"/>
        <w:rPr>
          <w:ins w:id="4805" w:author="flory" w:date="2025-05-02T16:59:00Z" w16du:dateUtc="2025-05-02T14:59:00Z"/>
        </w:rPr>
      </w:pPr>
      <w:ins w:id="4806" w:author="flory" w:date="2025-05-02T16:56:00Z" w16du:dateUtc="2025-05-02T14:56:00Z">
        <w:r>
          <w:t>s</w:t>
        </w:r>
      </w:ins>
      <w:ins w:id="4807" w:author="flory" w:date="2025-05-02T16:55:00Z" w16du:dateUtc="2025-05-02T14:55:00Z">
        <w:r w:rsidR="00931516">
          <w:t>tijl</w:t>
        </w:r>
      </w:ins>
      <w:ins w:id="4808" w:author="flory" w:date="2025-05-02T16:58:00Z" w16du:dateUtc="2025-05-02T14:58:00Z">
        <w:r w:rsidR="00866C05">
          <w:t xml:space="preserve">: </w:t>
        </w:r>
      </w:ins>
      <w:ins w:id="4809" w:author="flory" w:date="2025-05-02T16:59:00Z" w16du:dateUtc="2025-05-02T14:59:00Z">
        <w:r w:rsidR="00866C05">
          <w:t xml:space="preserve">vrij te gebruiken voor </w:t>
        </w:r>
        <w:r w:rsidR="00C433D2">
          <w:t xml:space="preserve">nadere </w:t>
        </w:r>
        <w:r w:rsidR="00866C05">
          <w:t xml:space="preserve">invulling </w:t>
        </w:r>
        <w:r w:rsidR="00C433D2">
          <w:t>per administratie</w:t>
        </w:r>
      </w:ins>
    </w:p>
    <w:p w14:paraId="41693827" w14:textId="4A73084F" w:rsidR="008253D0" w:rsidRDefault="00C433D2" w:rsidP="00C433D2">
      <w:pPr>
        <w:pStyle w:val="ListParagraph"/>
        <w:numPr>
          <w:ilvl w:val="1"/>
          <w:numId w:val="6"/>
        </w:numPr>
        <w:spacing w:line="240" w:lineRule="auto"/>
        <w:rPr>
          <w:ins w:id="4810" w:author="flory" w:date="2025-05-02T17:00:00Z" w16du:dateUtc="2025-05-02T15:00:00Z"/>
        </w:rPr>
      </w:pPr>
      <w:ins w:id="4811" w:author="flory" w:date="2025-05-02T16:59:00Z" w16du:dateUtc="2025-05-02T14:59:00Z">
        <w:r>
          <w:t xml:space="preserve">default </w:t>
        </w:r>
      </w:ins>
      <w:ins w:id="4812" w:author="flory" w:date="2025-05-02T17:00:00Z" w16du:dateUtc="2025-05-02T15:00:00Z">
        <w:r w:rsidR="008253D0">
          <w:t xml:space="preserve">alleen </w:t>
        </w:r>
      </w:ins>
      <w:ins w:id="4813" w:author="flory" w:date="2025-05-02T16:59:00Z" w16du:dateUtc="2025-05-02T14:59:00Z">
        <w:r>
          <w:t xml:space="preserve">1 </w:t>
        </w:r>
      </w:ins>
    </w:p>
    <w:p w14:paraId="000E3076" w14:textId="233A42AE" w:rsidR="00C433D2" w:rsidRDefault="00C433D2" w:rsidP="00C433D2">
      <w:pPr>
        <w:pStyle w:val="ListParagraph"/>
        <w:numPr>
          <w:ilvl w:val="1"/>
          <w:numId w:val="6"/>
        </w:numPr>
        <w:spacing w:line="240" w:lineRule="auto"/>
        <w:rPr>
          <w:ins w:id="4814" w:author="flory" w:date="2025-05-02T17:00:00Z" w16du:dateUtc="2025-05-02T15:00:00Z"/>
        </w:rPr>
      </w:pPr>
      <w:ins w:id="4815" w:author="flory" w:date="2025-05-02T16:59:00Z" w16du:dateUtc="2025-05-02T14:59:00Z">
        <w:r>
          <w:t xml:space="preserve">bij APS </w:t>
        </w:r>
        <w:r w:rsidR="008253D0">
          <w:t xml:space="preserve">default gebruikt voor </w:t>
        </w:r>
      </w:ins>
      <w:ins w:id="4816" w:author="flory" w:date="2025-05-02T17:00:00Z" w16du:dateUtc="2025-05-02T15:00:00Z">
        <w:r w:rsidR="00374D60">
          <w:t>verschil CVP / niet CVP</w:t>
        </w:r>
      </w:ins>
    </w:p>
    <w:p w14:paraId="5C2C44CC" w14:textId="5B58EB39" w:rsidR="00374D60" w:rsidRDefault="00374D60" w:rsidP="00C433D2">
      <w:pPr>
        <w:pStyle w:val="ListParagraph"/>
        <w:numPr>
          <w:ilvl w:val="1"/>
          <w:numId w:val="6"/>
        </w:numPr>
        <w:spacing w:line="240" w:lineRule="auto"/>
        <w:rPr>
          <w:ins w:id="4817" w:author="flory" w:date="2025-05-02T17:21:00Z" w16du:dateUtc="2025-05-02T15:21:00Z"/>
        </w:rPr>
      </w:pPr>
      <w:ins w:id="4818" w:author="flory" w:date="2025-05-02T17:00:00Z" w16du:dateUtc="2025-05-02T15:00:00Z">
        <w:r>
          <w:t>per administratie ook te gebruiken voor verschillende deelnemer groepen</w:t>
        </w:r>
      </w:ins>
    </w:p>
    <w:p w14:paraId="3355FC55" w14:textId="397232F7" w:rsidR="00B7750D" w:rsidRDefault="00474474">
      <w:pPr>
        <w:pStyle w:val="ListParagraph"/>
        <w:numPr>
          <w:ilvl w:val="2"/>
          <w:numId w:val="6"/>
        </w:numPr>
        <w:spacing w:line="240" w:lineRule="auto"/>
        <w:rPr>
          <w:ins w:id="4819" w:author="flory" w:date="2025-05-02T16:55:00Z" w16du:dateUtc="2025-05-02T14:55:00Z"/>
        </w:rPr>
        <w:pPrChange w:id="4820" w:author="flory" w:date="2025-05-02T17:21:00Z" w16du:dateUtc="2025-05-02T15:21:00Z">
          <w:pPr>
            <w:pStyle w:val="ListParagraph"/>
            <w:numPr>
              <w:numId w:val="6"/>
            </w:numPr>
            <w:spacing w:line="240" w:lineRule="auto"/>
            <w:ind w:hanging="360"/>
          </w:pPr>
        </w:pPrChange>
      </w:pPr>
      <w:ins w:id="4821" w:author="flory" w:date="2025-05-02T17:21:00Z" w16du:dateUtc="2025-05-02T15:21:00Z">
        <w:r w:rsidRPr="00474474">
          <w:rPr>
            <w:highlight w:val="yellow"/>
            <w:rPrChange w:id="4822" w:author="flory" w:date="2025-05-02T17:21:00Z" w16du:dateUtc="2025-05-02T15:21:00Z">
              <w:rPr/>
            </w:rPrChange>
          </w:rPr>
          <w:t>specifiek Shell</w:t>
        </w:r>
        <w:r>
          <w:t>: in dienst voor/na 1 juli 2013</w:t>
        </w:r>
      </w:ins>
    </w:p>
    <w:p w14:paraId="48545D98" w14:textId="296EB0B1" w:rsidR="00931516" w:rsidRDefault="00107CBF" w:rsidP="00EB6A07">
      <w:pPr>
        <w:pStyle w:val="ListParagraph"/>
        <w:numPr>
          <w:ilvl w:val="0"/>
          <w:numId w:val="6"/>
        </w:numPr>
        <w:spacing w:line="240" w:lineRule="auto"/>
        <w:rPr>
          <w:ins w:id="4823" w:author="flory" w:date="2025-05-02T16:55:00Z" w16du:dateUtc="2025-05-02T14:55:00Z"/>
        </w:rPr>
      </w:pPr>
      <w:ins w:id="4824" w:author="flory" w:date="2025-05-02T16:56:00Z" w16du:dateUtc="2025-05-02T14:56:00Z">
        <w:r>
          <w:t>d</w:t>
        </w:r>
      </w:ins>
      <w:ins w:id="4825" w:author="flory" w:date="2025-05-02T16:55:00Z" w16du:dateUtc="2025-05-02T14:55:00Z">
        <w:r w:rsidR="00931516">
          <w:t>atum: versiedatum vanaf wanneer het geldt</w:t>
        </w:r>
      </w:ins>
    </w:p>
    <w:p w14:paraId="4F6158D3" w14:textId="3DE90335" w:rsidR="00931516" w:rsidRDefault="00107CBF" w:rsidP="00EB6A07">
      <w:pPr>
        <w:pStyle w:val="ListParagraph"/>
        <w:numPr>
          <w:ilvl w:val="0"/>
          <w:numId w:val="6"/>
        </w:numPr>
        <w:spacing w:line="240" w:lineRule="auto"/>
        <w:rPr>
          <w:ins w:id="4826" w:author="flory" w:date="2025-05-02T16:56:00Z" w16du:dateUtc="2025-05-02T14:56:00Z"/>
        </w:rPr>
      </w:pPr>
      <w:ins w:id="4827" w:author="flory" w:date="2025-05-02T16:56:00Z" w16du:dateUtc="2025-05-02T14:56:00Z">
        <w:r>
          <w:t>d</w:t>
        </w:r>
      </w:ins>
      <w:ins w:id="4828" w:author="flory" w:date="2025-05-02T16:55:00Z" w16du:dateUtc="2025-05-02T14:55:00Z">
        <w:r w:rsidR="00931516">
          <w:t xml:space="preserve">uration: </w:t>
        </w:r>
        <w:r w:rsidR="00892EF8">
          <w:t>duur in maanden tot (werkelijke</w:t>
        </w:r>
      </w:ins>
      <w:ins w:id="4829" w:author="flory" w:date="2025-05-02T16:56:00Z" w16du:dateUtc="2025-05-02T14:56:00Z">
        <w:r w:rsidR="00892EF8">
          <w:t>) pensioendatum</w:t>
        </w:r>
      </w:ins>
    </w:p>
    <w:p w14:paraId="6CBBEA2E" w14:textId="6511C67B" w:rsidR="00892EF8" w:rsidRDefault="00107CBF" w:rsidP="00EB6A07">
      <w:pPr>
        <w:pStyle w:val="ListParagraph"/>
        <w:numPr>
          <w:ilvl w:val="0"/>
          <w:numId w:val="6"/>
        </w:numPr>
        <w:spacing w:line="240" w:lineRule="auto"/>
        <w:rPr>
          <w:ins w:id="4830" w:author="flory" w:date="2025-05-02T16:57:00Z" w16du:dateUtc="2025-05-02T14:57:00Z"/>
        </w:rPr>
      </w:pPr>
      <w:ins w:id="4831" w:author="flory" w:date="2025-05-02T16:56:00Z" w16du:dateUtc="2025-05-02T14:56:00Z">
        <w:r>
          <w:t>i</w:t>
        </w:r>
        <w:r w:rsidR="00892EF8">
          <w:t>sin: ISIN code</w:t>
        </w:r>
        <w:r>
          <w:t>, ter identificatie van het b</w:t>
        </w:r>
      </w:ins>
      <w:ins w:id="4832" w:author="flory" w:date="2025-05-02T16:57:00Z" w16du:dateUtc="2025-05-02T14:57:00Z">
        <w:r>
          <w:t xml:space="preserve">eleggingsfonds </w:t>
        </w:r>
      </w:ins>
    </w:p>
    <w:p w14:paraId="2982FE81" w14:textId="65971C61" w:rsidR="00563FD4" w:rsidRDefault="00563FD4">
      <w:pPr>
        <w:pStyle w:val="ListParagraph"/>
        <w:numPr>
          <w:ilvl w:val="0"/>
          <w:numId w:val="6"/>
        </w:numPr>
        <w:spacing w:line="240" w:lineRule="auto"/>
        <w:rPr>
          <w:ins w:id="4833" w:author="flory" w:date="2025-05-02T15:06:00Z" w16du:dateUtc="2025-05-02T13:06:00Z"/>
        </w:rPr>
        <w:pPrChange w:id="4834" w:author="flory" w:date="2025-05-02T16:54:00Z" w16du:dateUtc="2025-05-02T14:54:00Z">
          <w:pPr>
            <w:spacing w:line="240" w:lineRule="auto"/>
          </w:pPr>
        </w:pPrChange>
      </w:pPr>
      <w:ins w:id="4835" w:author="flory" w:date="2025-05-02T16:57:00Z" w16du:dateUtc="2025-05-02T14:57:00Z">
        <w:r>
          <w:t>prc: lifecyclepercentage voor het fonds</w:t>
        </w:r>
        <w:r w:rsidR="005D0266">
          <w:t xml:space="preserve"> behorend bij de waarden in de andere kol</w:t>
        </w:r>
      </w:ins>
      <w:ins w:id="4836" w:author="flory" w:date="2025-05-02T16:58:00Z" w16du:dateUtc="2025-05-02T14:58:00Z">
        <w:r w:rsidR="005D0266">
          <w:t>ommen</w:t>
        </w:r>
      </w:ins>
    </w:p>
    <w:p w14:paraId="414FD708" w14:textId="77777777" w:rsidR="003103DD" w:rsidRDefault="003103DD" w:rsidP="0039569D">
      <w:pPr>
        <w:spacing w:line="240" w:lineRule="auto"/>
        <w:rPr>
          <w:ins w:id="4837" w:author="flory" w:date="2025-05-02T15:06:00Z" w16du:dateUtc="2025-05-02T13:06:00Z"/>
        </w:rPr>
      </w:pPr>
    </w:p>
    <w:p w14:paraId="265CE8BC" w14:textId="77777777" w:rsidR="003103DD" w:rsidRDefault="003103DD" w:rsidP="0039569D">
      <w:pPr>
        <w:spacing w:line="240" w:lineRule="auto"/>
        <w:rPr>
          <w:ins w:id="4838" w:author="flory" w:date="2025-05-02T15:03:00Z" w16du:dateUtc="2025-05-02T13:03:00Z"/>
        </w:rPr>
      </w:pPr>
    </w:p>
    <w:p w14:paraId="0E19BAD6" w14:textId="77777777" w:rsidR="00D71A61" w:rsidRDefault="0050786D" w:rsidP="0039569D">
      <w:pPr>
        <w:spacing w:line="240" w:lineRule="auto"/>
        <w:rPr>
          <w:ins w:id="4839" w:author="Lieke Werner (CC)" w:date="2025-08-07T20:25:00Z" w16du:dateUtc="2025-08-07T18:25:00Z"/>
        </w:rPr>
      </w:pPr>
      <w:ins w:id="4840" w:author="flory" w:date="2025-05-02T15:03:00Z" w16du:dateUtc="2025-05-02T13:03:00Z">
        <w:r>
          <w:t>Bij elke stortin</w:t>
        </w:r>
      </w:ins>
      <w:ins w:id="4841" w:author="flory" w:date="2025-05-02T15:04:00Z" w16du:dateUtc="2025-05-02T13:04:00Z">
        <w:r>
          <w:t xml:space="preserve">g en </w:t>
        </w:r>
        <w:del w:id="4842" w:author="Lieke Werner (CC)" w:date="2025-08-07T20:25:00Z" w16du:dateUtc="2025-08-07T18:25:00Z">
          <w:r w:rsidDel="00D71A61">
            <w:delText>rebalance</w:delText>
          </w:r>
        </w:del>
      </w:ins>
    </w:p>
    <w:p w14:paraId="644B3789" w14:textId="77777777" w:rsidR="0058554B" w:rsidRDefault="0058554B" w:rsidP="0039569D">
      <w:pPr>
        <w:spacing w:line="240" w:lineRule="auto"/>
        <w:rPr>
          <w:ins w:id="4843" w:author="Lieke Werner (CC)" w:date="2025-08-07T20:25:00Z" w16du:dateUtc="2025-08-07T18:25:00Z"/>
        </w:rPr>
      </w:pPr>
    </w:p>
    <w:p w14:paraId="78635A07" w14:textId="77777777" w:rsidR="0058554B" w:rsidRDefault="0058554B" w:rsidP="0039569D">
      <w:pPr>
        <w:spacing w:line="240" w:lineRule="auto"/>
        <w:rPr>
          <w:ins w:id="4844" w:author="Lieke Werner (CC)" w:date="2025-08-07T20:25:00Z" w16du:dateUtc="2025-08-07T18:25:00Z"/>
        </w:rPr>
      </w:pPr>
    </w:p>
    <w:p w14:paraId="03728BDA" w14:textId="77777777" w:rsidR="0058554B" w:rsidRDefault="0058554B" w:rsidP="0039569D">
      <w:pPr>
        <w:spacing w:line="240" w:lineRule="auto"/>
        <w:rPr>
          <w:ins w:id="4845" w:author="Lieke Werner (CC)" w:date="2025-08-07T20:25:00Z" w16du:dateUtc="2025-08-07T18:25:00Z"/>
        </w:rPr>
      </w:pPr>
    </w:p>
    <w:p w14:paraId="5BAD2FA3" w14:textId="77777777" w:rsidR="0058554B" w:rsidRDefault="0058554B" w:rsidP="0039569D">
      <w:pPr>
        <w:spacing w:line="240" w:lineRule="auto"/>
        <w:rPr>
          <w:ins w:id="4846" w:author="Lieke Werner (CC)" w:date="2025-08-07T20:25:00Z" w16du:dateUtc="2025-08-07T18:25:00Z"/>
        </w:rPr>
      </w:pPr>
    </w:p>
    <w:p w14:paraId="21660391" w14:textId="77777777" w:rsidR="0058554B" w:rsidRDefault="0058554B" w:rsidP="0039569D">
      <w:pPr>
        <w:spacing w:line="240" w:lineRule="auto"/>
        <w:rPr>
          <w:ins w:id="4847" w:author="Lieke Werner (CC)" w:date="2025-08-07T20:25:00Z" w16du:dateUtc="2025-08-07T18:25:00Z"/>
        </w:rPr>
      </w:pPr>
    </w:p>
    <w:p w14:paraId="5459FE18" w14:textId="77777777" w:rsidR="0058554B" w:rsidRDefault="0058554B" w:rsidP="0039569D">
      <w:pPr>
        <w:spacing w:line="240" w:lineRule="auto"/>
        <w:rPr>
          <w:ins w:id="4848" w:author="Lieke Werner (CC)" w:date="2025-08-07T20:25:00Z" w16du:dateUtc="2025-08-07T18:25:00Z"/>
        </w:rPr>
      </w:pPr>
    </w:p>
    <w:p w14:paraId="73BCD77C" w14:textId="7F53FE91" w:rsidR="0050786D" w:rsidRDefault="0050786D" w:rsidP="0039569D">
      <w:pPr>
        <w:spacing w:line="240" w:lineRule="auto"/>
      </w:pPr>
      <w:ins w:id="4849" w:author="flory" w:date="2025-05-02T15:04:00Z" w16du:dateUtc="2025-05-02T13:04:00Z">
        <w:r>
          <w:t xml:space="preserve"> wordt </w:t>
        </w:r>
        <w:r w:rsidR="00290413">
          <w:t xml:space="preserve">de beleggingsmix bepaald </w:t>
        </w:r>
      </w:ins>
      <w:ins w:id="4850" w:author="flory" w:date="2025-05-02T15:05:00Z" w16du:dateUtc="2025-05-02T13:05:00Z">
        <w:r w:rsidR="00BC0CF5">
          <w:t xml:space="preserve">door per beleggingsfonds </w:t>
        </w:r>
        <w:r w:rsidR="00B7473F">
          <w:t xml:space="preserve">het </w:t>
        </w:r>
      </w:ins>
      <w:ins w:id="4851" w:author="flory" w:date="2025-05-02T15:06:00Z" w16du:dateUtc="2025-05-02T13:06:00Z">
        <w:r w:rsidR="00195045">
          <w:t xml:space="preserve">juiste percentage te bepalen </w:t>
        </w:r>
      </w:ins>
    </w:p>
    <w:p w14:paraId="0F4BA5B4" w14:textId="77777777" w:rsidR="00B07E23" w:rsidRDefault="00B07E23" w:rsidP="00233F87">
      <w:pPr>
        <w:spacing w:line="240" w:lineRule="auto"/>
      </w:pPr>
    </w:p>
    <w:p w14:paraId="510A8E31" w14:textId="4E7D72C9" w:rsidR="00B07E23" w:rsidRDefault="00B07E23" w:rsidP="00B07E23">
      <w:pPr>
        <w:pStyle w:val="Heading2"/>
      </w:pPr>
      <w:bookmarkStart w:id="4852" w:name="_Toc187312260"/>
      <w:bookmarkStart w:id="4853" w:name="_Toc466031175"/>
      <w:bookmarkStart w:id="4854" w:name="_Toc1286225235"/>
      <w:r>
        <w:t>Gebeurtenissen</w:t>
      </w:r>
      <w:bookmarkEnd w:id="4852"/>
      <w:bookmarkEnd w:id="4853"/>
      <w:bookmarkEnd w:id="4854"/>
    </w:p>
    <w:p w14:paraId="2844EC72" w14:textId="77777777" w:rsidR="00B07E23" w:rsidRDefault="00B07E23" w:rsidP="00233F87">
      <w:pPr>
        <w:spacing w:line="240" w:lineRule="auto"/>
      </w:pPr>
    </w:p>
    <w:p w14:paraId="6ED73B00" w14:textId="111E4281" w:rsidR="00B07E23" w:rsidRDefault="00B07E23" w:rsidP="00B07E23">
      <w:pPr>
        <w:pStyle w:val="Heading3"/>
      </w:pPr>
      <w:bookmarkStart w:id="4855" w:name="_Toc187312261"/>
      <w:bookmarkStart w:id="4856" w:name="_Toc1174970353"/>
      <w:bookmarkStart w:id="4857" w:name="_Toc1380178979"/>
      <w:r>
        <w:t>Opvoer beleggingsrekening Bruto</w:t>
      </w:r>
      <w:bookmarkEnd w:id="4855"/>
      <w:bookmarkEnd w:id="4856"/>
      <w:bookmarkEnd w:id="4857"/>
    </w:p>
    <w:p w14:paraId="280AA889" w14:textId="77777777" w:rsidR="00B07E23" w:rsidRDefault="00B07E23" w:rsidP="00B07E23">
      <w:pPr>
        <w:spacing w:line="240" w:lineRule="auto"/>
      </w:pPr>
    </w:p>
    <w:p w14:paraId="3BF05335" w14:textId="77777777" w:rsidR="00B07E23" w:rsidRDefault="00B07E23" w:rsidP="00B07E23">
      <w:pPr>
        <w:pStyle w:val="Heading3"/>
      </w:pPr>
      <w:bookmarkStart w:id="4858" w:name="_Toc187312262"/>
      <w:bookmarkStart w:id="4859" w:name="_Toc1830213928"/>
      <w:bookmarkStart w:id="4860" w:name="_Toc1863371438"/>
      <w:r>
        <w:t>Instellingen belegger</w:t>
      </w:r>
      <w:bookmarkEnd w:id="4858"/>
      <w:bookmarkEnd w:id="4859"/>
      <w:bookmarkEnd w:id="4860"/>
    </w:p>
    <w:p w14:paraId="3EE99870" w14:textId="78B74BF3" w:rsidR="00B07E23" w:rsidRDefault="001A0A15" w:rsidP="00233F87">
      <w:pPr>
        <w:spacing w:line="240" w:lineRule="auto"/>
        <w:rPr>
          <w:ins w:id="4861" w:author="Flory Koole" w:date="2025-04-30T08:17:00Z" w16du:dateUtc="2025-04-30T06:17:00Z"/>
        </w:rPr>
      </w:pPr>
      <w:ins w:id="4862" w:author="Flory Koole" w:date="2025-04-30T08:14:00Z" w16du:dateUtc="2025-04-30T06:14:00Z">
        <w:r>
          <w:t xml:space="preserve">Hierbij kan het gewenste profiel </w:t>
        </w:r>
      </w:ins>
      <w:ins w:id="4863" w:author="Flory Koole" w:date="2025-04-30T08:15:00Z" w16du:dateUtc="2025-04-30T06:15:00Z">
        <w:r w:rsidR="00B905B3">
          <w:t xml:space="preserve">(rekProfiel) </w:t>
        </w:r>
      </w:ins>
      <w:ins w:id="4864" w:author="Flory Koole" w:date="2025-04-30T08:14:00Z" w16du:dateUtc="2025-04-30T06:14:00Z">
        <w:r>
          <w:t xml:space="preserve">beleggingen worden </w:t>
        </w:r>
      </w:ins>
      <w:ins w:id="4865" w:author="Flory Koole" w:date="2025-04-30T08:15:00Z" w16du:dateUtc="2025-04-30T06:15:00Z">
        <w:r w:rsidR="00B905B3">
          <w:t>ingevoerd. Als dat van toepassing is voor een klant of adm</w:t>
        </w:r>
        <w:r w:rsidR="005F1C1F">
          <w:t>i</w:t>
        </w:r>
        <w:r w:rsidR="00B905B3">
          <w:t>nistratie</w:t>
        </w:r>
        <w:r w:rsidR="005F1C1F">
          <w:t xml:space="preserve">, kan ook de stijl </w:t>
        </w:r>
      </w:ins>
      <w:ins w:id="4866" w:author="Flory Koole" w:date="2025-04-30T08:16:00Z" w16du:dateUtc="2025-04-30T06:16:00Z">
        <w:r w:rsidR="005D01B9">
          <w:t>(</w:t>
        </w:r>
        <w:r w:rsidR="005D01B9" w:rsidRPr="005D01B9">
          <w:t>rekStijl</w:t>
        </w:r>
        <w:r w:rsidR="005D01B9">
          <w:t xml:space="preserve">) </w:t>
        </w:r>
      </w:ins>
      <w:ins w:id="4867" w:author="Flory Koole" w:date="2025-04-30T08:15:00Z" w16du:dateUtc="2025-04-30T06:15:00Z">
        <w:r w:rsidR="005F1C1F">
          <w:t>worden ingevoerd</w:t>
        </w:r>
      </w:ins>
      <w:ins w:id="4868" w:author="Flory Koole" w:date="2025-04-30T08:16:00Z" w16du:dateUtc="2025-04-30T06:16:00Z">
        <w:r w:rsidR="005F1C1F">
          <w:t>. Bij APS</w:t>
        </w:r>
      </w:ins>
      <w:ins w:id="4869" w:author="Flory Koole" w:date="2025-04-30T08:17:00Z" w16du:dateUtc="2025-04-30T06:17:00Z">
        <w:r w:rsidR="00B25902">
          <w:t xml:space="preserve"> geldt alleen rekProfiel als invoer.</w:t>
        </w:r>
      </w:ins>
    </w:p>
    <w:p w14:paraId="5B67DD8F" w14:textId="4C43383E" w:rsidR="003B15B9" w:rsidRDefault="003B15B9" w:rsidP="00233F87">
      <w:pPr>
        <w:spacing w:line="240" w:lineRule="auto"/>
        <w:rPr>
          <w:ins w:id="4870" w:author="Flory Koole" w:date="2025-04-30T08:15:00Z" w16du:dateUtc="2025-04-30T06:15:00Z"/>
        </w:rPr>
      </w:pPr>
      <w:ins w:id="4871" w:author="Flory Koole" w:date="2025-04-30T08:17:00Z" w16du:dateUtc="2025-04-30T06:17:00Z">
        <w:r>
          <w:t>Als gevolg van gewijzigde instellingen, wordt een andere lifecycle toe</w:t>
        </w:r>
      </w:ins>
      <w:ins w:id="4872" w:author="Flory Koole" w:date="2025-04-30T08:18:00Z" w16du:dateUtc="2025-04-30T06:18:00Z">
        <w:r>
          <w:t xml:space="preserve">gepast waardoor vaak ook de </w:t>
        </w:r>
        <w:r w:rsidR="007F59DD">
          <w:t xml:space="preserve">te hanteren </w:t>
        </w:r>
        <w:r>
          <w:t xml:space="preserve">lifecyclemix </w:t>
        </w:r>
        <w:r w:rsidR="007F59DD">
          <w:t xml:space="preserve">verandert. Een gevolg hiervan kan zijn dat er </w:t>
        </w:r>
        <w:r w:rsidR="007B04C7">
          <w:t xml:space="preserve">ook rebalancing </w:t>
        </w:r>
      </w:ins>
      <w:ins w:id="4873" w:author="Flory Koole" w:date="2025-04-30T08:19:00Z" w16du:dateUtc="2025-04-30T06:19:00Z">
        <w:r w:rsidR="003151C4">
          <w:t>van toepassing is.</w:t>
        </w:r>
      </w:ins>
    </w:p>
    <w:p w14:paraId="324DC7EF" w14:textId="77777777" w:rsidR="00B905B3" w:rsidRDefault="00B905B3" w:rsidP="00233F87">
      <w:pPr>
        <w:spacing w:line="240" w:lineRule="auto"/>
        <w:rPr>
          <w:ins w:id="4874" w:author="Flory Koole" w:date="2025-04-30T08:13:00Z" w16du:dateUtc="2025-04-30T06:13:00Z"/>
        </w:rPr>
      </w:pPr>
    </w:p>
    <w:p w14:paraId="1792F2FF" w14:textId="7297299B" w:rsidR="004F2149" w:rsidRDefault="004F2149">
      <w:pPr>
        <w:pStyle w:val="Heading4"/>
        <w:rPr>
          <w:ins w:id="4875" w:author="Flory Koole" w:date="2025-04-30T08:13:00Z" w16du:dateUtc="2025-04-30T06:13:00Z"/>
        </w:rPr>
        <w:pPrChange w:id="4876" w:author="Flory Koole" w:date="2025-04-30T08:16:00Z" w16du:dateUtc="2025-04-30T06:16:00Z">
          <w:pPr>
            <w:spacing w:line="240" w:lineRule="auto"/>
          </w:pPr>
        </w:pPrChange>
      </w:pPr>
      <w:ins w:id="4877" w:author="Flory Koole" w:date="2025-04-30T08:13:00Z" w16du:dateUtc="2025-04-30T06:13:00Z">
        <w:r>
          <w:t>Profiel</w:t>
        </w:r>
      </w:ins>
      <w:ins w:id="4878" w:author="Flory Koole" w:date="2025-04-30T08:15:00Z" w16du:dateUtc="2025-04-30T06:15:00Z">
        <w:r w:rsidR="005F1C1F">
          <w:t xml:space="preserve"> (rekProfiel)</w:t>
        </w:r>
      </w:ins>
    </w:p>
    <w:p w14:paraId="691402BD" w14:textId="77777777" w:rsidR="004E61E3" w:rsidRPr="004E61E3" w:rsidRDefault="004E61E3" w:rsidP="004E61E3">
      <w:pPr>
        <w:spacing w:line="240" w:lineRule="auto"/>
        <w:rPr>
          <w:ins w:id="4879" w:author="Flory Koole" w:date="2025-04-30T08:13:00Z"/>
        </w:rPr>
      </w:pPr>
      <w:ins w:id="4880" w:author="Flory Koole" w:date="2025-04-30T08:13:00Z">
        <w:r w:rsidRPr="004E61E3">
          <w:t xml:space="preserve">Het risicoprofiel dat in Qwik wordt gebruikt op de beleggingsrekening, rekProfiel, geeft aan volgens welk profiel zoals neutraal/defensief/offensief belegd moet worden. Dit wordt per administratie bepaald, waarbij een default vanuit de standaard geldt van 1= Defensief, 2 = Neutraal, 3 = Offensief. Als getoond moet worden volgens welk profiel belegd wordt, dan kan dit met de properties rekProfiel en rekProfielOms. Als een wijziging van dit profiel doorgegeven wordt, dan verwacht Qwik een ander nummer voor rekProfiel dat gedefinieerd is in de administratie en/of vanuit de default. Momenteel is alleen de default (1, 2 en 3) ingericht, waardoor deze ook geldt voor </w:t>
        </w:r>
        <w:r w:rsidRPr="003E4BA9">
          <w:rPr>
            <w:highlight w:val="yellow"/>
            <w:rPrChange w:id="4881" w:author="Flory Koole" w:date="2025-04-30T08:25:00Z" w16du:dateUtc="2025-04-30T06:25:00Z">
              <w:rPr/>
            </w:rPrChange>
          </w:rPr>
          <w:t>SPF en SPD</w:t>
        </w:r>
        <w:r w:rsidRPr="004E61E3">
          <w:t>.</w:t>
        </w:r>
      </w:ins>
    </w:p>
    <w:p w14:paraId="3FB9FC87" w14:textId="77777777" w:rsidR="004E61E3" w:rsidRPr="004E61E3" w:rsidRDefault="004E61E3" w:rsidP="004E61E3">
      <w:pPr>
        <w:spacing w:line="240" w:lineRule="auto"/>
        <w:rPr>
          <w:ins w:id="4882" w:author="Flory Koole" w:date="2025-04-30T08:13:00Z"/>
        </w:rPr>
      </w:pPr>
    </w:p>
    <w:p w14:paraId="5D19A826" w14:textId="7145B997" w:rsidR="004E61E3" w:rsidRPr="004E61E3" w:rsidRDefault="004E61E3" w:rsidP="004E61E3">
      <w:pPr>
        <w:spacing w:line="240" w:lineRule="auto"/>
        <w:rPr>
          <w:ins w:id="4883" w:author="Flory Koole" w:date="2025-04-30T08:13:00Z"/>
        </w:rPr>
      </w:pPr>
      <w:ins w:id="4884" w:author="Flory Koole" w:date="2025-04-30T08:13:00Z">
        <w:r w:rsidRPr="004E61E3">
          <w:t xml:space="preserve">Met ACE is een koppeling voor URM gemaakt, waarbij vanuit Qwik basisgegevens als input voor de ACE berekeningen worden geleverd en </w:t>
        </w:r>
        <w:r w:rsidRPr="003E4BA9">
          <w:rPr>
            <w:rPrChange w:id="4885" w:author="Flory Koole" w:date="2025-04-30T08:25:00Z" w16du:dateUtc="2025-04-30T06:25:00Z">
              <w:rPr>
                <w:i/>
                <w:iCs/>
                <w:u w:val="single"/>
              </w:rPr>
            </w:rPrChange>
          </w:rPr>
          <w:t>vanuit ACE URM uitkomsten verwacht</w:t>
        </w:r>
        <w:r w:rsidRPr="004E61E3">
          <w:t xml:space="preserve"> worden. Hierin is ook het dlnUrmProfiel is uitgewerkt dat is afgestemd met ACE </w:t>
        </w:r>
        <w:r w:rsidRPr="003E4BA9">
          <w:rPr>
            <w:rPrChange w:id="4886" w:author="Flory Koole" w:date="2025-04-30T08:25:00Z" w16du:dateUtc="2025-04-30T06:25:00Z">
              <w:rPr>
                <w:i/>
                <w:iCs/>
                <w:u w:val="single"/>
              </w:rPr>
            </w:rPrChange>
          </w:rPr>
          <w:t>t.b.v. de URM interface</w:t>
        </w:r>
        <w:r w:rsidRPr="004E61E3">
          <w:t xml:space="preserve">. Hieruit blijkt dat het dlnUrmProfiel is samengesteld uit rekStijl (aantalInkoopJaren) en rekProfiel: </w:t>
        </w:r>
        <w:r w:rsidRPr="004E61E3">
          <w:rPr>
            <w:i/>
            <w:iCs/>
          </w:rPr>
          <w:t>dlnUrmProfiel = 10 * AantalInkoopjaren + profiel (= rekStijl * 10 + rekProfiel)</w:t>
        </w:r>
      </w:ins>
    </w:p>
    <w:p w14:paraId="1606D7B7" w14:textId="11201881" w:rsidR="004E61E3" w:rsidRPr="004E61E3" w:rsidRDefault="004E61E3" w:rsidP="004E61E3">
      <w:pPr>
        <w:spacing w:line="240" w:lineRule="auto"/>
        <w:rPr>
          <w:ins w:id="4887" w:author="Flory Koole" w:date="2025-04-30T08:13:00Z"/>
        </w:rPr>
      </w:pPr>
      <w:ins w:id="4888" w:author="Flory Koole" w:date="2025-04-30T08:13:00Z">
        <w:r w:rsidRPr="004E61E3">
          <w:t>Als men de URM interface voor andere zaken wil gebruiken dan voor URM, bijvoorbeeld voor het bepalen voor en doorgeven aan Qwik van het risicoprofiel, dan geldt daarbij aangesloten moet worden aan de Qwik nummering. Voor het profiel (rekProfiel) geldt dat dit het laatste cijfer is van dlnUrmProfiel, zoals je kunt aflezen aan de rekenregel</w:t>
        </w:r>
      </w:ins>
      <w:ins w:id="4889" w:author="Flory Koole" w:date="2025-04-30T08:25:00Z" w16du:dateUtc="2025-04-30T06:25:00Z">
        <w:r w:rsidR="00D47041">
          <w:t xml:space="preserve"> hiervan</w:t>
        </w:r>
      </w:ins>
      <w:ins w:id="4890" w:author="Flory Koole" w:date="2025-04-30T08:13:00Z">
        <w:r w:rsidRPr="004E61E3">
          <w:t xml:space="preserve">. </w:t>
        </w:r>
      </w:ins>
    </w:p>
    <w:p w14:paraId="2658A394" w14:textId="77777777" w:rsidR="003C5D47" w:rsidRDefault="003C5D47" w:rsidP="00233F87">
      <w:pPr>
        <w:spacing w:line="240" w:lineRule="auto"/>
      </w:pPr>
    </w:p>
    <w:p w14:paraId="1DC21C85" w14:textId="76DA552F" w:rsidR="00B07E23" w:rsidRDefault="00B07E23" w:rsidP="00B07E23">
      <w:pPr>
        <w:pStyle w:val="Heading3"/>
      </w:pPr>
      <w:bookmarkStart w:id="4891" w:name="_Toc187312263"/>
      <w:bookmarkStart w:id="4892" w:name="_Toc1964894699"/>
      <w:bookmarkStart w:id="4893" w:name="_Toc1928485876"/>
      <w:r>
        <w:t>Storting premies</w:t>
      </w:r>
      <w:bookmarkEnd w:id="4891"/>
      <w:bookmarkEnd w:id="4892"/>
      <w:bookmarkEnd w:id="4893"/>
    </w:p>
    <w:p w14:paraId="78484903" w14:textId="1E9A898A" w:rsidR="00B07E23" w:rsidDel="005275F3" w:rsidRDefault="00E02300" w:rsidP="00233F87">
      <w:pPr>
        <w:spacing w:line="240" w:lineRule="auto"/>
        <w:rPr>
          <w:del w:id="4894" w:author="Flory Koole" w:date="2025-02-25T08:58:00Z" w16du:dateUtc="2025-02-25T07:58:00Z"/>
        </w:rPr>
      </w:pPr>
      <w:del w:id="4895" w:author="Flory Koole" w:date="2025-02-25T08:58:00Z" w16du:dateUtc="2025-02-25T07:58:00Z">
        <w:r w:rsidRPr="00033070" w:rsidDel="005275F3">
          <w:rPr>
            <w:color w:val="FF0000"/>
          </w:rPr>
          <w:delText>Actie</w:delText>
        </w:r>
        <w:r w:rsidDel="005275F3">
          <w:delText>: premie toekomstige uitvoeringskosten mag niet worden gestort van DNB, moet meteen een aparte voorziening van worden gevormd. 15-07 gehoord van Xander</w:delText>
        </w:r>
        <w:r w:rsidR="00421002" w:rsidDel="005275F3">
          <w:delText>, mail van Lieke</w:delText>
        </w:r>
        <w:r w:rsidDel="005275F3">
          <w:delText xml:space="preserve">. </w:delText>
        </w:r>
        <w:r w:rsidR="00B76350" w:rsidDel="005275F3">
          <w:delText>Mogelijk wordt nog een CR ingediend hiervoor.</w:delText>
        </w:r>
        <w:r w:rsidR="001F46BF" w:rsidDel="005275F3">
          <w:delText xml:space="preserve"> </w:delText>
        </w:r>
        <w:r w:rsidR="001F46BF" w:rsidRPr="00033070" w:rsidDel="005275F3">
          <w:rPr>
            <w:highlight w:val="yellow"/>
          </w:rPr>
          <w:delText>Actiehouder: Niels van Lieshout</w:delText>
        </w:r>
      </w:del>
    </w:p>
    <w:p w14:paraId="50F94CD0" w14:textId="77777777" w:rsidR="00E02300" w:rsidRDefault="00E02300" w:rsidP="00233F87">
      <w:pPr>
        <w:spacing w:line="240" w:lineRule="auto"/>
        <w:rPr>
          <w:ins w:id="4896" w:author="Flory Koole" w:date="2025-02-25T08:58:00Z" w16du:dateUtc="2025-02-25T07:58:00Z"/>
        </w:rPr>
      </w:pPr>
    </w:p>
    <w:p w14:paraId="2C0A1428" w14:textId="77777777" w:rsidR="005275F3" w:rsidRPr="005275F3" w:rsidRDefault="005275F3" w:rsidP="005275F3">
      <w:pPr>
        <w:spacing w:line="240" w:lineRule="auto"/>
        <w:rPr>
          <w:ins w:id="4897" w:author="Flory Koole" w:date="2025-02-25T08:58:00Z"/>
        </w:rPr>
      </w:pPr>
      <w:ins w:id="4898" w:author="Flory Koole" w:date="2025-02-25T08:58:00Z">
        <w:r w:rsidRPr="005275F3">
          <w:t xml:space="preserve">AllVida/Qwik kent geen mogelijkheden van deelbetalingen, met of zonder aanvullende faciliteiten om een deel te beleggen. De te beleggen premies (default werkgever, premie werknemer en premie bijsparen) worden gestort op de beleggingsrekening van de deelnemer indien de nota, waar dit op staat, is betaald (actual payment). Er is hier geen middenweg mogelijk in AllVida: een nota is betaald of niet. Dit is een extern aangeleverd gegeven voor de administratie. Als gewenst is dat premies van een nota belegd worden -ook als nog niet de gehele nota is voldaan- kan aan AllVida worden doorgegeven dat de nota is voldaan en zullen de te beleggen premies het eerst volgende beleggingsmoment worden gestort. </w:t>
        </w:r>
      </w:ins>
    </w:p>
    <w:p w14:paraId="19B3FDBA" w14:textId="77777777" w:rsidR="005275F3" w:rsidRPr="005275F3" w:rsidRDefault="005275F3" w:rsidP="005275F3">
      <w:pPr>
        <w:spacing w:line="240" w:lineRule="auto"/>
        <w:rPr>
          <w:ins w:id="4899" w:author="Flory Koole" w:date="2025-02-25T08:58:00Z"/>
        </w:rPr>
      </w:pPr>
    </w:p>
    <w:p w14:paraId="75845656" w14:textId="77777777" w:rsidR="005275F3" w:rsidRDefault="005275F3" w:rsidP="00233F87">
      <w:pPr>
        <w:spacing w:line="240" w:lineRule="auto"/>
        <w:rPr>
          <w:ins w:id="4900" w:author="Flory Koole" w:date="2025-02-25T08:58:00Z" w16du:dateUtc="2025-02-25T07:58:00Z"/>
        </w:rPr>
      </w:pPr>
    </w:p>
    <w:p w14:paraId="6E7A3A20" w14:textId="77777777" w:rsidR="005275F3" w:rsidRDefault="005275F3" w:rsidP="00233F87">
      <w:pPr>
        <w:spacing w:line="240" w:lineRule="auto"/>
      </w:pPr>
    </w:p>
    <w:p w14:paraId="158D8A08" w14:textId="62BF1D80" w:rsidR="00421002" w:rsidRDefault="00421002" w:rsidP="00233F87">
      <w:pPr>
        <w:spacing w:line="240" w:lineRule="auto"/>
      </w:pPr>
      <w:r>
        <w:t>In Qwik wordt met rekenregels gestuurd welke premiecomponenten gestort moeten worden zodra een nota betaald is</w:t>
      </w:r>
    </w:p>
    <w:p w14:paraId="7BAC94F0" w14:textId="26DAACDB" w:rsidR="00421002" w:rsidRDefault="00421002" w:rsidP="00421002">
      <w:pPr>
        <w:rPr>
          <w:rFonts w:cs="Calibri"/>
        </w:rPr>
      </w:pPr>
      <w:r>
        <w:rPr>
          <w:rFonts w:cs="Calibri"/>
        </w:rPr>
        <w:t>rekNotaTypeBruto = dbDlnDvbIncPremieWknr + dbDlnDvbIncPremieWkgr + dbDlnDvbIncPremieBijsparen + dbDlnDvbIncKostenAdminToekomst</w:t>
      </w:r>
    </w:p>
    <w:p w14:paraId="01BE0C5E" w14:textId="76C58C5C" w:rsidR="00421002" w:rsidRDefault="00421002" w:rsidP="00421002">
      <w:pPr>
        <w:rPr>
          <w:rFonts w:cs="Calibri"/>
        </w:rPr>
      </w:pPr>
      <w:r>
        <w:rPr>
          <w:rFonts w:cs="Calibri"/>
        </w:rPr>
        <w:t>rekNotaTypeBrutoAo = dbDlnDvbIncAoPremieWknr + dbDlnDvbIncAoPremieWkgr + dbDlnDvbIncAoPremieBijsparen + dbDlnDvbIncAoKostenAdminToekomst</w:t>
      </w:r>
    </w:p>
    <w:p w14:paraId="616D7179" w14:textId="78D0154C" w:rsidR="00421002" w:rsidRDefault="00421002" w:rsidP="00233F87">
      <w:pPr>
        <w:spacing w:line="240" w:lineRule="auto"/>
        <w:rPr>
          <w:ins w:id="4901" w:author="Flory Koole" w:date="2025-02-25T08:58:00Z" w16du:dateUtc="2025-02-25T07:58:00Z"/>
        </w:rPr>
      </w:pPr>
    </w:p>
    <w:p w14:paraId="0BC33EF9" w14:textId="77777777" w:rsidR="005275F3" w:rsidRDefault="005275F3" w:rsidP="005275F3">
      <w:pPr>
        <w:spacing w:line="240" w:lineRule="auto"/>
        <w:rPr>
          <w:ins w:id="4902" w:author="Flory Koole" w:date="2025-02-25T08:58:00Z" w16du:dateUtc="2025-02-25T07:58:00Z"/>
        </w:rPr>
      </w:pPr>
      <w:ins w:id="4903" w:author="Flory Koole" w:date="2025-02-25T08:58:00Z" w16du:dateUtc="2025-02-25T07:58:00Z">
        <w:r w:rsidRPr="00033070">
          <w:rPr>
            <w:color w:val="FF0000"/>
          </w:rPr>
          <w:t>Actie</w:t>
        </w:r>
        <w:r>
          <w:t xml:space="preserve">: premie toekomstige uitvoeringskosten mag niet worden gestort van DNB, moet meteen een aparte voorziening van worden gevormd. 15-07 gehoord van Xander, mail van Lieke. Mogelijk wordt nog een CR ingediend hiervoor. </w:t>
        </w:r>
        <w:r w:rsidRPr="00033070">
          <w:rPr>
            <w:highlight w:val="yellow"/>
          </w:rPr>
          <w:t>Actiehouder: Niels van Lieshout</w:t>
        </w:r>
      </w:ins>
    </w:p>
    <w:p w14:paraId="58F0CF57" w14:textId="1C6AED17" w:rsidR="005275F3" w:rsidDel="005275F3" w:rsidRDefault="005275F3" w:rsidP="00233F87">
      <w:pPr>
        <w:spacing w:line="240" w:lineRule="auto"/>
        <w:rPr>
          <w:del w:id="4904" w:author="Flory Koole" w:date="2025-02-25T08:58:00Z" w16du:dateUtc="2025-02-25T07:58:00Z"/>
        </w:rPr>
      </w:pPr>
    </w:p>
    <w:p w14:paraId="7E2D6421" w14:textId="4C42421C" w:rsidR="00683D1C" w:rsidRDefault="00683D1C" w:rsidP="00233F87">
      <w:pPr>
        <w:spacing w:line="240" w:lineRule="auto"/>
      </w:pPr>
      <w:r>
        <w:t>Als de toekomstige administratiekosten niet meer gestort mogen worden, dienen deze uit bovenstaande rekenregels verwijderd te worden.</w:t>
      </w:r>
    </w:p>
    <w:p w14:paraId="081D52F9" w14:textId="0F278CD8" w:rsidR="00683D1C" w:rsidRDefault="00683D1C" w:rsidP="00233F87">
      <w:pPr>
        <w:spacing w:line="240" w:lineRule="auto"/>
      </w:pPr>
      <w:r>
        <w:rPr>
          <w:rFonts w:cs="Calibri"/>
          <w:lang w:eastAsia="en-US"/>
        </w:rPr>
        <w:t>Daarnaast is het zo dat de premiecomponenten via een interface naar het financiële systeem gaan. Het financiële systeem dienst de toekomstige administratiekosten dan in de voorziening operationele reserve (VOR) te zetten</w:t>
      </w:r>
    </w:p>
    <w:p w14:paraId="4FD227DF" w14:textId="77777777" w:rsidR="00685623" w:rsidRDefault="00685623" w:rsidP="00233F87">
      <w:pPr>
        <w:spacing w:line="240" w:lineRule="auto"/>
      </w:pPr>
    </w:p>
    <w:p w14:paraId="12C4A146" w14:textId="32589853" w:rsidR="00685623" w:rsidRDefault="00685623" w:rsidP="00685623">
      <w:pPr>
        <w:pStyle w:val="Heading3"/>
      </w:pPr>
      <w:bookmarkStart w:id="4905" w:name="_Toc187312264"/>
      <w:bookmarkStart w:id="4906" w:name="_Toc1891634247"/>
      <w:bookmarkStart w:id="4907" w:name="_Toc97683763"/>
      <w:r>
        <w:t>Storting vrijgestelde premies</w:t>
      </w:r>
      <w:bookmarkEnd w:id="4905"/>
      <w:bookmarkEnd w:id="4906"/>
      <w:bookmarkEnd w:id="4907"/>
    </w:p>
    <w:p w14:paraId="75180F3B" w14:textId="77777777" w:rsidR="00685623" w:rsidRDefault="00685623" w:rsidP="00685623">
      <w:pPr>
        <w:spacing w:line="240" w:lineRule="auto"/>
      </w:pPr>
    </w:p>
    <w:p w14:paraId="12262161" w14:textId="77777777" w:rsidR="00685623" w:rsidRDefault="00685623" w:rsidP="00685623">
      <w:pPr>
        <w:spacing w:line="240" w:lineRule="auto"/>
      </w:pPr>
    </w:p>
    <w:p w14:paraId="370D3AAD" w14:textId="77777777" w:rsidR="00685623" w:rsidRDefault="00685623" w:rsidP="00685623">
      <w:pPr>
        <w:pStyle w:val="Heading3"/>
      </w:pPr>
      <w:bookmarkStart w:id="4908" w:name="_Toc187312265"/>
      <w:bookmarkStart w:id="4909" w:name="_Toc49147872"/>
      <w:bookmarkStart w:id="4910" w:name="_Toc1322365916"/>
      <w:r>
        <w:t>Kosten unit gericht</w:t>
      </w:r>
      <w:bookmarkEnd w:id="4908"/>
      <w:bookmarkEnd w:id="4909"/>
      <w:bookmarkEnd w:id="4910"/>
    </w:p>
    <w:p w14:paraId="1190DC96" w14:textId="77777777" w:rsidR="00685623" w:rsidRDefault="00685623" w:rsidP="00685623">
      <w:pPr>
        <w:spacing w:line="240" w:lineRule="auto"/>
      </w:pPr>
    </w:p>
    <w:p w14:paraId="6B432035" w14:textId="77777777" w:rsidR="00685623" w:rsidRDefault="00685623" w:rsidP="00233F87">
      <w:pPr>
        <w:spacing w:line="240" w:lineRule="auto"/>
      </w:pPr>
    </w:p>
    <w:p w14:paraId="222014E1" w14:textId="603DFFC3" w:rsidR="00B07E23" w:rsidRDefault="00B07E23" w:rsidP="00B07E23">
      <w:pPr>
        <w:pStyle w:val="Heading3"/>
      </w:pPr>
      <w:bookmarkStart w:id="4911" w:name="_Toc187312266"/>
      <w:bookmarkStart w:id="4912" w:name="_Toc167517945"/>
      <w:bookmarkStart w:id="4913" w:name="_Toc1540252424"/>
      <w:r>
        <w:t>Rebalance (units)</w:t>
      </w:r>
      <w:bookmarkEnd w:id="4911"/>
      <w:bookmarkEnd w:id="4912"/>
      <w:bookmarkEnd w:id="4913"/>
    </w:p>
    <w:p w14:paraId="0ED11933" w14:textId="77777777" w:rsidR="00FC4514" w:rsidRDefault="00FC4514" w:rsidP="00FC4514">
      <w:pPr>
        <w:rPr>
          <w:ins w:id="4914" w:author="Flory Koole (F)" w:date="2025-08-06T14:33:00Z" w16du:dateUtc="2025-08-06T12:33:00Z"/>
        </w:rPr>
      </w:pPr>
      <w:ins w:id="4915" w:author="Flory Koole (F)" w:date="2025-08-06T14:33:00Z" w16du:dateUtc="2025-08-06T12:33:00Z">
        <w:r>
          <w:t>Relevante zaken m.b.t. deze gebeurtenis:</w:t>
        </w:r>
      </w:ins>
    </w:p>
    <w:p w14:paraId="06C06883" w14:textId="18AC3F48" w:rsidR="00FC4514" w:rsidRDefault="00FC4514" w:rsidP="00FC4514">
      <w:pPr>
        <w:pStyle w:val="ListParagraph"/>
        <w:numPr>
          <w:ilvl w:val="0"/>
          <w:numId w:val="6"/>
        </w:numPr>
        <w:rPr>
          <w:ins w:id="4916" w:author="Flory Koole (F)" w:date="2025-08-06T14:33:00Z" w16du:dateUtc="2025-08-06T12:33:00Z"/>
        </w:rPr>
      </w:pPr>
      <w:ins w:id="4917" w:author="Flory Koole (F)" w:date="2025-08-06T14:33:00Z" w16du:dateUtc="2025-08-06T12:33:00Z">
        <w:r>
          <w:t>Afleidbaar of opdrachtvolgend: opdrachtvolgend</w:t>
        </w:r>
        <w:r w:rsidR="001A0C8F">
          <w:t xml:space="preserve"> + </w:t>
        </w:r>
        <w:r>
          <w:t>afleidbaar intern</w:t>
        </w:r>
      </w:ins>
    </w:p>
    <w:p w14:paraId="1E7618CC" w14:textId="77777777" w:rsidR="00FC4514" w:rsidRDefault="00FC4514" w:rsidP="00FC4514">
      <w:pPr>
        <w:pStyle w:val="ListParagraph"/>
        <w:numPr>
          <w:ilvl w:val="0"/>
          <w:numId w:val="6"/>
        </w:numPr>
        <w:rPr>
          <w:ins w:id="4918" w:author="Flory Koole (F)" w:date="2025-08-06T14:33:00Z" w16du:dateUtc="2025-08-06T12:33:00Z"/>
        </w:rPr>
      </w:pPr>
      <w:ins w:id="4919" w:author="Flory Koole (F)" w:date="2025-08-06T14:33:00Z" w16du:dateUtc="2025-08-06T12:33:00Z">
        <w:r>
          <w:t>Invoer en controles</w:t>
        </w:r>
      </w:ins>
    </w:p>
    <w:p w14:paraId="6B085874" w14:textId="11CCDC7B" w:rsidR="00FC4514" w:rsidRDefault="00FC4514" w:rsidP="00FC4514">
      <w:pPr>
        <w:pStyle w:val="ListParagraph"/>
        <w:numPr>
          <w:ilvl w:val="1"/>
          <w:numId w:val="6"/>
        </w:numPr>
        <w:rPr>
          <w:ins w:id="4920" w:author="Flory Koole (F)" w:date="2025-08-11T15:31:00Z" w16du:dateUtc="2025-08-11T13:31:00Z"/>
        </w:rPr>
      </w:pPr>
      <w:ins w:id="4921" w:author="Flory Koole (F)" w:date="2025-08-06T14:33:00Z" w16du:dateUtc="2025-08-06T12:33:00Z">
        <w:r>
          <w:t xml:space="preserve">De gebeurtenis wordt aangemaakt </w:t>
        </w:r>
      </w:ins>
      <w:ins w:id="4922" w:author="Flory Koole (F)" w:date="2025-08-06T14:34:00Z" w16du:dateUtc="2025-08-06T12:34:00Z">
        <w:r w:rsidR="001A0C8F">
          <w:t>na opdracht Rebalance beleggingsrekeningen</w:t>
        </w:r>
        <w:r w:rsidR="007C3C63">
          <w:t xml:space="preserve"> als </w:t>
        </w:r>
      </w:ins>
      <w:ins w:id="4923" w:author="Flory Koole (F)" w:date="2025-08-06T14:35:00Z" w16du:dateUtc="2025-08-06T12:35:00Z">
        <w:r w:rsidR="00E94217">
          <w:t xml:space="preserve">de procentuele waarde </w:t>
        </w:r>
      </w:ins>
      <w:ins w:id="4924" w:author="Flory Koole (F)" w:date="2025-08-06T14:36:00Z" w16du:dateUtc="2025-08-06T12:36:00Z">
        <w:r w:rsidR="00204124">
          <w:t>van minstens</w:t>
        </w:r>
      </w:ins>
      <w:ins w:id="4925" w:author="Flory Koole (F)" w:date="2025-08-06T14:35:00Z" w16du:dateUtc="2025-08-06T12:35:00Z">
        <w:r w:rsidR="00E94217">
          <w:t xml:space="preserve"> </w:t>
        </w:r>
      </w:ins>
      <w:ins w:id="4926" w:author="Flory Koole (F)" w:date="2025-08-06T14:36:00Z" w16du:dateUtc="2025-08-06T12:36:00Z">
        <w:r w:rsidR="00204124">
          <w:t>éé</w:t>
        </w:r>
      </w:ins>
      <w:ins w:id="4927" w:author="Flory Koole (F)" w:date="2025-08-06T14:35:00Z" w16du:dateUtc="2025-08-06T12:35:00Z">
        <w:r w:rsidR="00E94217">
          <w:t>n beleggingsmodule</w:t>
        </w:r>
      </w:ins>
      <w:ins w:id="4928" w:author="Flory Koole (F)" w:date="2025-08-06T14:36:00Z" w16du:dateUtc="2025-08-06T12:36:00Z">
        <w:r w:rsidR="00D01336">
          <w:t xml:space="preserve"> buiten de absolute bandbreedte valt</w:t>
        </w:r>
      </w:ins>
      <w:ins w:id="4929" w:author="Flory Koole (F)" w:date="2025-08-06T14:56:00Z" w16du:dateUtc="2025-08-06T12:56:00Z">
        <w:r w:rsidR="006C49A6">
          <w:t xml:space="preserve"> (</w:t>
        </w:r>
        <w:r w:rsidR="006C49A6" w:rsidRPr="00AD549B">
          <w:t>rekIsBuitenBandBreedte(rekFnd)</w:t>
        </w:r>
        <w:r w:rsidR="006C49A6">
          <w:t>)</w:t>
        </w:r>
      </w:ins>
    </w:p>
    <w:p w14:paraId="2ED4E893" w14:textId="0FC4E254" w:rsidR="00A826A3" w:rsidRDefault="00A826A3" w:rsidP="00A826A3">
      <w:pPr>
        <w:pStyle w:val="ListParagraph"/>
        <w:numPr>
          <w:ilvl w:val="2"/>
          <w:numId w:val="6"/>
        </w:numPr>
        <w:rPr>
          <w:ins w:id="4930" w:author="Flory Koole (F)" w:date="2025-08-11T15:32:00Z" w16du:dateUtc="2025-08-11T13:32:00Z"/>
        </w:rPr>
      </w:pPr>
      <w:ins w:id="4931" w:author="Flory Koole (F)" w:date="2025-08-11T15:32:00Z" w16du:dateUtc="2025-08-11T13:32:00Z">
        <w:r>
          <w:t xml:space="preserve">Bandbreedte voor </w:t>
        </w:r>
      </w:ins>
      <w:ins w:id="4932" w:author="Flory Koole (F)" w:date="2025-08-11T17:48:00Z" w16du:dateUtc="2025-08-11T15:48:00Z">
        <w:r w:rsidR="00A329BE">
          <w:t>beleggingsrekeningen</w:t>
        </w:r>
      </w:ins>
      <w:ins w:id="4933" w:author="Flory Koole (F)" w:date="2025-08-11T15:32:00Z" w16du:dateUtc="2025-08-11T13:32:00Z">
        <w:r>
          <w:t xml:space="preserve"> is </w:t>
        </w:r>
        <w:r w:rsidR="00D842D6">
          <w:t>gesteld op 1,5% voor APS</w:t>
        </w:r>
      </w:ins>
    </w:p>
    <w:p w14:paraId="31A492CB" w14:textId="7ACBCC45" w:rsidR="00D842D6" w:rsidRDefault="00D842D6">
      <w:pPr>
        <w:pStyle w:val="ListParagraph"/>
        <w:numPr>
          <w:ilvl w:val="2"/>
          <w:numId w:val="6"/>
        </w:numPr>
        <w:rPr>
          <w:ins w:id="4934" w:author="Flory Koole (F)" w:date="2025-08-06T14:33:00Z" w16du:dateUtc="2025-08-06T12:33:00Z"/>
        </w:rPr>
        <w:pPrChange w:id="4935" w:author="Flory Koole (F)" w:date="2025-08-11T15:32:00Z" w16du:dateUtc="2025-08-11T13:32:00Z">
          <w:pPr>
            <w:pStyle w:val="ListParagraph"/>
            <w:numPr>
              <w:ilvl w:val="1"/>
              <w:numId w:val="6"/>
            </w:numPr>
            <w:ind w:left="1440" w:hanging="360"/>
          </w:pPr>
        </w:pPrChange>
      </w:pPr>
      <w:ins w:id="4936" w:author="Flory Koole (F)" w:date="2025-08-11T15:32:00Z" w16du:dateUtc="2025-08-11T13:32:00Z">
        <w:r>
          <w:t xml:space="preserve">Voor </w:t>
        </w:r>
        <w:r w:rsidR="00DA4BB6">
          <w:t>rebalance geunitiseerde reserves geldt geen bandb</w:t>
        </w:r>
        <w:r w:rsidR="00354D5B">
          <w:t>reedte (0%)</w:t>
        </w:r>
      </w:ins>
    </w:p>
    <w:p w14:paraId="3A363960" w14:textId="77777777" w:rsidR="00FC4514" w:rsidRDefault="00FC4514" w:rsidP="00FC4514">
      <w:pPr>
        <w:pStyle w:val="ListParagraph"/>
        <w:numPr>
          <w:ilvl w:val="0"/>
          <w:numId w:val="6"/>
        </w:numPr>
        <w:rPr>
          <w:ins w:id="4937" w:author="Flory Koole (F)" w:date="2025-08-06T14:33:00Z" w16du:dateUtc="2025-08-06T12:33:00Z"/>
        </w:rPr>
      </w:pPr>
      <w:ins w:id="4938" w:author="Flory Koole (F)" w:date="2025-08-06T14:33:00Z" w16du:dateUtc="2025-08-06T12:33:00Z">
        <w:r>
          <w:t>Overgangen in profielen</w:t>
        </w:r>
      </w:ins>
    </w:p>
    <w:p w14:paraId="5AE79E63" w14:textId="66CB9724" w:rsidR="00FC4514" w:rsidRDefault="001A0C8F" w:rsidP="00FC4514">
      <w:pPr>
        <w:pStyle w:val="ListParagraph"/>
        <w:numPr>
          <w:ilvl w:val="1"/>
          <w:numId w:val="6"/>
        </w:numPr>
        <w:rPr>
          <w:ins w:id="4939" w:author="Flory Koole (F)" w:date="2025-08-06T14:33:00Z" w16du:dateUtc="2025-08-06T12:33:00Z"/>
        </w:rPr>
      </w:pPr>
      <w:ins w:id="4940" w:author="Flory Koole (F)" w:date="2025-08-06T14:34:00Z" w16du:dateUtc="2025-08-06T12:34:00Z">
        <w:r>
          <w:t>Geen</w:t>
        </w:r>
      </w:ins>
    </w:p>
    <w:p w14:paraId="02B41103" w14:textId="77777777" w:rsidR="00FC4514" w:rsidRDefault="00FC4514" w:rsidP="00FC4514">
      <w:pPr>
        <w:pStyle w:val="ListParagraph"/>
        <w:numPr>
          <w:ilvl w:val="0"/>
          <w:numId w:val="6"/>
        </w:numPr>
        <w:rPr>
          <w:ins w:id="4941" w:author="Flory Koole (F)" w:date="2025-08-06T14:33:00Z" w16du:dateUtc="2025-08-06T12:33:00Z"/>
        </w:rPr>
      </w:pPr>
      <w:ins w:id="4942" w:author="Flory Koole (F)" w:date="2025-08-06T14:33:00Z" w16du:dateUtc="2025-08-06T12:33:00Z">
        <w:r>
          <w:t>Koppelingen: geen</w:t>
        </w:r>
      </w:ins>
    </w:p>
    <w:p w14:paraId="226A489E" w14:textId="77777777" w:rsidR="00FC4514" w:rsidRDefault="00FC4514" w:rsidP="00FC4514">
      <w:pPr>
        <w:pStyle w:val="ListParagraph"/>
        <w:numPr>
          <w:ilvl w:val="0"/>
          <w:numId w:val="6"/>
        </w:numPr>
        <w:rPr>
          <w:ins w:id="4943" w:author="Flory Koole (F)" w:date="2025-08-06T14:33:00Z" w16du:dateUtc="2025-08-06T12:33:00Z"/>
        </w:rPr>
      </w:pPr>
      <w:ins w:id="4944" w:author="Flory Koole (F)" w:date="2025-08-06T14:33:00Z" w16du:dateUtc="2025-08-06T12:33:00Z">
        <w:r>
          <w:t>Speciale berekeningen</w:t>
        </w:r>
      </w:ins>
    </w:p>
    <w:p w14:paraId="32D86D96" w14:textId="3C78BD90" w:rsidR="00112A6A" w:rsidRDefault="00342D98" w:rsidP="00FC4514">
      <w:pPr>
        <w:pStyle w:val="ListParagraph"/>
        <w:numPr>
          <w:ilvl w:val="1"/>
          <w:numId w:val="6"/>
        </w:numPr>
        <w:rPr>
          <w:ins w:id="4945" w:author="Flory Koole (F)" w:date="2025-08-06T14:54:00Z" w16du:dateUtc="2025-08-06T12:54:00Z"/>
        </w:rPr>
      </w:pPr>
      <w:ins w:id="4946" w:author="Flory Koole (F)" w:date="2025-08-06T14:55:00Z" w16du:dateUtc="2025-08-06T12:55:00Z">
        <w:r w:rsidRPr="00342D98">
          <w:t>rekPrcBerekend(rekFnd)</w:t>
        </w:r>
        <w:r>
          <w:t xml:space="preserve"> = strategisch mixpercentage</w:t>
        </w:r>
      </w:ins>
    </w:p>
    <w:p w14:paraId="6270A2A6" w14:textId="548FFC8C" w:rsidR="00FC4514" w:rsidRDefault="00447C9D" w:rsidP="00FC4514">
      <w:pPr>
        <w:pStyle w:val="ListParagraph"/>
        <w:numPr>
          <w:ilvl w:val="1"/>
          <w:numId w:val="6"/>
        </w:numPr>
        <w:rPr>
          <w:ins w:id="4947" w:author="Flory Koole (F)" w:date="2025-08-06T14:53:00Z" w16du:dateUtc="2025-08-06T12:53:00Z"/>
        </w:rPr>
      </w:pPr>
      <w:ins w:id="4948" w:author="Flory Koole (F)" w:date="2025-08-06T14:37:00Z" w16du:dateUtc="2025-08-06T12:37:00Z">
        <w:r>
          <w:t>rekPrcVerschil(rekFnd)</w:t>
        </w:r>
        <w:r w:rsidR="006D069D">
          <w:t xml:space="preserve"> =</w:t>
        </w:r>
      </w:ins>
      <w:ins w:id="4949" w:author="Flory Koole (F)" w:date="2025-08-06T14:54:00Z" w16du:dateUtc="2025-08-06T12:54:00Z">
        <w:r w:rsidR="00112A6A">
          <w:t xml:space="preserve"> </w:t>
        </w:r>
        <w:r w:rsidR="00112A6A" w:rsidRPr="00112A6A">
          <w:t>(rekWaarde(rekFnd) / rekWaardeTotaal) * 100 - rekPrcBerekend(rekFnd)</w:t>
        </w:r>
      </w:ins>
      <w:ins w:id="4950" w:author="Flory Koole (F)" w:date="2025-08-06T14:37:00Z" w16du:dateUtc="2025-08-06T12:37:00Z">
        <w:r w:rsidR="006D069D">
          <w:t xml:space="preserve"> </w:t>
        </w:r>
      </w:ins>
    </w:p>
    <w:p w14:paraId="4BBCA0E4" w14:textId="47B38CF3" w:rsidR="000154B5" w:rsidRDefault="00AD549B" w:rsidP="00FC4514">
      <w:pPr>
        <w:pStyle w:val="ListParagraph"/>
        <w:numPr>
          <w:ilvl w:val="1"/>
          <w:numId w:val="6"/>
        </w:numPr>
        <w:rPr>
          <w:ins w:id="4951" w:author="Flory Koole (F)" w:date="2025-08-06T14:33:00Z" w16du:dateUtc="2025-08-06T12:33:00Z"/>
        </w:rPr>
      </w:pPr>
      <w:ins w:id="4952" w:author="Flory Koole (F)" w:date="2025-08-06T14:53:00Z" w16du:dateUtc="2025-08-06T12:53:00Z">
        <w:r w:rsidRPr="00AD549B">
          <w:t>rekIsBuitenBandBreedte(rekFnd)</w:t>
        </w:r>
        <w:r>
          <w:t xml:space="preserve"> = </w:t>
        </w:r>
        <w:r w:rsidR="00A8654B" w:rsidRPr="00A8654B">
          <w:t>abs(rekPrcVerschil(rekFnd)) &gt; prdRekBandBreedtePrc</w:t>
        </w:r>
      </w:ins>
      <w:ins w:id="4953" w:author="Flory Koole (F)" w:date="2025-08-06T14:54:00Z" w16du:dateUtc="2025-08-06T12:54:00Z">
        <w:r w:rsidR="00A8654B">
          <w:t xml:space="preserve"> </w:t>
        </w:r>
      </w:ins>
    </w:p>
    <w:p w14:paraId="161C9E90" w14:textId="77777777" w:rsidR="00FC4514" w:rsidRDefault="00FC4514" w:rsidP="00FC4514">
      <w:pPr>
        <w:pStyle w:val="ListParagraph"/>
        <w:numPr>
          <w:ilvl w:val="0"/>
          <w:numId w:val="6"/>
        </w:numPr>
        <w:rPr>
          <w:ins w:id="4954" w:author="Flory Koole (F)" w:date="2025-08-06T14:33:00Z" w16du:dateUtc="2025-08-06T12:33:00Z"/>
        </w:rPr>
      </w:pPr>
      <w:ins w:id="4955" w:author="Flory Koole (F)" w:date="2025-08-06T14:33:00Z" w16du:dateUtc="2025-08-06T12:33:00Z">
        <w:r>
          <w:t>Bijzonderheden</w:t>
        </w:r>
      </w:ins>
    </w:p>
    <w:p w14:paraId="62FBAF23" w14:textId="3B51C3FE" w:rsidR="00FC4514" w:rsidRDefault="00FC4514" w:rsidP="00FC4514">
      <w:pPr>
        <w:pStyle w:val="ListParagraph"/>
        <w:numPr>
          <w:ilvl w:val="1"/>
          <w:numId w:val="6"/>
        </w:numPr>
        <w:rPr>
          <w:ins w:id="4956" w:author="Flory Koole (F)" w:date="2025-08-06T14:33:00Z" w16du:dateUtc="2025-08-06T12:33:00Z"/>
        </w:rPr>
      </w:pPr>
      <w:ins w:id="4957" w:author="Flory Koole (F)" w:date="2025-08-06T14:33:00Z" w16du:dateUtc="2025-08-06T12:33:00Z">
        <w:r>
          <w:t>Ge</w:t>
        </w:r>
      </w:ins>
      <w:ins w:id="4958" w:author="Flory Koole (F)" w:date="2025-08-06T14:44:00Z" w16du:dateUtc="2025-08-06T12:44:00Z">
        <w:r w:rsidR="00DE4995">
          <w:t>en</w:t>
        </w:r>
      </w:ins>
    </w:p>
    <w:p w14:paraId="49F1E72A" w14:textId="57119502" w:rsidR="00B07E23" w:rsidDel="00966006" w:rsidRDefault="00B07E23" w:rsidP="00233F87">
      <w:pPr>
        <w:spacing w:line="240" w:lineRule="auto"/>
        <w:rPr>
          <w:del w:id="4959" w:author="Flory Koole (F)" w:date="2025-08-06T14:44:00Z" w16du:dateUtc="2025-08-06T12:44:00Z"/>
        </w:rPr>
      </w:pPr>
    </w:p>
    <w:p w14:paraId="6AD12D28" w14:textId="77777777" w:rsidR="00966006" w:rsidRDefault="00966006" w:rsidP="00FC4514">
      <w:pPr>
        <w:spacing w:line="240" w:lineRule="auto"/>
        <w:rPr>
          <w:ins w:id="4960" w:author="Flory Koole (F)" w:date="2025-08-11T15:14:00Z" w16du:dateUtc="2025-08-11T13:14:00Z"/>
        </w:rPr>
      </w:pPr>
    </w:p>
    <w:p w14:paraId="1E02A978" w14:textId="536BC247" w:rsidR="00966006" w:rsidRDefault="00EB65D9" w:rsidP="00FC4514">
      <w:pPr>
        <w:spacing w:line="240" w:lineRule="auto"/>
        <w:rPr>
          <w:ins w:id="4961" w:author="Flory Koole (F)" w:date="2025-08-11T15:14:00Z" w16du:dateUtc="2025-08-11T13:14:00Z"/>
        </w:rPr>
      </w:pPr>
      <w:ins w:id="4962" w:author="Flory Koole (F)" w:date="2025-08-11T15:19:00Z" w16du:dateUtc="2025-08-11T13:19:00Z">
        <w:r>
          <w:t xml:space="preserve">Reserves die </w:t>
        </w:r>
      </w:ins>
      <w:ins w:id="4963" w:author="Flory Koole (F)" w:date="2025-08-11T15:20:00Z" w16du:dateUtc="2025-08-11T13:20:00Z">
        <w:r w:rsidR="009C410E">
          <w:t xml:space="preserve">een beleggingsmix hebben, </w:t>
        </w:r>
      </w:ins>
      <w:ins w:id="4964" w:author="Flory Koole (F)" w:date="2025-08-11T15:21:00Z" w16du:dateUtc="2025-08-11T13:21:00Z">
        <w:r w:rsidR="005D7097">
          <w:t>kunnen</w:t>
        </w:r>
      </w:ins>
      <w:ins w:id="4965" w:author="Flory Koole (F)" w:date="2025-08-11T15:20:00Z" w16du:dateUtc="2025-08-11T13:20:00Z">
        <w:r w:rsidR="009C410E">
          <w:t xml:space="preserve"> ook een rebalance krijgen</w:t>
        </w:r>
        <w:r w:rsidR="00D418D5">
          <w:t xml:space="preserve">. Hiervoor moet een aparte opdracht </w:t>
        </w:r>
        <w:r w:rsidR="008E0374">
          <w:t>gegeven worden. Bij Reserves</w:t>
        </w:r>
      </w:ins>
      <w:ins w:id="4966" w:author="Flory Koole (F)" w:date="2025-08-11T15:21:00Z" w16du:dateUtc="2025-08-11T13:21:00Z">
        <w:r w:rsidR="008E0374">
          <w:t xml:space="preserve"> geldt geen bandbreedte, dus wordt altijd een rebalance uitgevoerd</w:t>
        </w:r>
        <w:r w:rsidR="005D7097">
          <w:t xml:space="preserve"> als de opdracht wordt gegeven.</w:t>
        </w:r>
      </w:ins>
    </w:p>
    <w:p w14:paraId="1703E8C3" w14:textId="77777777" w:rsidR="00685623" w:rsidRDefault="00685623" w:rsidP="00233F87">
      <w:pPr>
        <w:spacing w:line="240" w:lineRule="auto"/>
      </w:pPr>
    </w:p>
    <w:p w14:paraId="43F6FA58" w14:textId="5F86F285" w:rsidR="00685623" w:rsidRDefault="00685623" w:rsidP="00685623">
      <w:pPr>
        <w:pStyle w:val="Heading3"/>
      </w:pPr>
      <w:bookmarkStart w:id="4967" w:name="_Toc187312267"/>
      <w:bookmarkStart w:id="4968" w:name="_Toc876879958"/>
      <w:bookmarkStart w:id="4969" w:name="_Toc1444505392"/>
      <w:r>
        <w:t>Beëindigen</w:t>
      </w:r>
      <w:bookmarkEnd w:id="4967"/>
      <w:bookmarkEnd w:id="4968"/>
      <w:bookmarkEnd w:id="4969"/>
    </w:p>
    <w:p w14:paraId="08AA5A70" w14:textId="77777777" w:rsidR="00685623" w:rsidRDefault="00685623" w:rsidP="00233F87">
      <w:pPr>
        <w:spacing w:line="240" w:lineRule="auto"/>
      </w:pPr>
    </w:p>
    <w:p w14:paraId="630985AC" w14:textId="35FBA48F" w:rsidR="00163C9F" w:rsidRPr="00163C9F" w:rsidRDefault="00163C9F">
      <w:pPr>
        <w:pStyle w:val="Heading3"/>
        <w:rPr>
          <w:ins w:id="4970" w:author="Flory Koole" w:date="2025-11-24T15:27:00Z"/>
          <w:rPrChange w:id="4971" w:author="Flory Koole" w:date="2025-11-24T15:27:00Z" w16du:dateUtc="2025-11-24T14:27:00Z">
            <w:rPr>
              <w:ins w:id="4972" w:author="Flory Koole" w:date="2025-11-24T15:27:00Z"/>
              <w:b/>
              <w:bCs/>
            </w:rPr>
          </w:rPrChange>
        </w:rPr>
        <w:pPrChange w:id="4973" w:author="Flory Koole" w:date="2025-11-24T15:27:00Z" w16du:dateUtc="2025-11-24T14:27:00Z">
          <w:pPr>
            <w:spacing w:line="240" w:lineRule="auto"/>
          </w:pPr>
        </w:pPrChange>
      </w:pPr>
      <w:ins w:id="4974" w:author="Flory Koole" w:date="2025-11-24T15:27:00Z">
        <w:r w:rsidRPr="00163C9F">
          <w:rPr>
            <w:rPrChange w:id="4975" w:author="Flory Koole" w:date="2025-11-24T15:27:00Z" w16du:dateUtc="2025-11-24T14:27:00Z">
              <w:rPr>
                <w:b/>
                <w:bCs/>
              </w:rPr>
            </w:rPrChange>
          </w:rPr>
          <w:t>Storting units eenmalig</w:t>
        </w:r>
      </w:ins>
    </w:p>
    <w:p w14:paraId="1FA3F5C2" w14:textId="4F6EDBF4" w:rsidR="00163C9F" w:rsidRPr="00163C9F" w:rsidRDefault="00ED3215">
      <w:pPr>
        <w:spacing w:line="240" w:lineRule="auto"/>
        <w:rPr>
          <w:ins w:id="4976" w:author="Flory Koole" w:date="2025-11-24T15:27:00Z"/>
        </w:rPr>
        <w:pPrChange w:id="4977" w:author="Flory Koole" w:date="2025-11-24T15:28:00Z" w16du:dateUtc="2025-11-24T14:28:00Z">
          <w:pPr>
            <w:numPr>
              <w:ilvl w:val="1"/>
              <w:numId w:val="85"/>
            </w:numPr>
            <w:spacing w:line="240" w:lineRule="auto"/>
            <w:ind w:left="1080" w:hanging="360"/>
          </w:pPr>
        </w:pPrChange>
      </w:pPr>
      <w:ins w:id="4978" w:author="Flory Koole" w:date="2025-11-24T15:33:00Z" w16du:dateUtc="2025-11-24T14:33:00Z">
        <w:r>
          <w:t>H</w:t>
        </w:r>
      </w:ins>
      <w:ins w:id="4979" w:author="Flory Koole" w:date="2025-11-24T15:27:00Z">
        <w:r w:rsidR="00163C9F" w:rsidRPr="00163C9F">
          <w:t>andmatige gebeurtenissen om delta units in te voeren. Er zijn 2 gebeurtenissen toegevoegd</w:t>
        </w:r>
      </w:ins>
    </w:p>
    <w:p w14:paraId="7017CAC5" w14:textId="77777777" w:rsidR="00163C9F" w:rsidRPr="00163C9F" w:rsidRDefault="00163C9F">
      <w:pPr>
        <w:numPr>
          <w:ilvl w:val="0"/>
          <w:numId w:val="85"/>
        </w:numPr>
        <w:spacing w:line="240" w:lineRule="auto"/>
        <w:rPr>
          <w:ins w:id="4980" w:author="Flory Koole" w:date="2025-11-24T15:27:00Z"/>
        </w:rPr>
        <w:pPrChange w:id="4981" w:author="Flory Koole" w:date="2025-11-24T15:32:00Z" w16du:dateUtc="2025-11-24T14:32:00Z">
          <w:pPr>
            <w:numPr>
              <w:ilvl w:val="2"/>
              <w:numId w:val="85"/>
            </w:numPr>
            <w:spacing w:line="240" w:lineRule="auto"/>
            <w:ind w:left="1800" w:hanging="360"/>
          </w:pPr>
        </w:pPrChange>
      </w:pPr>
      <w:ins w:id="4982" w:author="Flory Koole" w:date="2025-11-24T15:27:00Z">
        <w:r w:rsidRPr="00163C9F">
          <w:t xml:space="preserve">Gebeurtenis 28070 </w:t>
        </w:r>
        <w:r w:rsidRPr="00163C9F">
          <w:rPr>
            <w:i/>
            <w:iCs/>
          </w:rPr>
          <w:t>Storting units eenmalig</w:t>
        </w:r>
        <w:r w:rsidRPr="00163C9F">
          <w:t xml:space="preserve"> wordt niet gelijk gealloceerd, maar wordt verwerkt in het volgende allocatieproces en wordt dus gecommuniceerd naar de beleggingsfondsen en naar de vermogensbeheerder. Deze gebeurtenis wordt aangemaakt door </w:t>
        </w:r>
        <w:r w:rsidRPr="00163C9F">
          <w:rPr>
            <w:i/>
            <w:iCs/>
          </w:rPr>
          <w:t>rekHandmatigStortingUnits</w:t>
        </w:r>
        <w:r w:rsidRPr="00163C9F">
          <w:t xml:space="preserve"> mee te geven in het invoerbestand</w:t>
        </w:r>
      </w:ins>
    </w:p>
    <w:p w14:paraId="5BCAE9B7" w14:textId="77777777" w:rsidR="00163C9F" w:rsidRPr="00163C9F" w:rsidRDefault="00163C9F">
      <w:pPr>
        <w:numPr>
          <w:ilvl w:val="0"/>
          <w:numId w:val="85"/>
        </w:numPr>
        <w:spacing w:line="240" w:lineRule="auto"/>
        <w:rPr>
          <w:ins w:id="4983" w:author="Flory Koole" w:date="2025-11-24T15:27:00Z"/>
        </w:rPr>
        <w:pPrChange w:id="4984" w:author="Flory Koole" w:date="2025-11-24T15:32:00Z" w16du:dateUtc="2025-11-24T14:32:00Z">
          <w:pPr>
            <w:numPr>
              <w:ilvl w:val="2"/>
              <w:numId w:val="85"/>
            </w:numPr>
            <w:spacing w:line="240" w:lineRule="auto"/>
            <w:ind w:left="1800" w:hanging="360"/>
          </w:pPr>
        </w:pPrChange>
      </w:pPr>
      <w:ins w:id="4985" w:author="Flory Koole" w:date="2025-11-24T15:27:00Z">
        <w:r w:rsidRPr="00163C9F">
          <w:t xml:space="preserve">Gebeurtenis 28071 </w:t>
        </w:r>
        <w:r w:rsidRPr="00163C9F">
          <w:rPr>
            <w:i/>
            <w:iCs/>
          </w:rPr>
          <w:t>Storting units eenmalig met allocatie</w:t>
        </w:r>
        <w:r w:rsidRPr="00163C9F">
          <w:t xml:space="preserve"> wordt gelijk gealloceerd, oftewel verwerkt tegen de laatst bekende koersen en wordt dus </w:t>
        </w:r>
        <w:r w:rsidRPr="00163C9F">
          <w:rPr>
            <w:u w:val="single"/>
          </w:rPr>
          <w:t>niet</w:t>
        </w:r>
        <w:r w:rsidRPr="00163C9F">
          <w:t xml:space="preserve"> gecommuniceerd naar de beleggingsfondsen en </w:t>
        </w:r>
        <w:r w:rsidRPr="00163C9F">
          <w:rPr>
            <w:u w:val="single"/>
          </w:rPr>
          <w:t>niet</w:t>
        </w:r>
        <w:r w:rsidRPr="00163C9F">
          <w:t xml:space="preserve"> naar de vermogensbeheerder Deze gebeurtenis wordt aangemaakt door </w:t>
        </w:r>
        <w:r w:rsidRPr="00163C9F">
          <w:rPr>
            <w:i/>
            <w:iCs/>
          </w:rPr>
          <w:t>rekHandmatigStortingUnitsAlloc</w:t>
        </w:r>
        <w:r w:rsidRPr="00163C9F">
          <w:t xml:space="preserve"> mee te geven in het invoerbestand </w:t>
        </w:r>
      </w:ins>
    </w:p>
    <w:p w14:paraId="0F58A819" w14:textId="5624D9AF" w:rsidR="00183263" w:rsidRDefault="00183263">
      <w:pPr>
        <w:numPr>
          <w:ilvl w:val="0"/>
          <w:numId w:val="85"/>
        </w:numPr>
        <w:spacing w:line="240" w:lineRule="auto"/>
        <w:rPr>
          <w:ins w:id="4986" w:author="Flory Koole" w:date="2025-11-24T15:32:00Z" w16du:dateUtc="2025-11-24T14:32:00Z"/>
        </w:rPr>
        <w:pPrChange w:id="4987" w:author="Flory Koole" w:date="2025-11-24T15:32:00Z" w16du:dateUtc="2025-11-24T14:32:00Z">
          <w:pPr>
            <w:numPr>
              <w:ilvl w:val="1"/>
              <w:numId w:val="85"/>
            </w:numPr>
            <w:spacing w:line="240" w:lineRule="auto"/>
            <w:ind w:left="1080" w:hanging="360"/>
          </w:pPr>
        </w:pPrChange>
      </w:pPr>
      <w:ins w:id="4988" w:author="Flory Koole" w:date="2025-11-24T15:32:00Z" w16du:dateUtc="2025-11-24T14:32:00Z">
        <w:r>
          <w:t>Invoer</w:t>
        </w:r>
      </w:ins>
    </w:p>
    <w:p w14:paraId="1274FEF4" w14:textId="4B58238D" w:rsidR="00163C9F" w:rsidRPr="00163C9F" w:rsidRDefault="00163C9F" w:rsidP="00163C9F">
      <w:pPr>
        <w:numPr>
          <w:ilvl w:val="1"/>
          <w:numId w:val="85"/>
        </w:numPr>
        <w:spacing w:line="240" w:lineRule="auto"/>
        <w:rPr>
          <w:ins w:id="4989" w:author="Flory Koole" w:date="2025-11-24T15:27:00Z"/>
        </w:rPr>
      </w:pPr>
      <w:ins w:id="4990" w:author="Flory Koole" w:date="2025-11-24T15:27:00Z">
        <w:r w:rsidRPr="00163C9F">
          <w:t>rekWijzigDatum. Op deze datum wordt de gebeurtenis uitgevoerd. Let op dat er geen twk wordt veroorzaakt!</w:t>
        </w:r>
      </w:ins>
    </w:p>
    <w:p w14:paraId="2D659894" w14:textId="77777777" w:rsidR="00163C9F" w:rsidRPr="00163C9F" w:rsidRDefault="00163C9F" w:rsidP="00163C9F">
      <w:pPr>
        <w:numPr>
          <w:ilvl w:val="1"/>
          <w:numId w:val="85"/>
        </w:numPr>
        <w:spacing w:line="240" w:lineRule="auto"/>
        <w:rPr>
          <w:ins w:id="4991" w:author="Flory Koole" w:date="2025-11-24T15:27:00Z"/>
        </w:rPr>
      </w:pPr>
      <w:ins w:id="4992" w:author="Flory Koole" w:date="2025-11-24T15:27:00Z">
        <w:r w:rsidRPr="00163C9F">
          <w:t>rekFondsen kan meegegeven worden als er een storting gedaan moet worden in een fonds waar de deelnemer nog geen units in heeft zitten. Let op dat een negatieve storting kan leiden tot negatieve units!</w:t>
        </w:r>
      </w:ins>
    </w:p>
    <w:p w14:paraId="2D9B399D" w14:textId="77777777" w:rsidR="00163C9F" w:rsidRPr="00163C9F" w:rsidRDefault="00163C9F" w:rsidP="00163C9F">
      <w:pPr>
        <w:numPr>
          <w:ilvl w:val="1"/>
          <w:numId w:val="85"/>
        </w:numPr>
        <w:spacing w:line="240" w:lineRule="auto"/>
        <w:rPr>
          <w:ins w:id="4993" w:author="Flory Koole" w:date="2025-11-24T15:27:00Z"/>
        </w:rPr>
      </w:pPr>
      <w:ins w:id="4994" w:author="Flory Koole" w:date="2025-11-24T15:27:00Z">
        <w:r w:rsidRPr="00163C9F">
          <w:t xml:space="preserve">Naast de “gewone” </w:t>
        </w:r>
        <w:r w:rsidRPr="00163C9F">
          <w:rPr>
            <w:i/>
            <w:iCs/>
          </w:rPr>
          <w:t>rekUnitsDelta(rekFnd)</w:t>
        </w:r>
        <w:r w:rsidRPr="00163C9F">
          <w:t xml:space="preserve"> kunnen ook </w:t>
        </w:r>
        <w:r w:rsidRPr="00163C9F">
          <w:rPr>
            <w:i/>
            <w:iCs/>
          </w:rPr>
          <w:t>rekUnitsDeltaVhp(rekFnd)</w:t>
        </w:r>
        <w:r w:rsidRPr="00163C9F">
          <w:t xml:space="preserve">, </w:t>
        </w:r>
        <w:r w:rsidRPr="00163C9F">
          <w:rPr>
            <w:i/>
            <w:iCs/>
          </w:rPr>
          <w:t>rekUnitsDeltaVrp(rekFnd)</w:t>
        </w:r>
        <w:r w:rsidRPr="00163C9F">
          <w:t xml:space="preserve"> en </w:t>
        </w:r>
        <w:r w:rsidRPr="00163C9F">
          <w:rPr>
            <w:i/>
            <w:iCs/>
          </w:rPr>
          <w:t>rekUnitsDeltaOvgRecht(rekFnd)</w:t>
        </w:r>
        <w:r w:rsidRPr="00163C9F">
          <w:t xml:space="preserve"> meegegeven worden</w:t>
        </w:r>
      </w:ins>
    </w:p>
    <w:p w14:paraId="0572A573" w14:textId="77777777" w:rsidR="00685623" w:rsidRDefault="00685623" w:rsidP="00233F87">
      <w:pPr>
        <w:spacing w:line="240" w:lineRule="auto"/>
        <w:rPr>
          <w:ins w:id="4995" w:author="Flory Koole (F)" w:date="2025-09-22T13:54:00Z" w16du:dateUtc="2025-09-22T11:54:00Z"/>
        </w:rPr>
      </w:pPr>
    </w:p>
    <w:p w14:paraId="75307719" w14:textId="42B71CA2" w:rsidR="00D13566" w:rsidRDefault="00D13566">
      <w:pPr>
        <w:pStyle w:val="Heading3"/>
        <w:rPr>
          <w:ins w:id="4996" w:author="Flory Koole (F)" w:date="2025-09-22T13:54:00Z" w16du:dateUtc="2025-09-22T11:54:00Z"/>
        </w:rPr>
        <w:pPrChange w:id="4997" w:author="Flory Koole (F)" w:date="2025-09-22T13:54:00Z" w16du:dateUtc="2025-09-22T11:54:00Z">
          <w:pPr>
            <w:spacing w:line="240" w:lineRule="auto"/>
          </w:pPr>
        </w:pPrChange>
      </w:pPr>
      <w:ins w:id="4998" w:author="Flory Koole (F)" w:date="2025-09-22T13:54:00Z" w16du:dateUtc="2025-09-22T11:54:00Z">
        <w:r>
          <w:t>Compensatie storting</w:t>
        </w:r>
      </w:ins>
    </w:p>
    <w:p w14:paraId="09C34C03" w14:textId="4D94C100" w:rsidR="00D13566" w:rsidRDefault="002944C1" w:rsidP="00233F87">
      <w:pPr>
        <w:spacing w:line="240" w:lineRule="auto"/>
        <w:rPr>
          <w:ins w:id="4999" w:author="Flory Koole (F)" w:date="2025-09-22T13:55:00Z" w16du:dateUtc="2025-09-22T11:55:00Z"/>
        </w:rPr>
      </w:pPr>
      <w:ins w:id="5000" w:author="Flory Koole (F)" w:date="2025-09-22T13:55:00Z" w16du:dateUtc="2025-09-22T11:55:00Z">
        <w:r>
          <w:t>Het volgende is afgesproken over co</w:t>
        </w:r>
        <w:r w:rsidR="00A21210">
          <w:t xml:space="preserve">mpensatie depot en compensatie </w:t>
        </w:r>
      </w:ins>
      <w:ins w:id="5001" w:author="Flory Koole (F)" w:date="2025-09-22T13:56:00Z" w16du:dateUtc="2025-09-22T11:56:00Z">
        <w:r w:rsidR="00A21210">
          <w:t>stortingen</w:t>
        </w:r>
      </w:ins>
    </w:p>
    <w:p w14:paraId="12C62FE7" w14:textId="77777777" w:rsidR="00A21210" w:rsidRPr="00A21210" w:rsidRDefault="00A21210" w:rsidP="00A21210">
      <w:pPr>
        <w:numPr>
          <w:ilvl w:val="0"/>
          <w:numId w:val="80"/>
        </w:numPr>
        <w:spacing w:line="240" w:lineRule="auto"/>
        <w:rPr>
          <w:ins w:id="5002" w:author="Flory Koole (F)" w:date="2025-09-22T13:55:00Z"/>
        </w:rPr>
      </w:pPr>
      <w:ins w:id="5003" w:author="Flory Koole (F)" w:date="2025-09-22T13:55:00Z">
        <w:r w:rsidRPr="00A21210">
          <w:t>Er is in Qwik aparte gebeurtenis (Storting compensatie) en API om deze gebeurtenis aan te maken</w:t>
        </w:r>
      </w:ins>
    </w:p>
    <w:p w14:paraId="58287B52" w14:textId="77777777" w:rsidR="00A21210" w:rsidRPr="00A21210" w:rsidRDefault="00A21210" w:rsidP="00A21210">
      <w:pPr>
        <w:numPr>
          <w:ilvl w:val="1"/>
          <w:numId w:val="80"/>
        </w:numPr>
        <w:spacing w:line="240" w:lineRule="auto"/>
        <w:rPr>
          <w:ins w:id="5004" w:author="Flory Koole (F)" w:date="2025-09-22T13:55:00Z"/>
        </w:rPr>
      </w:pPr>
      <w:ins w:id="5005" w:author="Flory Koole (F)" w:date="2025-09-22T13:55:00Z">
        <w:r w:rsidRPr="00A21210">
          <w:t>Uitgangspunt hierbij is dat het bedrag dat gestort moet worden als compensatie, wordt berekend door Qwik. Rekenregels hiervoor zullen moeten worden opgesteld en ingericht</w:t>
        </w:r>
      </w:ins>
    </w:p>
    <w:p w14:paraId="240FE0CB" w14:textId="77777777" w:rsidR="00A21210" w:rsidRPr="00A21210" w:rsidRDefault="00A21210" w:rsidP="00A21210">
      <w:pPr>
        <w:numPr>
          <w:ilvl w:val="1"/>
          <w:numId w:val="80"/>
        </w:numPr>
        <w:spacing w:line="240" w:lineRule="auto"/>
        <w:rPr>
          <w:ins w:id="5006" w:author="Flory Koole (F)" w:date="2025-09-22T13:55:00Z"/>
        </w:rPr>
      </w:pPr>
      <w:ins w:id="5007" w:author="Flory Koole (F)" w:date="2025-09-22T13:55:00Z">
        <w:r w:rsidRPr="00A21210">
          <w:t>Het aanroepen van de API zal moeten worden toegevoegd in een periodiek proces als dit van toepassing is</w:t>
        </w:r>
      </w:ins>
    </w:p>
    <w:p w14:paraId="102F83B9" w14:textId="77777777" w:rsidR="00A21210" w:rsidRPr="00A21210" w:rsidRDefault="00A21210" w:rsidP="00A21210">
      <w:pPr>
        <w:numPr>
          <w:ilvl w:val="1"/>
          <w:numId w:val="80"/>
        </w:numPr>
        <w:spacing w:line="240" w:lineRule="auto"/>
        <w:rPr>
          <w:ins w:id="5008" w:author="Flory Koole (F)" w:date="2025-09-22T13:55:00Z"/>
        </w:rPr>
      </w:pPr>
      <w:ins w:id="5009" w:author="Flory Koole (F)" w:date="2025-09-22T13:55:00Z">
        <w:r w:rsidRPr="00A21210">
          <w:t>De aparte gebeurtenis wordt (als onderdeel van) stortingen verwerkt in het waardeoverzicht (rekOvzStortingComp)</w:t>
        </w:r>
      </w:ins>
    </w:p>
    <w:p w14:paraId="09DCF79F" w14:textId="77777777" w:rsidR="00A21210" w:rsidRPr="00A21210" w:rsidRDefault="00A21210" w:rsidP="00A21210">
      <w:pPr>
        <w:numPr>
          <w:ilvl w:val="0"/>
          <w:numId w:val="80"/>
        </w:numPr>
        <w:spacing w:line="240" w:lineRule="auto"/>
        <w:rPr>
          <w:ins w:id="5010" w:author="Flory Koole (F)" w:date="2025-09-22T13:55:00Z"/>
        </w:rPr>
      </w:pPr>
      <w:ins w:id="5011" w:author="Flory Koole (F)" w:date="2025-09-22T13:55:00Z">
        <w:r w:rsidRPr="00A21210">
          <w:t>In Qwik is/komt geen aparte administratie voor compensatiedepot als (aparte pot binnen) een collectiviteit, dus die moet in het grootboek worden bijhouden</w:t>
        </w:r>
      </w:ins>
    </w:p>
    <w:p w14:paraId="7D145710" w14:textId="77777777" w:rsidR="00A21210" w:rsidRPr="00A21210" w:rsidRDefault="00A21210" w:rsidP="00A21210">
      <w:pPr>
        <w:numPr>
          <w:ilvl w:val="1"/>
          <w:numId w:val="80"/>
        </w:numPr>
        <w:spacing w:line="240" w:lineRule="auto"/>
        <w:rPr>
          <w:ins w:id="5012" w:author="Flory Koole (F)" w:date="2025-09-22T13:55:00Z"/>
        </w:rPr>
      </w:pPr>
      <w:ins w:id="5013" w:author="Flory Koole (F)" w:date="2025-09-22T13:55:00Z">
        <w:r w:rsidRPr="00A21210">
          <w:t xml:space="preserve">Eventueel belegd deel van het compensatiedepot kan als onderdeel van belegd deel VOR worden meegenomen, waarvoor we een reserve met koppeling naar AIM hebben. Wij doen </w:t>
        </w:r>
      </w:ins>
    </w:p>
    <w:p w14:paraId="105D0BE2" w14:textId="77777777" w:rsidR="00A21210" w:rsidRPr="00A21210" w:rsidRDefault="00A21210" w:rsidP="00A21210">
      <w:pPr>
        <w:numPr>
          <w:ilvl w:val="1"/>
          <w:numId w:val="80"/>
        </w:numPr>
        <w:spacing w:line="240" w:lineRule="auto"/>
        <w:rPr>
          <w:ins w:id="5014" w:author="Flory Koole (F)" w:date="2025-09-22T13:55:00Z"/>
        </w:rPr>
      </w:pPr>
      <w:ins w:id="5015" w:author="Flory Koole (F)" w:date="2025-09-22T13:55:00Z">
        <w:r w:rsidRPr="00A21210">
          <w:t>We kunnen vanuit de aparte gebeurtenis informatie sturen naar OS, waarmee een boeking voor FC kan worden gemaakt, zodat FC afschrijving op aparte grootboekrekening doet</w:t>
        </w:r>
      </w:ins>
    </w:p>
    <w:p w14:paraId="5C9D955F" w14:textId="77777777" w:rsidR="00A21210" w:rsidRPr="00A21210" w:rsidRDefault="00A21210" w:rsidP="00A21210">
      <w:pPr>
        <w:spacing w:line="240" w:lineRule="auto"/>
        <w:rPr>
          <w:ins w:id="5016" w:author="Flory Koole (F)" w:date="2025-09-22T13:55:00Z"/>
        </w:rPr>
      </w:pPr>
      <w:ins w:id="5017" w:author="Flory Koole (F)" w:date="2025-09-22T13:55:00Z">
        <w:r w:rsidRPr="00A21210">
          <w:t>Detail voor berekeningen en boekingen moeten nog verder worden uitgewerkt door APS, waarna dit gepland en gebouwd kan worden.</w:t>
        </w:r>
      </w:ins>
    </w:p>
    <w:p w14:paraId="5245D8E9" w14:textId="77777777" w:rsidR="00A21210" w:rsidRDefault="00A21210" w:rsidP="00233F87">
      <w:pPr>
        <w:spacing w:line="240" w:lineRule="auto"/>
        <w:rPr>
          <w:ins w:id="5018" w:author="Flory Koole (F)" w:date="2025-09-22T13:54:00Z" w16du:dateUtc="2025-09-22T11:54:00Z"/>
        </w:rPr>
      </w:pPr>
    </w:p>
    <w:p w14:paraId="0485BDF7" w14:textId="77777777" w:rsidR="00D13566" w:rsidRDefault="00D13566" w:rsidP="00233F87">
      <w:pPr>
        <w:spacing w:line="240" w:lineRule="auto"/>
      </w:pPr>
    </w:p>
    <w:p w14:paraId="2512FBCC" w14:textId="77777777" w:rsidR="00233F87" w:rsidRDefault="00233F87" w:rsidP="00233F87">
      <w:pPr>
        <w:pStyle w:val="Heading2"/>
      </w:pPr>
      <w:bookmarkStart w:id="5019" w:name="_Toc187312268"/>
      <w:bookmarkStart w:id="5020" w:name="_Toc610092163"/>
      <w:bookmarkStart w:id="5021" w:name="_Toc407670410"/>
      <w:r>
        <w:t>Volgorde gebeurtenissen beleggingsrekening</w:t>
      </w:r>
      <w:bookmarkEnd w:id="5019"/>
      <w:bookmarkEnd w:id="5020"/>
      <w:bookmarkEnd w:id="5021"/>
    </w:p>
    <w:p w14:paraId="6452830B" w14:textId="77777777" w:rsidR="00233F87" w:rsidRDefault="00233F87" w:rsidP="00233F87">
      <w:r>
        <w:t>Een goede administratie levert geen voorspelbare fouten op tijdens</w:t>
      </w:r>
      <w:r w:rsidRPr="005B335F">
        <w:t xml:space="preserve"> </w:t>
      </w:r>
      <w:r>
        <w:t>verwerking van mutaties. In AllVida worden mutaties verantwoord door gebeurtenissen, waarbij voor elke verwerkte gebeurtenis een nieuwe stand wordt vastgelegd. Voor de beleggingsrekening gelden extra restricties/complexiteit. Naast gebeurtenissen die worden aangemaakt als gevolg van wijzigingen die buiten de pensioenadministratie plaatsvinden (zoals BRP wijzigingen, waardeoverdracht), worden binnen de pensioenadministratie zelf relevante gebeurtenissen aangemaakt zoals periodieke stortingen, kostenonttrekking en rebalance. We noemen dit zuivere beleggingsgebeurtenissen. Ook is voor het voeren van een beleggingsadministratie communicatie met de vermogensbeheerder nodig, waarvoor een apart allocatieproces gevolgd moet worden. Onderdeel van dit allocatieproces is het aanmaken van de zuivere beleggingsgebeurtenissen, omdat die onderdeel moeten zijn van de order aan de vermogensbeheerder.</w:t>
      </w:r>
    </w:p>
    <w:p w14:paraId="4C7A3734" w14:textId="77777777" w:rsidR="00233F87" w:rsidRDefault="00233F87" w:rsidP="00233F87">
      <w:r>
        <w:t>Na een uitgebreid analyse- en testtraject met de nodige aanpassingen voor een juiste administratieve verwerking is door de leverancier de volgende volgorde voor het aanmaken van de zuivere beleggingsgebeurtenissen bepaald om een goede werking van de administratie te kunnen garanderen: kostenonttrekking (unitgericht), rebalance, premiestortingen.</w:t>
      </w:r>
    </w:p>
    <w:p w14:paraId="21903561" w14:textId="77777777" w:rsidR="00233F87" w:rsidRDefault="00233F87" w:rsidP="00233F87"/>
    <w:p w14:paraId="345C7CD1" w14:textId="77777777" w:rsidR="00233F87" w:rsidRDefault="00233F87" w:rsidP="00233F87">
      <w:pPr>
        <w:pStyle w:val="Heading3"/>
      </w:pPr>
      <w:bookmarkStart w:id="5022" w:name="_Toc187312269"/>
      <w:bookmarkStart w:id="5023" w:name="_Toc651340331"/>
      <w:bookmarkStart w:id="5024" w:name="_Toc1518235694"/>
      <w:r>
        <w:t>Samenloop met andere gebeurtenissen</w:t>
      </w:r>
      <w:bookmarkEnd w:id="5022"/>
      <w:bookmarkEnd w:id="5023"/>
      <w:bookmarkEnd w:id="5024"/>
    </w:p>
    <w:p w14:paraId="5B2D28B4" w14:textId="77777777" w:rsidR="00233F87" w:rsidRDefault="00233F87" w:rsidP="00233F87">
      <w:pPr>
        <w:rPr>
          <w:rFonts w:cs="Calibri"/>
        </w:rPr>
      </w:pPr>
      <w:r w:rsidRPr="00EB52EC">
        <w:rPr>
          <w:rFonts w:cs="Calibri"/>
        </w:rPr>
        <w:t xml:space="preserve">Er kan samenloop optreden van de maandelijkse beleggingsgebeurtenissen met andere beleggingsgebeurtenissen. </w:t>
      </w:r>
      <w:r>
        <w:rPr>
          <w:rFonts w:cs="Calibri"/>
        </w:rPr>
        <w:t>De meeste gebeurtenissen bij de deelnemer hebben invloed op de premie, die via de nota en het actual payment principe verwerkt worden in de premiestorting en hoeven daarom niet apart op de beleggingsrekening te worden verwerkt. Sommige gebeurtenissen zoals einde relatie en verevening worden echter na het aanmaken op de deelnemer direct verwerkt op de beleggingsrekening en andere gebeurtenissen zoals waardeoverdracht en overlijden hebben consequenties voor de beleggingsorder en worden daarom wel verwerkt op de beleggingsrekening. Als er een gebeurtenis op de beleggingsrekening geplaatst wordt terwijl er nog een niet-gealloceerde gebeurtenis op de beleggingsrekening staat, kan dit leiden tot fouten. Voorbeelden zijn:</w:t>
      </w:r>
    </w:p>
    <w:p w14:paraId="6E7F65DE"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Bij een beëindigingsmutatie zoals overlijden of UWO worden alle units verkocht (complete sell). Als een beëindigingsmutatie op de beleggingsrekening wordt geplaatst als de storting al geplaatst is, maar er is nog niet bekend hoeveel units er gestort gaan worden (de koersen zijn nog niet bekend, oftewel de storting is nog niet gealloceerd) zullen deze nog te storten units niet verkocht worden bij de beëindiging en dus blijven staan op de beëindigde beleggingsrekening.</w:t>
      </w:r>
    </w:p>
    <w:p w14:paraId="2873E5BE"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Als een unitgerichte rebalance geplaatst is, maar nog niet gealloceerd, is er wel bekend hoeveel units er verkocht zullen worden, maar nog niet hoeveel units er aangekocht zullen worden. De units die bij het verwerken van de koersen (alloceren) aangekocht worden, zullen:</w:t>
      </w:r>
    </w:p>
    <w:p w14:paraId="014179AD" w14:textId="77777777" w:rsidR="00233F87" w:rsidRDefault="00233F87" w:rsidP="00C93802">
      <w:pPr>
        <w:pStyle w:val="ListParagraph"/>
        <w:numPr>
          <w:ilvl w:val="1"/>
          <w:numId w:val="20"/>
        </w:numPr>
        <w:spacing w:before="0" w:after="0" w:line="240" w:lineRule="auto"/>
        <w:contextualSpacing w:val="0"/>
        <w:rPr>
          <w:rFonts w:eastAsia="Times New Roman" w:cs="Calibri"/>
        </w:rPr>
      </w:pPr>
      <w:r>
        <w:rPr>
          <w:rFonts w:eastAsia="Times New Roman" w:cs="Calibri"/>
        </w:rPr>
        <w:t>Net als bij de storting in de vorige situatie niet verkocht worden als er een beëindiging wordt uitgevoerd.</w:t>
      </w:r>
    </w:p>
    <w:p w14:paraId="47E5988C" w14:textId="77777777" w:rsidR="00233F87" w:rsidRDefault="00233F87" w:rsidP="00C93802">
      <w:pPr>
        <w:pStyle w:val="ListParagraph"/>
        <w:numPr>
          <w:ilvl w:val="1"/>
          <w:numId w:val="20"/>
        </w:numPr>
        <w:spacing w:before="0" w:after="0" w:line="240" w:lineRule="auto"/>
        <w:contextualSpacing w:val="0"/>
        <w:rPr>
          <w:rFonts w:eastAsia="Times New Roman" w:cs="Calibri"/>
        </w:rPr>
      </w:pPr>
      <w:r>
        <w:rPr>
          <w:rFonts w:eastAsia="Times New Roman" w:cs="Calibri"/>
        </w:rPr>
        <w:t>Niet meegenomen worden bij beleggingsmutaties die niet gealloceerd hoeven worden. Dit is bijvoorbeeld het geval bij aanvang relatie waarbij alleen units worden vastgelegd en bij de mutaties die horen bij einde relatie, waarbij er een verschuiving van units plaatsvindt van de hoofdverzekerde naar de ex-partner of andersom.</w:t>
      </w:r>
    </w:p>
    <w:p w14:paraId="4E19FD44" w14:textId="77777777" w:rsidR="00233F87" w:rsidRDefault="00233F87" w:rsidP="00233F87">
      <w:pPr>
        <w:rPr>
          <w:rFonts w:eastAsiaTheme="minorHAnsi" w:cs="Calibri"/>
        </w:rPr>
      </w:pPr>
    </w:p>
    <w:p w14:paraId="5615E6CE" w14:textId="77777777" w:rsidR="00233F87" w:rsidRDefault="00233F87" w:rsidP="00233F87">
      <w:pPr>
        <w:rPr>
          <w:rFonts w:cs="Calibri"/>
        </w:rPr>
      </w:pPr>
      <w:r>
        <w:rPr>
          <w:rFonts w:cs="Calibri"/>
        </w:rPr>
        <w:t>Om fouten te voorkomen worden onderstaande beleggingsgebeurtenissen, die ingevoerd worden tussen de kostenonttrekking en het verwerken van de koersen, uitgesteld tot na het verwerken van de koersen:</w:t>
      </w:r>
    </w:p>
    <w:p w14:paraId="21444328"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Aanvang Relatie</w:t>
      </w:r>
    </w:p>
    <w:p w14:paraId="52D11299"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Einde Relatie</w:t>
      </w:r>
    </w:p>
    <w:p w14:paraId="39C352D8"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Verevening</w:t>
      </w:r>
    </w:p>
    <w:p w14:paraId="154E0B74"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Conversie</w:t>
      </w:r>
    </w:p>
    <w:p w14:paraId="6E1A1297"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Afstandsverklaring</w:t>
      </w:r>
    </w:p>
    <w:p w14:paraId="7948268F"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Overlijden</w:t>
      </w:r>
    </w:p>
    <w:p w14:paraId="5FFC37F4"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Uitgaande waardeoverdracht</w:t>
      </w:r>
    </w:p>
    <w:p w14:paraId="69FB7D28" w14:textId="77777777" w:rsidR="00233F87" w:rsidRDefault="00233F87" w:rsidP="00C93802">
      <w:pPr>
        <w:pStyle w:val="ListParagraph"/>
        <w:numPr>
          <w:ilvl w:val="0"/>
          <w:numId w:val="20"/>
        </w:numPr>
        <w:spacing w:before="0" w:after="0" w:line="240" w:lineRule="auto"/>
        <w:contextualSpacing w:val="0"/>
        <w:rPr>
          <w:rFonts w:eastAsia="Times New Roman" w:cs="Calibri"/>
        </w:rPr>
      </w:pPr>
      <w:r>
        <w:rPr>
          <w:rFonts w:eastAsia="Times New Roman" w:cs="Calibri"/>
        </w:rPr>
        <w:t>Afkoop</w:t>
      </w:r>
    </w:p>
    <w:p w14:paraId="6FFD487C" w14:textId="77777777" w:rsidR="00233F87" w:rsidRDefault="00233F87" w:rsidP="00233F87">
      <w:pPr>
        <w:rPr>
          <w:rFonts w:eastAsiaTheme="minorHAnsi" w:cs="Calibri"/>
        </w:rPr>
      </w:pPr>
      <w:r>
        <w:rPr>
          <w:rFonts w:cs="Calibri"/>
        </w:rPr>
        <w:t>Zodra de allocatie is afgerond, worden deze gebeurtenissen door het systeem alsnog en in de juiste volgorde verwerkt op de beleggingsrekening. Uit de systeemtest blijkt dat een inkomende waardeoverdracht en het wijzigen van het beleggersprofiel (Instellingen Belegger) zonder fouten uitgevoerd kunnen worden in de periode tussen de maandelijkse zuivere beleggingsgebeurtenissen en het verwerken van de koersen. Pensionering is voor nu niet meegenomen in de test.</w:t>
      </w:r>
    </w:p>
    <w:p w14:paraId="3E5DA070" w14:textId="1A41D0F8" w:rsidR="00233F87" w:rsidRDefault="00233F87" w:rsidP="00233F87"/>
    <w:p w14:paraId="28E0B3D8" w14:textId="77777777" w:rsidR="00233F87" w:rsidRDefault="00233F87" w:rsidP="00233F87">
      <w:pPr>
        <w:spacing w:line="240" w:lineRule="auto"/>
      </w:pPr>
    </w:p>
    <w:p w14:paraId="4F602010" w14:textId="77777777" w:rsidR="00233F87" w:rsidRDefault="00233F87" w:rsidP="00233F87">
      <w:pPr>
        <w:pStyle w:val="Heading1"/>
        <w:spacing w:line="240" w:lineRule="auto"/>
      </w:pPr>
      <w:bookmarkStart w:id="5025" w:name="_Toc187312270"/>
      <w:bookmarkStart w:id="5026" w:name="_Toc1539083549"/>
      <w:bookmarkStart w:id="5027" w:name="_Toc326197513"/>
      <w:r>
        <w:t>Beleggingsfondsen</w:t>
      </w:r>
      <w:bookmarkEnd w:id="5025"/>
      <w:bookmarkEnd w:id="5026"/>
      <w:bookmarkEnd w:id="5027"/>
    </w:p>
    <w:p w14:paraId="24BEEDAD" w14:textId="77777777" w:rsidR="00C81C2D" w:rsidRDefault="00C81C2D" w:rsidP="00233F87">
      <w:pPr>
        <w:spacing w:line="240" w:lineRule="auto"/>
        <w:rPr>
          <w:ins w:id="5028" w:author="flory" w:date="2025-05-02T14:34:00Z" w16du:dateUtc="2025-05-02T12:34:00Z"/>
        </w:rPr>
      </w:pPr>
    </w:p>
    <w:p w14:paraId="636E9AB5" w14:textId="77777777" w:rsidR="003729D2" w:rsidRPr="003729D2" w:rsidRDefault="003729D2">
      <w:pPr>
        <w:pStyle w:val="Heading2"/>
        <w:rPr>
          <w:ins w:id="5029" w:author="flory" w:date="2025-05-02T14:34:00Z"/>
          <w:rPrChange w:id="5030" w:author="flory" w:date="2025-05-02T14:34:00Z" w16du:dateUtc="2025-05-02T12:34:00Z">
            <w:rPr>
              <w:ins w:id="5031" w:author="flory" w:date="2025-05-02T14:34:00Z"/>
              <w:b/>
              <w:bCs/>
              <w:u w:val="single"/>
            </w:rPr>
          </w:rPrChange>
        </w:rPr>
        <w:pPrChange w:id="5032" w:author="flory" w:date="2025-05-02T14:35:00Z" w16du:dateUtc="2025-05-02T12:35:00Z">
          <w:pPr>
            <w:spacing w:line="240" w:lineRule="auto"/>
          </w:pPr>
        </w:pPrChange>
      </w:pPr>
      <w:bookmarkStart w:id="5033" w:name="_Toc1062294242"/>
      <w:bookmarkStart w:id="5034" w:name="_Toc1344863357"/>
      <w:ins w:id="5035" w:author="flory" w:date="2025-05-02T14:34:00Z">
        <w:r w:rsidRPr="2B26B8BC">
          <w:rPr>
            <w:rPrChange w:id="5036" w:author="flory" w:date="2025-05-02T14:34:00Z">
              <w:rPr>
                <w:b/>
                <w:bCs/>
                <w:u w:val="single"/>
              </w:rPr>
            </w:rPrChange>
          </w:rPr>
          <w:t>Beleggingsfondsen en lifecycles</w:t>
        </w:r>
        <w:bookmarkEnd w:id="5033"/>
        <w:bookmarkEnd w:id="5034"/>
      </w:ins>
    </w:p>
    <w:p w14:paraId="0AEDCC71" w14:textId="77777777" w:rsidR="003729D2" w:rsidRPr="003729D2" w:rsidRDefault="003729D2" w:rsidP="003729D2">
      <w:pPr>
        <w:spacing w:line="240" w:lineRule="auto"/>
        <w:rPr>
          <w:ins w:id="5037" w:author="flory" w:date="2025-05-02T14:34:00Z"/>
        </w:rPr>
      </w:pPr>
      <w:ins w:id="5038" w:author="flory" w:date="2025-05-02T14:34:00Z">
        <w:r w:rsidRPr="003729D2">
          <w:t>Binnen Qwik is er samenhang tussen beleggingsfondsen en lifeclymixen:</w:t>
        </w:r>
      </w:ins>
    </w:p>
    <w:p w14:paraId="5FC8BA7B" w14:textId="77777777" w:rsidR="003729D2" w:rsidRPr="003729D2" w:rsidRDefault="003729D2">
      <w:pPr>
        <w:numPr>
          <w:ilvl w:val="0"/>
          <w:numId w:val="54"/>
        </w:numPr>
        <w:spacing w:before="0" w:after="0" w:line="240" w:lineRule="auto"/>
        <w:ind w:left="714" w:hanging="357"/>
        <w:rPr>
          <w:ins w:id="5039" w:author="flory" w:date="2025-05-02T14:34:00Z"/>
        </w:rPr>
        <w:pPrChange w:id="5040" w:author="flory" w:date="2025-05-02T14:36:00Z" w16du:dateUtc="2025-05-02T12:36:00Z">
          <w:pPr>
            <w:numPr>
              <w:numId w:val="54"/>
            </w:numPr>
            <w:spacing w:line="240" w:lineRule="auto"/>
            <w:ind w:left="720" w:hanging="360"/>
          </w:pPr>
        </w:pPrChange>
      </w:pPr>
      <w:ins w:id="5041" w:author="flory" w:date="2025-05-02T14:34:00Z">
        <w:r w:rsidRPr="003729D2">
          <w:t>Als een beleggingsfonds in een lifecyclemix zit, moet dit beleggingsfonds eerst opgevoerd worden in Qwik. De koppeling gaat namelijk op het registratienummer van het beleggingsfonds</w:t>
        </w:r>
      </w:ins>
    </w:p>
    <w:p w14:paraId="32A6D9B3" w14:textId="77777777" w:rsidR="003729D2" w:rsidRPr="003729D2" w:rsidRDefault="003729D2">
      <w:pPr>
        <w:numPr>
          <w:ilvl w:val="0"/>
          <w:numId w:val="54"/>
        </w:numPr>
        <w:spacing w:before="0" w:after="0" w:line="240" w:lineRule="auto"/>
        <w:ind w:left="714" w:hanging="357"/>
        <w:rPr>
          <w:ins w:id="5042" w:author="flory" w:date="2025-05-02T14:34:00Z"/>
        </w:rPr>
        <w:pPrChange w:id="5043" w:author="flory" w:date="2025-05-02T14:36:00Z" w16du:dateUtc="2025-05-02T12:36:00Z">
          <w:pPr>
            <w:numPr>
              <w:numId w:val="54"/>
            </w:numPr>
            <w:spacing w:line="240" w:lineRule="auto"/>
            <w:ind w:left="720" w:hanging="360"/>
          </w:pPr>
        </w:pPrChange>
      </w:pPr>
      <w:ins w:id="5044" w:author="flory" w:date="2025-05-02T14:34:00Z">
        <w:r w:rsidRPr="003729D2">
          <w:t xml:space="preserve">Als een beleggingsfonds is opgevoerd in Qwik, dan moet daarvoor </w:t>
        </w:r>
        <w:r w:rsidRPr="003729D2">
          <w:rPr>
            <w:u w:val="single"/>
          </w:rPr>
          <w:t>altijd</w:t>
        </w:r>
        <w:r w:rsidRPr="003729D2">
          <w:t xml:space="preserve"> een koers (groter dan nul) voor worden gegeven. Ook als er voor een beleggingsfonds een nul-order is, geldt dat een koers groter dan nul noodzakelijk is voor verwerking van koersen in Qwik</w:t>
        </w:r>
      </w:ins>
    </w:p>
    <w:p w14:paraId="45FA79C6" w14:textId="77777777" w:rsidR="003729D2" w:rsidRPr="003729D2" w:rsidRDefault="003729D2">
      <w:pPr>
        <w:numPr>
          <w:ilvl w:val="0"/>
          <w:numId w:val="54"/>
        </w:numPr>
        <w:spacing w:before="0" w:after="0" w:line="240" w:lineRule="auto"/>
        <w:ind w:left="714" w:hanging="357"/>
        <w:rPr>
          <w:ins w:id="5045" w:author="flory" w:date="2025-05-02T14:34:00Z"/>
        </w:rPr>
        <w:pPrChange w:id="5046" w:author="flory" w:date="2025-05-02T14:36:00Z" w16du:dateUtc="2025-05-02T12:36:00Z">
          <w:pPr>
            <w:numPr>
              <w:numId w:val="54"/>
            </w:numPr>
            <w:spacing w:line="240" w:lineRule="auto"/>
            <w:ind w:left="720" w:hanging="360"/>
          </w:pPr>
        </w:pPrChange>
      </w:pPr>
      <w:ins w:id="5047" w:author="flory" w:date="2025-05-02T14:34:00Z">
        <w:r w:rsidRPr="003729D2">
          <w:t>AIM levert geen koers als er geen of een nul-order is, dit moet in OS worden gefaciliteerd richting Qwik door dan de laatst bekende (waarderings)koers door te geven</w:t>
        </w:r>
      </w:ins>
    </w:p>
    <w:p w14:paraId="351E814A" w14:textId="77777777" w:rsidR="003729D2" w:rsidRPr="003729D2" w:rsidRDefault="003729D2" w:rsidP="003729D2">
      <w:pPr>
        <w:spacing w:line="240" w:lineRule="auto"/>
        <w:rPr>
          <w:ins w:id="5048" w:author="flory" w:date="2025-05-02T14:34:00Z"/>
        </w:rPr>
      </w:pPr>
    </w:p>
    <w:p w14:paraId="6E52BDFC" w14:textId="77777777" w:rsidR="003729D2" w:rsidRPr="003729D2" w:rsidRDefault="003729D2" w:rsidP="003729D2">
      <w:pPr>
        <w:spacing w:line="240" w:lineRule="auto"/>
        <w:rPr>
          <w:ins w:id="5049" w:author="flory" w:date="2025-05-02T14:34:00Z"/>
        </w:rPr>
      </w:pPr>
      <w:ins w:id="5050" w:author="flory" w:date="2025-05-02T14:34:00Z">
        <w:r w:rsidRPr="003729D2">
          <w:t xml:space="preserve">In geval van een nieuwe lifecycle met een nieuw beleggingsfonds, kan het beste de procedure te laten aansluiten bij de werking van Qwik: </w:t>
        </w:r>
      </w:ins>
    </w:p>
    <w:p w14:paraId="774F5F09" w14:textId="77777777" w:rsidR="003729D2" w:rsidRPr="003729D2" w:rsidRDefault="003729D2">
      <w:pPr>
        <w:numPr>
          <w:ilvl w:val="0"/>
          <w:numId w:val="54"/>
        </w:numPr>
        <w:spacing w:before="0" w:after="0" w:line="240" w:lineRule="auto"/>
        <w:ind w:left="714" w:hanging="357"/>
        <w:rPr>
          <w:ins w:id="5051" w:author="flory" w:date="2025-05-02T14:34:00Z"/>
        </w:rPr>
        <w:pPrChange w:id="5052" w:author="flory" w:date="2025-05-02T14:36:00Z" w16du:dateUtc="2025-05-02T12:36:00Z">
          <w:pPr>
            <w:numPr>
              <w:numId w:val="54"/>
            </w:numPr>
            <w:spacing w:line="240" w:lineRule="auto"/>
            <w:ind w:left="720" w:hanging="360"/>
          </w:pPr>
        </w:pPrChange>
      </w:pPr>
      <w:ins w:id="5053" w:author="flory" w:date="2025-05-02T14:34:00Z">
        <w:r w:rsidRPr="003729D2">
          <w:t>Er wordt geen beleggingsfonds opgevoerd dat niet in een lifecyclemix zit</w:t>
        </w:r>
      </w:ins>
    </w:p>
    <w:p w14:paraId="3AFDCB17" w14:textId="77777777" w:rsidR="003729D2" w:rsidRPr="003729D2" w:rsidRDefault="003729D2">
      <w:pPr>
        <w:numPr>
          <w:ilvl w:val="0"/>
          <w:numId w:val="54"/>
        </w:numPr>
        <w:spacing w:before="0" w:after="0" w:line="240" w:lineRule="auto"/>
        <w:ind w:left="714" w:hanging="357"/>
        <w:rPr>
          <w:ins w:id="5054" w:author="flory" w:date="2025-05-02T14:34:00Z"/>
        </w:rPr>
        <w:pPrChange w:id="5055" w:author="flory" w:date="2025-05-02T14:36:00Z" w16du:dateUtc="2025-05-02T12:36:00Z">
          <w:pPr>
            <w:numPr>
              <w:numId w:val="54"/>
            </w:numPr>
            <w:spacing w:line="240" w:lineRule="auto"/>
            <w:ind w:left="720" w:hanging="360"/>
          </w:pPr>
        </w:pPrChange>
      </w:pPr>
      <w:ins w:id="5056" w:author="flory" w:date="2025-05-02T14:34:00Z">
        <w:r w:rsidRPr="003729D2">
          <w:t>Zodra dit fonds wel opgenomen wordt, dan moet een nieuwe lifecyclemix gaan gelden, waarvoor eerst het nieuwe beleggingsfonds opgevoerd moet worden</w:t>
        </w:r>
      </w:ins>
    </w:p>
    <w:p w14:paraId="3564FDB5" w14:textId="1F48E788" w:rsidR="003729D2" w:rsidRPr="003729D2" w:rsidRDefault="003729D2" w:rsidP="003729D2">
      <w:pPr>
        <w:spacing w:line="240" w:lineRule="auto"/>
        <w:rPr>
          <w:ins w:id="5057" w:author="flory" w:date="2025-05-02T14:34:00Z"/>
        </w:rPr>
      </w:pPr>
      <w:ins w:id="5058" w:author="flory" w:date="2025-05-02T14:34:00Z">
        <w:r w:rsidRPr="003729D2">
          <w:t>Een alternatief is het beleggingsfonds wel eerder opvoeren en tot hiervan een koers wordt doorgegeven door AIM, een fictieve koers van bijvoorbeeld 1 cent gebruiken. Dit zal dan gebouwd moeten worden in OS en neemt ongewenste risico’s met zich mee (overruling van de koers als deze wél wordt doorgegeven door AIM).</w:t>
        </w:r>
      </w:ins>
    </w:p>
    <w:p w14:paraId="7DE08236" w14:textId="77777777" w:rsidR="00C81C2D" w:rsidRDefault="00C81C2D" w:rsidP="00233F87">
      <w:pPr>
        <w:spacing w:line="240" w:lineRule="auto"/>
      </w:pPr>
    </w:p>
    <w:p w14:paraId="5D62187E" w14:textId="77777777" w:rsidR="00233F87" w:rsidRDefault="00233F87" w:rsidP="00233F87">
      <w:pPr>
        <w:pStyle w:val="Heading2"/>
      </w:pPr>
      <w:bookmarkStart w:id="5059" w:name="_Toc187312271"/>
      <w:bookmarkStart w:id="5060" w:name="_Toc2082302498"/>
      <w:bookmarkStart w:id="5061" w:name="_Toc1126528866"/>
      <w:r>
        <w:t>Handelskalender</w:t>
      </w:r>
      <w:bookmarkEnd w:id="5059"/>
      <w:bookmarkEnd w:id="5060"/>
      <w:bookmarkEnd w:id="5061"/>
    </w:p>
    <w:p w14:paraId="17528B98" w14:textId="77777777" w:rsidR="00233F87" w:rsidRDefault="00233F87" w:rsidP="00233F87">
      <w:pPr>
        <w:spacing w:before="0" w:after="0" w:line="240" w:lineRule="auto"/>
      </w:pPr>
      <w:r>
        <w:t>Qwik kent een eenvoudige handelskalender (de allocatieperiode tabel). Deze bestaat uit de volgende onderdelen:</w:t>
      </w:r>
    </w:p>
    <w:p w14:paraId="54C1F652" w14:textId="3A011144" w:rsidR="00233F87" w:rsidRDefault="00C31C67" w:rsidP="00233F87">
      <w:pPr>
        <w:spacing w:before="0" w:after="0" w:line="240" w:lineRule="auto"/>
      </w:pPr>
      <w:r>
        <w:t xml:space="preserve">              </w:t>
      </w:r>
      <w:r w:rsidR="003A0BA1">
        <w:t xml:space="preserve"> </w:t>
      </w:r>
      <w:r w:rsidR="00233F87">
        <w:t>"periodeNr": 20220106,</w:t>
      </w:r>
    </w:p>
    <w:p w14:paraId="30139928" w14:textId="596B382B" w:rsidR="00233F87" w:rsidRDefault="00C31C67" w:rsidP="00233F87">
      <w:pPr>
        <w:spacing w:before="0" w:after="0" w:line="240" w:lineRule="auto"/>
      </w:pPr>
      <w:r>
        <w:t xml:space="preserve">              </w:t>
      </w:r>
      <w:r w:rsidR="003A0BA1">
        <w:t xml:space="preserve"> </w:t>
      </w:r>
      <w:r w:rsidR="00233F87">
        <w:t>"begin": "01-01-2022",</w:t>
      </w:r>
    </w:p>
    <w:p w14:paraId="7AE7668C" w14:textId="510B6F62" w:rsidR="00233F87" w:rsidRDefault="00C31C67" w:rsidP="00233F87">
      <w:pPr>
        <w:spacing w:before="0" w:after="0" w:line="240" w:lineRule="auto"/>
      </w:pPr>
      <w:r>
        <w:t xml:space="preserve">              </w:t>
      </w:r>
      <w:r w:rsidR="003A0BA1">
        <w:t xml:space="preserve"> </w:t>
      </w:r>
      <w:r w:rsidR="00233F87">
        <w:t>"einde": "06-01-2022",</w:t>
      </w:r>
    </w:p>
    <w:p w14:paraId="1A5612F4" w14:textId="35B09CD0" w:rsidR="00233F87" w:rsidRDefault="00C31C67" w:rsidP="00233F87">
      <w:pPr>
        <w:spacing w:before="0" w:after="0" w:line="240" w:lineRule="auto"/>
      </w:pPr>
      <w:r>
        <w:t xml:space="preserve">              </w:t>
      </w:r>
      <w:r w:rsidR="003A0BA1">
        <w:t xml:space="preserve"> </w:t>
      </w:r>
      <w:r w:rsidR="00233F87">
        <w:t>"afgesloten": false,</w:t>
      </w:r>
    </w:p>
    <w:p w14:paraId="7321EB7C" w14:textId="3F588C33" w:rsidR="00233F87" w:rsidRDefault="00C31C67" w:rsidP="00233F87">
      <w:pPr>
        <w:spacing w:before="0" w:after="0" w:line="240" w:lineRule="auto"/>
      </w:pPr>
      <w:r>
        <w:t xml:space="preserve">              </w:t>
      </w:r>
      <w:r w:rsidR="003A0BA1">
        <w:t xml:space="preserve"> </w:t>
      </w:r>
      <w:r w:rsidR="00233F87">
        <w:t>"handelen": 1,</w:t>
      </w:r>
    </w:p>
    <w:p w14:paraId="7753F3DF" w14:textId="11B47B4D" w:rsidR="00233F87" w:rsidRDefault="00C31C67" w:rsidP="00233F87">
      <w:pPr>
        <w:spacing w:before="0" w:after="0" w:line="240" w:lineRule="auto"/>
      </w:pPr>
      <w:r>
        <w:t xml:space="preserve">              </w:t>
      </w:r>
      <w:r w:rsidR="003A0BA1">
        <w:t xml:space="preserve"> </w:t>
      </w:r>
      <w:r w:rsidR="00233F87">
        <w:t>"handelenOms": "Ja ",</w:t>
      </w:r>
    </w:p>
    <w:p w14:paraId="6ABFADB7" w14:textId="77777777" w:rsidR="00233F87" w:rsidRDefault="00233F87" w:rsidP="00233F87">
      <w:pPr>
        <w:spacing w:before="0" w:after="0" w:line="240" w:lineRule="auto"/>
      </w:pPr>
    </w:p>
    <w:p w14:paraId="5678417C" w14:textId="53EAFCA2" w:rsidR="00233F87" w:rsidRDefault="00233F87" w:rsidP="00233F87">
      <w:pPr>
        <w:spacing w:before="0" w:after="0" w:line="240" w:lineRule="auto"/>
      </w:pPr>
      <w:r>
        <w:t>Begin is de dag,</w:t>
      </w:r>
      <w:r w:rsidR="00C31C67">
        <w:t xml:space="preserve"> </w:t>
      </w:r>
      <w:r>
        <w:t>volgend op de einde van vorige periode.</w:t>
      </w:r>
    </w:p>
    <w:p w14:paraId="5E75237D" w14:textId="11AA5DB9" w:rsidR="00233F87" w:rsidRDefault="00233F87" w:rsidP="00233F87">
      <w:pPr>
        <w:spacing w:before="0" w:after="0" w:line="240" w:lineRule="auto"/>
      </w:pPr>
      <w:r>
        <w:t>Einde</w:t>
      </w:r>
      <w:r w:rsidR="00C31C67">
        <w:t xml:space="preserve"> </w:t>
      </w:r>
      <w:r>
        <w:t>is de handelsdag</w:t>
      </w:r>
      <w:r w:rsidR="00C31C67">
        <w:t xml:space="preserve"> </w:t>
      </w:r>
      <w:r>
        <w:t>(de belangrijkste dag</w:t>
      </w:r>
      <w:r w:rsidR="00C31C67">
        <w:t xml:space="preserve"> </w:t>
      </w:r>
      <w:r>
        <w:t>voor Qwik uit deze tabel).</w:t>
      </w:r>
    </w:p>
    <w:p w14:paraId="4EDF4C66" w14:textId="77777777" w:rsidR="00233F87" w:rsidRDefault="00233F87" w:rsidP="00233F87">
      <w:pPr>
        <w:spacing w:before="0" w:after="0" w:line="240" w:lineRule="auto"/>
      </w:pPr>
      <w:r>
        <w:t xml:space="preserve">Een periode is afgesloten of niet. Er is altijd slechts 1 niet-afgesloten periode </w:t>
      </w:r>
    </w:p>
    <w:p w14:paraId="6782C4A9" w14:textId="77777777" w:rsidR="00233F87" w:rsidRDefault="00233F87" w:rsidP="00233F87">
      <w:pPr>
        <w:spacing w:before="0" w:after="0" w:line="240" w:lineRule="auto"/>
      </w:pPr>
      <w:r>
        <w:t xml:space="preserve">Handelen kent drie mogelijkheden: </w:t>
      </w:r>
    </w:p>
    <w:p w14:paraId="1EBF7EE8" w14:textId="77777777" w:rsidR="00233F87" w:rsidRDefault="00233F87" w:rsidP="00233F87">
      <w:pPr>
        <w:spacing w:before="0" w:after="0" w:line="240" w:lineRule="auto"/>
      </w:pPr>
      <w:r>
        <w:t>0 = Nee,</w:t>
      </w:r>
    </w:p>
    <w:p w14:paraId="33745942" w14:textId="77777777" w:rsidR="00233F87" w:rsidRDefault="00233F87" w:rsidP="00233F87">
      <w:pPr>
        <w:spacing w:before="0" w:after="0" w:line="240" w:lineRule="auto"/>
      </w:pPr>
      <w:r>
        <w:t xml:space="preserve">1 = Ja, </w:t>
      </w:r>
    </w:p>
    <w:p w14:paraId="1190FDB0" w14:textId="77777777" w:rsidR="00233F87" w:rsidRDefault="00233F87" w:rsidP="00233F87">
      <w:pPr>
        <w:spacing w:before="0" w:after="0" w:line="240" w:lineRule="auto"/>
      </w:pPr>
      <w:r>
        <w:t>2 = Ja einde van de maand</w:t>
      </w:r>
    </w:p>
    <w:p w14:paraId="02611212" w14:textId="77777777" w:rsidR="00233F87" w:rsidRDefault="00233F87" w:rsidP="00233F87">
      <w:pPr>
        <w:spacing w:before="0" w:after="0" w:line="240" w:lineRule="auto"/>
      </w:pPr>
      <w:r>
        <w:t>HandelenOms is de omschrijving van handelen</w:t>
      </w:r>
    </w:p>
    <w:p w14:paraId="60FEFACE" w14:textId="77777777" w:rsidR="00233F87" w:rsidRDefault="00233F87" w:rsidP="00233F87">
      <w:pPr>
        <w:spacing w:before="0" w:after="0" w:line="240" w:lineRule="auto"/>
      </w:pPr>
    </w:p>
    <w:p w14:paraId="30E88881" w14:textId="4FDA3528" w:rsidR="00233F87" w:rsidRDefault="00233F87" w:rsidP="00233F87">
      <w:pPr>
        <w:spacing w:before="0" w:after="0" w:line="240" w:lineRule="auto"/>
      </w:pPr>
      <w:r>
        <w:t>Standaard kennen we alleen handelen (1) of niet (0). Nummer 2 is bijgemaakt voor APS om onderscheid te maken voor AIM m.b.t. de omvang</w:t>
      </w:r>
      <w:r w:rsidR="00C31C67">
        <w:t xml:space="preserve"> </w:t>
      </w:r>
      <w:r>
        <w:t xml:space="preserve">van het handelen. </w:t>
      </w:r>
    </w:p>
    <w:p w14:paraId="63C99B45" w14:textId="77777777" w:rsidR="00233F87" w:rsidRDefault="00233F87" w:rsidP="00233F87">
      <w:pPr>
        <w:spacing w:before="0" w:after="0" w:line="240" w:lineRule="auto"/>
      </w:pPr>
    </w:p>
    <w:p w14:paraId="4856A12C" w14:textId="77777777" w:rsidR="00233F87" w:rsidRDefault="00233F87" w:rsidP="00233F87">
      <w:pPr>
        <w:spacing w:before="0" w:after="0" w:line="240" w:lineRule="auto"/>
      </w:pPr>
      <w:r>
        <w:t xml:space="preserve">Standaard wordt de handelskalender gevuld met een algoritme, waardoor geen handmatige acties benodigd zijn om de allocatiedagen te bepalen. Voor APS wordt deze tabel niet door een algoritme gevuld, maar uit een upload van de handelskalender. Onderstaande moet worden geleverd, en worden de geleverde data als volgt opgenomen in de Qwik allocatietabel in het record van de handelskalender: </w:t>
      </w:r>
    </w:p>
    <w:p w14:paraId="3E71FF88" w14:textId="77777777" w:rsidR="00233F87" w:rsidRDefault="00233F87" w:rsidP="00233F87">
      <w:pPr>
        <w:spacing w:before="0" w:after="0" w:line="240" w:lineRule="auto"/>
      </w:pPr>
    </w:p>
    <w:p w14:paraId="3664E97C" w14:textId="01362D28" w:rsidR="00233F87" w:rsidRPr="00654EE5" w:rsidRDefault="00233F87" w:rsidP="00233F87">
      <w:pPr>
        <w:spacing w:before="0" w:after="0" w:line="240" w:lineRule="auto"/>
        <w:rPr>
          <w:lang w:val="de-DE"/>
          <w:rPrChange w:id="5062" w:author="Jitty van der Kuur" w:date="2024-11-27T09:56:00Z" w16du:dateUtc="2024-11-27T08:56:00Z">
            <w:rPr/>
          </w:rPrChange>
        </w:rPr>
      </w:pPr>
      <w:r w:rsidRPr="00654EE5">
        <w:rPr>
          <w:lang w:val="de-DE"/>
          <w:rPrChange w:id="5063" w:author="Jitty van der Kuur" w:date="2024-11-27T09:56:00Z" w16du:dateUtc="2024-11-27T08:56:00Z">
            <w:rPr/>
          </w:rPrChange>
        </w:rPr>
        <w:t>orgHandelsDatum</w:t>
      </w:r>
      <w:r w:rsidR="00C31C67" w:rsidRPr="00654EE5">
        <w:rPr>
          <w:lang w:val="de-DE"/>
          <w:rPrChange w:id="5064" w:author="Jitty van der Kuur" w:date="2024-11-27T09:56:00Z" w16du:dateUtc="2024-11-27T08:56:00Z">
            <w:rPr/>
          </w:rPrChange>
        </w:rPr>
        <w:t xml:space="preserve"> </w:t>
      </w:r>
      <w:r>
        <w:rPr>
          <w:rFonts w:ascii="Wingdings" w:eastAsia="Wingdings" w:hAnsi="Wingdings" w:cs="Wingdings"/>
        </w:rPr>
        <w:t>à</w:t>
      </w:r>
      <w:r w:rsidRPr="00654EE5">
        <w:rPr>
          <w:lang w:val="de-DE"/>
          <w:rPrChange w:id="5065" w:author="Jitty van der Kuur" w:date="2024-11-27T09:56:00Z" w16du:dateUtc="2024-11-27T08:56:00Z">
            <w:rPr/>
          </w:rPrChange>
        </w:rPr>
        <w:t xml:space="preserve"> einde</w:t>
      </w:r>
    </w:p>
    <w:p w14:paraId="585E1529" w14:textId="77777777" w:rsidR="00233F87" w:rsidRPr="00654EE5" w:rsidRDefault="00233F87" w:rsidP="00233F87">
      <w:pPr>
        <w:spacing w:before="0" w:after="0" w:line="240" w:lineRule="auto"/>
        <w:rPr>
          <w:lang w:val="de-DE"/>
          <w:rPrChange w:id="5066" w:author="Jitty van der Kuur" w:date="2024-11-27T09:56:00Z" w16du:dateUtc="2024-11-27T08:56:00Z">
            <w:rPr/>
          </w:rPrChange>
        </w:rPr>
      </w:pPr>
      <w:r w:rsidRPr="00654EE5">
        <w:rPr>
          <w:lang w:val="de-DE"/>
          <w:rPrChange w:id="5067" w:author="Jitty van der Kuur" w:date="2024-11-27T09:56:00Z" w16du:dateUtc="2024-11-27T08:56:00Z">
            <w:rPr/>
          </w:rPrChange>
        </w:rPr>
        <w:t xml:space="preserve">orgHandelsType </w:t>
      </w:r>
      <w:r>
        <w:rPr>
          <w:rFonts w:ascii="Wingdings" w:eastAsia="Wingdings" w:hAnsi="Wingdings" w:cs="Wingdings"/>
        </w:rPr>
        <w:t>à</w:t>
      </w:r>
      <w:r w:rsidRPr="00654EE5">
        <w:rPr>
          <w:lang w:val="de-DE"/>
          <w:rPrChange w:id="5068" w:author="Jitty van der Kuur" w:date="2024-11-27T09:56:00Z" w16du:dateUtc="2024-11-27T08:56:00Z">
            <w:rPr/>
          </w:rPrChange>
        </w:rPr>
        <w:t xml:space="preserve"> handelen</w:t>
      </w:r>
    </w:p>
    <w:p w14:paraId="2C5E9AF1" w14:textId="3B87CE9A" w:rsidR="00233F87" w:rsidRPr="00654EE5" w:rsidRDefault="00233F87" w:rsidP="00233F87">
      <w:pPr>
        <w:spacing w:before="0" w:after="0" w:line="240" w:lineRule="auto"/>
        <w:rPr>
          <w:lang w:val="de-DE"/>
          <w:rPrChange w:id="5069" w:author="Jitty van der Kuur" w:date="2024-11-27T09:56:00Z" w16du:dateUtc="2024-11-27T08:56:00Z">
            <w:rPr/>
          </w:rPrChange>
        </w:rPr>
      </w:pPr>
      <w:r w:rsidRPr="00654EE5">
        <w:rPr>
          <w:lang w:val="de-DE"/>
          <w:rPrChange w:id="5070" w:author="Jitty van der Kuur" w:date="2024-11-27T09:56:00Z" w16du:dateUtc="2024-11-27T08:56:00Z">
            <w:rPr/>
          </w:rPrChange>
        </w:rPr>
        <w:t>orgStartHandelsDatum</w:t>
      </w:r>
      <w:r w:rsidR="00C31C67" w:rsidRPr="00654EE5">
        <w:rPr>
          <w:lang w:val="de-DE"/>
          <w:rPrChange w:id="5071" w:author="Jitty van der Kuur" w:date="2024-11-27T09:56:00Z" w16du:dateUtc="2024-11-27T08:56:00Z">
            <w:rPr/>
          </w:rPrChange>
        </w:rPr>
        <w:t xml:space="preserve"> </w:t>
      </w:r>
      <w:r>
        <w:rPr>
          <w:rFonts w:ascii="Wingdings" w:eastAsia="Wingdings" w:hAnsi="Wingdings" w:cs="Wingdings"/>
        </w:rPr>
        <w:t>à</w:t>
      </w:r>
      <w:r w:rsidR="00C31C67" w:rsidRPr="00654EE5">
        <w:rPr>
          <w:lang w:val="de-DE"/>
          <w:rPrChange w:id="5072" w:author="Jitty van der Kuur" w:date="2024-11-27T09:56:00Z" w16du:dateUtc="2024-11-27T08:56:00Z">
            <w:rPr/>
          </w:rPrChange>
        </w:rPr>
        <w:t xml:space="preserve"> </w:t>
      </w:r>
      <w:r w:rsidRPr="00654EE5">
        <w:rPr>
          <w:lang w:val="de-DE"/>
          <w:rPrChange w:id="5073" w:author="Jitty van der Kuur" w:date="2024-11-27T09:56:00Z" w16du:dateUtc="2024-11-27T08:56:00Z">
            <w:rPr/>
          </w:rPrChange>
        </w:rPr>
        <w:t>startHandelen</w:t>
      </w:r>
    </w:p>
    <w:p w14:paraId="446AC93F" w14:textId="640DB37C" w:rsidR="00233F87" w:rsidRDefault="00233F87" w:rsidP="00233F87">
      <w:pPr>
        <w:spacing w:before="0" w:after="0" w:line="240" w:lineRule="auto"/>
      </w:pPr>
      <w:r>
        <w:t xml:space="preserve">orgEindeHandelsDatum </w:t>
      </w:r>
      <w:r>
        <w:rPr>
          <w:rFonts w:ascii="Wingdings" w:eastAsia="Wingdings" w:hAnsi="Wingdings" w:cs="Wingdings"/>
        </w:rPr>
        <w:t>à</w:t>
      </w:r>
      <w:r w:rsidR="00C31C67">
        <w:t xml:space="preserve"> </w:t>
      </w:r>
      <w:r>
        <w:t>eindeHandelen</w:t>
      </w:r>
    </w:p>
    <w:p w14:paraId="4FB74A7B" w14:textId="77777777" w:rsidR="00233F87" w:rsidRDefault="00233F87" w:rsidP="00233F87">
      <w:pPr>
        <w:spacing w:before="0" w:after="0" w:line="240" w:lineRule="auto"/>
      </w:pPr>
    </w:p>
    <w:p w14:paraId="45B12D4C" w14:textId="2BACC1CF" w:rsidR="00233F87" w:rsidRDefault="00233F87" w:rsidP="00233F87">
      <w:pPr>
        <w:spacing w:before="0" w:after="0" w:line="240" w:lineRule="auto"/>
      </w:pPr>
      <w:r>
        <w:t>startHandelen en eindeHandelen is</w:t>
      </w:r>
      <w:r w:rsidR="00C31C67">
        <w:t xml:space="preserve"> </w:t>
      </w:r>
      <w:r>
        <w:t>dus</w:t>
      </w:r>
      <w:r w:rsidR="00C31C67">
        <w:t xml:space="preserve"> </w:t>
      </w:r>
      <w:r>
        <w:t>voor Qwik niet relevant (want waren geen onderdeel van de allocatie tabel), maar zitten erin voor ondersteuning van het proces dat moet worden ingericht in OS.</w:t>
      </w:r>
      <w:r w:rsidR="00C31C67">
        <w:t xml:space="preserve"> </w:t>
      </w:r>
      <w:r>
        <w:t>Als een datum startHandelen als kenmerk heeft, dan moet een proces worden gestart om de opgave aan AIM te doen voor de allocatieperiode. Op een datum met eindeHandelen moet AIM de koersen voor deze allocatieperiode leveren.</w:t>
      </w:r>
      <w:r w:rsidR="00C31C67">
        <w:t xml:space="preserve"> </w:t>
      </w:r>
    </w:p>
    <w:p w14:paraId="39238391" w14:textId="77777777" w:rsidR="00233F87" w:rsidRDefault="00233F87" w:rsidP="00233F87">
      <w:pPr>
        <w:spacing w:line="240" w:lineRule="auto"/>
      </w:pPr>
    </w:p>
    <w:p w14:paraId="227B2C0B" w14:textId="77777777" w:rsidR="00233F87" w:rsidRDefault="00233F87" w:rsidP="00233F87">
      <w:pPr>
        <w:pStyle w:val="Heading2"/>
      </w:pPr>
      <w:bookmarkStart w:id="5074" w:name="_Toc187312272"/>
      <w:bookmarkStart w:id="5075" w:name="_Toc782109929"/>
      <w:bookmarkStart w:id="5076" w:name="_Toc165554299"/>
      <w:r>
        <w:t>Allocatieproces</w:t>
      </w:r>
      <w:bookmarkEnd w:id="5074"/>
      <w:bookmarkEnd w:id="5075"/>
      <w:bookmarkEnd w:id="5076"/>
      <w:r>
        <w:t xml:space="preserve"> </w:t>
      </w:r>
    </w:p>
    <w:p w14:paraId="6A5557B8" w14:textId="77777777" w:rsidR="00233F87" w:rsidRDefault="00233F87" w:rsidP="00233F87">
      <w:pPr>
        <w:spacing w:line="240" w:lineRule="auto"/>
      </w:pPr>
      <w:r>
        <w:t>Het standaard dagproces bestaat uit 3 stappen. Er kan 1 openstaand allocatieproces in Qwik zijn.</w:t>
      </w:r>
    </w:p>
    <w:p w14:paraId="671310BF" w14:textId="77777777" w:rsidR="00233F87" w:rsidRDefault="00233F87" w:rsidP="00233F87">
      <w:pPr>
        <w:pStyle w:val="ListParagraph"/>
        <w:numPr>
          <w:ilvl w:val="0"/>
          <w:numId w:val="8"/>
        </w:numPr>
        <w:spacing w:line="240" w:lineRule="auto"/>
      </w:pPr>
      <w:r>
        <w:t>Sluiten</w:t>
      </w:r>
    </w:p>
    <w:p w14:paraId="61766699" w14:textId="77777777" w:rsidR="00233F87" w:rsidRDefault="00233F87" w:rsidP="00233F87">
      <w:pPr>
        <w:pStyle w:val="ListParagraph"/>
        <w:numPr>
          <w:ilvl w:val="0"/>
          <w:numId w:val="8"/>
        </w:numPr>
        <w:spacing w:line="240" w:lineRule="auto"/>
      </w:pPr>
      <w:r>
        <w:t>Allocatie opgave</w:t>
      </w:r>
    </w:p>
    <w:p w14:paraId="164AD50D" w14:textId="77777777" w:rsidR="00233F87" w:rsidRDefault="00233F87" w:rsidP="00233F87">
      <w:pPr>
        <w:pStyle w:val="ListParagraph"/>
        <w:numPr>
          <w:ilvl w:val="0"/>
          <w:numId w:val="8"/>
        </w:numPr>
        <w:spacing w:line="240" w:lineRule="auto"/>
      </w:pPr>
      <w:r>
        <w:t>Koersen verwerken (1 of 3 koersen)</w:t>
      </w:r>
    </w:p>
    <w:p w14:paraId="4FDC028D" w14:textId="77777777" w:rsidR="00233F87" w:rsidRDefault="00233F87" w:rsidP="00233F87">
      <w:pPr>
        <w:spacing w:line="240" w:lineRule="auto"/>
      </w:pPr>
      <w:r>
        <w:t>De sluiten stap, sluit de huidige allocatie periode af en opent de volgende nieuwe periode. Vanaf dit moment worden gebeurtenissen van beleggingsrekeningen in de administratie aan de nieuwe periode gekoppeld.</w:t>
      </w:r>
    </w:p>
    <w:p w14:paraId="465AC938" w14:textId="77777777" w:rsidR="00233F87" w:rsidRDefault="00233F87" w:rsidP="00233F87">
      <w:pPr>
        <w:spacing w:line="240" w:lineRule="auto"/>
      </w:pPr>
      <w:r>
        <w:t>De allocatie opgave levert de inleg in geld (positief of negatief) en/of units. Daarnaast een matrix uitgedrukt in units voor herbeleggen naar aanleiding van een rebalance en/of switch.</w:t>
      </w:r>
    </w:p>
    <w:p w14:paraId="23E635B3" w14:textId="77777777" w:rsidR="00233F87" w:rsidRDefault="00233F87" w:rsidP="00233F87">
      <w:pPr>
        <w:spacing w:line="240" w:lineRule="auto"/>
      </w:pPr>
      <w:r>
        <w:t xml:space="preserve">Het verwerken van de koersen levert als resultaat een overzicht van reconciliatie van units tussen beleggingsfonds en beleggingsrekeningen van Qwik (dus nog niet met de vermogensbeheerder) </w:t>
      </w:r>
    </w:p>
    <w:p w14:paraId="51A6CB06" w14:textId="77777777" w:rsidR="00233F87" w:rsidRDefault="00233F87" w:rsidP="00233F87">
      <w:pPr>
        <w:spacing w:line="240" w:lineRule="auto"/>
      </w:pPr>
      <w:r>
        <w:t xml:space="preserve">Standaard kan het dagproces 1x per dag, 1x per week of 1x per maand. Qwik bevat hiervoor een allocatie kalender die dynamisch wordt gevuld, op basis van een algoritme, rekening houdend met niet-handelsdagen, die vastgelegd kunnen worden. Hierbij is de koersdatum in principe gelijk aan de versiedatum van het dagproces. Indien versiedatum geen handelsdag is, wordt standaard de eerst volgende handelsdag gekozen. APS werkt met AIM als vermogensbeheerder. Hierbij gelden naast een handelskalender i.p.v. een algoritme een aantal aanvullende en andere afspraken. </w:t>
      </w:r>
    </w:p>
    <w:p w14:paraId="06C78B76" w14:textId="77777777" w:rsidR="00233F87" w:rsidRPr="007A412B" w:rsidRDefault="00233F87" w:rsidP="00233F87">
      <w:pPr>
        <w:spacing w:line="240" w:lineRule="auto"/>
        <w:rPr>
          <w:i/>
          <w:iCs/>
        </w:rPr>
      </w:pPr>
      <w:r>
        <w:rPr>
          <w:i/>
          <w:iCs/>
        </w:rPr>
        <w:t xml:space="preserve">Dagproces </w:t>
      </w:r>
      <w:r w:rsidRPr="007A412B">
        <w:rPr>
          <w:i/>
          <w:iCs/>
        </w:rPr>
        <w:t>Einde van de maand</w:t>
      </w:r>
    </w:p>
    <w:p w14:paraId="303DDF05" w14:textId="77777777" w:rsidR="00233F87" w:rsidRDefault="00233F87" w:rsidP="00233F87">
      <w:pPr>
        <w:spacing w:line="240" w:lineRule="auto"/>
      </w:pPr>
      <w:r>
        <w:t>Er wordt altijd op de laatste handelsdag (t) van een maand belegd. Dit betekent dat het dagproces wat betreft versiedatum varieert over de verschillende maanden. Het dagproces wordt einde van een dag uitgevoerd (richttijd 18.00 uur). De allocatie wordt dus na deze tijd via een bericht geleverd aan AIM.</w:t>
      </w:r>
    </w:p>
    <w:p w14:paraId="50A1A2A6" w14:textId="77777777" w:rsidR="00233F87" w:rsidRDefault="00233F87" w:rsidP="00233F87">
      <w:pPr>
        <w:spacing w:line="240" w:lineRule="auto"/>
      </w:pPr>
      <w:r>
        <w:t>De allocatie hiervoor dient op t-3 te worden aangeleverd bij AIM. De 3 zijn werkdagen. Dit betekent dat alle gebeurtenissen voor beleggingsrekeningen en reserves - stortingen inclusief vrijgestelde premies, rebalances en kosten gebeurtenissen - op de t-3 moeten worden uitgevoerd, waarbij de versiedatum en koersdatum van de gebeurtenissen t zijn. De t-3 zal dan ook in de processen van OS bekend moeten zijn.</w:t>
      </w:r>
    </w:p>
    <w:p w14:paraId="63E9A05B" w14:textId="77777777" w:rsidR="00233F87" w:rsidRDefault="00233F87" w:rsidP="00233F87">
      <w:pPr>
        <w:spacing w:line="240" w:lineRule="auto"/>
      </w:pPr>
      <w:r>
        <w:t xml:space="preserve">Het dagproces zal dan minimaal 4 dagen openstaan doordat AIM de koers van t op t+1 (indien werkdag) zal melden. Tijdens een openstaand dagproces dient het wel mogelijk te zijn om van de tussenliggende handelsdagen een waarderingskoers te kunnen ontvangen. </w:t>
      </w:r>
    </w:p>
    <w:p w14:paraId="00BECC43" w14:textId="1D300F95" w:rsidR="003A0BA1" w:rsidRPr="003A0BA1" w:rsidRDefault="003A0BA1" w:rsidP="003A0BA1">
      <w:pPr>
        <w:spacing w:line="240" w:lineRule="auto"/>
      </w:pPr>
      <w:r>
        <w:t>Qwik</w:t>
      </w:r>
      <w:r w:rsidRPr="003A0BA1">
        <w:t xml:space="preserve"> slaa</w:t>
      </w:r>
      <w:r>
        <w:t>t</w:t>
      </w:r>
      <w:r w:rsidRPr="003A0BA1">
        <w:t xml:space="preserve"> de</w:t>
      </w:r>
      <w:r>
        <w:t xml:space="preserve"> handels- en waarderings</w:t>
      </w:r>
      <w:r w:rsidRPr="003A0BA1">
        <w:t>koers wel</w:t>
      </w:r>
      <w:r>
        <w:t xml:space="preserve"> </w:t>
      </w:r>
      <w:r w:rsidRPr="003A0BA1">
        <w:t>apart op, maar</w:t>
      </w:r>
      <w:r>
        <w:t xml:space="preserve"> er wordt slechts</w:t>
      </w:r>
      <w:r w:rsidRPr="003A0BA1">
        <w:t xml:space="preserve"> 1 koers per dag</w:t>
      </w:r>
      <w:r>
        <w:t xml:space="preserve"> gebruikt</w:t>
      </w:r>
      <w:r w:rsidRPr="003A0BA1">
        <w:t>.</w:t>
      </w:r>
      <w:r>
        <w:t xml:space="preserve"> A</w:t>
      </w:r>
      <w:r w:rsidRPr="003A0BA1">
        <w:t>ls de koers word</w:t>
      </w:r>
      <w:r>
        <w:t>t</w:t>
      </w:r>
      <w:r w:rsidRPr="003A0BA1">
        <w:t xml:space="preserve"> uitgevraagd en op een dag </w:t>
      </w:r>
      <w:r>
        <w:t xml:space="preserve">is er </w:t>
      </w:r>
      <w:r w:rsidRPr="003A0BA1">
        <w:t>zowel een handelskoers als</w:t>
      </w:r>
      <w:r>
        <w:t xml:space="preserve"> </w:t>
      </w:r>
      <w:r w:rsidRPr="003A0BA1">
        <w:t>een waarderingskoers</w:t>
      </w:r>
      <w:r>
        <w:t xml:space="preserve"> </w:t>
      </w:r>
      <w:r w:rsidRPr="003A0BA1">
        <w:t>ontvangen</w:t>
      </w:r>
      <w:r>
        <w:t>,</w:t>
      </w:r>
      <w:r w:rsidRPr="003A0BA1">
        <w:t xml:space="preserve"> dan </w:t>
      </w:r>
      <w:r>
        <w:t xml:space="preserve">wordt </w:t>
      </w:r>
      <w:r w:rsidRPr="003A0BA1">
        <w:t xml:space="preserve">altijd </w:t>
      </w:r>
      <w:r>
        <w:t xml:space="preserve">alleen </w:t>
      </w:r>
      <w:r w:rsidRPr="003A0BA1">
        <w:t>de</w:t>
      </w:r>
      <w:r>
        <w:t xml:space="preserve"> </w:t>
      </w:r>
      <w:r w:rsidRPr="003A0BA1">
        <w:t>handelskoers</w:t>
      </w:r>
      <w:r>
        <w:t xml:space="preserve"> </w:t>
      </w:r>
      <w:r w:rsidRPr="003A0BA1">
        <w:t>voor die dag</w:t>
      </w:r>
      <w:r>
        <w:t xml:space="preserve"> door</w:t>
      </w:r>
      <w:r w:rsidRPr="003A0BA1">
        <w:t xml:space="preserve"> Qwik </w:t>
      </w:r>
      <w:r>
        <w:t xml:space="preserve">doorgegeven. </w:t>
      </w:r>
      <w:r w:rsidRPr="003A0BA1">
        <w:t>De waarderingskoers van die dag</w:t>
      </w:r>
      <w:r>
        <w:t xml:space="preserve"> </w:t>
      </w:r>
      <w:r w:rsidRPr="003A0BA1">
        <w:t>komt dus niet meer uit Qwik en wordt ook niet gebruikt</w:t>
      </w:r>
      <w:r>
        <w:t xml:space="preserve">. Dit mechanisme is zo opgesteld, omdat het anders mogelijk is dat een deelnemer bijvoorbeeld op portaal gegevens te zien zou kunnen krijgen die niet consistent zijn (delta units met een andere koers dan de waardering) en dit verwarring op zal leveren. Overigens is het standpunt vanuit de standaard dat handelskoers en waarderingskoers op een dag niet af mogen wijken, omdat we in dat geval gebruik willen maken van een </w:t>
      </w:r>
      <w:r w:rsidRPr="003A0BA1">
        <w:t>aankoop</w:t>
      </w:r>
      <w:r>
        <w:t>-</w:t>
      </w:r>
      <w:r w:rsidRPr="003A0BA1">
        <w:t xml:space="preserve"> en verkoopkoers </w:t>
      </w:r>
      <w:r>
        <w:t>voor het handelen. Hierop wordt echter niet gecontroleerd, dit is een procedurele afspraak</w:t>
      </w:r>
      <w:r w:rsidR="006F76BD">
        <w:t>.</w:t>
      </w:r>
    </w:p>
    <w:p w14:paraId="1FD5CEA2" w14:textId="77777777" w:rsidR="003A0BA1" w:rsidRDefault="003A0BA1" w:rsidP="00233F87">
      <w:pPr>
        <w:spacing w:line="240" w:lineRule="auto"/>
      </w:pPr>
    </w:p>
    <w:p w14:paraId="14B9AC09" w14:textId="77777777" w:rsidR="00233F87" w:rsidRPr="007A412B" w:rsidRDefault="00233F87" w:rsidP="00233F87">
      <w:pPr>
        <w:spacing w:line="240" w:lineRule="auto"/>
        <w:rPr>
          <w:i/>
          <w:iCs/>
        </w:rPr>
      </w:pPr>
      <w:r>
        <w:rPr>
          <w:i/>
          <w:iCs/>
        </w:rPr>
        <w:t xml:space="preserve">Dagproces </w:t>
      </w:r>
      <w:r w:rsidRPr="007A412B">
        <w:rPr>
          <w:i/>
          <w:iCs/>
        </w:rPr>
        <w:t>In de maand</w:t>
      </w:r>
    </w:p>
    <w:p w14:paraId="32099B1B" w14:textId="77777777" w:rsidR="00233F87" w:rsidRDefault="00233F87" w:rsidP="00233F87">
      <w:pPr>
        <w:spacing w:line="240" w:lineRule="auto"/>
      </w:pPr>
      <w:r>
        <w:t xml:space="preserve">Daarnaast wil APS in de maand vaker een dagproces draaien - uitgangspunt 1x per week -, waarbij echter wel rekening gehouden dient te worden met de t-3 van het dagproces aan het einde van de maand. Tijdens deze in de maand dagprocessen moet wel een storting worden uitgevoerd (in het geval er nota’s zijn betaald) maar geen rebalance of kosten gebeurtenissen. </w:t>
      </w:r>
    </w:p>
    <w:p w14:paraId="35901960" w14:textId="77777777" w:rsidR="00233F87" w:rsidRDefault="00233F87" w:rsidP="00233F87">
      <w:pPr>
        <w:spacing w:line="240" w:lineRule="auto"/>
      </w:pPr>
      <w:r>
        <w:t>Indien de in de maand dagproces niet uitgevoerd kan worden op de vaste dag van de week in het kader van de t-3 van het einde van de maand dagproces zal de week worden overgeslagen.</w:t>
      </w:r>
    </w:p>
    <w:p w14:paraId="742A450C" w14:textId="77777777" w:rsidR="00233F87" w:rsidRDefault="00233F87" w:rsidP="00233F87">
      <w:pPr>
        <w:spacing w:line="240" w:lineRule="auto"/>
      </w:pPr>
      <w:r>
        <w:t xml:space="preserve">Ook deze variant van het dagproces wordt op t-3 gestart. Stel de gekozen weekdag is vrijdag en de week bevat alleen werkdagen, dan zal dit dagproces op dinsdag worden gestart voor opgave aan AIM. </w:t>
      </w:r>
    </w:p>
    <w:p w14:paraId="14A7E103" w14:textId="77777777" w:rsidR="00233F87" w:rsidRDefault="00233F87" w:rsidP="00233F87">
      <w:pPr>
        <w:spacing w:line="240" w:lineRule="auto"/>
      </w:pPr>
      <w:r>
        <w:t xml:space="preserve">Als de vrijdag echter in de t-3 range van het einde van de maand dagproces valt, zal deze vrijdag niet worden opgenomen als dagproces datum - dit is vrijdag voor einde maand -. Deze vrijdag wordt dan overgeslagen. Hetzelfde geldt, dat als de t-3 van de vrijdag in de range van het einde van de maand dagproces komt, vervalt deze - dit is vrijdag na einde maand - </w:t>
      </w:r>
    </w:p>
    <w:p w14:paraId="076FE91D" w14:textId="77777777" w:rsidR="00233F87" w:rsidRDefault="00233F87" w:rsidP="00233F87">
      <w:pPr>
        <w:spacing w:line="240" w:lineRule="auto"/>
      </w:pPr>
      <w:r>
        <w:t>Todo: tijdstip koersen in de ochtend?</w:t>
      </w:r>
    </w:p>
    <w:p w14:paraId="6B4EB9C6" w14:textId="77777777" w:rsidR="00233F87" w:rsidRDefault="00233F87" w:rsidP="00233F87">
      <w:pPr>
        <w:spacing w:line="240" w:lineRule="auto"/>
      </w:pPr>
      <w:r>
        <w:t>Todo:</w:t>
      </w:r>
    </w:p>
    <w:p w14:paraId="4639E2A1" w14:textId="77777777" w:rsidR="00233F87" w:rsidRDefault="00233F87" w:rsidP="00233F87">
      <w:pPr>
        <w:spacing w:line="240" w:lineRule="auto"/>
      </w:pPr>
      <w:r>
        <w:t>Het allocatieproces bevat mogelijk ook mandaten. Hiervoor kan alleen geld worden doorgeven maar is er geen beleggingsfonds beschikbaar, wat is de identificatie hiervoor, daarnaast zal er periodiek een rendement bekend moeten worden. Hiervoor is een aparte notitie geschreven.</w:t>
      </w:r>
    </w:p>
    <w:p w14:paraId="35B82483" w14:textId="77777777" w:rsidR="00233F87" w:rsidRDefault="00233F87" w:rsidP="00233F87">
      <w:pPr>
        <w:rPr>
          <w:rFonts w:cs="Calibri"/>
          <w:lang w:eastAsia="en-US"/>
        </w:rPr>
      </w:pPr>
    </w:p>
    <w:p w14:paraId="745D9040" w14:textId="4114B8B5" w:rsidR="00233F87" w:rsidRPr="00654EE5" w:rsidRDefault="00685623" w:rsidP="00233F87">
      <w:pPr>
        <w:pStyle w:val="Heading1"/>
        <w:rPr>
          <w:lang w:val="fr-FR" w:eastAsia="en-US"/>
          <w:rPrChange w:id="5077" w:author="Jitty van der Kuur" w:date="2024-11-27T09:56:00Z" w16du:dateUtc="2024-11-27T08:56:00Z">
            <w:rPr>
              <w:lang w:eastAsia="en-US"/>
            </w:rPr>
          </w:rPrChange>
        </w:rPr>
      </w:pPr>
      <w:bookmarkStart w:id="5078" w:name="_Toc187312273"/>
      <w:bookmarkStart w:id="5079" w:name="_Toc275368905"/>
      <w:bookmarkStart w:id="5080" w:name="_Toc535904334"/>
      <w:r w:rsidRPr="2B26B8BC">
        <w:rPr>
          <w:lang w:val="fr-FR" w:eastAsia="en-US"/>
          <w:rPrChange w:id="5081" w:author="Jitty van der Kuur" w:date="2024-11-27T09:56:00Z">
            <w:rPr>
              <w:lang w:eastAsia="en-US"/>
            </w:rPr>
          </w:rPrChange>
        </w:rPr>
        <w:t>FPR administratie i.c.m. r</w:t>
      </w:r>
      <w:r w:rsidR="00233F87" w:rsidRPr="2B26B8BC">
        <w:rPr>
          <w:lang w:val="fr-FR" w:eastAsia="en-US"/>
          <w:rPrChange w:id="5082" w:author="Jitty van der Kuur" w:date="2024-11-27T09:56:00Z">
            <w:rPr>
              <w:lang w:eastAsia="en-US"/>
            </w:rPr>
          </w:rPrChange>
        </w:rPr>
        <w:t>eserves</w:t>
      </w:r>
      <w:bookmarkEnd w:id="5078"/>
      <w:bookmarkEnd w:id="5079"/>
      <w:bookmarkEnd w:id="5080"/>
    </w:p>
    <w:p w14:paraId="4473DF36" w14:textId="77777777" w:rsidR="00233F87" w:rsidRPr="00654EE5" w:rsidRDefault="00233F87" w:rsidP="00233F87">
      <w:pPr>
        <w:rPr>
          <w:rFonts w:cs="Calibri"/>
          <w:lang w:val="fr-FR" w:eastAsia="en-US"/>
          <w:rPrChange w:id="5083" w:author="Jitty van der Kuur" w:date="2024-11-27T09:56:00Z" w16du:dateUtc="2024-11-27T08:56:00Z">
            <w:rPr>
              <w:rFonts w:cs="Calibri"/>
              <w:lang w:eastAsia="en-US"/>
            </w:rPr>
          </w:rPrChange>
        </w:rPr>
      </w:pPr>
    </w:p>
    <w:p w14:paraId="30E85D18" w14:textId="2A47E330" w:rsidR="007918C9" w:rsidRDefault="007918C9" w:rsidP="007918C9">
      <w:pPr>
        <w:pStyle w:val="Heading2"/>
        <w:rPr>
          <w:lang w:eastAsia="en-US"/>
        </w:rPr>
      </w:pPr>
      <w:bookmarkStart w:id="5084" w:name="_Toc187312274"/>
      <w:bookmarkStart w:id="5085" w:name="_Toc1304033456"/>
      <w:bookmarkStart w:id="5086" w:name="_Toc347913267"/>
      <w:r w:rsidRPr="2B26B8BC">
        <w:rPr>
          <w:lang w:eastAsia="en-US"/>
        </w:rPr>
        <w:t>Generieke werking en uitgangspunten</w:t>
      </w:r>
      <w:bookmarkEnd w:id="5084"/>
      <w:bookmarkEnd w:id="5085"/>
      <w:bookmarkEnd w:id="5086"/>
    </w:p>
    <w:p w14:paraId="0789C615" w14:textId="222B0361" w:rsidR="00A36573" w:rsidRDefault="00A36573" w:rsidP="00A36573">
      <w:r>
        <w:t>De volgende werking met uitgangspunten is onderkend voor de werking van FPR binnen APS</w:t>
      </w:r>
    </w:p>
    <w:p w14:paraId="235F3DDB" w14:textId="12110708" w:rsidR="00861880" w:rsidRDefault="00861880" w:rsidP="00A36573">
      <w:pPr>
        <w:pStyle w:val="ListParagraph"/>
        <w:numPr>
          <w:ilvl w:val="0"/>
          <w:numId w:val="6"/>
        </w:numPr>
        <w:rPr>
          <w:rFonts w:cs="Calibri"/>
          <w:lang w:eastAsia="en-US"/>
        </w:rPr>
      </w:pPr>
      <w:r>
        <w:rPr>
          <w:rFonts w:cs="Calibri"/>
          <w:lang w:eastAsia="en-US"/>
        </w:rPr>
        <w:t>De o</w:t>
      </w:r>
      <w:r w:rsidR="007918C9" w:rsidRPr="00B475F0">
        <w:rPr>
          <w:rFonts w:cs="Calibri"/>
          <w:lang w:eastAsia="en-US"/>
        </w:rPr>
        <w:t xml:space="preserve">pbouwfase </w:t>
      </w:r>
      <w:r>
        <w:rPr>
          <w:rFonts w:cs="Calibri"/>
          <w:lang w:eastAsia="en-US"/>
        </w:rPr>
        <w:t xml:space="preserve">kenmerkt zich voor deelnemer als een </w:t>
      </w:r>
      <w:r w:rsidR="007918C9" w:rsidRPr="00B475F0">
        <w:rPr>
          <w:rFonts w:cs="Calibri"/>
          <w:lang w:eastAsia="en-US"/>
        </w:rPr>
        <w:t>DC</w:t>
      </w:r>
      <w:r w:rsidR="00B475F0" w:rsidRPr="00B475F0">
        <w:rPr>
          <w:rFonts w:cs="Calibri"/>
          <w:lang w:eastAsia="en-US"/>
        </w:rPr>
        <w:t xml:space="preserve"> </w:t>
      </w:r>
      <w:r>
        <w:rPr>
          <w:rFonts w:cs="Calibri"/>
          <w:lang w:eastAsia="en-US"/>
        </w:rPr>
        <w:t>product, waarbij premies in rekening worden gebracht en na betaling worden gestort op een individuele beleggingsrekening, waar omzetting naar beleggingseenheden (units) plaatsvindt. De werking in de administratie is beschreven in de voorgaande hoofdstukken</w:t>
      </w:r>
    </w:p>
    <w:p w14:paraId="7037EF11" w14:textId="39C904B7" w:rsidR="007918C9" w:rsidRPr="00B475F0" w:rsidRDefault="00861880" w:rsidP="00A36573">
      <w:pPr>
        <w:pStyle w:val="ListParagraph"/>
        <w:numPr>
          <w:ilvl w:val="0"/>
          <w:numId w:val="6"/>
        </w:numPr>
        <w:rPr>
          <w:rFonts w:cs="Calibri"/>
          <w:lang w:eastAsia="en-US"/>
        </w:rPr>
      </w:pPr>
      <w:r>
        <w:rPr>
          <w:rFonts w:cs="Calibri"/>
          <w:lang w:eastAsia="en-US"/>
        </w:rPr>
        <w:t>In de uitkeringsfase is er collectief variabel pensioen (</w:t>
      </w:r>
      <w:r w:rsidR="00B475F0" w:rsidRPr="00B475F0">
        <w:rPr>
          <w:rFonts w:cs="Calibri"/>
          <w:lang w:eastAsia="en-US"/>
        </w:rPr>
        <w:t>CVP</w:t>
      </w:r>
      <w:r>
        <w:rPr>
          <w:rFonts w:cs="Calibri"/>
          <w:lang w:eastAsia="en-US"/>
        </w:rPr>
        <w:t>): de deelnemers hebben individuele, variabele pensioenaanspraken, waarvoor op collectief niveau belegd wordt in de zogenaamde CVP reserve.</w:t>
      </w:r>
    </w:p>
    <w:p w14:paraId="070AA8BE" w14:textId="371C7F34" w:rsidR="00B475F0" w:rsidRDefault="00861880" w:rsidP="00861880">
      <w:pPr>
        <w:pStyle w:val="ListParagraph"/>
        <w:numPr>
          <w:ilvl w:val="1"/>
          <w:numId w:val="6"/>
        </w:numPr>
        <w:rPr>
          <w:rFonts w:cs="Calibri"/>
          <w:lang w:eastAsia="en-US"/>
        </w:rPr>
      </w:pPr>
      <w:r>
        <w:rPr>
          <w:rFonts w:cs="Calibri"/>
          <w:lang w:eastAsia="en-US"/>
        </w:rPr>
        <w:t>Er is g</w:t>
      </w:r>
      <w:r w:rsidR="00B475F0">
        <w:rPr>
          <w:rFonts w:cs="Calibri"/>
          <w:lang w:eastAsia="en-US"/>
        </w:rPr>
        <w:t xml:space="preserve">eleidelijke inkoop </w:t>
      </w:r>
      <w:r>
        <w:rPr>
          <w:rFonts w:cs="Calibri"/>
          <w:lang w:eastAsia="en-US"/>
        </w:rPr>
        <w:t xml:space="preserve">van </w:t>
      </w:r>
      <w:r w:rsidR="00B475F0">
        <w:rPr>
          <w:rFonts w:cs="Calibri"/>
          <w:lang w:eastAsia="en-US"/>
        </w:rPr>
        <w:t xml:space="preserve">CVP pensioenaanspraken vanaf 10 jaar voor pensioendatum, bij pensionering </w:t>
      </w:r>
      <w:r>
        <w:rPr>
          <w:rFonts w:cs="Calibri"/>
          <w:lang w:eastAsia="en-US"/>
        </w:rPr>
        <w:t>worden de laatste individuele beleggingen omgezet naar CVP aanspraken</w:t>
      </w:r>
    </w:p>
    <w:p w14:paraId="47E17D27" w14:textId="57589980" w:rsidR="00B475F0" w:rsidRDefault="00B475F0" w:rsidP="00861880">
      <w:pPr>
        <w:pStyle w:val="ListParagraph"/>
        <w:numPr>
          <w:ilvl w:val="2"/>
          <w:numId w:val="6"/>
        </w:numPr>
        <w:rPr>
          <w:rFonts w:cs="Calibri"/>
          <w:lang w:eastAsia="en-US"/>
        </w:rPr>
      </w:pPr>
      <w:r w:rsidRPr="00630317">
        <w:rPr>
          <w:rFonts w:cs="Calibri"/>
          <w:lang w:eastAsia="en-US"/>
        </w:rPr>
        <w:t xml:space="preserve">bij inkoop is een deel van kapitaal </w:t>
      </w:r>
      <w:r w:rsidR="008F6D0E">
        <w:rPr>
          <w:rFonts w:cs="Calibri"/>
          <w:lang w:eastAsia="en-US"/>
        </w:rPr>
        <w:t xml:space="preserve">(voor </w:t>
      </w:r>
      <w:r w:rsidR="008F6D0E" w:rsidRPr="00630317">
        <w:rPr>
          <w:rFonts w:cs="Calibri"/>
          <w:lang w:eastAsia="en-US"/>
        </w:rPr>
        <w:t>toekomstige uitvoeringskosten</w:t>
      </w:r>
      <w:r w:rsidR="008F6D0E">
        <w:rPr>
          <w:rFonts w:cs="Calibri"/>
          <w:lang w:eastAsia="en-US"/>
        </w:rPr>
        <w:t>)</w:t>
      </w:r>
      <w:r w:rsidR="008F6D0E" w:rsidRPr="00630317">
        <w:rPr>
          <w:rFonts w:cs="Calibri"/>
          <w:lang w:eastAsia="en-US"/>
        </w:rPr>
        <w:t xml:space="preserve"> </w:t>
      </w:r>
      <w:r w:rsidRPr="00630317">
        <w:rPr>
          <w:rFonts w:cs="Calibri"/>
          <w:lang w:eastAsia="en-US"/>
        </w:rPr>
        <w:t>dat aan de IDC kant wordt verkocht bestemd voor de operationele reserve (</w:t>
      </w:r>
      <w:r>
        <w:rPr>
          <w:rFonts w:cs="Calibri"/>
          <w:lang w:eastAsia="en-US"/>
        </w:rPr>
        <w:t>OR</w:t>
      </w:r>
      <w:r w:rsidRPr="00630317">
        <w:rPr>
          <w:rFonts w:cs="Calibri"/>
          <w:lang w:eastAsia="en-US"/>
        </w:rPr>
        <w:t>) en een deel voor de risicodelingsreserve (RDR)</w:t>
      </w:r>
      <w:r>
        <w:rPr>
          <w:rFonts w:cs="Calibri"/>
          <w:lang w:eastAsia="en-US"/>
        </w:rPr>
        <w:t>.</w:t>
      </w:r>
      <w:r w:rsidRPr="00630317">
        <w:rPr>
          <w:rFonts w:cs="Calibri"/>
          <w:lang w:eastAsia="en-US"/>
        </w:rPr>
        <w:t xml:space="preserve"> Of dat ook bij geleidelijke inkoop gebeurt is nog afhankelijk van DNB.</w:t>
      </w:r>
    </w:p>
    <w:p w14:paraId="742B3B85" w14:textId="77777777" w:rsidR="008F6D0E" w:rsidRDefault="00B475F0" w:rsidP="00861880">
      <w:pPr>
        <w:pStyle w:val="ListParagraph"/>
        <w:numPr>
          <w:ilvl w:val="1"/>
          <w:numId w:val="6"/>
        </w:numPr>
        <w:rPr>
          <w:rFonts w:cs="Calibri"/>
          <w:lang w:eastAsia="en-US"/>
        </w:rPr>
      </w:pPr>
      <w:r>
        <w:rPr>
          <w:rFonts w:cs="Calibri"/>
          <w:lang w:eastAsia="en-US"/>
        </w:rPr>
        <w:t xml:space="preserve">Maandelijks </w:t>
      </w:r>
      <w:r w:rsidR="00861880">
        <w:rPr>
          <w:rFonts w:cs="Calibri"/>
          <w:lang w:eastAsia="en-US"/>
        </w:rPr>
        <w:t>wordt de</w:t>
      </w:r>
      <w:r>
        <w:rPr>
          <w:rFonts w:cs="Calibri"/>
          <w:lang w:eastAsia="en-US"/>
        </w:rPr>
        <w:t xml:space="preserve"> financieringsfactor</w:t>
      </w:r>
      <w:r w:rsidR="00861880">
        <w:rPr>
          <w:rFonts w:cs="Calibri"/>
          <w:lang w:eastAsia="en-US"/>
        </w:rPr>
        <w:t xml:space="preserve"> van het CVP bepaald</w:t>
      </w:r>
      <w:r>
        <w:rPr>
          <w:rFonts w:cs="Calibri"/>
          <w:lang w:eastAsia="en-US"/>
        </w:rPr>
        <w:t xml:space="preserve">, in januari gecombineerd met bepalen dakpan z.d.d. financieringsfactor 1 wordt. </w:t>
      </w:r>
    </w:p>
    <w:p w14:paraId="1A86E628" w14:textId="1EE3B0CF" w:rsidR="00B475F0" w:rsidRDefault="00B475F0" w:rsidP="008F6D0E">
      <w:pPr>
        <w:pStyle w:val="ListParagraph"/>
        <w:numPr>
          <w:ilvl w:val="2"/>
          <w:numId w:val="6"/>
        </w:numPr>
        <w:rPr>
          <w:rFonts w:cs="Calibri"/>
          <w:lang w:eastAsia="en-US"/>
        </w:rPr>
      </w:pPr>
      <w:r>
        <w:rPr>
          <w:rFonts w:cs="Calibri"/>
          <w:lang w:eastAsia="en-US"/>
        </w:rPr>
        <w:t xml:space="preserve">Jaarlijks in juli </w:t>
      </w:r>
      <w:r w:rsidR="008F6D0E">
        <w:rPr>
          <w:rFonts w:cs="Calibri"/>
          <w:lang w:eastAsia="en-US"/>
        </w:rPr>
        <w:t>wordt de</w:t>
      </w:r>
      <w:r>
        <w:rPr>
          <w:rFonts w:cs="Calibri"/>
          <w:lang w:eastAsia="en-US"/>
        </w:rPr>
        <w:t xml:space="preserve"> eerstvolgende dakpan</w:t>
      </w:r>
      <w:r w:rsidR="008F6D0E">
        <w:rPr>
          <w:rFonts w:cs="Calibri"/>
          <w:lang w:eastAsia="en-US"/>
        </w:rPr>
        <w:t xml:space="preserve"> uitgedeeld: de dakpan wordt toegevoegd aan de pensioenaanspraak, waardoor de uitkering vanaf dat moment verandert</w:t>
      </w:r>
    </w:p>
    <w:p w14:paraId="155A0A62" w14:textId="043C2954" w:rsidR="00B475F0" w:rsidRDefault="00B475F0" w:rsidP="00861880">
      <w:pPr>
        <w:pStyle w:val="ListParagraph"/>
        <w:numPr>
          <w:ilvl w:val="1"/>
          <w:numId w:val="6"/>
        </w:numPr>
        <w:rPr>
          <w:rFonts w:cs="Calibri"/>
          <w:lang w:eastAsia="en-US"/>
        </w:rPr>
      </w:pPr>
      <w:r>
        <w:rPr>
          <w:rFonts w:cs="Calibri"/>
          <w:lang w:eastAsia="en-US"/>
        </w:rPr>
        <w:t xml:space="preserve">Maandelijks </w:t>
      </w:r>
      <w:r w:rsidR="008F6D0E">
        <w:rPr>
          <w:rFonts w:cs="Calibri"/>
          <w:lang w:eastAsia="en-US"/>
        </w:rPr>
        <w:t xml:space="preserve">wordt de </w:t>
      </w:r>
      <w:r>
        <w:rPr>
          <w:rFonts w:cs="Calibri"/>
          <w:lang w:eastAsia="en-US"/>
        </w:rPr>
        <w:t xml:space="preserve">som </w:t>
      </w:r>
      <w:r w:rsidR="008F6D0E">
        <w:rPr>
          <w:rFonts w:cs="Calibri"/>
          <w:lang w:eastAsia="en-US"/>
        </w:rPr>
        <w:t xml:space="preserve">van de </w:t>
      </w:r>
      <w:r>
        <w:rPr>
          <w:rFonts w:cs="Calibri"/>
          <w:lang w:eastAsia="en-US"/>
        </w:rPr>
        <w:t>uitkeringen (uit GUS) onttr</w:t>
      </w:r>
      <w:r w:rsidR="008F6D0E">
        <w:rPr>
          <w:rFonts w:cs="Calibri"/>
          <w:lang w:eastAsia="en-US"/>
        </w:rPr>
        <w:t>o</w:t>
      </w:r>
      <w:r>
        <w:rPr>
          <w:rFonts w:cs="Calibri"/>
          <w:lang w:eastAsia="en-US"/>
        </w:rPr>
        <w:t xml:space="preserve">kken aan </w:t>
      </w:r>
      <w:r w:rsidR="008F6D0E">
        <w:rPr>
          <w:rFonts w:cs="Calibri"/>
          <w:lang w:eastAsia="en-US"/>
        </w:rPr>
        <w:t xml:space="preserve">de </w:t>
      </w:r>
      <w:r>
        <w:rPr>
          <w:rFonts w:cs="Calibri"/>
          <w:lang w:eastAsia="en-US"/>
        </w:rPr>
        <w:t>CVP reserve</w:t>
      </w:r>
    </w:p>
    <w:p w14:paraId="65F05B85" w14:textId="5CA3446B" w:rsidR="00495856" w:rsidRPr="007918C9" w:rsidRDefault="00495856" w:rsidP="00D11CCB">
      <w:pPr>
        <w:pStyle w:val="ListParagraph"/>
        <w:numPr>
          <w:ilvl w:val="0"/>
          <w:numId w:val="6"/>
        </w:numPr>
        <w:rPr>
          <w:rFonts w:cs="Calibri"/>
          <w:lang w:eastAsia="en-US"/>
        </w:rPr>
      </w:pPr>
      <w:r>
        <w:rPr>
          <w:rFonts w:cs="Calibri"/>
          <w:lang w:eastAsia="en-US"/>
        </w:rPr>
        <w:t>Jaarlijks wordt de financieringsfactor van de CVP reserve</w:t>
      </w:r>
      <w:r w:rsidR="00D75A94">
        <w:rPr>
          <w:rFonts w:cs="Calibri"/>
          <w:lang w:eastAsia="en-US"/>
        </w:rPr>
        <w:t xml:space="preserve"> teruggebracht op 1 door dakpannen bij de CVP deelnemers te berekenen. Deze exercitie gebeurt in AllVida zodra alle gegevens hiervoor (RTS, koersen/waarde CVP mandaat) bekend zijn</w:t>
      </w:r>
    </w:p>
    <w:p w14:paraId="5C3384EC" w14:textId="77777777" w:rsidR="008F6D0E" w:rsidRDefault="008F6D0E" w:rsidP="00233F87">
      <w:pPr>
        <w:rPr>
          <w:rFonts w:cs="Calibri"/>
          <w:lang w:eastAsia="en-US"/>
        </w:rPr>
      </w:pPr>
    </w:p>
    <w:p w14:paraId="2C46ED1D" w14:textId="122055DB" w:rsidR="00233F87" w:rsidRDefault="001D2ABC" w:rsidP="00233F87">
      <w:pPr>
        <w:rPr>
          <w:rFonts w:cs="Calibri"/>
          <w:lang w:eastAsia="en-US"/>
        </w:rPr>
      </w:pPr>
      <w:r>
        <w:rPr>
          <w:rFonts w:cs="Calibri"/>
          <w:lang w:eastAsia="en-US"/>
        </w:rPr>
        <w:t>De volledige structuur is te vinden in het data object model in hoofdstuk 2. Voor dit onderdeel beperken we ons tot een subset</w:t>
      </w:r>
      <w:r w:rsidR="009802AF">
        <w:rPr>
          <w:rFonts w:cs="Calibri"/>
          <w:lang w:eastAsia="en-US"/>
        </w:rPr>
        <w:t>, waarop in de volgende onderdelen steeds een verdiepingsslag wordt gemaakt.</w:t>
      </w:r>
    </w:p>
    <w:p w14:paraId="40D28071" w14:textId="5B01E4FD" w:rsidR="009802AF" w:rsidRDefault="005B23B0" w:rsidP="00233F87">
      <w:pPr>
        <w:rPr>
          <w:rFonts w:cs="Calibri"/>
          <w:lang w:eastAsia="en-US"/>
        </w:rPr>
      </w:pPr>
      <w:ins w:id="5087" w:author="Flory Koole" w:date="2024-11-25T16:20:00Z" w16du:dateUtc="2024-11-25T15:20:00Z">
        <w:r>
          <w:rPr>
            <w:rFonts w:cs="Calibri"/>
            <w:noProof/>
            <w:lang w:eastAsia="en-US"/>
          </w:rPr>
          <w:drawing>
            <wp:inline distT="0" distB="0" distL="0" distR="0" wp14:anchorId="671708E3" wp14:editId="28F40FD5">
              <wp:extent cx="4337178" cy="2230657"/>
              <wp:effectExtent l="0" t="0" r="6350" b="0"/>
              <wp:docPr id="82744156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4419" cy="2239524"/>
                      </a:xfrm>
                      <a:prstGeom prst="rect">
                        <a:avLst/>
                      </a:prstGeom>
                      <a:noFill/>
                    </pic:spPr>
                  </pic:pic>
                </a:graphicData>
              </a:graphic>
            </wp:inline>
          </w:drawing>
        </w:r>
      </w:ins>
    </w:p>
    <w:p w14:paraId="26AE82F8" w14:textId="0424F41C" w:rsidR="007918C9" w:rsidRDefault="005328D3" w:rsidP="00233F87">
      <w:pPr>
        <w:rPr>
          <w:del w:id="5088" w:author="Flory Koole" w:date="2024-11-25T16:21:00Z" w16du:dateUtc="2024-11-25T15:21:00Z"/>
          <w:rFonts w:cs="Calibri"/>
          <w:lang w:eastAsia="en-US"/>
        </w:rPr>
      </w:pPr>
      <w:del w:id="5089" w:author="Flory Koole" w:date="2024-11-25T16:21:00Z" w16du:dateUtc="2024-11-25T15:21:00Z">
        <w:r>
          <w:rPr>
            <w:noProof/>
          </w:rPr>
          <w:drawing>
            <wp:inline distT="0" distB="0" distL="0" distR="0" wp14:anchorId="49922AF4" wp14:editId="62E7F78C">
              <wp:extent cx="4593400" cy="2339340"/>
              <wp:effectExtent l="0" t="0" r="0" b="0"/>
              <wp:docPr id="1087152158" name="Afbeelding 1" descr="Afbeelding met tekst, diagram, schermopname, Pla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2158" name="Afbeelding 1" descr="Afbeelding met tekst, diagram, schermopname, Plan&#10;&#10;Automatisch gegenereerde beschrijving"/>
                      <pic:cNvPicPr/>
                    </pic:nvPicPr>
                    <pic:blipFill>
                      <a:blip r:embed="rId24"/>
                      <a:stretch>
                        <a:fillRect/>
                      </a:stretch>
                    </pic:blipFill>
                    <pic:spPr>
                      <a:xfrm>
                        <a:off x="0" y="0"/>
                        <a:ext cx="4598985" cy="2342184"/>
                      </a:xfrm>
                      <a:prstGeom prst="rect">
                        <a:avLst/>
                      </a:prstGeom>
                    </pic:spPr>
                  </pic:pic>
                </a:graphicData>
              </a:graphic>
            </wp:inline>
          </w:drawing>
        </w:r>
      </w:del>
    </w:p>
    <w:p w14:paraId="0FB415AD" w14:textId="4FA1B42D" w:rsidR="008F6D0E" w:rsidRDefault="005328D3" w:rsidP="00233F87">
      <w:pPr>
        <w:rPr>
          <w:rFonts w:cs="Calibri"/>
          <w:lang w:eastAsia="en-US"/>
        </w:rPr>
      </w:pPr>
      <w:del w:id="5090" w:author="Flory Koole" w:date="2024-11-25T16:21:00Z" w16du:dateUtc="2024-11-25T15:21:00Z">
        <w:r>
          <w:rPr>
            <w:rFonts w:cs="Calibri"/>
            <w:lang w:eastAsia="en-US"/>
          </w:rPr>
          <w:delText>.</w:delText>
        </w:r>
      </w:del>
    </w:p>
    <w:p w14:paraId="31063970" w14:textId="77777777" w:rsidR="005328D3" w:rsidRDefault="005328D3" w:rsidP="00233F87">
      <w:pPr>
        <w:rPr>
          <w:rFonts w:cs="Calibri"/>
          <w:lang w:eastAsia="en-US"/>
        </w:rPr>
      </w:pPr>
    </w:p>
    <w:p w14:paraId="7E0D14ED" w14:textId="08768D8E" w:rsidR="00893007" w:rsidRDefault="00B70696" w:rsidP="5A58D0A1">
      <w:pPr>
        <w:pStyle w:val="Heading2"/>
        <w:rPr>
          <w:rFonts w:cs="Calibri"/>
          <w:lang w:eastAsia="en-US"/>
        </w:rPr>
      </w:pPr>
      <w:bookmarkStart w:id="5091" w:name="_Toc187312275"/>
      <w:bookmarkStart w:id="5092" w:name="_Toc228222176"/>
      <w:bookmarkStart w:id="5093" w:name="_Toc1550618632"/>
      <w:r w:rsidRPr="5A58D0A1">
        <w:rPr>
          <w:rFonts w:cs="Calibri"/>
          <w:lang w:eastAsia="en-US"/>
        </w:rPr>
        <w:t>Toetreding tot het CVP</w:t>
      </w:r>
      <w:bookmarkEnd w:id="5091"/>
      <w:bookmarkEnd w:id="5092"/>
      <w:bookmarkEnd w:id="5093"/>
      <w:ins w:id="5094" w:author="Juliette van Caspel (JN)" w:date="2025-09-11T13:38:00Z">
        <w:r w:rsidR="510B4984" w:rsidRPr="5A58D0A1">
          <w:rPr>
            <w:rFonts w:cs="Calibri"/>
            <w:lang w:eastAsia="en-US"/>
          </w:rPr>
          <w:t>Gezien het aantal gevallen nu e te verwachten in de toekomst lijkt me dit een goede kandidaat om een definitieve uitspraak te krijgen dat we hiervoor geen aanpassingen meer doe  in Qwik en dit pragmatisch gaan oplossen.</w:t>
        </w:r>
      </w:ins>
    </w:p>
    <w:p w14:paraId="2A0750CA" w14:textId="23292BEA" w:rsidR="00C26CD6" w:rsidRDefault="00C26CD6" w:rsidP="00233F87">
      <w:pPr>
        <w:rPr>
          <w:del w:id="5095" w:author="Flory Koole" w:date="2024-11-25T16:01:00Z" w16du:dateUtc="2024-11-25T15:01:00Z"/>
          <w:rFonts w:cs="Calibri"/>
          <w:lang w:eastAsia="en-US"/>
        </w:rPr>
      </w:pPr>
      <w:r>
        <w:rPr>
          <w:rFonts w:cs="Calibri"/>
          <w:lang w:eastAsia="en-US"/>
        </w:rPr>
        <w:t>Een aantal jaar voor de pensioendatum krijgt de deelnemer de keuze om</w:t>
      </w:r>
      <w:r w:rsidR="00C31C67">
        <w:rPr>
          <w:rFonts w:cs="Calibri"/>
          <w:lang w:eastAsia="en-US"/>
        </w:rPr>
        <w:t xml:space="preserve"> </w:t>
      </w:r>
      <w:r>
        <w:rPr>
          <w:rFonts w:cs="Calibri"/>
          <w:lang w:eastAsia="en-US"/>
        </w:rPr>
        <w:t>toe te treden tot het CVP en daarmee variabel pensioen.</w:t>
      </w:r>
      <w:ins w:id="5096" w:author="Flory Koole" w:date="2024-11-25T15:49:00Z" w16du:dateUtc="2024-11-25T14:49:00Z">
        <w:r w:rsidR="0039453A">
          <w:rPr>
            <w:rFonts w:cs="Calibri"/>
            <w:lang w:eastAsia="en-US"/>
          </w:rPr>
          <w:t xml:space="preserve"> Hiervoor is een proces </w:t>
        </w:r>
        <w:r w:rsidR="0000745A">
          <w:rPr>
            <w:rFonts w:cs="Calibri"/>
            <w:lang w:eastAsia="en-US"/>
          </w:rPr>
          <w:t>bes</w:t>
        </w:r>
      </w:ins>
      <w:ins w:id="5097" w:author="Flory Koole" w:date="2024-11-25T15:50:00Z" w16du:dateUtc="2024-11-25T14:50:00Z">
        <w:r w:rsidR="0000745A">
          <w:rPr>
            <w:rFonts w:cs="Calibri"/>
            <w:lang w:eastAsia="en-US"/>
          </w:rPr>
          <w:t>c</w:t>
        </w:r>
      </w:ins>
      <w:ins w:id="5098" w:author="Flory Koole" w:date="2024-11-25T15:49:00Z" w16du:dateUtc="2024-11-25T14:49:00Z">
        <w:r w:rsidR="0000745A">
          <w:rPr>
            <w:rFonts w:cs="Calibri"/>
            <w:lang w:eastAsia="en-US"/>
          </w:rPr>
          <w:t>hikbaar</w:t>
        </w:r>
      </w:ins>
      <w:ins w:id="5099" w:author="Flory Koole" w:date="2024-11-25T15:50:00Z" w16du:dateUtc="2024-11-25T14:50:00Z">
        <w:r w:rsidR="0000745A">
          <w:rPr>
            <w:rFonts w:cs="Calibri"/>
            <w:lang w:eastAsia="en-US"/>
          </w:rPr>
          <w:t xml:space="preserve"> waarbij een selectie uit Qwik </w:t>
        </w:r>
      </w:ins>
      <w:ins w:id="5100" w:author="Flory Koole" w:date="2024-11-25T15:59:00Z" w16du:dateUtc="2024-11-25T14:59:00Z">
        <w:r w:rsidR="00142D46">
          <w:rPr>
            <w:rFonts w:cs="Calibri"/>
            <w:lang w:eastAsia="en-US"/>
          </w:rPr>
          <w:t>(</w:t>
        </w:r>
        <w:r w:rsidR="00142D46" w:rsidRPr="00142D46">
          <w:rPr>
            <w:rFonts w:cs="Calibri"/>
            <w:lang w:eastAsia="en-US"/>
          </w:rPr>
          <w:t>Deelnemer variabel pensioen</w:t>
        </w:r>
        <w:r w:rsidR="00142D46">
          <w:rPr>
            <w:rFonts w:cs="Calibri"/>
            <w:lang w:eastAsia="en-US"/>
          </w:rPr>
          <w:t xml:space="preserve">) wordt </w:t>
        </w:r>
        <w:r w:rsidR="005F56B5">
          <w:rPr>
            <w:rFonts w:cs="Calibri"/>
            <w:lang w:eastAsia="en-US"/>
          </w:rPr>
          <w:t xml:space="preserve">opgevraagd die deelnemers levert die hun keuze variabel pensioen moeten doorgeven. </w:t>
        </w:r>
        <w:r w:rsidR="00090A0D">
          <w:rPr>
            <w:rFonts w:cs="Calibri"/>
            <w:lang w:eastAsia="en-US"/>
          </w:rPr>
          <w:t>Indien ge</w:t>
        </w:r>
      </w:ins>
      <w:ins w:id="5101" w:author="Flory Koole" w:date="2024-11-25T16:00:00Z" w16du:dateUtc="2024-11-25T15:00:00Z">
        <w:r w:rsidR="00090A0D">
          <w:rPr>
            <w:rFonts w:cs="Calibri"/>
            <w:lang w:eastAsia="en-US"/>
          </w:rPr>
          <w:t>en keuze wordt gemaakt door de deelnemer, wordt de default keuze (voor CVP) doorgegeven aan Qwik. Als gevolg hiervan wordt de gebeurtenis</w:t>
        </w:r>
        <w:r w:rsidR="00983731">
          <w:rPr>
            <w:rFonts w:cs="Calibri"/>
            <w:lang w:eastAsia="en-US"/>
          </w:rPr>
          <w:t xml:space="preserve"> </w:t>
        </w:r>
      </w:ins>
      <w:ins w:id="5102" w:author="Flory Koole" w:date="2024-11-25T16:01:00Z" w16du:dateUtc="2024-11-25T15:01:00Z">
        <w:r w:rsidR="00E0176B">
          <w:rPr>
            <w:rFonts w:cs="Calibri"/>
            <w:lang w:eastAsia="en-US"/>
          </w:rPr>
          <w:t>Keuze variabel pensioen aangemaakt.</w:t>
        </w:r>
      </w:ins>
    </w:p>
    <w:p w14:paraId="0A45FA9D" w14:textId="77777777" w:rsidR="00B70696" w:rsidRDefault="00B70696" w:rsidP="00233F87">
      <w:pPr>
        <w:rPr>
          <w:ins w:id="5103" w:author="Flory Koole" w:date="2024-11-25T16:01:00Z" w16du:dateUtc="2024-11-25T15:01:00Z"/>
          <w:rFonts w:cs="Calibri"/>
          <w:lang w:eastAsia="en-US"/>
        </w:rPr>
      </w:pPr>
    </w:p>
    <w:p w14:paraId="37604578" w14:textId="77777777" w:rsidR="00E0176B" w:rsidRDefault="00E0176B" w:rsidP="00233F87">
      <w:pPr>
        <w:rPr>
          <w:rFonts w:cs="Calibri"/>
          <w:lang w:eastAsia="en-US"/>
        </w:rPr>
      </w:pPr>
    </w:p>
    <w:p w14:paraId="185D4FC8" w14:textId="6E2FDD2B" w:rsidR="00B70696" w:rsidRDefault="00B70696" w:rsidP="00B70696">
      <w:pPr>
        <w:pStyle w:val="Heading3"/>
        <w:rPr>
          <w:lang w:eastAsia="en-US"/>
        </w:rPr>
      </w:pPr>
      <w:bookmarkStart w:id="5104" w:name="_Toc187312276"/>
      <w:bookmarkStart w:id="5105" w:name="_Toc705688947"/>
      <w:bookmarkStart w:id="5106" w:name="_Toc171091739"/>
      <w:r w:rsidRPr="2B26B8BC">
        <w:rPr>
          <w:lang w:eastAsia="en-US"/>
        </w:rPr>
        <w:t>Keuze variabel pensioen</w:t>
      </w:r>
      <w:bookmarkEnd w:id="5104"/>
      <w:bookmarkEnd w:id="5105"/>
      <w:bookmarkEnd w:id="5106"/>
    </w:p>
    <w:p w14:paraId="10036C2B" w14:textId="77777777" w:rsidR="00C82B20" w:rsidRDefault="00C82B20" w:rsidP="00C82B20">
      <w:pPr>
        <w:spacing w:line="240" w:lineRule="auto"/>
        <w:rPr>
          <w:ins w:id="5107" w:author="Flory Koole" w:date="2024-11-25T16:02:00Z" w16du:dateUtc="2024-11-25T15:02:00Z"/>
        </w:rPr>
      </w:pPr>
      <w:ins w:id="5108" w:author="Flory Koole" w:date="2024-11-25T16:02:00Z" w16du:dateUtc="2024-11-25T15:02:00Z">
        <w:r>
          <w:t>Relevante zaken m.b.t. deze gebeurtenis</w:t>
        </w:r>
      </w:ins>
    </w:p>
    <w:p w14:paraId="6E59752D" w14:textId="03466C4E" w:rsidR="00C82B20" w:rsidRDefault="00C82B20" w:rsidP="00C82B20">
      <w:pPr>
        <w:pStyle w:val="ListParagraph"/>
        <w:numPr>
          <w:ilvl w:val="0"/>
          <w:numId w:val="6"/>
        </w:numPr>
        <w:rPr>
          <w:ins w:id="5109" w:author="Flory Koole" w:date="2024-11-25T16:02:00Z" w16du:dateUtc="2024-11-25T15:02:00Z"/>
        </w:rPr>
      </w:pPr>
      <w:ins w:id="5110" w:author="Flory Koole" w:date="2024-11-25T16:02:00Z" w16du:dateUtc="2024-11-25T15:02:00Z">
        <w:r>
          <w:t>Afleidbaar of opdrachtvolgend: afleidbaar extern</w:t>
        </w:r>
      </w:ins>
    </w:p>
    <w:p w14:paraId="78F12B17" w14:textId="77777777" w:rsidR="00C82B20" w:rsidRDefault="00C82B20" w:rsidP="00C82B20">
      <w:pPr>
        <w:pStyle w:val="ListParagraph"/>
        <w:numPr>
          <w:ilvl w:val="0"/>
          <w:numId w:val="6"/>
        </w:numPr>
        <w:rPr>
          <w:ins w:id="5111" w:author="Flory Koole" w:date="2024-11-25T16:02:00Z" w16du:dateUtc="2024-11-25T15:02:00Z"/>
        </w:rPr>
      </w:pPr>
      <w:ins w:id="5112" w:author="Flory Koole" w:date="2024-11-25T16:02:00Z" w16du:dateUtc="2024-11-25T15:02:00Z">
        <w:r>
          <w:t>Invoer en controles</w:t>
        </w:r>
      </w:ins>
    </w:p>
    <w:p w14:paraId="570F1959" w14:textId="3EB09B15" w:rsidR="00C82B20" w:rsidRDefault="00C82B20" w:rsidP="00C82B20">
      <w:pPr>
        <w:pStyle w:val="ListParagraph"/>
        <w:numPr>
          <w:ilvl w:val="1"/>
          <w:numId w:val="6"/>
        </w:numPr>
        <w:rPr>
          <w:ins w:id="5113" w:author="Flory Koole" w:date="2024-11-25T16:02:00Z" w16du:dateUtc="2024-11-25T15:02:00Z"/>
        </w:rPr>
      </w:pPr>
      <w:ins w:id="5114" w:author="Flory Koole" w:date="2024-11-25T16:02:00Z" w16du:dateUtc="2024-11-25T15:02:00Z">
        <w:r>
          <w:t xml:space="preserve">Wordt uitgevoerd als </w:t>
        </w:r>
      </w:ins>
      <w:ins w:id="5115" w:author="Flory Koole" w:date="2024-11-25T16:03:00Z" w16du:dateUtc="2024-11-25T15:03:00Z">
        <w:r w:rsidR="00F9617E" w:rsidRPr="00F9617E">
          <w:t>dlnKeuzeVariabelPensioen</w:t>
        </w:r>
        <w:r w:rsidR="00F9617E">
          <w:t xml:space="preserve"> wordt </w:t>
        </w:r>
        <w:r w:rsidR="009C4692">
          <w:t>doorgegeven</w:t>
        </w:r>
        <w:r w:rsidR="00F9617E">
          <w:t xml:space="preserve"> en deze is</w:t>
        </w:r>
        <w:r w:rsidR="009C4692">
          <w:t xml:space="preserve"> anders dan in de administratie is opgeslagen</w:t>
        </w:r>
      </w:ins>
    </w:p>
    <w:p w14:paraId="794C5F3E" w14:textId="694E7CCD" w:rsidR="00C82B20" w:rsidRDefault="00C82B20" w:rsidP="00C82B20">
      <w:pPr>
        <w:pStyle w:val="ListParagraph"/>
        <w:numPr>
          <w:ilvl w:val="0"/>
          <w:numId w:val="6"/>
        </w:numPr>
        <w:rPr>
          <w:ins w:id="5116" w:author="Flory Koole" w:date="2024-11-25T16:04:00Z" w16du:dateUtc="2024-11-25T15:04:00Z"/>
        </w:rPr>
      </w:pPr>
      <w:ins w:id="5117" w:author="Flory Koole" w:date="2024-11-25T16:02:00Z" w16du:dateUtc="2024-11-25T15:02:00Z">
        <w:r>
          <w:t xml:space="preserve">Overgangen in profielen: </w:t>
        </w:r>
      </w:ins>
    </w:p>
    <w:p w14:paraId="3C166F47" w14:textId="27165E00" w:rsidR="00D76294" w:rsidRDefault="00D76294">
      <w:pPr>
        <w:pStyle w:val="ListParagraph"/>
        <w:numPr>
          <w:ilvl w:val="1"/>
          <w:numId w:val="6"/>
        </w:numPr>
        <w:rPr>
          <w:ins w:id="5118" w:author="Flory Koole" w:date="2024-11-25T16:02:00Z" w16du:dateUtc="2024-11-25T15:02:00Z"/>
        </w:rPr>
        <w:pPrChange w:id="5119" w:author="Flory Koole" w:date="2024-11-25T16:04:00Z" w16du:dateUtc="2024-11-25T15:04:00Z">
          <w:pPr>
            <w:pStyle w:val="ListParagraph"/>
            <w:numPr>
              <w:numId w:val="6"/>
            </w:numPr>
            <w:ind w:hanging="360"/>
          </w:pPr>
        </w:pPrChange>
      </w:pPr>
      <w:ins w:id="5120" w:author="Flory Koole" w:date="2024-11-25T16:04:00Z" w16du:dateUtc="2024-11-25T15:04:00Z">
        <w:r>
          <w:t xml:space="preserve">Mogelijk voor deelnemers die nog niet </w:t>
        </w:r>
        <w:r w:rsidR="0076003F">
          <w:t xml:space="preserve">(volledig) </w:t>
        </w:r>
        <w:r>
          <w:t>gepensioneerd zijn</w:t>
        </w:r>
      </w:ins>
    </w:p>
    <w:p w14:paraId="01EECDA8" w14:textId="77777777" w:rsidR="00C82B20" w:rsidRPr="0070769B" w:rsidRDefault="00C82B20" w:rsidP="00C82B20">
      <w:pPr>
        <w:pStyle w:val="ListParagraph"/>
        <w:numPr>
          <w:ilvl w:val="0"/>
          <w:numId w:val="6"/>
        </w:numPr>
        <w:rPr>
          <w:ins w:id="5121" w:author="Flory Koole" w:date="2024-11-25T16:02:00Z" w16du:dateUtc="2024-11-25T15:02:00Z"/>
        </w:rPr>
      </w:pPr>
      <w:ins w:id="5122" w:author="Flory Koole" w:date="2024-11-25T16:02:00Z" w16du:dateUtc="2024-11-25T15:02:00Z">
        <w:r>
          <w:t>Koppelingen</w:t>
        </w:r>
        <w:r w:rsidRPr="0070769B">
          <w:rPr>
            <w:rFonts w:cs="Calibri"/>
            <w:lang w:eastAsia="en-US"/>
          </w:rPr>
          <w:t xml:space="preserve"> </w:t>
        </w:r>
      </w:ins>
    </w:p>
    <w:p w14:paraId="41544A86" w14:textId="18CE12DD" w:rsidR="00C82B20" w:rsidRDefault="0076003F" w:rsidP="00C82B20">
      <w:pPr>
        <w:pStyle w:val="ListParagraph"/>
        <w:numPr>
          <w:ilvl w:val="1"/>
          <w:numId w:val="6"/>
        </w:numPr>
        <w:rPr>
          <w:ins w:id="5123" w:author="Flory Koole" w:date="2024-11-25T16:02:00Z" w16du:dateUtc="2024-11-25T15:02:00Z"/>
        </w:rPr>
      </w:pPr>
      <w:ins w:id="5124" w:author="Flory Koole" w:date="2024-11-25T16:05:00Z" w16du:dateUtc="2024-11-25T15:05:00Z">
        <w:r>
          <w:rPr>
            <w:rFonts w:cs="Calibri"/>
            <w:lang w:eastAsia="en-US"/>
          </w:rPr>
          <w:t xml:space="preserve">Keuze variabel pensioen voor de </w:t>
        </w:r>
        <w:r w:rsidR="00B1309E">
          <w:rPr>
            <w:rFonts w:cs="Calibri"/>
            <w:lang w:eastAsia="en-US"/>
          </w:rPr>
          <w:t>gekoppelde ex</w:t>
        </w:r>
      </w:ins>
    </w:p>
    <w:p w14:paraId="59BBBBC4" w14:textId="77777777" w:rsidR="00C82B20" w:rsidRDefault="00C82B20" w:rsidP="00C82B20">
      <w:pPr>
        <w:pStyle w:val="ListParagraph"/>
        <w:numPr>
          <w:ilvl w:val="0"/>
          <w:numId w:val="6"/>
        </w:numPr>
        <w:rPr>
          <w:ins w:id="5125" w:author="Flory Koole" w:date="2024-11-25T16:02:00Z" w16du:dateUtc="2024-11-25T15:02:00Z"/>
        </w:rPr>
      </w:pPr>
      <w:ins w:id="5126" w:author="Flory Koole" w:date="2024-11-25T16:02:00Z" w16du:dateUtc="2024-11-25T15:02:00Z">
        <w:r>
          <w:t>Speciale berekeningen</w:t>
        </w:r>
      </w:ins>
    </w:p>
    <w:p w14:paraId="121F2AD1" w14:textId="355E4985" w:rsidR="00C82B20" w:rsidRDefault="00FC2C51" w:rsidP="00C82B20">
      <w:pPr>
        <w:pStyle w:val="ListParagraph"/>
        <w:numPr>
          <w:ilvl w:val="1"/>
          <w:numId w:val="6"/>
        </w:numPr>
        <w:rPr>
          <w:ins w:id="5127" w:author="Flory Koole" w:date="2024-11-25T16:02:00Z" w16du:dateUtc="2024-11-25T15:02:00Z"/>
        </w:rPr>
      </w:pPr>
      <w:ins w:id="5128" w:author="Flory Koole" w:date="2024-11-25T16:06:00Z" w16du:dateUtc="2024-11-25T15:06:00Z">
        <w:r>
          <w:t>De beleggingsrekening krijgt een andere stijl, waardoor de lifecycles voor CVP worden gevolgd.</w:t>
        </w:r>
      </w:ins>
      <w:ins w:id="5129" w:author="Flory Koole" w:date="2024-11-25T16:02:00Z" w16du:dateUtc="2024-11-25T15:02:00Z">
        <w:r w:rsidR="00C82B20">
          <w:t xml:space="preserve"> </w:t>
        </w:r>
      </w:ins>
    </w:p>
    <w:p w14:paraId="50BA5AE2" w14:textId="77777777" w:rsidR="00C82B20" w:rsidRDefault="00C82B20" w:rsidP="00C82B20">
      <w:pPr>
        <w:pStyle w:val="ListParagraph"/>
        <w:numPr>
          <w:ilvl w:val="0"/>
          <w:numId w:val="6"/>
        </w:numPr>
        <w:rPr>
          <w:ins w:id="5130" w:author="Flory Koole" w:date="2024-11-25T16:07:00Z" w16du:dateUtc="2024-11-25T15:07:00Z"/>
        </w:rPr>
      </w:pPr>
      <w:ins w:id="5131" w:author="Flory Koole" w:date="2024-11-25T16:02:00Z" w16du:dateUtc="2024-11-25T15:02:00Z">
        <w:r>
          <w:t>Bijzonderheden</w:t>
        </w:r>
      </w:ins>
    </w:p>
    <w:p w14:paraId="7DB96369" w14:textId="3F74D7F1" w:rsidR="00543D9E" w:rsidRDefault="00543D9E">
      <w:pPr>
        <w:pStyle w:val="ListParagraph"/>
        <w:numPr>
          <w:ilvl w:val="1"/>
          <w:numId w:val="6"/>
        </w:numPr>
        <w:rPr>
          <w:ins w:id="5132" w:author="Flory Koole" w:date="2024-11-25T16:02:00Z" w16du:dateUtc="2024-11-25T15:02:00Z"/>
        </w:rPr>
        <w:pPrChange w:id="5133" w:author="Flory Koole" w:date="2024-11-25T16:07:00Z" w16du:dateUtc="2024-11-25T15:07:00Z">
          <w:pPr>
            <w:pStyle w:val="ListParagraph"/>
            <w:numPr>
              <w:numId w:val="6"/>
            </w:numPr>
            <w:ind w:hanging="360"/>
          </w:pPr>
        </w:pPrChange>
      </w:pPr>
      <w:ins w:id="5134" w:author="Flory Koole" w:date="2024-11-25T16:07:00Z" w16du:dateUtc="2024-11-25T15:07:00Z">
        <w:r>
          <w:t>Andere lifeycle kan ervoor zorgen dat er een rebalanc</w:t>
        </w:r>
        <w:r w:rsidR="007E7928">
          <w:t>e</w:t>
        </w:r>
        <w:r>
          <w:t xml:space="preserve"> wordt aangemaakt als gevolg van deze keuze</w:t>
        </w:r>
      </w:ins>
    </w:p>
    <w:p w14:paraId="0F86B093" w14:textId="75D88F6E" w:rsidR="00B70696" w:rsidRDefault="00B70696" w:rsidP="00233F87">
      <w:pPr>
        <w:rPr>
          <w:del w:id="5135" w:author="Flory Koole" w:date="2024-11-25T16:02:00Z" w16du:dateUtc="2024-11-25T15:02:00Z"/>
          <w:rFonts w:cs="Calibri"/>
          <w:lang w:eastAsia="en-US"/>
        </w:rPr>
      </w:pPr>
    </w:p>
    <w:p w14:paraId="3A05D2FB" w14:textId="77777777" w:rsidR="00893007" w:rsidRDefault="00893007" w:rsidP="00233F87">
      <w:pPr>
        <w:rPr>
          <w:rFonts w:cs="Calibri"/>
          <w:lang w:eastAsia="en-US"/>
        </w:rPr>
      </w:pPr>
    </w:p>
    <w:p w14:paraId="38034ADA" w14:textId="1CAE1140" w:rsidR="00233F87" w:rsidRDefault="00893007" w:rsidP="00233F87">
      <w:pPr>
        <w:pStyle w:val="Heading2"/>
        <w:rPr>
          <w:lang w:eastAsia="en-US"/>
        </w:rPr>
      </w:pPr>
      <w:bookmarkStart w:id="5136" w:name="_Toc187312277"/>
      <w:bookmarkStart w:id="5137" w:name="_Toc2132248116"/>
      <w:bookmarkStart w:id="5138" w:name="_Toc1479572757"/>
      <w:r w:rsidRPr="2B26B8BC">
        <w:rPr>
          <w:lang w:eastAsia="en-US"/>
        </w:rPr>
        <w:t xml:space="preserve">Inkoop </w:t>
      </w:r>
      <w:r w:rsidR="00233F87" w:rsidRPr="2B26B8BC">
        <w:rPr>
          <w:lang w:eastAsia="en-US"/>
        </w:rPr>
        <w:t xml:space="preserve">CVP </w:t>
      </w:r>
      <w:r w:rsidRPr="2B26B8BC">
        <w:rPr>
          <w:lang w:eastAsia="en-US"/>
        </w:rPr>
        <w:t>aanspraken</w:t>
      </w:r>
      <w:r w:rsidR="000B17CA" w:rsidRPr="2B26B8BC">
        <w:rPr>
          <w:lang w:eastAsia="en-US"/>
        </w:rPr>
        <w:t xml:space="preserve"> (1</w:t>
      </w:r>
      <w:r w:rsidR="000B17CA" w:rsidRPr="2B26B8BC">
        <w:rPr>
          <w:vertAlign w:val="superscript"/>
          <w:lang w:eastAsia="en-US"/>
        </w:rPr>
        <w:t>e</w:t>
      </w:r>
      <w:r w:rsidR="000B17CA" w:rsidRPr="2B26B8BC">
        <w:rPr>
          <w:lang w:eastAsia="en-US"/>
        </w:rPr>
        <w:t xml:space="preserve"> keer 01-01-2026 voor grote groep)</w:t>
      </w:r>
      <w:bookmarkEnd w:id="5136"/>
      <w:bookmarkEnd w:id="5137"/>
      <w:bookmarkEnd w:id="5138"/>
    </w:p>
    <w:p w14:paraId="55CD70F2" w14:textId="1C91D206" w:rsidR="00C900FE" w:rsidRDefault="00C900FE" w:rsidP="00233F87">
      <w:pPr>
        <w:rPr>
          <w:rFonts w:cs="Calibri"/>
        </w:rPr>
      </w:pPr>
      <w:r>
        <w:rPr>
          <w:rFonts w:cs="Calibri"/>
        </w:rPr>
        <w:t>Schematisch ziet dit er als volgt uit</w:t>
      </w:r>
      <w:r w:rsidR="004A2808">
        <w:rPr>
          <w:rFonts w:cs="Calibri"/>
        </w:rPr>
        <w:t xml:space="preserve"> voor deelnemer en beleggingsrekening</w:t>
      </w:r>
    </w:p>
    <w:p w14:paraId="144B27F0" w14:textId="77777777" w:rsidR="00C900FE" w:rsidRDefault="00C900FE" w:rsidP="00233F87">
      <w:pPr>
        <w:rPr>
          <w:rFonts w:cs="Calibri"/>
        </w:rPr>
      </w:pPr>
    </w:p>
    <w:p w14:paraId="07F79030" w14:textId="680C8F3C" w:rsidR="00C900FE" w:rsidRDefault="00C900FE" w:rsidP="00233F87">
      <w:pPr>
        <w:rPr>
          <w:rFonts w:cs="Calibri"/>
        </w:rPr>
      </w:pPr>
      <w:r>
        <w:rPr>
          <w:noProof/>
        </w:rPr>
        <w:drawing>
          <wp:inline distT="0" distB="0" distL="0" distR="0" wp14:anchorId="44DFD786" wp14:editId="11DB41C3">
            <wp:extent cx="2543069" cy="2164080"/>
            <wp:effectExtent l="0" t="0" r="0" b="0"/>
            <wp:docPr id="155673648"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3648" name="Afbeelding 1" descr="Afbeelding met tekst, schermopname, Lettertype, nummer&#10;&#10;Automatisch gegenereerde beschrijving"/>
                    <pic:cNvPicPr/>
                  </pic:nvPicPr>
                  <pic:blipFill>
                    <a:blip r:embed="rId25"/>
                    <a:stretch>
                      <a:fillRect/>
                    </a:stretch>
                  </pic:blipFill>
                  <pic:spPr>
                    <a:xfrm>
                      <a:off x="0" y="0"/>
                      <a:ext cx="2550514" cy="2170415"/>
                    </a:xfrm>
                    <a:prstGeom prst="rect">
                      <a:avLst/>
                    </a:prstGeom>
                  </pic:spPr>
                </pic:pic>
              </a:graphicData>
            </a:graphic>
          </wp:inline>
        </w:drawing>
      </w:r>
    </w:p>
    <w:p w14:paraId="6B693FE3" w14:textId="77777777" w:rsidR="00893007" w:rsidRDefault="00893007" w:rsidP="00233F87">
      <w:pPr>
        <w:rPr>
          <w:rFonts w:cs="Calibri"/>
        </w:rPr>
      </w:pPr>
    </w:p>
    <w:p w14:paraId="2E1D371E" w14:textId="61889A18" w:rsidR="000B17CA" w:rsidRDefault="000B17CA" w:rsidP="00233F87">
      <w:pPr>
        <w:rPr>
          <w:rFonts w:cs="Calibri"/>
        </w:rPr>
      </w:pPr>
      <w:r w:rsidRPr="00033070">
        <w:rPr>
          <w:rFonts w:cs="Calibri"/>
          <w:color w:val="FF0000"/>
        </w:rPr>
        <w:t>Let op</w:t>
      </w:r>
      <w:r>
        <w:rPr>
          <w:rFonts w:cs="Calibri"/>
        </w:rPr>
        <w:t>: op 01-0</w:t>
      </w:r>
      <w:r w:rsidR="00D11CCB">
        <w:rPr>
          <w:rFonts w:cs="Calibri"/>
        </w:rPr>
        <w:t>1 direct na migratie op 31-12</w:t>
      </w:r>
      <w:ins w:id="5139" w:author="Flory Koole" w:date="2024-11-21T11:49:00Z" w16du:dateUtc="2024-11-21T10:49:00Z">
        <w:r w:rsidR="00AF7F8A">
          <w:rPr>
            <w:rFonts w:cs="Calibri"/>
          </w:rPr>
          <w:t>/30-06</w:t>
        </w:r>
      </w:ins>
      <w:r>
        <w:rPr>
          <w:rFonts w:cs="Calibri"/>
        </w:rPr>
        <w:t xml:space="preserve"> doen we dit </w:t>
      </w:r>
      <w:r w:rsidRPr="00033070">
        <w:rPr>
          <w:rFonts w:cs="Calibri"/>
          <w:u w:val="single"/>
        </w:rPr>
        <w:t>niet</w:t>
      </w:r>
      <w:r>
        <w:rPr>
          <w:rFonts w:cs="Calibri"/>
        </w:rPr>
        <w:t xml:space="preserve">, is onderdeel van invaren. </w:t>
      </w:r>
      <w:r w:rsidRPr="00033070">
        <w:rPr>
          <w:rFonts w:cs="Calibri"/>
          <w:highlight w:val="yellow"/>
        </w:rPr>
        <w:t>Vraag</w:t>
      </w:r>
      <w:r>
        <w:rPr>
          <w:rFonts w:cs="Calibri"/>
        </w:rPr>
        <w:t xml:space="preserve">: wat te doen met deelnemers die </w:t>
      </w:r>
      <w:ins w:id="5140" w:author="Flory Koole" w:date="2024-11-21T11:50:00Z" w16du:dateUtc="2024-11-21T10:50:00Z">
        <w:r w:rsidR="00F61FF0">
          <w:rPr>
            <w:rFonts w:cs="Calibri"/>
          </w:rPr>
          <w:t xml:space="preserve">direct na het migratiemoment </w:t>
        </w:r>
      </w:ins>
      <w:r>
        <w:rPr>
          <w:rFonts w:cs="Calibri"/>
        </w:rPr>
        <w:t>in januari</w:t>
      </w:r>
      <w:ins w:id="5141" w:author="Flory Koole" w:date="2024-11-21T11:49:00Z" w16du:dateUtc="2024-11-21T10:49:00Z">
        <w:r w:rsidR="00E62F66">
          <w:rPr>
            <w:rFonts w:cs="Calibri"/>
          </w:rPr>
          <w:t xml:space="preserve"> of j</w:t>
        </w:r>
      </w:ins>
      <w:ins w:id="5142" w:author="Flory Koole" w:date="2024-11-21T11:50:00Z" w16du:dateUtc="2024-11-21T10:50:00Z">
        <w:r w:rsidR="00E62F66">
          <w:rPr>
            <w:rFonts w:cs="Calibri"/>
          </w:rPr>
          <w:t>uli</w:t>
        </w:r>
        <w:r w:rsidR="00F61FF0">
          <w:rPr>
            <w:rFonts w:cs="Calibri"/>
          </w:rPr>
          <w:t xml:space="preserve"> </w:t>
        </w:r>
      </w:ins>
      <w:del w:id="5143" w:author="Flory Koole" w:date="2024-11-21T11:50:00Z" w16du:dateUtc="2024-11-21T10:50:00Z">
        <w:r w:rsidDel="00E62F66">
          <w:rPr>
            <w:rFonts w:cs="Calibri"/>
          </w:rPr>
          <w:delText xml:space="preserve"> </w:delText>
        </w:r>
      </w:del>
      <w:r>
        <w:rPr>
          <w:rFonts w:cs="Calibri"/>
        </w:rPr>
        <w:t xml:space="preserve">2025 </w:t>
      </w:r>
      <w:r w:rsidR="00860016">
        <w:rPr>
          <w:rFonts w:cs="Calibri"/>
        </w:rPr>
        <w:t xml:space="preserve">de reguliere pensioenleeftijd bereiken / </w:t>
      </w:r>
      <w:r>
        <w:rPr>
          <w:rFonts w:cs="Calibri"/>
        </w:rPr>
        <w:t>met pensioen gaan? Bij i</w:t>
      </w:r>
      <w:r w:rsidR="00860016">
        <w:rPr>
          <w:rFonts w:cs="Calibri"/>
        </w:rPr>
        <w:t>n</w:t>
      </w:r>
      <w:r>
        <w:rPr>
          <w:rFonts w:cs="Calibri"/>
        </w:rPr>
        <w:t>varen 100% pensioen (met huidige rekenregels wordt 90% omgezet en volgt in februari</w:t>
      </w:r>
      <w:ins w:id="5144" w:author="Flory Koole" w:date="2024-11-21T11:50:00Z" w16du:dateUtc="2024-11-21T10:50:00Z">
        <w:r w:rsidR="0027376B">
          <w:rPr>
            <w:rFonts w:cs="Calibri"/>
          </w:rPr>
          <w:t>/augu</w:t>
        </w:r>
      </w:ins>
      <w:ins w:id="5145" w:author="Flory Koole" w:date="2024-11-21T11:51:00Z" w16du:dateUtc="2024-11-21T10:51:00Z">
        <w:r w:rsidR="0027376B">
          <w:rPr>
            <w:rFonts w:cs="Calibri"/>
          </w:rPr>
          <w:t>stus</w:t>
        </w:r>
      </w:ins>
      <w:r w:rsidR="00D11CCB">
        <w:rPr>
          <w:rFonts w:cs="Calibri"/>
        </w:rPr>
        <w:t xml:space="preserve"> de rest)</w:t>
      </w:r>
    </w:p>
    <w:p w14:paraId="787E0536" w14:textId="77777777" w:rsidR="000B17CA" w:rsidRDefault="000B17CA" w:rsidP="00233F87">
      <w:pPr>
        <w:rPr>
          <w:rFonts w:cs="Calibri"/>
        </w:rPr>
      </w:pPr>
    </w:p>
    <w:p w14:paraId="33C2C385" w14:textId="752FBA84" w:rsidR="003F7EBD" w:rsidRDefault="003F7EBD" w:rsidP="00233F87">
      <w:pPr>
        <w:rPr>
          <w:rFonts w:cs="Calibri"/>
        </w:rPr>
      </w:pPr>
      <w:r>
        <w:rPr>
          <w:rFonts w:cs="Calibri"/>
        </w:rPr>
        <w:t>Vanuit de CVP reserve vindt de selectie van deelnemers plaats waarvoor dit gebeurt. Merk op: in het geval van meerdere CVP reserves kunnen niet alle deelnemers met CVP keuze worden geselecteerd, maar zijn aanvullende selectie-kenmerken nodig</w:t>
      </w:r>
      <w:r w:rsidR="00884A24">
        <w:rPr>
          <w:rFonts w:cs="Calibri"/>
        </w:rPr>
        <w:t xml:space="preserve"> zodat de juiste deelnemers per CVP geselecteerd kunnen worden. Bij aanvang van een administratie in AllVida moet al bekend zijn dat er meerdere CVP’s kunnen zijn, zodat vanaf de start een juist selectiemechanisme wordt ingericht.</w:t>
      </w:r>
    </w:p>
    <w:p w14:paraId="5B5597A7" w14:textId="77777777" w:rsidR="00575F54" w:rsidRDefault="00575F54" w:rsidP="00233F87">
      <w:pPr>
        <w:rPr>
          <w:rFonts w:cs="Calibri"/>
        </w:rPr>
      </w:pPr>
    </w:p>
    <w:p w14:paraId="6361BB9A" w14:textId="5ECD7E55" w:rsidR="001977D6" w:rsidRDefault="00575F54" w:rsidP="00233F87">
      <w:pPr>
        <w:rPr>
          <w:ins w:id="5146" w:author="Flory Koole" w:date="2024-10-15T16:04:00Z" w16du:dateUtc="2024-10-15T14:04:00Z"/>
          <w:rFonts w:cs="Calibri"/>
        </w:rPr>
      </w:pPr>
      <w:r>
        <w:rPr>
          <w:rFonts w:cs="Calibri"/>
        </w:rPr>
        <w:t xml:space="preserve">In de administratie levert dit voor de deelnemer een combinatie op: enerzijds verkoop units, anderzijds aankoop pensioen. Om goede werking van andere (STP) </w:t>
      </w:r>
      <w:r w:rsidR="009802AF">
        <w:rPr>
          <w:rFonts w:cs="Calibri"/>
        </w:rPr>
        <w:t>processen</w:t>
      </w:r>
      <w:r>
        <w:rPr>
          <w:rFonts w:cs="Calibri"/>
        </w:rPr>
        <w:t xml:space="preserve"> te kunnen garanderen, moet dit een ondeelbaar moment zijn</w:t>
      </w:r>
      <w:ins w:id="5147" w:author="Flory Koole" w:date="2024-10-15T16:03:00Z" w16du:dateUtc="2024-10-15T14:03:00Z">
        <w:r w:rsidR="00A806AD">
          <w:rPr>
            <w:rFonts w:cs="Calibri"/>
          </w:rPr>
          <w:t xml:space="preserve">: </w:t>
        </w:r>
        <w:r w:rsidR="00275872">
          <w:rPr>
            <w:rFonts w:cs="Calibri"/>
          </w:rPr>
          <w:t xml:space="preserve">het weghalen van de units op de beleggingsrekening moet tegelijk gebeuren met het </w:t>
        </w:r>
        <w:r w:rsidR="001977D6">
          <w:rPr>
            <w:rFonts w:cs="Calibri"/>
          </w:rPr>
          <w:t>toevoegen van de extra aanspraken in het CVP</w:t>
        </w:r>
      </w:ins>
      <w:del w:id="5148" w:author="Flory Koole" w:date="2024-10-15T16:04:00Z" w16du:dateUtc="2024-10-15T14:04:00Z">
        <w:r w:rsidR="002C7279" w:rsidDel="001977D6">
          <w:rPr>
            <w:rFonts w:cs="Calibri"/>
          </w:rPr>
          <w:delText xml:space="preserve"> </w:delText>
        </w:r>
        <w:r w:rsidR="002C7279" w:rsidRPr="002C7279" w:rsidDel="001977D6">
          <w:rPr>
            <w:rFonts w:cs="Calibri"/>
            <w:color w:val="FF0000"/>
          </w:rPr>
          <w:delText>actie</w:delText>
        </w:r>
        <w:r w:rsidR="002C7279" w:rsidDel="001977D6">
          <w:rPr>
            <w:rFonts w:cs="Calibri"/>
            <w:color w:val="FF0000"/>
          </w:rPr>
          <w:delText>:</w:delText>
        </w:r>
        <w:r w:rsidR="002C7279" w:rsidRPr="002C7279" w:rsidDel="001977D6">
          <w:rPr>
            <w:rFonts w:cs="Calibri"/>
            <w:color w:val="FF0000"/>
          </w:rPr>
          <w:delText xml:space="preserve"> verder </w:delText>
        </w:r>
        <w:r w:rsidR="002C7279" w:rsidDel="001977D6">
          <w:rPr>
            <w:rFonts w:cs="Calibri"/>
            <w:color w:val="FF0000"/>
          </w:rPr>
          <w:delText>beschrijven</w:delText>
        </w:r>
      </w:del>
      <w:r w:rsidR="009802AF">
        <w:rPr>
          <w:rFonts w:cs="Calibri"/>
        </w:rPr>
        <w:t>.</w:t>
      </w:r>
      <w:ins w:id="5149" w:author="Flory Koole" w:date="2024-10-15T16:04:00Z" w16du:dateUtc="2024-10-15T14:04:00Z">
        <w:r w:rsidR="001977D6">
          <w:rPr>
            <w:rFonts w:cs="Calibri"/>
          </w:rPr>
          <w:t xml:space="preserve"> </w:t>
        </w:r>
        <w:r w:rsidR="00287A77">
          <w:rPr>
            <w:rFonts w:cs="Calibri"/>
          </w:rPr>
          <w:t xml:space="preserve">Immers, </w:t>
        </w:r>
      </w:ins>
      <w:ins w:id="5150" w:author="Flory Koole" w:date="2024-10-15T16:11:00Z" w16du:dateUtc="2024-10-15T14:11:00Z">
        <w:r w:rsidR="00863AF0">
          <w:rPr>
            <w:rFonts w:cs="Calibri"/>
          </w:rPr>
          <w:t>op elk moment</w:t>
        </w:r>
      </w:ins>
      <w:del w:id="5151" w:author="Flory Koole" w:date="2024-10-15T16:04:00Z" w16du:dateUtc="2024-10-15T14:04:00Z">
        <w:r w:rsidR="009802AF" w:rsidDel="001977D6">
          <w:rPr>
            <w:rFonts w:cs="Calibri"/>
          </w:rPr>
          <w:delText xml:space="preserve"> </w:delText>
        </w:r>
      </w:del>
      <w:ins w:id="5152" w:author="Flory Koole" w:date="2024-10-15T16:11:00Z" w16du:dateUtc="2024-10-15T14:11:00Z">
        <w:r w:rsidR="00633E2C">
          <w:rPr>
            <w:rFonts w:cs="Calibri"/>
          </w:rPr>
          <w:t xml:space="preserve"> </w:t>
        </w:r>
      </w:ins>
      <w:ins w:id="5153" w:author="Flory Koole" w:date="2024-10-15T16:13:00Z" w16du:dateUtc="2024-10-15T14:13:00Z">
        <w:r w:rsidR="00BF6572">
          <w:rPr>
            <w:rFonts w:cs="Calibri"/>
          </w:rPr>
          <w:t xml:space="preserve">kunnen </w:t>
        </w:r>
      </w:ins>
      <w:ins w:id="5154" w:author="Flory Koole" w:date="2024-10-15T16:11:00Z" w16du:dateUtc="2024-10-15T14:11:00Z">
        <w:r w:rsidR="00633E2C">
          <w:rPr>
            <w:rFonts w:cs="Calibri"/>
          </w:rPr>
          <w:t>andere gebeurtenissen doorgevoerd worden</w:t>
        </w:r>
      </w:ins>
      <w:ins w:id="5155" w:author="Flory Koole" w:date="2024-10-15T16:13:00Z" w16du:dateUtc="2024-10-15T14:13:00Z">
        <w:r w:rsidR="002A4BDE">
          <w:rPr>
            <w:rFonts w:cs="Calibri"/>
          </w:rPr>
          <w:t xml:space="preserve"> in een STP administratie</w:t>
        </w:r>
      </w:ins>
      <w:ins w:id="5156" w:author="Flory Koole" w:date="2024-10-15T16:11:00Z" w16du:dateUtc="2024-10-15T14:11:00Z">
        <w:r w:rsidR="00633E2C">
          <w:rPr>
            <w:rFonts w:cs="Calibri"/>
          </w:rPr>
          <w:t xml:space="preserve"> en d</w:t>
        </w:r>
      </w:ins>
      <w:ins w:id="5157" w:author="Flory Koole" w:date="2024-10-15T16:12:00Z" w16du:dateUtc="2024-10-15T14:12:00Z">
        <w:r w:rsidR="00633E2C">
          <w:rPr>
            <w:rFonts w:cs="Calibri"/>
          </w:rPr>
          <w:t xml:space="preserve">e effecten daarvan moeten dan bij verwerken </w:t>
        </w:r>
        <w:r w:rsidR="00BF6572">
          <w:rPr>
            <w:rFonts w:cs="Calibri"/>
          </w:rPr>
          <w:t xml:space="preserve">juist en compleet zijn. Als </w:t>
        </w:r>
      </w:ins>
      <w:ins w:id="5158" w:author="Flory Koole" w:date="2024-10-15T16:13:00Z" w16du:dateUtc="2024-10-15T14:13:00Z">
        <w:r w:rsidR="002A4BDE">
          <w:rPr>
            <w:rFonts w:cs="Calibri"/>
          </w:rPr>
          <w:t>de deelnemer op en</w:t>
        </w:r>
      </w:ins>
      <w:ins w:id="5159" w:author="Flory Koole" w:date="2024-10-15T16:19:00Z" w16du:dateUtc="2024-10-15T14:19:00Z">
        <w:r w:rsidR="00DB4CF4">
          <w:rPr>
            <w:rFonts w:cs="Calibri"/>
          </w:rPr>
          <w:t>i</w:t>
        </w:r>
      </w:ins>
      <w:ins w:id="5160" w:author="Flory Koole" w:date="2024-10-15T16:13:00Z" w16du:dateUtc="2024-10-15T14:13:00Z">
        <w:r w:rsidR="002A4BDE">
          <w:rPr>
            <w:rFonts w:cs="Calibri"/>
          </w:rPr>
          <w:t>g moment geen units heeft</w:t>
        </w:r>
        <w:r w:rsidR="00D44E82">
          <w:rPr>
            <w:rFonts w:cs="Calibri"/>
          </w:rPr>
          <w:t xml:space="preserve">, maar ook geen CVP aanspraken, is het dossier </w:t>
        </w:r>
      </w:ins>
      <w:ins w:id="5161" w:author="Flory Koole" w:date="2024-10-15T16:14:00Z" w16du:dateUtc="2024-10-15T14:14:00Z">
        <w:r w:rsidR="00D44E82">
          <w:rPr>
            <w:rFonts w:cs="Calibri"/>
          </w:rPr>
          <w:t xml:space="preserve">“niet compleet” en </w:t>
        </w:r>
      </w:ins>
      <w:ins w:id="5162" w:author="Flory Koole" w:date="2024-10-15T16:15:00Z" w16du:dateUtc="2024-10-15T14:15:00Z">
        <w:r w:rsidR="00A27713">
          <w:rPr>
            <w:rFonts w:cs="Calibri"/>
          </w:rPr>
          <w:t>kan</w:t>
        </w:r>
      </w:ins>
      <w:ins w:id="5163" w:author="Flory Koole" w:date="2024-10-15T16:14:00Z" w16du:dateUtc="2024-10-15T14:14:00Z">
        <w:r w:rsidR="00D44E82">
          <w:rPr>
            <w:rFonts w:cs="Calibri"/>
          </w:rPr>
          <w:t xml:space="preserve"> nie</w:t>
        </w:r>
        <w:r w:rsidR="00A36C7D">
          <w:rPr>
            <w:rFonts w:cs="Calibri"/>
          </w:rPr>
          <w:t xml:space="preserve">t voor </w:t>
        </w:r>
        <w:r w:rsidR="00D44E82">
          <w:rPr>
            <w:rFonts w:cs="Calibri"/>
          </w:rPr>
          <w:t xml:space="preserve">alle gebeurtenissen </w:t>
        </w:r>
        <w:r w:rsidR="00A36C7D">
          <w:rPr>
            <w:rFonts w:cs="Calibri"/>
          </w:rPr>
          <w:t>een correcte werking worden gega</w:t>
        </w:r>
        <w:r w:rsidR="0083602E">
          <w:rPr>
            <w:rFonts w:cs="Calibri"/>
          </w:rPr>
          <w:t xml:space="preserve">randeerd. </w:t>
        </w:r>
      </w:ins>
      <w:ins w:id="5164" w:author="Flory Koole" w:date="2024-10-15T16:15:00Z" w16du:dateUtc="2024-10-15T14:15:00Z">
        <w:r w:rsidR="0083602E">
          <w:rPr>
            <w:rFonts w:cs="Calibri"/>
          </w:rPr>
          <w:t xml:space="preserve">Voorbeelden hiervan zijn echtscheiding en overlijden, maar voor een volledig beeld zal een zeer uitgebreide analyse en grondige </w:t>
        </w:r>
        <w:r w:rsidR="00A27713">
          <w:rPr>
            <w:rFonts w:cs="Calibri"/>
          </w:rPr>
          <w:t>test uitgevoerd moeten worden.</w:t>
        </w:r>
      </w:ins>
    </w:p>
    <w:p w14:paraId="4372CFA5" w14:textId="2482C053" w:rsidR="004C5DFD" w:rsidRDefault="009802AF" w:rsidP="00233F87">
      <w:pPr>
        <w:rPr>
          <w:ins w:id="5165" w:author="Flory Koole" w:date="2024-10-15T17:49:00Z" w16du:dateUtc="2024-10-15T15:49:00Z"/>
          <w:rFonts w:cs="Calibri"/>
        </w:rPr>
      </w:pPr>
      <w:r>
        <w:rPr>
          <w:rFonts w:cs="Calibri"/>
        </w:rPr>
        <w:t xml:space="preserve">Bij een geunitiseerde reserve </w:t>
      </w:r>
      <w:r w:rsidR="00884A24">
        <w:rPr>
          <w:rFonts w:cs="Calibri"/>
        </w:rPr>
        <w:t xml:space="preserve">is </w:t>
      </w:r>
      <w:del w:id="5166" w:author="Flory Koole" w:date="2024-10-15T16:16:00Z" w16du:dateUtc="2024-10-15T14:16:00Z">
        <w:r w:rsidR="00884A24" w:rsidDel="0085365F">
          <w:rPr>
            <w:rFonts w:cs="Calibri"/>
          </w:rPr>
          <w:delText xml:space="preserve">dit </w:delText>
        </w:r>
      </w:del>
      <w:ins w:id="5167" w:author="Flory Koole" w:date="2024-10-15T16:16:00Z" w16du:dateUtc="2024-10-15T14:16:00Z">
        <w:r w:rsidR="0085365F">
          <w:rPr>
            <w:rFonts w:cs="Calibri"/>
          </w:rPr>
          <w:t xml:space="preserve">het creëren van een ondeelbaar moment </w:t>
        </w:r>
      </w:ins>
      <w:r w:rsidR="00884A24">
        <w:rPr>
          <w:rFonts w:cs="Calibri"/>
        </w:rPr>
        <w:t>geen probleem, omdat de reserve dan beleggingsmodules bevat en dan hooguit een switch naar de juiste mix voor de reserve moet worden gemaakt.</w:t>
      </w:r>
      <w:r w:rsidR="002C7279">
        <w:rPr>
          <w:rFonts w:cs="Calibri"/>
        </w:rPr>
        <w:t xml:space="preserve"> </w:t>
      </w:r>
      <w:r w:rsidR="004C5DFD">
        <w:rPr>
          <w:rFonts w:cs="Calibri"/>
        </w:rPr>
        <w:t xml:space="preserve">Als de mix voor </w:t>
      </w:r>
      <w:r w:rsidR="0084155E">
        <w:rPr>
          <w:rFonts w:cs="Calibri"/>
        </w:rPr>
        <w:t xml:space="preserve">de </w:t>
      </w:r>
      <w:r w:rsidR="004C5DFD">
        <w:rPr>
          <w:rFonts w:cs="Calibri"/>
        </w:rPr>
        <w:t xml:space="preserve">reserve bestaat uit dezelfde </w:t>
      </w:r>
      <w:r w:rsidR="0084155E">
        <w:rPr>
          <w:rFonts w:cs="Calibri"/>
        </w:rPr>
        <w:t xml:space="preserve">beleggingsmodules als gebruikt worden in de lifecyclemixen op de individuele beleggingsrekeningen, heeft de vermogensbeheerder zelfs geen enkel idee van de omvang van de reserve. </w:t>
      </w:r>
      <w:ins w:id="5168" w:author="Flory Koole" w:date="2024-10-15T16:16:00Z" w16du:dateUtc="2024-10-15T14:16:00Z">
        <w:r w:rsidR="00EA2D4C">
          <w:rPr>
            <w:rFonts w:cs="Calibri"/>
          </w:rPr>
          <w:t>Het verplaatsen van de units van de individuele beleggingsrekening naar de rese</w:t>
        </w:r>
      </w:ins>
      <w:ins w:id="5169" w:author="Flory Koole" w:date="2024-10-15T16:17:00Z" w16du:dateUtc="2024-10-15T14:17:00Z">
        <w:r w:rsidR="00EA2D4C">
          <w:rPr>
            <w:rFonts w:cs="Calibri"/>
          </w:rPr>
          <w:t>rve</w:t>
        </w:r>
        <w:r w:rsidR="001D29C9">
          <w:rPr>
            <w:rFonts w:cs="Calibri"/>
          </w:rPr>
          <w:t xml:space="preserve"> kan tegelijk worden gedaan met een aankoop van CVP aanspraken tegen de laatst bekend koers. </w:t>
        </w:r>
      </w:ins>
      <w:ins w:id="5170" w:author="Flory Koole" w:date="2024-10-15T16:18:00Z" w16du:dateUtc="2024-10-15T14:18:00Z">
        <w:r w:rsidR="001D29C9">
          <w:rPr>
            <w:rFonts w:cs="Calibri"/>
          </w:rPr>
          <w:t>Het koersverschil is dan voor de CVP reserve, maar za</w:t>
        </w:r>
      </w:ins>
      <w:ins w:id="5171" w:author="Flory Koole" w:date="2024-10-15T16:20:00Z" w16du:dateUtc="2024-10-15T14:20:00Z">
        <w:r w:rsidR="00B91A4B">
          <w:rPr>
            <w:rFonts w:cs="Calibri"/>
          </w:rPr>
          <w:t>l</w:t>
        </w:r>
      </w:ins>
      <w:ins w:id="5172" w:author="Flory Koole" w:date="2024-10-15T16:18:00Z" w16du:dateUtc="2024-10-15T14:18:00Z">
        <w:r w:rsidR="001D29C9">
          <w:rPr>
            <w:rFonts w:cs="Calibri"/>
          </w:rPr>
          <w:t xml:space="preserve"> gezien de omvang van dit koersverschil t.o.v. </w:t>
        </w:r>
      </w:ins>
      <w:ins w:id="5173" w:author="Flory Koole" w:date="2024-10-15T16:19:00Z" w16du:dateUtc="2024-10-15T14:19:00Z">
        <w:r w:rsidR="00C21FAE">
          <w:rPr>
            <w:rFonts w:cs="Calibri"/>
          </w:rPr>
          <w:t xml:space="preserve">de waarde </w:t>
        </w:r>
      </w:ins>
      <w:ins w:id="5174" w:author="Flory Koole" w:date="2024-10-15T16:20:00Z" w16du:dateUtc="2024-10-15T14:20:00Z">
        <w:r w:rsidR="00B91A4B">
          <w:rPr>
            <w:rFonts w:cs="Calibri"/>
          </w:rPr>
          <w:t>van het totale CVP niet significant zijn.</w:t>
        </w:r>
      </w:ins>
      <w:ins w:id="5175" w:author="Flory Koole" w:date="2024-10-15T17:48:00Z" w16du:dateUtc="2024-10-15T15:48:00Z">
        <w:r w:rsidR="00762788">
          <w:rPr>
            <w:rFonts w:cs="Calibri"/>
          </w:rPr>
          <w:t xml:space="preserve"> Schema</w:t>
        </w:r>
      </w:ins>
      <w:ins w:id="5176" w:author="Flory Koole" w:date="2024-10-15T17:49:00Z" w16du:dateUtc="2024-10-15T15:49:00Z">
        <w:r w:rsidR="00762788">
          <w:rPr>
            <w:rFonts w:cs="Calibri"/>
          </w:rPr>
          <w:t>tisch ziet dit er als volgt uit</w:t>
        </w:r>
        <w:r w:rsidR="005508EC">
          <w:rPr>
            <w:rFonts w:cs="Calibri"/>
          </w:rPr>
          <w:t>.</w:t>
        </w:r>
      </w:ins>
    </w:p>
    <w:p w14:paraId="23707EF7" w14:textId="55D58D19" w:rsidR="005508EC" w:rsidRDefault="00FF7011" w:rsidP="00233F87">
      <w:pPr>
        <w:rPr>
          <w:ins w:id="5177" w:author="Flory Koole" w:date="2024-10-15T17:48:00Z" w16du:dateUtc="2024-10-15T15:48:00Z"/>
          <w:rFonts w:cs="Calibri"/>
        </w:rPr>
      </w:pPr>
      <w:ins w:id="5178" w:author="Flory Koole" w:date="2024-10-15T17:50:00Z" w16du:dateUtc="2024-10-15T15:50:00Z">
        <w:r>
          <w:rPr>
            <w:rFonts w:cs="Calibri"/>
            <w:noProof/>
          </w:rPr>
          <w:drawing>
            <wp:inline distT="0" distB="0" distL="0" distR="0" wp14:anchorId="79478E2D" wp14:editId="2C1F6A32">
              <wp:extent cx="4772371" cy="2471703"/>
              <wp:effectExtent l="0" t="0" r="0" b="0"/>
              <wp:docPr id="71820902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05038" cy="2488622"/>
                      </a:xfrm>
                      <a:prstGeom prst="rect">
                        <a:avLst/>
                      </a:prstGeom>
                      <a:noFill/>
                    </pic:spPr>
                  </pic:pic>
                </a:graphicData>
              </a:graphic>
            </wp:inline>
          </w:drawing>
        </w:r>
      </w:ins>
    </w:p>
    <w:p w14:paraId="59A5DAF4" w14:textId="7284F197" w:rsidR="005A4E1B" w:rsidRDefault="00C45AB8" w:rsidP="00233F87">
      <w:pPr>
        <w:rPr>
          <w:ins w:id="5179" w:author="Flory Koole" w:date="2024-10-15T17:50:00Z" w16du:dateUtc="2024-10-15T15:50:00Z"/>
          <w:rFonts w:cs="Calibri"/>
        </w:rPr>
      </w:pPr>
      <w:ins w:id="5180" w:author="Flory Koole" w:date="2024-10-15T17:51:00Z" w16du:dateUtc="2024-10-15T15:51:00Z">
        <w:r>
          <w:rPr>
            <w:rFonts w:cs="Calibri"/>
          </w:rPr>
          <w:t>Het inkopen van CVP aanspraken leidt niet tot een</w:t>
        </w:r>
      </w:ins>
      <w:ins w:id="5181" w:author="Flory Koole" w:date="2024-10-15T17:50:00Z" w16du:dateUtc="2024-10-15T15:50:00Z">
        <w:r w:rsidR="005A4E1B">
          <w:rPr>
            <w:rFonts w:cs="Calibri"/>
          </w:rPr>
          <w:t xml:space="preserve"> order</w:t>
        </w:r>
      </w:ins>
      <w:ins w:id="5182" w:author="Flory Koole" w:date="2024-10-15T17:51:00Z" w16du:dateUtc="2024-10-15T15:51:00Z">
        <w:r w:rsidR="00725FA8">
          <w:rPr>
            <w:rFonts w:cs="Calibri"/>
          </w:rPr>
          <w:t xml:space="preserve">. Wel is het </w:t>
        </w:r>
      </w:ins>
      <w:ins w:id="5183" w:author="Flory Koole" w:date="2024-10-15T17:52:00Z" w16du:dateUtc="2024-10-15T15:52:00Z">
        <w:r w:rsidR="00725FA8">
          <w:rPr>
            <w:rFonts w:cs="Calibri"/>
          </w:rPr>
          <w:t xml:space="preserve">waarschijnlijk dat de </w:t>
        </w:r>
        <w:r w:rsidR="00503A0B">
          <w:rPr>
            <w:rFonts w:cs="Calibri"/>
          </w:rPr>
          <w:t xml:space="preserve">verhouding van de fondsen binnen de CVP reserve niet meer voldoet aan de strategische mix van die reserve. </w:t>
        </w:r>
        <w:r w:rsidR="00CF7147">
          <w:rPr>
            <w:rFonts w:cs="Calibri"/>
          </w:rPr>
          <w:t>Het is daarom verstandig om na deze inkoop een rebalance uit te v</w:t>
        </w:r>
      </w:ins>
      <w:ins w:id="5184" w:author="Flory Koole" w:date="2024-10-15T17:53:00Z" w16du:dateUtc="2024-10-15T15:53:00Z">
        <w:r w:rsidR="00CF7147">
          <w:rPr>
            <w:rFonts w:cs="Calibri"/>
          </w:rPr>
          <w:t>oeren op de geunitiseerde CVP re</w:t>
        </w:r>
        <w:r w:rsidR="00620BF8">
          <w:rPr>
            <w:rFonts w:cs="Calibri"/>
          </w:rPr>
          <w:t>serve.</w:t>
        </w:r>
      </w:ins>
      <w:ins w:id="5185" w:author="Flory Koole" w:date="2024-10-15T17:50:00Z" w16du:dateUtc="2024-10-15T15:50:00Z">
        <w:r w:rsidR="005A4E1B">
          <w:rPr>
            <w:rFonts w:cs="Calibri"/>
          </w:rPr>
          <w:t xml:space="preserve"> </w:t>
        </w:r>
      </w:ins>
      <w:ins w:id="5186" w:author="Flory Koole" w:date="2024-10-15T17:53:00Z" w16du:dateUtc="2024-10-15T15:53:00Z">
        <w:r w:rsidR="00620BF8">
          <w:rPr>
            <w:rFonts w:cs="Calibri"/>
          </w:rPr>
          <w:t>Dit zal wel tot een (switch) order leiden voor de vermogensbeheerder.</w:t>
        </w:r>
      </w:ins>
    </w:p>
    <w:p w14:paraId="5349E381" w14:textId="77777777" w:rsidR="005A4E1B" w:rsidRDefault="005A4E1B" w:rsidP="00233F87">
      <w:pPr>
        <w:rPr>
          <w:rFonts w:cs="Calibri"/>
        </w:rPr>
      </w:pPr>
    </w:p>
    <w:p w14:paraId="5988B50E" w14:textId="1CE8475A" w:rsidR="00A67BD0" w:rsidRDefault="008C79F9" w:rsidP="00A67BD0">
      <w:pPr>
        <w:rPr>
          <w:ins w:id="5187" w:author="Flory Koole" w:date="2024-10-15T17:55:00Z" w16du:dateUtc="2024-10-15T15:55:00Z"/>
          <w:rFonts w:cs="Calibri"/>
        </w:rPr>
      </w:pPr>
      <w:ins w:id="5188" w:author="Flory Koole" w:date="2024-10-15T16:21:00Z" w16du:dateUtc="2024-10-15T14:21:00Z">
        <w:r>
          <w:rPr>
            <w:rFonts w:cs="Calibri"/>
          </w:rPr>
          <w:t>Bij een reserve o.b.v. mandaat is er ook altijd een ondeelbaar moment als we administratief gezien een switch naar het CVP mandaat kunnen geven.</w:t>
        </w:r>
      </w:ins>
      <w:ins w:id="5189" w:author="Flory Koole" w:date="2024-10-15T16:23:00Z" w16du:dateUtc="2024-10-15T14:23:00Z">
        <w:r w:rsidR="00017C89">
          <w:rPr>
            <w:rFonts w:cs="Calibri"/>
          </w:rPr>
          <w:t xml:space="preserve"> Technisch gezien werkt dit dan hetzelfde </w:t>
        </w:r>
        <w:r w:rsidR="00FF315A">
          <w:rPr>
            <w:rFonts w:cs="Calibri"/>
          </w:rPr>
          <w:t xml:space="preserve">als bij een geunitiseerde reserve, waarbij </w:t>
        </w:r>
      </w:ins>
      <w:ins w:id="5190" w:author="Flory Koole" w:date="2024-10-15T17:57:00Z" w16du:dateUtc="2024-10-15T15:57:00Z">
        <w:r w:rsidR="00D93C22">
          <w:rPr>
            <w:rFonts w:cs="Calibri"/>
          </w:rPr>
          <w:t>een</w:t>
        </w:r>
      </w:ins>
      <w:ins w:id="5191" w:author="Flory Koole" w:date="2024-10-15T16:23:00Z" w16du:dateUtc="2024-10-15T14:23:00Z">
        <w:r w:rsidR="00FF315A">
          <w:rPr>
            <w:rFonts w:cs="Calibri"/>
          </w:rPr>
          <w:t xml:space="preserve"> extra stap wordt toegevoegd</w:t>
        </w:r>
      </w:ins>
      <w:ins w:id="5192" w:author="Flory Koole" w:date="2024-10-15T16:24:00Z" w16du:dateUtc="2024-10-15T14:24:00Z">
        <w:r w:rsidR="00FF315A">
          <w:rPr>
            <w:rFonts w:cs="Calibri"/>
          </w:rPr>
          <w:t xml:space="preserve">: </w:t>
        </w:r>
        <w:r w:rsidR="008F4D30">
          <w:rPr>
            <w:rFonts w:cs="Calibri"/>
          </w:rPr>
          <w:t xml:space="preserve">de storting units in de </w:t>
        </w:r>
        <w:r w:rsidR="009E1DBD">
          <w:rPr>
            <w:rFonts w:cs="Calibri"/>
          </w:rPr>
          <w:t xml:space="preserve">CVP </w:t>
        </w:r>
        <w:r w:rsidR="008F4D30">
          <w:rPr>
            <w:rFonts w:cs="Calibri"/>
          </w:rPr>
          <w:t>reserve</w:t>
        </w:r>
      </w:ins>
      <w:ins w:id="5193" w:author="Flory Koole" w:date="2024-10-15T16:23:00Z" w16du:dateUtc="2024-10-15T14:23:00Z">
        <w:r w:rsidR="00FF315A">
          <w:rPr>
            <w:rFonts w:cs="Calibri"/>
          </w:rPr>
          <w:t xml:space="preserve"> </w:t>
        </w:r>
      </w:ins>
      <w:ins w:id="5194" w:author="Flory Koole" w:date="2024-10-15T16:24:00Z" w16du:dateUtc="2024-10-15T14:24:00Z">
        <w:r w:rsidR="009E1DBD">
          <w:rPr>
            <w:rFonts w:cs="Calibri"/>
          </w:rPr>
          <w:t xml:space="preserve">moet bij een reserve o.b.v. mandaat meteen </w:t>
        </w:r>
      </w:ins>
      <w:ins w:id="5195" w:author="Flory Koole" w:date="2024-10-15T16:25:00Z" w16du:dateUtc="2024-10-15T14:25:00Z">
        <w:r w:rsidR="00482F57">
          <w:rPr>
            <w:rFonts w:cs="Calibri"/>
          </w:rPr>
          <w:t>deze units verkopen</w:t>
        </w:r>
      </w:ins>
      <w:ins w:id="5196" w:author="Flory Koole" w:date="2024-10-15T17:56:00Z" w16du:dateUtc="2024-10-15T15:56:00Z">
        <w:r w:rsidR="00E40F62">
          <w:rPr>
            <w:rFonts w:cs="Calibri"/>
          </w:rPr>
          <w:t xml:space="preserve"> (5a), wat leidt tot een switch order </w:t>
        </w:r>
        <w:r w:rsidR="006D4227">
          <w:rPr>
            <w:rFonts w:cs="Calibri"/>
          </w:rPr>
          <w:t>van units naar mandaat voor de vermogensbeheerder (5b)</w:t>
        </w:r>
      </w:ins>
      <w:ins w:id="5197" w:author="Flory Koole" w:date="2024-10-15T16:25:00Z" w16du:dateUtc="2024-10-15T14:25:00Z">
        <w:r w:rsidR="00013C79">
          <w:rPr>
            <w:rFonts w:cs="Calibri"/>
          </w:rPr>
          <w:t xml:space="preserve">. </w:t>
        </w:r>
      </w:ins>
      <w:ins w:id="5198" w:author="Flory Koole" w:date="2024-10-15T17:54:00Z" w16du:dateUtc="2024-10-15T15:54:00Z">
        <w:r w:rsidR="00A67BD0">
          <w:rPr>
            <w:rFonts w:cs="Calibri"/>
          </w:rPr>
          <w:t>Schematisch ziet dit er als volgt uit.</w:t>
        </w:r>
      </w:ins>
    </w:p>
    <w:p w14:paraId="5AA11B30" w14:textId="77777777" w:rsidR="0084212B" w:rsidRDefault="0084212B" w:rsidP="00A67BD0">
      <w:pPr>
        <w:rPr>
          <w:ins w:id="5199" w:author="Flory Koole" w:date="2024-10-15T17:54:00Z" w16du:dateUtc="2024-10-15T15:54:00Z"/>
          <w:rFonts w:cs="Calibri"/>
        </w:rPr>
      </w:pPr>
    </w:p>
    <w:p w14:paraId="56CC0501" w14:textId="402B8199" w:rsidR="004C5DFD" w:rsidRDefault="003E626C" w:rsidP="00233F87">
      <w:pPr>
        <w:rPr>
          <w:ins w:id="5200" w:author="Flory Koole" w:date="2024-10-15T16:21:00Z" w16du:dateUtc="2024-10-15T14:21:00Z"/>
          <w:rFonts w:cs="Calibri"/>
        </w:rPr>
      </w:pPr>
      <w:ins w:id="5201" w:author="Flory Koole" w:date="2024-10-15T17:54:00Z" w16du:dateUtc="2024-10-15T15:54:00Z">
        <w:r>
          <w:rPr>
            <w:rFonts w:cs="Calibri"/>
            <w:noProof/>
          </w:rPr>
          <w:drawing>
            <wp:inline distT="0" distB="0" distL="0" distR="0" wp14:anchorId="49080F46" wp14:editId="33B64777">
              <wp:extent cx="4923790" cy="2550126"/>
              <wp:effectExtent l="0" t="0" r="0" b="0"/>
              <wp:docPr id="113759813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61131" cy="2569466"/>
                      </a:xfrm>
                      <a:prstGeom prst="rect">
                        <a:avLst/>
                      </a:prstGeom>
                      <a:noFill/>
                    </pic:spPr>
                  </pic:pic>
                </a:graphicData>
              </a:graphic>
            </wp:inline>
          </w:drawing>
        </w:r>
      </w:ins>
    </w:p>
    <w:p w14:paraId="7499F0D3" w14:textId="271D96E4" w:rsidR="008C79F9" w:rsidDel="00482272" w:rsidRDefault="008C79F9" w:rsidP="00233F87">
      <w:pPr>
        <w:rPr>
          <w:del w:id="5202" w:author="Flory Koole" w:date="2024-10-15T17:59:00Z" w16du:dateUtc="2024-10-15T15:59:00Z"/>
          <w:rFonts w:cs="Calibri"/>
        </w:rPr>
      </w:pPr>
    </w:p>
    <w:p w14:paraId="394E8A74" w14:textId="01E0F816" w:rsidR="004A2808" w:rsidRPr="004A2808" w:rsidDel="003E626C" w:rsidRDefault="004A2808" w:rsidP="00233F87">
      <w:pPr>
        <w:rPr>
          <w:del w:id="5203" w:author="Flory Koole" w:date="2024-10-15T17:55:00Z" w16du:dateUtc="2024-10-15T15:55:00Z"/>
          <w:rFonts w:cs="Calibri"/>
          <w:color w:val="FF0000"/>
        </w:rPr>
      </w:pPr>
      <w:del w:id="5204" w:author="Flory Koole" w:date="2024-10-15T17:55:00Z" w16du:dateUtc="2024-10-15T15:55:00Z">
        <w:r w:rsidRPr="004A2808" w:rsidDel="003E626C">
          <w:rPr>
            <w:rFonts w:cs="Calibri"/>
            <w:color w:val="FF0000"/>
          </w:rPr>
          <w:delText>Toevoegen: schematisch voor reserve met mandaat</w:delText>
        </w:r>
      </w:del>
    </w:p>
    <w:p w14:paraId="606E2F85" w14:textId="0588E775" w:rsidR="004A2808" w:rsidDel="005535C8" w:rsidRDefault="004A2808" w:rsidP="00233F87">
      <w:pPr>
        <w:rPr>
          <w:del w:id="5205" w:author="Flory Koole" w:date="2024-10-15T17:57:00Z" w16du:dateUtc="2024-10-15T15:57:00Z"/>
          <w:rFonts w:cs="Calibri"/>
        </w:rPr>
      </w:pPr>
    </w:p>
    <w:p w14:paraId="14F1BC16" w14:textId="367DAEA0" w:rsidR="0084155E" w:rsidDel="00482272" w:rsidRDefault="002C7279" w:rsidP="00233F87">
      <w:pPr>
        <w:rPr>
          <w:del w:id="5206" w:author="Flory Koole" w:date="2024-10-15T17:59:00Z" w16du:dateUtc="2024-10-15T15:59:00Z"/>
          <w:rFonts w:cs="Calibri"/>
        </w:rPr>
      </w:pPr>
      <w:del w:id="5207" w:author="Flory Koole" w:date="2024-10-15T17:59:00Z" w16du:dateUtc="2024-10-15T15:59:00Z">
        <w:r w:rsidDel="00482272">
          <w:rPr>
            <w:rFonts w:cs="Calibri"/>
          </w:rPr>
          <w:delText xml:space="preserve">Bij een reserve o.b.v. mandaat is </w:delText>
        </w:r>
        <w:r w:rsidR="0084155E" w:rsidDel="00482272">
          <w:rPr>
            <w:rFonts w:cs="Calibri"/>
          </w:rPr>
          <w:delText>er ook altijd een ondeelbaar moment</w:delText>
        </w:r>
        <w:r w:rsidDel="00482272">
          <w:rPr>
            <w:rFonts w:cs="Calibri"/>
          </w:rPr>
          <w:delText xml:space="preserve"> als we administratief gezien</w:delText>
        </w:r>
        <w:r w:rsidR="0041515A" w:rsidDel="00482272">
          <w:rPr>
            <w:rFonts w:cs="Calibri"/>
          </w:rPr>
          <w:delText xml:space="preserve"> een switch naar het CVP mandaat kunnen geven. Een alternatief is de inkopen vóór pensionering bedrag-gericht maken, wat niet leidt tot een ondeelbaar moment in de </w:delText>
        </w:r>
        <w:r w:rsidR="004C5DFD" w:rsidDel="00482272">
          <w:rPr>
            <w:rFonts w:cs="Calibri"/>
          </w:rPr>
          <w:delText>administratie</w:delText>
        </w:r>
        <w:r w:rsidR="0084155E" w:rsidDel="00482272">
          <w:rPr>
            <w:rFonts w:cs="Calibri"/>
          </w:rPr>
          <w:delText xml:space="preserve">: er ontstaat een situatie dat de deelnemer al (extra) pensioenaanspraken heeft en ook nog units. Om goede werking van andere (STP) processen te kunnen garanderen, moeten in dit geval </w:delText>
        </w:r>
        <w:r w:rsidR="0041515A" w:rsidDel="00482272">
          <w:rPr>
            <w:rFonts w:cs="Calibri"/>
          </w:rPr>
          <w:delText xml:space="preserve">alle andere processen on hold moeten zolang de </w:delText>
        </w:r>
        <w:r w:rsidR="0084155E" w:rsidDel="00482272">
          <w:rPr>
            <w:rFonts w:cs="Calibri"/>
          </w:rPr>
          <w:delText xml:space="preserve">bijbehorende </w:delText>
        </w:r>
        <w:r w:rsidR="0041515A" w:rsidDel="00482272">
          <w:rPr>
            <w:rFonts w:cs="Calibri"/>
          </w:rPr>
          <w:delText>order nog niet is verwerkt</w:delText>
        </w:r>
        <w:r w:rsidR="0084155E" w:rsidDel="00482272">
          <w:rPr>
            <w:rFonts w:cs="Calibri"/>
          </w:rPr>
          <w:delText xml:space="preserve"> (1x per jaar een paar dagen)</w:delText>
        </w:r>
        <w:r w:rsidR="0041515A" w:rsidDel="00482272">
          <w:rPr>
            <w:rFonts w:cs="Calibri"/>
          </w:rPr>
          <w:delText>.</w:delText>
        </w:r>
        <w:r w:rsidR="004C5DFD" w:rsidDel="00482272">
          <w:rPr>
            <w:rFonts w:cs="Calibri"/>
          </w:rPr>
          <w:delText xml:space="preserve"> </w:delText>
        </w:r>
      </w:del>
    </w:p>
    <w:p w14:paraId="26D41BC5" w14:textId="542A6D57" w:rsidR="00575F54" w:rsidDel="00482272" w:rsidRDefault="004C5DFD" w:rsidP="00233F87">
      <w:pPr>
        <w:rPr>
          <w:del w:id="5208" w:author="Flory Koole" w:date="2024-10-15T17:59:00Z" w16du:dateUtc="2024-10-15T15:59:00Z"/>
          <w:rFonts w:cs="Calibri"/>
        </w:rPr>
      </w:pPr>
      <w:del w:id="5209" w:author="Flory Koole" w:date="2024-10-15T17:59:00Z" w16du:dateUtc="2024-10-15T15:59:00Z">
        <w:r w:rsidDel="00482272">
          <w:rPr>
            <w:rFonts w:cs="Calibri"/>
          </w:rPr>
          <w:delText>De laatste inkoop bij pensionering moet altijd met een switch, omdat dat de enige manier is om een complete sell te realiseren.</w:delText>
        </w:r>
      </w:del>
    </w:p>
    <w:p w14:paraId="07D5B699" w14:textId="77777777" w:rsidR="00233F87" w:rsidRDefault="00233F87" w:rsidP="00233F87">
      <w:pPr>
        <w:rPr>
          <w:rFonts w:cs="Calibri"/>
          <w:lang w:eastAsia="en-US"/>
        </w:rPr>
      </w:pPr>
    </w:p>
    <w:p w14:paraId="2612D21E" w14:textId="31AF5455" w:rsidR="00C900FE" w:rsidRDefault="00A1551E" w:rsidP="00A1551E">
      <w:pPr>
        <w:pStyle w:val="Heading3"/>
        <w:rPr>
          <w:rFonts w:cs="Calibri"/>
          <w:lang w:eastAsia="en-US"/>
        </w:rPr>
      </w:pPr>
      <w:bookmarkStart w:id="5210" w:name="_Toc187312278"/>
      <w:bookmarkStart w:id="5211" w:name="_Toc939614163"/>
      <w:bookmarkStart w:id="5212" w:name="_Toc876564429"/>
      <w:r w:rsidRPr="2B26B8BC">
        <w:rPr>
          <w:rFonts w:cs="Calibri"/>
          <w:lang w:eastAsia="en-US"/>
        </w:rPr>
        <w:t xml:space="preserve">Gebeurtenis </w:t>
      </w:r>
      <w:ins w:id="5213" w:author="Flory Koole" w:date="2024-10-15T18:02:00Z">
        <w:r w:rsidR="00D12103" w:rsidRPr="2B26B8BC">
          <w:rPr>
            <w:rFonts w:cs="Calibri"/>
            <w:lang w:eastAsia="en-US"/>
          </w:rPr>
          <w:t>rekening</w:t>
        </w:r>
        <w:r w:rsidR="004D3B46" w:rsidRPr="2B26B8BC">
          <w:rPr>
            <w:rFonts w:cs="Calibri"/>
            <w:lang w:eastAsia="en-US"/>
          </w:rPr>
          <w:t xml:space="preserve">: </w:t>
        </w:r>
      </w:ins>
      <w:r w:rsidRPr="2B26B8BC">
        <w:rPr>
          <w:rFonts w:cs="Calibri"/>
          <w:lang w:eastAsia="en-US"/>
        </w:rPr>
        <w:t>Verkoop variabel pensioen (unit gericht)</w:t>
      </w:r>
      <w:bookmarkEnd w:id="5210"/>
      <w:bookmarkEnd w:id="5211"/>
      <w:bookmarkEnd w:id="5212"/>
    </w:p>
    <w:p w14:paraId="40CCADCD" w14:textId="77777777" w:rsidR="00E702FC" w:rsidRDefault="00E702FC" w:rsidP="00E702FC">
      <w:pPr>
        <w:spacing w:line="240" w:lineRule="auto"/>
      </w:pPr>
      <w:r>
        <w:t>Relevante zaken m.b.t. deze gebeurtenis</w:t>
      </w:r>
    </w:p>
    <w:p w14:paraId="07345FDA" w14:textId="6136716C" w:rsidR="00E702FC" w:rsidRDefault="00E702FC" w:rsidP="00E702FC">
      <w:pPr>
        <w:pStyle w:val="ListParagraph"/>
        <w:numPr>
          <w:ilvl w:val="0"/>
          <w:numId w:val="6"/>
        </w:numPr>
      </w:pPr>
      <w:r>
        <w:t>Afleidbaar of opdrachtvolgend: opdrachtvolgend</w:t>
      </w:r>
    </w:p>
    <w:p w14:paraId="55863387" w14:textId="11244FC3" w:rsidR="00A27036" w:rsidRDefault="00480824" w:rsidP="00480824">
      <w:pPr>
        <w:pStyle w:val="ListParagraph"/>
        <w:numPr>
          <w:ilvl w:val="1"/>
          <w:numId w:val="6"/>
        </w:numPr>
      </w:pPr>
      <w:r>
        <w:t xml:space="preserve">Gebeurtenis wordt uitgevoerd </w:t>
      </w:r>
      <w:ins w:id="5214" w:author="Flory Koole" w:date="2024-10-15T18:00:00Z" w16du:dateUtc="2024-10-15T16:00:00Z">
        <w:r w:rsidR="00470779">
          <w:t xml:space="preserve">op </w:t>
        </w:r>
      </w:ins>
      <w:r>
        <w:t>als deelnemer deelneemt aan CVP (</w:t>
      </w:r>
      <w:r w:rsidRPr="00480824">
        <w:t>dlnHeeftVariabelPensioen</w:t>
      </w:r>
      <w:r>
        <w:t>), de beleggingswaarde groter is dan nul en het te verkopen percentage (</w:t>
      </w:r>
      <w:r w:rsidRPr="00480824">
        <w:t>rekPrcVanWaardeVariabel</w:t>
      </w:r>
      <w:r>
        <w:t>) groter is dan nul</w:t>
      </w:r>
      <w:r w:rsidR="00A27036">
        <w:t>.</w:t>
      </w:r>
    </w:p>
    <w:p w14:paraId="7A08D9DB" w14:textId="0122575B" w:rsidR="00480824" w:rsidRDefault="00A27036" w:rsidP="00A27036">
      <w:pPr>
        <w:pStyle w:val="ListParagraph"/>
        <w:numPr>
          <w:ilvl w:val="2"/>
          <w:numId w:val="6"/>
        </w:numPr>
      </w:pPr>
      <w:r>
        <w:t xml:space="preserve">Merk op: procedureel (buiten Qwik) moet geregeld zijn dat een deelnemer niet eerder deelneemt aan CVP als de inkoop begint. Als een deelnemer met 15 jaar tot de gewenste pensioendatum </w:t>
      </w:r>
      <w:r w:rsidRPr="00480824">
        <w:t>dlnHeeftVariabelPensioen</w:t>
      </w:r>
      <w:r>
        <w:t xml:space="preserve"> = true heeft, dan begint de inkoop vanaf dan</w:t>
      </w:r>
    </w:p>
    <w:p w14:paraId="7F4DE185" w14:textId="77777777" w:rsidR="00E702FC" w:rsidRDefault="00E702FC" w:rsidP="00E702FC">
      <w:pPr>
        <w:pStyle w:val="ListParagraph"/>
        <w:numPr>
          <w:ilvl w:val="0"/>
          <w:numId w:val="6"/>
        </w:numPr>
      </w:pPr>
      <w:r>
        <w:t>Invoer en controles</w:t>
      </w:r>
    </w:p>
    <w:p w14:paraId="285DE524" w14:textId="7ACFE273" w:rsidR="00E702FC" w:rsidRDefault="00E702FC" w:rsidP="00E702FC">
      <w:pPr>
        <w:pStyle w:val="ListParagraph"/>
        <w:numPr>
          <w:ilvl w:val="0"/>
          <w:numId w:val="6"/>
        </w:numPr>
      </w:pPr>
      <w:r>
        <w:t>Overgangen in profielen</w:t>
      </w:r>
      <w:r w:rsidR="00C32C5E">
        <w:t>: n.v.t.</w:t>
      </w:r>
    </w:p>
    <w:p w14:paraId="02F41163" w14:textId="77777777" w:rsidR="00E702FC" w:rsidRDefault="00E702FC" w:rsidP="00E702FC">
      <w:pPr>
        <w:pStyle w:val="ListParagraph"/>
        <w:numPr>
          <w:ilvl w:val="0"/>
          <w:numId w:val="6"/>
        </w:numPr>
      </w:pPr>
      <w:r>
        <w:t>Koppelingen</w:t>
      </w:r>
    </w:p>
    <w:p w14:paraId="3B03CC28" w14:textId="77777777" w:rsidR="00C32C5E" w:rsidRDefault="00C32C5E" w:rsidP="00C32C5E">
      <w:pPr>
        <w:pStyle w:val="ListParagraph"/>
        <w:numPr>
          <w:ilvl w:val="1"/>
          <w:numId w:val="6"/>
        </w:numPr>
      </w:pPr>
      <w:r>
        <w:t>Deelnemer: Aankoop variabel pensioen</w:t>
      </w:r>
    </w:p>
    <w:p w14:paraId="39FC51BD" w14:textId="77777777" w:rsidR="00E702FC" w:rsidRDefault="00E702FC" w:rsidP="00E702FC">
      <w:pPr>
        <w:pStyle w:val="ListParagraph"/>
        <w:numPr>
          <w:ilvl w:val="0"/>
          <w:numId w:val="6"/>
        </w:numPr>
      </w:pPr>
      <w:r>
        <w:t>Speciale berekeningen</w:t>
      </w:r>
    </w:p>
    <w:p w14:paraId="53075DBA" w14:textId="0DCCC8B6" w:rsidR="000651DF" w:rsidRDefault="000651DF" w:rsidP="00E702FC">
      <w:pPr>
        <w:pStyle w:val="ListParagraph"/>
        <w:numPr>
          <w:ilvl w:val="1"/>
          <w:numId w:val="6"/>
        </w:numPr>
      </w:pPr>
      <w:r w:rsidRPr="000651DF">
        <w:t>rekUnitsDelta(rekFnd)</w:t>
      </w:r>
      <w:r>
        <w:t xml:space="preserve"> = -1 * </w:t>
      </w:r>
      <w:r w:rsidRPr="000651DF">
        <w:t>rekUnitsAantalVorig(rekFnd) * rekPrcVanWaarde</w:t>
      </w:r>
      <w:r>
        <w:t>Variabel</w:t>
      </w:r>
      <w:r w:rsidRPr="000651DF">
        <w:t>/100</w:t>
      </w:r>
    </w:p>
    <w:p w14:paraId="33E9DE16" w14:textId="573979ED" w:rsidR="00480824" w:rsidRDefault="00480824" w:rsidP="00E702FC">
      <w:pPr>
        <w:pStyle w:val="ListParagraph"/>
        <w:numPr>
          <w:ilvl w:val="1"/>
          <w:numId w:val="6"/>
        </w:numPr>
      </w:pPr>
      <w:r w:rsidRPr="00480824">
        <w:t>rekPrcVanWaardeVariabel</w:t>
      </w:r>
      <w:r>
        <w:t xml:space="preserve"> = </w:t>
      </w:r>
    </w:p>
    <w:p w14:paraId="1FD881AD" w14:textId="0F90751F" w:rsidR="00E702FC" w:rsidRDefault="00480824" w:rsidP="00480824">
      <w:pPr>
        <w:pStyle w:val="ListParagraph"/>
        <w:numPr>
          <w:ilvl w:val="2"/>
          <w:numId w:val="6"/>
        </w:numPr>
      </w:pPr>
      <w:r>
        <w:t>100 bij pensionering</w:t>
      </w:r>
    </w:p>
    <w:p w14:paraId="5F2808ED" w14:textId="419A0446" w:rsidR="00480824" w:rsidRDefault="00480824" w:rsidP="00480824">
      <w:pPr>
        <w:pStyle w:val="ListParagraph"/>
        <w:numPr>
          <w:ilvl w:val="2"/>
          <w:numId w:val="6"/>
        </w:numPr>
      </w:pPr>
      <w:r>
        <w:t>0 in het jaar voor pensionering (duration &lt; 1)</w:t>
      </w:r>
    </w:p>
    <w:p w14:paraId="1D5F9C1A" w14:textId="08B0BC65" w:rsidR="00480824" w:rsidRDefault="00480824" w:rsidP="00480824">
      <w:pPr>
        <w:pStyle w:val="ListParagraph"/>
        <w:numPr>
          <w:ilvl w:val="2"/>
          <w:numId w:val="6"/>
        </w:numPr>
      </w:pPr>
      <w:r w:rsidRPr="00480824">
        <w:t>(1/ (rekDurationJrn +1)) * 100</w:t>
      </w:r>
    </w:p>
    <w:p w14:paraId="0DC311D9" w14:textId="0733A87A" w:rsidR="00480824" w:rsidRDefault="00480824" w:rsidP="00E702FC">
      <w:pPr>
        <w:pStyle w:val="ListParagraph"/>
        <w:numPr>
          <w:ilvl w:val="1"/>
          <w:numId w:val="6"/>
        </w:numPr>
      </w:pPr>
      <w:r w:rsidRPr="00480824">
        <w:t>rekDuration</w:t>
      </w:r>
      <w:r>
        <w:t xml:space="preserve"> = </w:t>
      </w:r>
      <w:r w:rsidRPr="00480824">
        <w:t xml:space="preserve">duurTussen(versieDatumEdm, dlnKeuzePensioenDatum) </w:t>
      </w:r>
    </w:p>
    <w:p w14:paraId="4FF37E4C" w14:textId="6E2159AC" w:rsidR="00E702FC" w:rsidRPr="00C41772" w:rsidRDefault="00E702FC" w:rsidP="00E702FC">
      <w:pPr>
        <w:pStyle w:val="ListParagraph"/>
        <w:numPr>
          <w:ilvl w:val="0"/>
          <w:numId w:val="6"/>
        </w:numPr>
      </w:pPr>
      <w:r>
        <w:t>Bijzonderheden</w:t>
      </w:r>
      <w:r w:rsidR="00C31C67">
        <w:t xml:space="preserve"> </w:t>
      </w:r>
    </w:p>
    <w:p w14:paraId="338BD0F2" w14:textId="77777777" w:rsidR="00537622" w:rsidRDefault="00537622" w:rsidP="00537622">
      <w:pPr>
        <w:rPr>
          <w:ins w:id="5215" w:author="Flory Koole" w:date="2024-11-22T10:13:00Z" w16du:dateUtc="2024-11-22T09:13:00Z"/>
          <w:rFonts w:cs="Calibri"/>
          <w:lang w:eastAsia="en-US"/>
        </w:rPr>
      </w:pPr>
    </w:p>
    <w:p w14:paraId="6C98486F" w14:textId="77777777" w:rsidR="008A7D45" w:rsidRDefault="008A7D45" w:rsidP="00537622">
      <w:pPr>
        <w:rPr>
          <w:ins w:id="5216" w:author="Flory Koole" w:date="2024-10-15T18:01:00Z" w16du:dateUtc="2024-10-15T16:01:00Z"/>
          <w:rFonts w:cs="Calibri"/>
          <w:lang w:eastAsia="en-US"/>
        </w:rPr>
      </w:pPr>
    </w:p>
    <w:p w14:paraId="15DBA98F" w14:textId="77777777" w:rsidR="00537622" w:rsidRDefault="00537622" w:rsidP="00537622">
      <w:pPr>
        <w:pStyle w:val="Heading3"/>
        <w:rPr>
          <w:ins w:id="5217" w:author="Flory Koole" w:date="2024-10-15T18:01:00Z" w16du:dateUtc="2024-10-15T16:01:00Z"/>
          <w:lang w:eastAsia="en-US"/>
        </w:rPr>
      </w:pPr>
      <w:bookmarkStart w:id="5218" w:name="_Toc187312279"/>
      <w:bookmarkStart w:id="5219" w:name="_Toc234042948"/>
      <w:bookmarkStart w:id="5220" w:name="_Toc202940259"/>
      <w:ins w:id="5221" w:author="Flory Koole" w:date="2024-10-15T18:01:00Z">
        <w:r w:rsidRPr="2B26B8BC">
          <w:rPr>
            <w:lang w:eastAsia="en-US"/>
          </w:rPr>
          <w:t>Gebeurtenis Aankoop variabel pensioen</w:t>
        </w:r>
      </w:ins>
      <w:bookmarkEnd w:id="5218"/>
      <w:bookmarkEnd w:id="5219"/>
      <w:bookmarkEnd w:id="5220"/>
    </w:p>
    <w:p w14:paraId="27049E07" w14:textId="77777777" w:rsidR="00537622" w:rsidRDefault="00537622" w:rsidP="00537622">
      <w:pPr>
        <w:spacing w:line="240" w:lineRule="auto"/>
        <w:rPr>
          <w:ins w:id="5222" w:author="Flory Koole" w:date="2024-10-15T18:01:00Z" w16du:dateUtc="2024-10-15T16:01:00Z"/>
        </w:rPr>
      </w:pPr>
      <w:ins w:id="5223" w:author="Flory Koole" w:date="2024-10-15T18:01:00Z" w16du:dateUtc="2024-10-15T16:01:00Z">
        <w:r>
          <w:t>Relevante zaken m.b.t. deze gebeurtenis</w:t>
        </w:r>
      </w:ins>
    </w:p>
    <w:p w14:paraId="772F4C87" w14:textId="77777777" w:rsidR="00537622" w:rsidRDefault="00537622" w:rsidP="00537622">
      <w:pPr>
        <w:pStyle w:val="ListParagraph"/>
        <w:numPr>
          <w:ilvl w:val="0"/>
          <w:numId w:val="6"/>
        </w:numPr>
        <w:rPr>
          <w:ins w:id="5224" w:author="Flory Koole" w:date="2024-10-15T18:01:00Z" w16du:dateUtc="2024-10-15T16:01:00Z"/>
        </w:rPr>
      </w:pPr>
      <w:ins w:id="5225" w:author="Flory Koole" w:date="2024-10-15T18:01:00Z" w16du:dateUtc="2024-10-15T16:01:00Z">
        <w:r>
          <w:t>Afleidbaar of opdrachtvolgend: opdrachtvolgend / intern afleidbaar</w:t>
        </w:r>
      </w:ins>
    </w:p>
    <w:p w14:paraId="6C97DD03" w14:textId="77777777" w:rsidR="00537622" w:rsidRDefault="00537622" w:rsidP="00537622">
      <w:pPr>
        <w:pStyle w:val="ListParagraph"/>
        <w:numPr>
          <w:ilvl w:val="0"/>
          <w:numId w:val="6"/>
        </w:numPr>
        <w:rPr>
          <w:ins w:id="5226" w:author="Flory Koole" w:date="2024-10-15T18:01:00Z" w16du:dateUtc="2024-10-15T16:01:00Z"/>
        </w:rPr>
      </w:pPr>
      <w:ins w:id="5227" w:author="Flory Koole" w:date="2024-10-15T18:01:00Z" w16du:dateUtc="2024-10-15T16:01:00Z">
        <w:r>
          <w:t>Invoer en controles</w:t>
        </w:r>
      </w:ins>
    </w:p>
    <w:p w14:paraId="1906B39A" w14:textId="77777777" w:rsidR="00537622" w:rsidRDefault="00537622" w:rsidP="00537622">
      <w:pPr>
        <w:pStyle w:val="ListParagraph"/>
        <w:numPr>
          <w:ilvl w:val="0"/>
          <w:numId w:val="6"/>
        </w:numPr>
        <w:rPr>
          <w:ins w:id="5228" w:author="Flory Koole" w:date="2024-10-15T18:01:00Z" w16du:dateUtc="2024-10-15T16:01:00Z"/>
        </w:rPr>
      </w:pPr>
      <w:ins w:id="5229" w:author="Flory Koole" w:date="2024-10-15T18:01:00Z" w16du:dateUtc="2024-10-15T16:01:00Z">
        <w:r>
          <w:t>Overgangen in profielen</w:t>
        </w:r>
      </w:ins>
    </w:p>
    <w:p w14:paraId="3124E9FF" w14:textId="77777777" w:rsidR="00537622" w:rsidRDefault="00537622" w:rsidP="00537622">
      <w:pPr>
        <w:pStyle w:val="ListParagraph"/>
        <w:numPr>
          <w:ilvl w:val="1"/>
          <w:numId w:val="6"/>
        </w:numPr>
        <w:rPr>
          <w:ins w:id="5230" w:author="Flory Koole" w:date="2024-10-15T18:01:00Z" w16du:dateUtc="2024-10-15T16:01:00Z"/>
        </w:rPr>
      </w:pPr>
      <w:ins w:id="5231" w:author="Flory Koole" w:date="2024-10-15T18:01:00Z" w16du:dateUtc="2024-10-15T16:01:00Z">
        <w:r>
          <w:t>Geen</w:t>
        </w:r>
      </w:ins>
    </w:p>
    <w:p w14:paraId="7031A750" w14:textId="77777777" w:rsidR="00537622" w:rsidRDefault="00537622" w:rsidP="00537622">
      <w:pPr>
        <w:pStyle w:val="ListParagraph"/>
        <w:numPr>
          <w:ilvl w:val="0"/>
          <w:numId w:val="6"/>
        </w:numPr>
        <w:rPr>
          <w:ins w:id="5232" w:author="Flory Koole" w:date="2024-10-15T18:01:00Z" w16du:dateUtc="2024-10-15T16:01:00Z"/>
        </w:rPr>
      </w:pPr>
      <w:ins w:id="5233" w:author="Flory Koole" w:date="2024-10-15T18:01:00Z" w16du:dateUtc="2024-10-15T16:01:00Z">
        <w:r>
          <w:t>Koppelingen</w:t>
        </w:r>
      </w:ins>
    </w:p>
    <w:p w14:paraId="3BEC936F" w14:textId="77777777" w:rsidR="00537622" w:rsidRDefault="00537622" w:rsidP="00537622">
      <w:pPr>
        <w:pStyle w:val="ListParagraph"/>
        <w:numPr>
          <w:ilvl w:val="1"/>
          <w:numId w:val="6"/>
        </w:numPr>
        <w:rPr>
          <w:ins w:id="5234" w:author="Flory Koole" w:date="2024-10-15T18:01:00Z" w16du:dateUtc="2024-10-15T16:01:00Z"/>
        </w:rPr>
      </w:pPr>
      <w:ins w:id="5235" w:author="Flory Koole" w:date="2024-10-15T18:01:00Z" w16du:dateUtc="2024-10-15T16:01:00Z">
        <w:r>
          <w:t>Andere component</w:t>
        </w:r>
      </w:ins>
    </w:p>
    <w:p w14:paraId="7DE0EE66" w14:textId="77777777" w:rsidR="00537622" w:rsidRDefault="00537622" w:rsidP="00537622">
      <w:pPr>
        <w:pStyle w:val="ListParagraph"/>
        <w:numPr>
          <w:ilvl w:val="0"/>
          <w:numId w:val="6"/>
        </w:numPr>
        <w:rPr>
          <w:ins w:id="5236" w:author="Flory Koole" w:date="2024-10-15T18:01:00Z" w16du:dateUtc="2024-10-15T16:01:00Z"/>
        </w:rPr>
      </w:pPr>
      <w:ins w:id="5237" w:author="Flory Koole" w:date="2024-10-15T18:01:00Z" w16du:dateUtc="2024-10-15T16:01:00Z">
        <w:r>
          <w:t>Speciale berekeningen</w:t>
        </w:r>
      </w:ins>
    </w:p>
    <w:p w14:paraId="3926C088" w14:textId="77777777" w:rsidR="00537622" w:rsidRDefault="00537622" w:rsidP="00537622">
      <w:pPr>
        <w:pStyle w:val="ListParagraph"/>
        <w:numPr>
          <w:ilvl w:val="1"/>
          <w:numId w:val="6"/>
        </w:numPr>
        <w:rPr>
          <w:ins w:id="5238" w:author="Flory Koole" w:date="2024-10-15T18:01:00Z" w16du:dateUtc="2024-10-15T16:01:00Z"/>
        </w:rPr>
      </w:pPr>
      <w:ins w:id="5239" w:author="Flory Koole" w:date="2024-10-15T18:01:00Z" w16du:dateUtc="2024-10-15T16:01:00Z">
        <w:r w:rsidRPr="001D1E73">
          <w:t>dlnInkoopOpgebouwd</w:t>
        </w:r>
        <w:r>
          <w:t xml:space="preserve"> = </w:t>
        </w:r>
        <w:r w:rsidRPr="001D1E73">
          <w:t>dlnInkoopBedrag / dlnKpsVariabel</w:t>
        </w:r>
      </w:ins>
    </w:p>
    <w:p w14:paraId="1EB4F674" w14:textId="77777777" w:rsidR="00537622" w:rsidRDefault="00537622" w:rsidP="00537622">
      <w:pPr>
        <w:pStyle w:val="ListParagraph"/>
        <w:numPr>
          <w:ilvl w:val="1"/>
          <w:numId w:val="6"/>
        </w:numPr>
        <w:rPr>
          <w:ins w:id="5240" w:author="Flory Koole" w:date="2024-10-15T18:01:00Z" w16du:dateUtc="2024-10-15T16:01:00Z"/>
        </w:rPr>
      </w:pPr>
      <w:ins w:id="5241" w:author="Flory Koole" w:date="2024-10-15T18:01:00Z" w16du:dateUtc="2024-10-15T16:01:00Z">
        <w:r w:rsidRPr="001D1E73">
          <w:t>dlnInkoopBedrag</w:t>
        </w:r>
        <w:r>
          <w:t xml:space="preserve"> = </w:t>
        </w:r>
        <w:r w:rsidRPr="0075436D">
          <w:t>rekBrutoBedrag * (1 - admResAfslagRisicodelingPrc/100)</w:t>
        </w:r>
      </w:ins>
    </w:p>
    <w:p w14:paraId="2CD1DB56" w14:textId="77777777" w:rsidR="00537622" w:rsidRDefault="00537622" w:rsidP="00537622">
      <w:pPr>
        <w:pStyle w:val="ListParagraph"/>
        <w:numPr>
          <w:ilvl w:val="1"/>
          <w:numId w:val="6"/>
        </w:numPr>
        <w:rPr>
          <w:ins w:id="5242" w:author="Flory Koole" w:date="2024-10-15T18:01:00Z" w16du:dateUtc="2024-10-15T16:01:00Z"/>
        </w:rPr>
      </w:pPr>
      <w:ins w:id="5243" w:author="Flory Koole" w:date="2024-10-15T18:01:00Z" w16du:dateUtc="2024-10-15T16:01:00Z">
        <w:r w:rsidRPr="001D1E73">
          <w:t>dlnKpsVariabel</w:t>
        </w:r>
        <w:r>
          <w:t xml:space="preserve"> = </w:t>
        </w:r>
        <w:r w:rsidRPr="0075436D">
          <w:t>finKpsUni(</w:t>
        </w:r>
        <w:r>
          <w:t>L</w:t>
        </w:r>
        <w:r w:rsidRPr="0075436D">
          <w:t>OP</w:t>
        </w:r>
        <w:r>
          <w:t>F</w:t>
        </w:r>
        <w:r w:rsidRPr="0075436D">
          <w:t>) + dlnInkoopVerhoudingLOPLPP * finKpsUni(</w:t>
        </w:r>
        <w:r>
          <w:t>L</w:t>
        </w:r>
        <w:r w:rsidRPr="0075436D">
          <w:t>PP</w:t>
        </w:r>
        <w:r>
          <w:t>F</w:t>
        </w:r>
        <w:r w:rsidRPr="0075436D">
          <w:t>)</w:t>
        </w:r>
      </w:ins>
    </w:p>
    <w:p w14:paraId="09D84EDB" w14:textId="77777777" w:rsidR="00537622" w:rsidRPr="00C41772" w:rsidRDefault="00537622" w:rsidP="00537622">
      <w:pPr>
        <w:pStyle w:val="ListParagraph"/>
        <w:numPr>
          <w:ilvl w:val="0"/>
          <w:numId w:val="6"/>
        </w:numPr>
        <w:rPr>
          <w:ins w:id="5244" w:author="Flory Koole" w:date="2024-10-15T18:01:00Z" w16du:dateUtc="2024-10-15T16:01:00Z"/>
        </w:rPr>
      </w:pPr>
      <w:ins w:id="5245" w:author="Flory Koole" w:date="2024-10-15T18:01:00Z" w16du:dateUtc="2024-10-15T16:01:00Z">
        <w:r>
          <w:t xml:space="preserve">Bijzonderheden </w:t>
        </w:r>
      </w:ins>
    </w:p>
    <w:p w14:paraId="2F70494E" w14:textId="09E49CC3" w:rsidR="00E40161" w:rsidRDefault="00E40161">
      <w:pPr>
        <w:pStyle w:val="ListParagraph"/>
        <w:numPr>
          <w:ilvl w:val="1"/>
          <w:numId w:val="6"/>
        </w:numPr>
        <w:rPr>
          <w:ins w:id="5246" w:author="Flory Koole" w:date="2024-11-22T10:13:00Z" w16du:dateUtc="2024-11-22T09:13:00Z"/>
        </w:rPr>
        <w:pPrChange w:id="5247" w:author="Flory Koole" w:date="2024-11-22T10:13:00Z" w16du:dateUtc="2024-11-22T09:13:00Z">
          <w:pPr>
            <w:pStyle w:val="ListParagraph"/>
            <w:numPr>
              <w:ilvl w:val="2"/>
              <w:numId w:val="6"/>
            </w:numPr>
            <w:ind w:left="2160" w:hanging="360"/>
          </w:pPr>
        </w:pPrChange>
      </w:pPr>
      <w:ins w:id="5248" w:author="Flory Koole" w:date="2024-11-22T10:13:00Z" w16du:dateUtc="2024-11-22T09:13:00Z">
        <w:r w:rsidRPr="009E5983">
          <w:rPr>
            <w:color w:val="FF0000"/>
          </w:rPr>
          <w:t>let op</w:t>
        </w:r>
        <w:r>
          <w:t>: afslag RDR gaat er nu altijd af, wordt waarschijnlijk anders</w:t>
        </w:r>
        <w:r w:rsidR="002E5764">
          <w:t xml:space="preserve">. </w:t>
        </w:r>
        <w:r w:rsidR="004D43CA" w:rsidRPr="00FD1078">
          <w:rPr>
            <w:highlight w:val="yellow"/>
            <w:rPrChange w:id="5249" w:author="Flory Koole" w:date="2024-11-22T10:14:00Z" w16du:dateUtc="2024-11-22T09:14:00Z">
              <w:rPr/>
            </w:rPrChange>
          </w:rPr>
          <w:t>Vraag</w:t>
        </w:r>
      </w:ins>
      <w:ins w:id="5250" w:author="Flory Koole" w:date="2024-11-22T10:14:00Z" w16du:dateUtc="2024-11-22T09:14:00Z">
        <w:r w:rsidR="00FD1078">
          <w:t xml:space="preserve">: </w:t>
        </w:r>
        <w:r w:rsidR="0025150B">
          <w:t>Is dit nu definitie</w:t>
        </w:r>
        <w:r w:rsidR="008B26EE">
          <w:t>f en moet dit gepland</w:t>
        </w:r>
        <w:r w:rsidR="00591D9E">
          <w:t xml:space="preserve"> worden?</w:t>
        </w:r>
        <w:r w:rsidR="00AD57AD" w:rsidRPr="00AD57AD">
          <w:t xml:space="preserve"> </w:t>
        </w:r>
        <w:r w:rsidR="00FC3447">
          <w:t xml:space="preserve">Zo ja, </w:t>
        </w:r>
        <w:r w:rsidR="00AD57AD">
          <w:t>wat is hiervoor de US?</w:t>
        </w:r>
      </w:ins>
    </w:p>
    <w:p w14:paraId="4A55EE84" w14:textId="77777777" w:rsidR="00537622" w:rsidRDefault="00537622" w:rsidP="00537622">
      <w:pPr>
        <w:rPr>
          <w:ins w:id="5251" w:author="Flory Koole" w:date="2024-10-15T18:01:00Z" w16du:dateUtc="2024-10-15T16:01:00Z"/>
          <w:rFonts w:cs="Calibri"/>
          <w:lang w:eastAsia="en-US"/>
        </w:rPr>
      </w:pPr>
    </w:p>
    <w:p w14:paraId="5DAC1851" w14:textId="77777777" w:rsidR="00537622" w:rsidRDefault="00537622" w:rsidP="00537622">
      <w:pPr>
        <w:pStyle w:val="Heading3"/>
        <w:rPr>
          <w:ins w:id="5252" w:author="Flory Koole" w:date="2024-10-15T18:01:00Z" w16du:dateUtc="2024-10-15T16:01:00Z"/>
          <w:lang w:eastAsia="en-US"/>
        </w:rPr>
      </w:pPr>
      <w:bookmarkStart w:id="5253" w:name="_Toc187312280"/>
      <w:bookmarkStart w:id="5254" w:name="_Toc511381338"/>
      <w:bookmarkStart w:id="5255" w:name="_Toc900476215"/>
      <w:ins w:id="5256" w:author="Flory Koole" w:date="2024-10-15T18:01:00Z">
        <w:r w:rsidRPr="2B26B8BC">
          <w:rPr>
            <w:lang w:eastAsia="en-US"/>
          </w:rPr>
          <w:t>Gebeurtenis reserve: Fpr storting units</w:t>
        </w:r>
      </w:ins>
      <w:bookmarkEnd w:id="5253"/>
      <w:bookmarkEnd w:id="5254"/>
      <w:bookmarkEnd w:id="5255"/>
    </w:p>
    <w:p w14:paraId="2E2DB784" w14:textId="77777777" w:rsidR="00537622" w:rsidRDefault="00537622" w:rsidP="00537622">
      <w:pPr>
        <w:spacing w:line="240" w:lineRule="auto"/>
        <w:rPr>
          <w:ins w:id="5257" w:author="Flory Koole" w:date="2024-10-15T18:01:00Z" w16du:dateUtc="2024-10-15T16:01:00Z"/>
        </w:rPr>
      </w:pPr>
      <w:ins w:id="5258" w:author="Flory Koole" w:date="2024-10-15T18:01:00Z" w16du:dateUtc="2024-10-15T16:01:00Z">
        <w:r>
          <w:t>Relevante zaken m.b.t. deze gebeurtenis</w:t>
        </w:r>
      </w:ins>
    </w:p>
    <w:p w14:paraId="2AE5FF7F" w14:textId="4114E824" w:rsidR="00537622" w:rsidRDefault="00537622" w:rsidP="00537622">
      <w:pPr>
        <w:pStyle w:val="ListParagraph"/>
        <w:numPr>
          <w:ilvl w:val="0"/>
          <w:numId w:val="6"/>
        </w:numPr>
        <w:rPr>
          <w:ins w:id="5259" w:author="Flory Koole" w:date="2024-10-15T18:01:00Z" w16du:dateUtc="2024-10-15T16:01:00Z"/>
        </w:rPr>
      </w:pPr>
      <w:ins w:id="5260" w:author="Flory Koole" w:date="2024-10-15T18:01:00Z" w16du:dateUtc="2024-10-15T16:01:00Z">
        <w:r>
          <w:t xml:space="preserve">Afleidbaar of opdrachtvolgend: </w:t>
        </w:r>
      </w:ins>
      <w:ins w:id="5261" w:author="Flory Koole" w:date="2024-11-22T10:18:00Z" w16du:dateUtc="2024-11-22T09:18:00Z">
        <w:r w:rsidR="000C0D52">
          <w:t>o</w:t>
        </w:r>
        <w:r w:rsidR="006C6937">
          <w:t>pdrachtv</w:t>
        </w:r>
        <w:r w:rsidR="003823D7">
          <w:t xml:space="preserve">olgend </w:t>
        </w:r>
        <w:r w:rsidR="003823D7" w:rsidRPr="00E719B1">
          <w:rPr>
            <w:highlight w:val="yellow"/>
            <w:rPrChange w:id="5262" w:author="Flory Koole" w:date="2024-11-22T10:18:00Z" w16du:dateUtc="2024-11-22T09:18:00Z">
              <w:rPr/>
            </w:rPrChange>
          </w:rPr>
          <w:t>Roy</w:t>
        </w:r>
        <w:r w:rsidR="00E719B1" w:rsidRPr="00E719B1">
          <w:rPr>
            <w:highlight w:val="yellow"/>
            <w:rPrChange w:id="5263" w:author="Flory Koole" w:date="2024-11-22T10:18:00Z" w16du:dateUtc="2024-11-22T09:18:00Z">
              <w:rPr/>
            </w:rPrChange>
          </w:rPr>
          <w:t>?</w:t>
        </w:r>
      </w:ins>
    </w:p>
    <w:p w14:paraId="54877BFC" w14:textId="77777777" w:rsidR="00537622" w:rsidRDefault="00537622" w:rsidP="00537622">
      <w:pPr>
        <w:pStyle w:val="ListParagraph"/>
        <w:numPr>
          <w:ilvl w:val="0"/>
          <w:numId w:val="6"/>
        </w:numPr>
        <w:rPr>
          <w:ins w:id="5264" w:author="Flory Koole" w:date="2024-11-22T10:18:00Z" w16du:dateUtc="2024-11-22T09:18:00Z"/>
        </w:rPr>
      </w:pPr>
      <w:ins w:id="5265" w:author="Flory Koole" w:date="2024-10-15T18:01:00Z" w16du:dateUtc="2024-10-15T16:01:00Z">
        <w:r>
          <w:t>Invoer en controles</w:t>
        </w:r>
      </w:ins>
    </w:p>
    <w:p w14:paraId="3F5C2B21" w14:textId="549297B8" w:rsidR="00224941" w:rsidRDefault="00471EE4">
      <w:pPr>
        <w:pStyle w:val="ListParagraph"/>
        <w:numPr>
          <w:ilvl w:val="1"/>
          <w:numId w:val="6"/>
        </w:numPr>
        <w:rPr>
          <w:ins w:id="5266" w:author="Flory Koole" w:date="2024-10-15T18:01:00Z" w16du:dateUtc="2024-10-15T16:01:00Z"/>
        </w:rPr>
        <w:pPrChange w:id="5267" w:author="Flory Koole" w:date="2024-11-22T10:18:00Z" w16du:dateUtc="2024-11-22T09:18:00Z">
          <w:pPr>
            <w:pStyle w:val="ListParagraph"/>
            <w:numPr>
              <w:numId w:val="6"/>
            </w:numPr>
            <w:ind w:hanging="360"/>
          </w:pPr>
        </w:pPrChange>
      </w:pPr>
      <w:ins w:id="5268" w:author="Flory Koole" w:date="2024-11-22T10:21:00Z" w16du:dateUtc="2024-11-22T09:21:00Z">
        <w:r>
          <w:t xml:space="preserve">Wordt uitgevoerd bij de CVP reserve als </w:t>
        </w:r>
        <w:r w:rsidR="008414BF">
          <w:t xml:space="preserve">er </w:t>
        </w:r>
      </w:ins>
      <w:ins w:id="5269" w:author="Flory Koole" w:date="2024-11-22T10:22:00Z" w16du:dateUtc="2024-11-22T09:22:00Z">
        <w:r w:rsidR="006B3992">
          <w:t>u</w:t>
        </w:r>
        <w:r w:rsidR="00077B90">
          <w:t xml:space="preserve">nits vanuit </w:t>
        </w:r>
        <w:r w:rsidR="00E22456">
          <w:t>beleggings</w:t>
        </w:r>
        <w:r w:rsidR="005A1319">
          <w:t xml:space="preserve">rekeningen </w:t>
        </w:r>
        <w:r w:rsidR="00814C77">
          <w:t xml:space="preserve">zijn </w:t>
        </w:r>
        <w:r w:rsidR="003F4E8F">
          <w:t xml:space="preserve">overgeheveld </w:t>
        </w:r>
        <w:r w:rsidR="0060336C">
          <w:t>n</w:t>
        </w:r>
        <w:r w:rsidR="006E4DD5">
          <w:t>aar d</w:t>
        </w:r>
        <w:r w:rsidR="0037794D">
          <w:t>e CVP reserve</w:t>
        </w:r>
        <w:r w:rsidR="007065F7">
          <w:t xml:space="preserve"> </w:t>
        </w:r>
      </w:ins>
      <w:ins w:id="5270" w:author="Flory Koole" w:date="2024-11-22T10:23:00Z" w16du:dateUtc="2024-11-22T09:23:00Z">
        <w:r w:rsidR="00647EA9">
          <w:t xml:space="preserve">in ruil </w:t>
        </w:r>
      </w:ins>
      <w:ins w:id="5271" w:author="Flory Koole" w:date="2024-11-22T10:22:00Z" w16du:dateUtc="2024-11-22T09:22:00Z">
        <w:r w:rsidR="007065F7">
          <w:t xml:space="preserve">voor </w:t>
        </w:r>
        <w:r w:rsidR="00E37994">
          <w:t>CVP aansprake</w:t>
        </w:r>
        <w:r w:rsidR="00647EA9">
          <w:t>n</w:t>
        </w:r>
      </w:ins>
    </w:p>
    <w:p w14:paraId="6CAC4C02" w14:textId="77777777" w:rsidR="00537622" w:rsidRDefault="00537622" w:rsidP="00537622">
      <w:pPr>
        <w:pStyle w:val="ListParagraph"/>
        <w:numPr>
          <w:ilvl w:val="0"/>
          <w:numId w:val="6"/>
        </w:numPr>
        <w:rPr>
          <w:ins w:id="5272" w:author="Flory Koole" w:date="2024-10-15T18:01:00Z" w16du:dateUtc="2024-10-15T16:01:00Z"/>
        </w:rPr>
      </w:pPr>
      <w:ins w:id="5273" w:author="Flory Koole" w:date="2024-10-15T18:01:00Z" w16du:dateUtc="2024-10-15T16:01:00Z">
        <w:r>
          <w:t>Overgangen in profielen: n.v.t.</w:t>
        </w:r>
      </w:ins>
    </w:p>
    <w:p w14:paraId="28ECE449" w14:textId="77777777" w:rsidR="00537622" w:rsidRPr="0070769B" w:rsidRDefault="00537622" w:rsidP="00537622">
      <w:pPr>
        <w:pStyle w:val="ListParagraph"/>
        <w:numPr>
          <w:ilvl w:val="0"/>
          <w:numId w:val="6"/>
        </w:numPr>
        <w:rPr>
          <w:ins w:id="5274" w:author="Flory Koole" w:date="2024-10-15T18:01:00Z" w16du:dateUtc="2024-10-15T16:01:00Z"/>
        </w:rPr>
      </w:pPr>
      <w:ins w:id="5275" w:author="Flory Koole" w:date="2024-10-15T18:01:00Z" w16du:dateUtc="2024-10-15T16:01:00Z">
        <w:r>
          <w:t>Koppelingen</w:t>
        </w:r>
        <w:r w:rsidRPr="0070769B">
          <w:rPr>
            <w:rFonts w:cs="Calibri"/>
            <w:lang w:eastAsia="en-US"/>
          </w:rPr>
          <w:t xml:space="preserve"> </w:t>
        </w:r>
      </w:ins>
    </w:p>
    <w:p w14:paraId="22FE8C3A" w14:textId="77777777" w:rsidR="00537622" w:rsidRDefault="00537622" w:rsidP="00537622">
      <w:pPr>
        <w:pStyle w:val="ListParagraph"/>
        <w:numPr>
          <w:ilvl w:val="1"/>
          <w:numId w:val="6"/>
        </w:numPr>
        <w:rPr>
          <w:ins w:id="5276" w:author="Flory Koole" w:date="2024-10-15T18:01:00Z" w16du:dateUtc="2024-10-15T16:01:00Z"/>
        </w:rPr>
      </w:pPr>
      <w:ins w:id="5277" w:author="Flory Koole" w:date="2024-10-15T18:01:00Z" w16du:dateUtc="2024-10-15T16:01:00Z">
        <w:r>
          <w:rPr>
            <w:rFonts w:cs="Calibri"/>
            <w:lang w:eastAsia="en-US"/>
          </w:rPr>
          <w:t xml:space="preserve">als mandaat: </w:t>
        </w:r>
        <w:r w:rsidRPr="0079688D">
          <w:rPr>
            <w:rFonts w:cs="Calibri"/>
            <w:lang w:eastAsia="en-US"/>
          </w:rPr>
          <w:t>Cvp verkoop units</w:t>
        </w:r>
      </w:ins>
    </w:p>
    <w:p w14:paraId="1A566065" w14:textId="77777777" w:rsidR="00537622" w:rsidRDefault="00537622" w:rsidP="00537622">
      <w:pPr>
        <w:pStyle w:val="ListParagraph"/>
        <w:numPr>
          <w:ilvl w:val="0"/>
          <w:numId w:val="6"/>
        </w:numPr>
        <w:rPr>
          <w:ins w:id="5278" w:author="Flory Koole" w:date="2024-10-15T18:01:00Z" w16du:dateUtc="2024-10-15T16:01:00Z"/>
        </w:rPr>
      </w:pPr>
      <w:ins w:id="5279" w:author="Flory Koole" w:date="2024-10-15T18:01:00Z" w16du:dateUtc="2024-10-15T16:01:00Z">
        <w:r>
          <w:t>Speciale berekeningen</w:t>
        </w:r>
      </w:ins>
    </w:p>
    <w:p w14:paraId="7EBCB590" w14:textId="697A956C" w:rsidR="00537622" w:rsidRDefault="00B4567E" w:rsidP="00537622">
      <w:pPr>
        <w:pStyle w:val="ListParagraph"/>
        <w:numPr>
          <w:ilvl w:val="1"/>
          <w:numId w:val="6"/>
        </w:numPr>
        <w:rPr>
          <w:ins w:id="5280" w:author="Flory Koole" w:date="2024-10-15T18:01:00Z" w16du:dateUtc="2024-10-15T16:01:00Z"/>
        </w:rPr>
      </w:pPr>
      <w:ins w:id="5281" w:author="Flory Koole" w:date="2024-11-22T10:26:00Z" w16du:dateUtc="2024-11-22T09:26:00Z">
        <w:r>
          <w:t>G</w:t>
        </w:r>
        <w:r w:rsidR="00E517EF">
          <w:t>een</w:t>
        </w:r>
        <w:r>
          <w:t xml:space="preserve"> </w:t>
        </w:r>
      </w:ins>
    </w:p>
    <w:p w14:paraId="288E6254" w14:textId="77777777" w:rsidR="00537622" w:rsidRDefault="00537622" w:rsidP="00537622">
      <w:pPr>
        <w:pStyle w:val="ListParagraph"/>
        <w:numPr>
          <w:ilvl w:val="0"/>
          <w:numId w:val="6"/>
        </w:numPr>
        <w:rPr>
          <w:ins w:id="5282" w:author="Flory Koole" w:date="2024-11-22T10:21:00Z" w16du:dateUtc="2024-11-22T09:21:00Z"/>
        </w:rPr>
      </w:pPr>
      <w:ins w:id="5283" w:author="Flory Koole" w:date="2024-10-15T18:01:00Z" w16du:dateUtc="2024-10-15T16:01:00Z">
        <w:r>
          <w:t>Bijzonderheden</w:t>
        </w:r>
      </w:ins>
    </w:p>
    <w:p w14:paraId="416242A0" w14:textId="60B15EAA" w:rsidR="00053814" w:rsidRDefault="00A30A03">
      <w:pPr>
        <w:pStyle w:val="ListParagraph"/>
        <w:numPr>
          <w:ilvl w:val="1"/>
          <w:numId w:val="6"/>
        </w:numPr>
        <w:rPr>
          <w:ins w:id="5284" w:author="Flory Koole" w:date="2024-10-15T18:01:00Z" w16du:dateUtc="2024-10-15T16:01:00Z"/>
        </w:rPr>
        <w:pPrChange w:id="5285" w:author="Flory Koole" w:date="2024-11-22T10:21:00Z" w16du:dateUtc="2024-11-22T09:21:00Z">
          <w:pPr>
            <w:pStyle w:val="ListParagraph"/>
            <w:numPr>
              <w:numId w:val="6"/>
            </w:numPr>
            <w:ind w:hanging="360"/>
          </w:pPr>
        </w:pPrChange>
      </w:pPr>
      <w:ins w:id="5286" w:author="Flory Koole" w:date="2024-11-22T10:29:00Z" w16du:dateUtc="2024-11-22T09:29:00Z">
        <w:r>
          <w:t>Als de reserv</w:t>
        </w:r>
        <w:r w:rsidR="00C941CE">
          <w:t>e o</w:t>
        </w:r>
        <w:r w:rsidR="005F2DD3">
          <w:t xml:space="preserve">.b.v. units is, </w:t>
        </w:r>
        <w:r w:rsidR="009F5E6B">
          <w:t>dan wordt d</w:t>
        </w:r>
      </w:ins>
      <w:ins w:id="5287" w:author="Flory Koole" w:date="2024-11-22T10:21:00Z" w16du:dateUtc="2024-11-22T09:21:00Z">
        <w:r w:rsidR="00053814">
          <w:t>e</w:t>
        </w:r>
        <w:r w:rsidR="002C35EC">
          <w:t xml:space="preserve">ze </w:t>
        </w:r>
        <w:r w:rsidR="00C53DAB">
          <w:t xml:space="preserve">gebeurtenis </w:t>
        </w:r>
      </w:ins>
      <w:ins w:id="5288" w:author="Flory Koole" w:date="2024-11-22T10:28:00Z" w16du:dateUtc="2024-11-22T09:28:00Z">
        <w:r w:rsidR="00E32E67">
          <w:t xml:space="preserve">verwerkt </w:t>
        </w:r>
      </w:ins>
      <w:ins w:id="5289" w:author="Flory Koole" w:date="2024-11-22T10:29:00Z" w16du:dateUtc="2024-11-22T09:29:00Z">
        <w:r w:rsidR="00B23A4B">
          <w:t xml:space="preserve">op </w:t>
        </w:r>
        <w:r w:rsidR="00D37001">
          <w:t xml:space="preserve">dezelfde manier </w:t>
        </w:r>
        <w:r w:rsidR="0061448B">
          <w:t>als op een indivi</w:t>
        </w:r>
        <w:r w:rsidR="00D17F2E">
          <w:t>duele beleggin</w:t>
        </w:r>
        <w:r w:rsidR="00751C4D">
          <w:t>gsre</w:t>
        </w:r>
      </w:ins>
      <w:ins w:id="5290" w:author="Flory Koole" w:date="2024-11-22T10:30:00Z" w16du:dateUtc="2024-11-22T09:30:00Z">
        <w:r w:rsidR="00751C4D">
          <w:t>keni</w:t>
        </w:r>
        <w:r w:rsidR="00E1033C">
          <w:t xml:space="preserve">ng. Als </w:t>
        </w:r>
      </w:ins>
      <w:ins w:id="5291" w:author="Flory Koole" w:date="2024-11-22T14:34:00Z" w16du:dateUtc="2024-11-22T13:34:00Z">
        <w:r w:rsidR="002F1C5B">
          <w:t>d</w:t>
        </w:r>
        <w:r w:rsidR="00BA454A">
          <w:t>e CVP reserve</w:t>
        </w:r>
      </w:ins>
      <w:ins w:id="5292" w:author="Flory Koole" w:date="2024-11-22T14:35:00Z" w16du:dateUtc="2024-11-22T13:35:00Z">
        <w:r w:rsidR="00BA454A">
          <w:t xml:space="preserve"> o.b.v. </w:t>
        </w:r>
        <w:r w:rsidR="005014EB">
          <w:t>m</w:t>
        </w:r>
        <w:r w:rsidR="00BA454A">
          <w:t>andaat is, dan kan deze reserve geen</w:t>
        </w:r>
        <w:r w:rsidR="005014EB">
          <w:t xml:space="preserve"> units bevatten. De software van Qwik herkent dit en zal als gevolg daarvan </w:t>
        </w:r>
        <w:r w:rsidR="00931035">
          <w:t>m</w:t>
        </w:r>
      </w:ins>
      <w:ins w:id="5293" w:author="Flory Koole" w:date="2024-11-22T14:36:00Z" w16du:dateUtc="2024-11-22T13:36:00Z">
        <w:r w:rsidR="00931035">
          <w:t xml:space="preserve">eteen een verkoop units aanmaken. Dit mechanisme wordt gebruikt om de werking tussen geunitiseerde en </w:t>
        </w:r>
        <w:r w:rsidR="008C6CF9">
          <w:t xml:space="preserve">niet-geunitiseerde reserves hetzelfde te houden en de </w:t>
        </w:r>
      </w:ins>
      <w:ins w:id="5294" w:author="Flory Koole" w:date="2024-11-22T14:37:00Z" w16du:dateUtc="2024-11-22T13:37:00Z">
        <w:r w:rsidR="00BD09C4">
          <w:t>collectieve switch naar mandaat technisch te ondersteunen.</w:t>
        </w:r>
      </w:ins>
    </w:p>
    <w:p w14:paraId="795F04A8" w14:textId="009670D5" w:rsidR="00537622" w:rsidDel="001E0583" w:rsidRDefault="00537622" w:rsidP="00537622">
      <w:pPr>
        <w:rPr>
          <w:ins w:id="5295" w:author="Flory Koole" w:date="2024-10-15T18:01:00Z" w16du:dateUtc="2024-10-15T16:01:00Z"/>
          <w:del w:id="5296" w:author="Flory Koole" w:date="2024-10-15T18:05:00Z" w16du:dateUtc="2024-10-15T16:05:00Z"/>
          <w:rFonts w:cs="Calibri"/>
          <w:lang w:eastAsia="en-US"/>
        </w:rPr>
      </w:pPr>
    </w:p>
    <w:p w14:paraId="4D42A08F" w14:textId="77777777" w:rsidR="00537622" w:rsidRDefault="00537622" w:rsidP="00537622">
      <w:pPr>
        <w:rPr>
          <w:ins w:id="5297" w:author="Flory Koole" w:date="2024-10-15T18:01:00Z" w16du:dateUtc="2024-10-15T16:01:00Z"/>
          <w:rFonts w:cs="Calibri"/>
          <w:lang w:eastAsia="en-US"/>
        </w:rPr>
      </w:pPr>
    </w:p>
    <w:p w14:paraId="10166DC9" w14:textId="1EE9998D" w:rsidR="00537622" w:rsidRDefault="00537622" w:rsidP="00537622">
      <w:pPr>
        <w:pStyle w:val="Heading3"/>
        <w:rPr>
          <w:ins w:id="5298" w:author="Flory Koole" w:date="2024-10-15T18:01:00Z" w16du:dateUtc="2024-10-15T16:01:00Z"/>
          <w:lang w:eastAsia="en-US"/>
        </w:rPr>
      </w:pPr>
      <w:bookmarkStart w:id="5299" w:name="_Toc187312281"/>
      <w:bookmarkStart w:id="5300" w:name="_Toc89911207"/>
      <w:bookmarkStart w:id="5301" w:name="_Toc1658825851"/>
      <w:ins w:id="5302" w:author="Flory Koole" w:date="2024-10-15T18:01:00Z">
        <w:r w:rsidRPr="2B26B8BC">
          <w:rPr>
            <w:lang w:eastAsia="en-US"/>
          </w:rPr>
          <w:t>Gebeurtenis reserve: Cvp verkoop units</w:t>
        </w:r>
        <w:bookmarkEnd w:id="5299"/>
        <w:bookmarkEnd w:id="5300"/>
        <w:bookmarkEnd w:id="5301"/>
        <w:r w:rsidRPr="2B26B8BC">
          <w:rPr>
            <w:lang w:eastAsia="en-US"/>
          </w:rPr>
          <w:t xml:space="preserve"> </w:t>
        </w:r>
        <w:del w:id="5303" w:author="Flory Koole" w:date="2024-10-15T18:02:00Z">
          <w:r w:rsidRPr="2B26B8BC" w:rsidDel="00537622">
            <w:rPr>
              <w:lang w:eastAsia="en-US"/>
            </w:rPr>
            <w:delText>(</w:delText>
          </w:r>
          <w:r w:rsidRPr="2B26B8BC" w:rsidDel="00537622">
            <w:rPr>
              <w:color w:val="FF0000"/>
              <w:lang w:eastAsia="en-US"/>
            </w:rPr>
            <w:delText>onder constructie</w:delText>
          </w:r>
          <w:r w:rsidRPr="2B26B8BC" w:rsidDel="00537622">
            <w:rPr>
              <w:lang w:eastAsia="en-US"/>
            </w:rPr>
            <w:delText>)</w:delText>
          </w:r>
        </w:del>
      </w:ins>
    </w:p>
    <w:p w14:paraId="477E77B5" w14:textId="77777777" w:rsidR="00537622" w:rsidRDefault="00537622" w:rsidP="00537622">
      <w:pPr>
        <w:spacing w:line="240" w:lineRule="auto"/>
        <w:rPr>
          <w:ins w:id="5304" w:author="Flory Koole" w:date="2024-10-15T18:01:00Z" w16du:dateUtc="2024-10-15T16:01:00Z"/>
        </w:rPr>
      </w:pPr>
      <w:ins w:id="5305" w:author="Flory Koole" w:date="2024-10-15T18:01:00Z" w16du:dateUtc="2024-10-15T16:01:00Z">
        <w:r>
          <w:t>Relevante zaken m.b.t. deze gebeurtenis</w:t>
        </w:r>
      </w:ins>
    </w:p>
    <w:p w14:paraId="59C343BA" w14:textId="3B06FD3B" w:rsidR="00537622" w:rsidRDefault="00537622" w:rsidP="00537622">
      <w:pPr>
        <w:pStyle w:val="ListParagraph"/>
        <w:numPr>
          <w:ilvl w:val="0"/>
          <w:numId w:val="6"/>
        </w:numPr>
        <w:rPr>
          <w:ins w:id="5306" w:author="Flory Koole" w:date="2024-10-15T18:01:00Z" w16du:dateUtc="2024-10-15T16:01:00Z"/>
        </w:rPr>
      </w:pPr>
      <w:ins w:id="5307" w:author="Flory Koole" w:date="2024-10-15T18:01:00Z" w16du:dateUtc="2024-10-15T16:01:00Z">
        <w:r>
          <w:t xml:space="preserve">Afleidbaar of opdrachtvolgend: </w:t>
        </w:r>
      </w:ins>
      <w:ins w:id="5308" w:author="Flory Koole" w:date="2024-11-22T14:39:00Z" w16du:dateUtc="2024-11-22T13:39:00Z">
        <w:r w:rsidR="006E7B13">
          <w:t>aflei</w:t>
        </w:r>
        <w:r w:rsidR="002D6600">
          <w:t>dbaar intern</w:t>
        </w:r>
      </w:ins>
    </w:p>
    <w:p w14:paraId="330A22C5" w14:textId="77777777" w:rsidR="00537622" w:rsidRDefault="00537622" w:rsidP="00537622">
      <w:pPr>
        <w:pStyle w:val="ListParagraph"/>
        <w:numPr>
          <w:ilvl w:val="0"/>
          <w:numId w:val="6"/>
        </w:numPr>
        <w:rPr>
          <w:ins w:id="5309" w:author="Flory Koole" w:date="2024-11-22T14:41:00Z" w16du:dateUtc="2024-11-22T13:41:00Z"/>
        </w:rPr>
      </w:pPr>
      <w:ins w:id="5310" w:author="Flory Koole" w:date="2024-10-15T18:01:00Z" w16du:dateUtc="2024-10-15T16:01:00Z">
        <w:r>
          <w:t>Invoer en controles</w:t>
        </w:r>
      </w:ins>
    </w:p>
    <w:p w14:paraId="6C6D8735" w14:textId="2A10B7C8" w:rsidR="007B30A7" w:rsidRDefault="007B30A7">
      <w:pPr>
        <w:pStyle w:val="ListParagraph"/>
        <w:numPr>
          <w:ilvl w:val="1"/>
          <w:numId w:val="6"/>
        </w:numPr>
        <w:rPr>
          <w:ins w:id="5311" w:author="Flory Koole" w:date="2024-10-15T18:01:00Z" w16du:dateUtc="2024-10-15T16:01:00Z"/>
        </w:rPr>
        <w:pPrChange w:id="5312" w:author="Flory Koole" w:date="2024-11-22T14:41:00Z" w16du:dateUtc="2024-11-22T13:41:00Z">
          <w:pPr>
            <w:pStyle w:val="ListParagraph"/>
            <w:numPr>
              <w:numId w:val="6"/>
            </w:numPr>
            <w:ind w:hanging="360"/>
          </w:pPr>
        </w:pPrChange>
      </w:pPr>
      <w:ins w:id="5313" w:author="Flory Koole" w:date="2024-11-22T14:41:00Z" w16du:dateUtc="2024-11-22T13:41:00Z">
        <w:r>
          <w:t xml:space="preserve">Wordt uitgevoerd </w:t>
        </w:r>
      </w:ins>
      <w:ins w:id="5314" w:author="Flory Koole" w:date="2024-11-22T15:04:00Z" w16du:dateUtc="2024-11-22T14:04:00Z">
        <w:r w:rsidR="000F7D01">
          <w:t>a</w:t>
        </w:r>
        <w:r w:rsidR="00E5279B">
          <w:t xml:space="preserve">ls </w:t>
        </w:r>
        <w:r w:rsidR="00E5279B" w:rsidRPr="00E5279B">
          <w:t>resHeeftMandaat</w:t>
        </w:r>
      </w:ins>
    </w:p>
    <w:p w14:paraId="26E49E22" w14:textId="77777777" w:rsidR="00537622" w:rsidRDefault="00537622" w:rsidP="00537622">
      <w:pPr>
        <w:pStyle w:val="ListParagraph"/>
        <w:numPr>
          <w:ilvl w:val="0"/>
          <w:numId w:val="6"/>
        </w:numPr>
        <w:rPr>
          <w:ins w:id="5315" w:author="Flory Koole" w:date="2024-10-15T18:01:00Z" w16du:dateUtc="2024-10-15T16:01:00Z"/>
        </w:rPr>
      </w:pPr>
      <w:ins w:id="5316" w:author="Flory Koole" w:date="2024-10-15T18:01:00Z" w16du:dateUtc="2024-10-15T16:01:00Z">
        <w:r>
          <w:t>Overgangen in profielen: n.v.t.</w:t>
        </w:r>
      </w:ins>
    </w:p>
    <w:p w14:paraId="2B934B87" w14:textId="58498D4B" w:rsidR="00537622" w:rsidRPr="0070769B" w:rsidRDefault="00537622" w:rsidP="00537622">
      <w:pPr>
        <w:pStyle w:val="ListParagraph"/>
        <w:numPr>
          <w:ilvl w:val="0"/>
          <w:numId w:val="6"/>
        </w:numPr>
        <w:rPr>
          <w:ins w:id="5317" w:author="Flory Koole" w:date="2024-10-15T18:01:00Z" w16du:dateUtc="2024-10-15T16:01:00Z"/>
        </w:rPr>
      </w:pPr>
      <w:ins w:id="5318" w:author="Flory Koole" w:date="2024-10-15T18:01:00Z" w16du:dateUtc="2024-10-15T16:01:00Z">
        <w:r>
          <w:t>Koppelingen</w:t>
        </w:r>
        <w:r w:rsidRPr="0070769B">
          <w:rPr>
            <w:rFonts w:cs="Calibri"/>
            <w:lang w:eastAsia="en-US"/>
          </w:rPr>
          <w:t xml:space="preserve"> </w:t>
        </w:r>
      </w:ins>
      <w:ins w:id="5319" w:author="Flory Koole" w:date="2024-11-22T15:04:00Z" w16du:dateUtc="2024-11-22T14:04:00Z">
        <w:r w:rsidR="00E5279B">
          <w:rPr>
            <w:rFonts w:cs="Calibri"/>
            <w:lang w:eastAsia="en-US"/>
          </w:rPr>
          <w:t>: geen</w:t>
        </w:r>
      </w:ins>
    </w:p>
    <w:p w14:paraId="4CC55754" w14:textId="2AE7340B" w:rsidR="00537622" w:rsidRDefault="00537622" w:rsidP="00537622">
      <w:pPr>
        <w:pStyle w:val="ListParagraph"/>
        <w:numPr>
          <w:ilvl w:val="0"/>
          <w:numId w:val="6"/>
        </w:numPr>
        <w:rPr>
          <w:ins w:id="5320" w:author="Flory Koole" w:date="2024-11-22T15:05:00Z" w16du:dateUtc="2024-11-22T14:05:00Z"/>
        </w:rPr>
      </w:pPr>
      <w:ins w:id="5321" w:author="Flory Koole" w:date="2024-10-15T18:01:00Z" w16du:dateUtc="2024-10-15T16:01:00Z">
        <w:r>
          <w:t>Speciale berekeningen</w:t>
        </w:r>
      </w:ins>
      <w:ins w:id="5322" w:author="Flory Koole" w:date="2024-11-22T15:04:00Z" w16du:dateUtc="2024-11-22T14:04:00Z">
        <w:r w:rsidR="00E5279B">
          <w:t>: geen</w:t>
        </w:r>
      </w:ins>
    </w:p>
    <w:p w14:paraId="46011E39" w14:textId="24080672" w:rsidR="001F571E" w:rsidRDefault="007014FE" w:rsidP="00537622">
      <w:pPr>
        <w:pStyle w:val="ListParagraph"/>
        <w:numPr>
          <w:ilvl w:val="0"/>
          <w:numId w:val="6"/>
        </w:numPr>
        <w:rPr>
          <w:ins w:id="5323" w:author="Flory Koole" w:date="2024-11-22T15:05:00Z" w16du:dateUtc="2024-11-22T14:05:00Z"/>
        </w:rPr>
      </w:pPr>
      <w:ins w:id="5324" w:author="Flory Koole" w:date="2024-11-22T15:05:00Z" w16du:dateUtc="2024-11-22T14:05:00Z">
        <w:r>
          <w:t>Bijz</w:t>
        </w:r>
      </w:ins>
      <w:ins w:id="5325" w:author="Flory Koole" w:date="2024-11-22T15:06:00Z" w16du:dateUtc="2024-11-22T14:06:00Z">
        <w:r w:rsidR="002371AD">
          <w:t>onderheden</w:t>
        </w:r>
      </w:ins>
    </w:p>
    <w:p w14:paraId="03CB2928" w14:textId="5E07FAE1" w:rsidR="007014FE" w:rsidRDefault="007014FE">
      <w:pPr>
        <w:pStyle w:val="ListParagraph"/>
        <w:numPr>
          <w:ilvl w:val="1"/>
          <w:numId w:val="6"/>
        </w:numPr>
        <w:rPr>
          <w:ins w:id="5326" w:author="Flory Koole" w:date="2024-10-15T18:01:00Z" w16du:dateUtc="2024-10-15T16:01:00Z"/>
        </w:rPr>
        <w:pPrChange w:id="5327" w:author="Flory Koole" w:date="2024-11-22T15:06:00Z" w16du:dateUtc="2024-11-22T14:06:00Z">
          <w:pPr>
            <w:pStyle w:val="ListParagraph"/>
            <w:numPr>
              <w:numId w:val="6"/>
            </w:numPr>
            <w:ind w:hanging="360"/>
          </w:pPr>
        </w:pPrChange>
      </w:pPr>
      <w:ins w:id="5328" w:author="Flory Koole" w:date="2024-11-22T15:06:00Z" w16du:dateUtc="2024-11-22T14:06:00Z">
        <w:r>
          <w:t>Hierna zijn de units weg en is</w:t>
        </w:r>
        <w:r w:rsidR="002371AD">
          <w:t xml:space="preserve"> de reserve weer volledig geld</w:t>
        </w:r>
      </w:ins>
    </w:p>
    <w:p w14:paraId="1BF64A4B" w14:textId="62B632AD" w:rsidR="00537622" w:rsidDel="00E00C44" w:rsidRDefault="00537622">
      <w:pPr>
        <w:rPr>
          <w:del w:id="5329" w:author="Flory Koole" w:date="2024-10-15T18:05:00Z" w16du:dateUtc="2024-10-15T16:05:00Z"/>
        </w:rPr>
        <w:pPrChange w:id="5330" w:author="Flory Koole" w:date="2024-11-22T15:06:00Z" w16du:dateUtc="2024-11-22T14:06:00Z">
          <w:pPr>
            <w:pStyle w:val="ListParagraph"/>
            <w:numPr>
              <w:numId w:val="6"/>
            </w:numPr>
            <w:ind w:hanging="360"/>
          </w:pPr>
        </w:pPrChange>
      </w:pPr>
    </w:p>
    <w:p w14:paraId="528CD857" w14:textId="0FF13070" w:rsidR="00537622" w:rsidDel="001F571E" w:rsidRDefault="00537622">
      <w:pPr>
        <w:rPr>
          <w:del w:id="5331" w:author="Flory Koole" w:date="2024-10-15T18:05:00Z" w16du:dateUtc="2024-10-15T16:05:00Z"/>
        </w:rPr>
        <w:pPrChange w:id="5332" w:author="Flory Koole" w:date="2024-11-22T15:06:00Z" w16du:dateUtc="2024-11-22T14:06:00Z">
          <w:pPr>
            <w:pStyle w:val="ListParagraph"/>
          </w:pPr>
        </w:pPrChange>
      </w:pPr>
    </w:p>
    <w:p w14:paraId="4EE9974E" w14:textId="30E4C6D8" w:rsidR="003F7EBD" w:rsidDel="002371AD" w:rsidRDefault="003F7EBD" w:rsidP="002371AD">
      <w:pPr>
        <w:rPr>
          <w:del w:id="5333" w:author="Flory Koole" w:date="2024-11-22T15:06:00Z" w16du:dateUtc="2024-11-22T14:06:00Z"/>
        </w:rPr>
      </w:pPr>
    </w:p>
    <w:p w14:paraId="69080366" w14:textId="77777777" w:rsidR="004C5DFD" w:rsidRDefault="004C5DFD" w:rsidP="003F7EBD">
      <w:pPr>
        <w:rPr>
          <w:rFonts w:cs="Calibri"/>
          <w:lang w:eastAsia="en-US"/>
        </w:rPr>
      </w:pPr>
    </w:p>
    <w:p w14:paraId="725E7DAC" w14:textId="77777777" w:rsidR="003F7EBD" w:rsidRDefault="003F7EBD" w:rsidP="003F7EBD">
      <w:pPr>
        <w:pStyle w:val="Heading3"/>
        <w:rPr>
          <w:lang w:eastAsia="en-US"/>
        </w:rPr>
      </w:pPr>
      <w:bookmarkStart w:id="5334" w:name="_Toc187312282"/>
      <w:bookmarkStart w:id="5335" w:name="_Toc36529565"/>
      <w:bookmarkStart w:id="5336" w:name="_Toc18004548"/>
      <w:r w:rsidRPr="2B26B8BC">
        <w:rPr>
          <w:lang w:eastAsia="en-US"/>
        </w:rPr>
        <w:t>Als geen switch naar CVP mandaat: Verkoop variabel pensioen (bedrag gericht)</w:t>
      </w:r>
      <w:bookmarkEnd w:id="5334"/>
      <w:bookmarkEnd w:id="5335"/>
      <w:bookmarkEnd w:id="5336"/>
    </w:p>
    <w:p w14:paraId="113531FF" w14:textId="77777777" w:rsidR="004D3B46" w:rsidRPr="008C2360" w:rsidRDefault="004D3B46" w:rsidP="004D3B46">
      <w:pPr>
        <w:rPr>
          <w:ins w:id="5337" w:author="Flory Koole" w:date="2024-10-15T18:02:00Z" w16du:dateUtc="2024-10-15T16:02:00Z"/>
          <w:rFonts w:cs="Calibri"/>
          <w:i/>
          <w:iCs/>
          <w:color w:val="FF0000"/>
          <w:lang w:eastAsia="en-US"/>
        </w:rPr>
      </w:pPr>
      <w:ins w:id="5338" w:author="Flory Koole" w:date="2024-10-15T18:02:00Z" w16du:dateUtc="2024-10-15T16:02:00Z">
        <w:r w:rsidRPr="008C2360">
          <w:rPr>
            <w:rFonts w:cs="Calibri"/>
            <w:i/>
            <w:iCs/>
            <w:color w:val="FF0000"/>
            <w:lang w:eastAsia="en-US"/>
          </w:rPr>
          <w:t>Onder constructie analyse</w:t>
        </w:r>
      </w:ins>
    </w:p>
    <w:p w14:paraId="27839D1A" w14:textId="77777777" w:rsidR="00235233" w:rsidRPr="00235233" w:rsidRDefault="00235233">
      <w:pPr>
        <w:spacing w:before="0" w:after="0" w:line="240" w:lineRule="auto"/>
        <w:rPr>
          <w:ins w:id="5339" w:author="Flory Koole" w:date="2025-04-08T08:50:00Z"/>
          <w:rFonts w:cs="Calibri"/>
          <w:b/>
          <w:bCs/>
        </w:rPr>
        <w:pPrChange w:id="5340" w:author="Flory Koole" w:date="2025-04-08T08:51:00Z" w16du:dateUtc="2025-04-08T06:51:00Z">
          <w:pPr/>
        </w:pPrChange>
      </w:pPr>
      <w:ins w:id="5341" w:author="Flory Koole" w:date="2025-04-08T08:50:00Z">
        <w:r w:rsidRPr="00235233">
          <w:rPr>
            <w:rFonts w:cs="Calibri"/>
            <w:b/>
            <w:bCs/>
          </w:rPr>
          <w:t>4055330 Inkoop CVP begin januari in geld</w:t>
        </w:r>
      </w:ins>
    </w:p>
    <w:p w14:paraId="7F2EC249" w14:textId="77777777" w:rsidR="00235233" w:rsidRPr="00235233" w:rsidRDefault="00235233">
      <w:pPr>
        <w:numPr>
          <w:ilvl w:val="0"/>
          <w:numId w:val="50"/>
        </w:numPr>
        <w:spacing w:before="0" w:after="0" w:line="240" w:lineRule="auto"/>
        <w:rPr>
          <w:ins w:id="5342" w:author="Flory Koole" w:date="2025-04-08T08:50:00Z"/>
          <w:rFonts w:cs="Calibri"/>
        </w:rPr>
        <w:pPrChange w:id="5343" w:author="Flory Koole" w:date="2025-04-08T08:51:00Z" w16du:dateUtc="2025-04-08T06:51:00Z">
          <w:pPr>
            <w:numPr>
              <w:numId w:val="50"/>
            </w:numPr>
            <w:ind w:left="360" w:hanging="360"/>
          </w:pPr>
        </w:pPrChange>
      </w:pPr>
      <w:ins w:id="5344" w:author="Flory Koole" w:date="2025-04-08T08:50:00Z">
        <w:r w:rsidRPr="00235233">
          <w:rPr>
            <w:rFonts w:cs="Calibri"/>
          </w:rPr>
          <w:t>Met de bestaande /api/v1/data/batch/reserve/allocatieunits wordt aan het begin van het jaar een bedrag van de beleggingsrekeningen van de betreffende deelnemers onttrokken i.p.v. units voor de aankoop van CVP</w:t>
        </w:r>
      </w:ins>
    </w:p>
    <w:p w14:paraId="3FE0748A" w14:textId="77777777" w:rsidR="00235233" w:rsidRPr="00235233" w:rsidRDefault="00235233">
      <w:pPr>
        <w:numPr>
          <w:ilvl w:val="1"/>
          <w:numId w:val="50"/>
        </w:numPr>
        <w:spacing w:before="0" w:after="0" w:line="240" w:lineRule="auto"/>
        <w:rPr>
          <w:ins w:id="5345" w:author="Flory Koole" w:date="2025-04-08T08:50:00Z"/>
          <w:rFonts w:cs="Calibri"/>
        </w:rPr>
        <w:pPrChange w:id="5346" w:author="Flory Koole" w:date="2025-04-08T08:51:00Z" w16du:dateUtc="2025-04-08T06:51:00Z">
          <w:pPr>
            <w:numPr>
              <w:ilvl w:val="1"/>
              <w:numId w:val="50"/>
            </w:numPr>
            <w:ind w:left="1080" w:hanging="360"/>
          </w:pPr>
        </w:pPrChange>
      </w:pPr>
      <w:ins w:id="5347" w:author="Flory Koole" w:date="2025-04-08T08:50:00Z">
        <w:r w:rsidRPr="00235233">
          <w:rPr>
            <w:rFonts w:cs="Calibri"/>
          </w:rPr>
          <w:t>4197656 Systeemtest vervolggebeurtenissen</w:t>
        </w:r>
      </w:ins>
    </w:p>
    <w:p w14:paraId="20E39C17" w14:textId="77777777" w:rsidR="00235233" w:rsidRPr="00235233" w:rsidRDefault="00235233">
      <w:pPr>
        <w:numPr>
          <w:ilvl w:val="0"/>
          <w:numId w:val="50"/>
        </w:numPr>
        <w:spacing w:before="0" w:after="0" w:line="240" w:lineRule="auto"/>
        <w:rPr>
          <w:ins w:id="5348" w:author="Flory Koole" w:date="2025-04-08T08:50:00Z"/>
          <w:rFonts w:cs="Calibri"/>
        </w:rPr>
        <w:pPrChange w:id="5349" w:author="Flory Koole" w:date="2025-04-08T08:51:00Z" w16du:dateUtc="2025-04-08T06:51:00Z">
          <w:pPr>
            <w:numPr>
              <w:numId w:val="50"/>
            </w:numPr>
            <w:ind w:left="360" w:hanging="360"/>
          </w:pPr>
        </w:pPrChange>
      </w:pPr>
      <w:ins w:id="5350" w:author="Flory Koole" w:date="2025-04-08T08:50:00Z">
        <w:r w:rsidRPr="00235233">
          <w:rPr>
            <w:rFonts w:cs="Calibri"/>
          </w:rPr>
          <w:t>In de overige maanden wordt met deze api units onttrokken voor de aankoop van CVP vlak voor pensionering</w:t>
        </w:r>
      </w:ins>
    </w:p>
    <w:p w14:paraId="56E7DC8B" w14:textId="77777777" w:rsidR="00235233" w:rsidRPr="00235233" w:rsidRDefault="00235233">
      <w:pPr>
        <w:numPr>
          <w:ilvl w:val="1"/>
          <w:numId w:val="50"/>
        </w:numPr>
        <w:spacing w:before="0" w:after="0" w:line="240" w:lineRule="auto"/>
        <w:rPr>
          <w:ins w:id="5351" w:author="Flory Koole" w:date="2025-04-08T08:50:00Z"/>
          <w:rFonts w:cs="Calibri"/>
        </w:rPr>
        <w:pPrChange w:id="5352" w:author="Flory Koole" w:date="2025-04-08T08:51:00Z" w16du:dateUtc="2025-04-08T06:51:00Z">
          <w:pPr>
            <w:numPr>
              <w:ilvl w:val="1"/>
              <w:numId w:val="50"/>
            </w:numPr>
            <w:ind w:left="1080" w:hanging="360"/>
          </w:pPr>
        </w:pPrChange>
      </w:pPr>
      <w:ins w:id="5353" w:author="Flory Koole" w:date="2025-04-08T08:50:00Z">
        <w:r w:rsidRPr="00235233">
          <w:rPr>
            <w:rFonts w:cs="Calibri"/>
          </w:rPr>
          <w:t>4197907 Laatste CVP inkoop in de maand voor pensionering</w:t>
        </w:r>
      </w:ins>
    </w:p>
    <w:p w14:paraId="54DB4109" w14:textId="77777777" w:rsidR="00482272" w:rsidRDefault="00482272">
      <w:pPr>
        <w:spacing w:before="0" w:after="0" w:line="240" w:lineRule="auto"/>
        <w:rPr>
          <w:ins w:id="5354" w:author="Flory Koole" w:date="2024-10-15T17:59:00Z" w16du:dateUtc="2024-10-15T15:59:00Z"/>
          <w:rFonts w:cs="Calibri"/>
        </w:rPr>
        <w:pPrChange w:id="5355" w:author="Flory Koole" w:date="2025-04-08T08:51:00Z" w16du:dateUtc="2025-04-08T06:51:00Z">
          <w:pPr/>
        </w:pPrChange>
      </w:pPr>
    </w:p>
    <w:p w14:paraId="7A5AC790" w14:textId="77777777" w:rsidR="00482272" w:rsidRDefault="00482272" w:rsidP="00482272">
      <w:pPr>
        <w:rPr>
          <w:ins w:id="5356" w:author="Flory Koole" w:date="2024-10-15T17:59:00Z" w16du:dateUtc="2024-10-15T15:59:00Z"/>
          <w:rFonts w:cs="Calibri"/>
        </w:rPr>
      </w:pPr>
      <w:ins w:id="5357" w:author="Flory Koole" w:date="2024-10-15T17:59:00Z" w16du:dateUtc="2024-10-15T15:59:00Z">
        <w:r>
          <w:rPr>
            <w:rFonts w:cs="Calibri"/>
          </w:rPr>
          <w:t xml:space="preserve">Een alternatief is de inkopen vóór pensionering bedrag-gericht maken, wat niet leidt tot een ondeelbaar moment in de administratie: er ontstaat een situatie dat de deelnemer al (extra) pensioenaanspraken heeft en ook nog units. Om goede werking van andere (STP) processen te kunnen garanderen, moeten in dit geval alle andere processen on hold moeten zolang de bijbehorende order nog niet is verwerkt (1x per jaar een paar dagen). </w:t>
        </w:r>
      </w:ins>
    </w:p>
    <w:p w14:paraId="07A6E297" w14:textId="77777777" w:rsidR="00482272" w:rsidRDefault="00482272" w:rsidP="00482272">
      <w:pPr>
        <w:rPr>
          <w:ins w:id="5358" w:author="Flory Koole" w:date="2024-10-15T17:59:00Z" w16du:dateUtc="2024-10-15T15:59:00Z"/>
          <w:rFonts w:cs="Calibri"/>
        </w:rPr>
      </w:pPr>
      <w:ins w:id="5359" w:author="Flory Koole" w:date="2024-10-15T17:59:00Z" w16du:dateUtc="2024-10-15T15:59:00Z">
        <w:r>
          <w:rPr>
            <w:rFonts w:cs="Calibri"/>
          </w:rPr>
          <w:t>De laatste inkoop bij pensionering moet altijd met een switch, omdat dat de enige manier is om een complete sell te realiseren.</w:t>
        </w:r>
      </w:ins>
    </w:p>
    <w:p w14:paraId="2E0836BB" w14:textId="57D102A2" w:rsidR="003F7EBD" w:rsidRPr="008C2360" w:rsidDel="004D3B46" w:rsidRDefault="003F7EBD" w:rsidP="003F7EBD">
      <w:pPr>
        <w:rPr>
          <w:del w:id="5360" w:author="Flory Koole" w:date="2024-10-15T18:02:00Z" w16du:dateUtc="2024-10-15T16:02:00Z"/>
          <w:rFonts w:cs="Calibri"/>
          <w:i/>
          <w:iCs/>
          <w:color w:val="FF0000"/>
          <w:lang w:eastAsia="en-US"/>
        </w:rPr>
      </w:pPr>
      <w:del w:id="5361" w:author="Flory Koole" w:date="2024-10-15T18:02:00Z" w16du:dateUtc="2024-10-15T16:02:00Z">
        <w:r w:rsidRPr="008C2360" w:rsidDel="004D3B46">
          <w:rPr>
            <w:rFonts w:cs="Calibri"/>
            <w:i/>
            <w:iCs/>
            <w:color w:val="FF0000"/>
            <w:lang w:eastAsia="en-US"/>
          </w:rPr>
          <w:delText>Onder constructie analyse</w:delText>
        </w:r>
      </w:del>
    </w:p>
    <w:p w14:paraId="3218CE84" w14:textId="77777777" w:rsidR="003A75AE" w:rsidRDefault="003A75AE" w:rsidP="00E702FC">
      <w:pPr>
        <w:spacing w:line="240" w:lineRule="auto"/>
      </w:pPr>
    </w:p>
    <w:p w14:paraId="5C9AE060" w14:textId="7CD92978" w:rsidR="00E702FC" w:rsidRDefault="00E702FC" w:rsidP="00E702FC">
      <w:pPr>
        <w:spacing w:line="240" w:lineRule="auto"/>
      </w:pPr>
      <w:r>
        <w:t>Relevante zaken m.b.t. deze gebeurtenis</w:t>
      </w:r>
    </w:p>
    <w:p w14:paraId="3C9EBA03" w14:textId="77777777" w:rsidR="00E702FC" w:rsidRDefault="00E702FC" w:rsidP="00E702FC">
      <w:pPr>
        <w:pStyle w:val="ListParagraph"/>
        <w:numPr>
          <w:ilvl w:val="0"/>
          <w:numId w:val="6"/>
        </w:numPr>
      </w:pPr>
      <w:r>
        <w:t>Afleidbaar of opdrachtvolgend: opdrachtvolgend</w:t>
      </w:r>
    </w:p>
    <w:p w14:paraId="3052D796" w14:textId="77777777" w:rsidR="00E702FC" w:rsidRDefault="00E702FC" w:rsidP="00E702FC">
      <w:pPr>
        <w:pStyle w:val="ListParagraph"/>
        <w:numPr>
          <w:ilvl w:val="0"/>
          <w:numId w:val="6"/>
        </w:numPr>
      </w:pPr>
      <w:r>
        <w:t>Invoer en controles</w:t>
      </w:r>
    </w:p>
    <w:p w14:paraId="201A79CB" w14:textId="0AAFF435" w:rsidR="003A75AE" w:rsidRDefault="003A75AE" w:rsidP="003A75AE">
      <w:pPr>
        <w:pStyle w:val="ListParagraph"/>
        <w:numPr>
          <w:ilvl w:val="1"/>
          <w:numId w:val="6"/>
        </w:numPr>
      </w:pPr>
      <w:r>
        <w:t>Gebeurtenis alleen uitvoeren in januari als het niet de maand van/voor pensionering is (dan namelijk altijd unit gericht i.v.m. complete sell)</w:t>
      </w:r>
    </w:p>
    <w:p w14:paraId="75256ECE" w14:textId="4262753C" w:rsidR="00E702FC" w:rsidRDefault="00E702FC" w:rsidP="00E702FC">
      <w:pPr>
        <w:pStyle w:val="ListParagraph"/>
        <w:numPr>
          <w:ilvl w:val="0"/>
          <w:numId w:val="6"/>
        </w:numPr>
      </w:pPr>
      <w:r>
        <w:t>Overgangen in profielen</w:t>
      </w:r>
      <w:r w:rsidR="00C32C5E">
        <w:t>: n.v.t.</w:t>
      </w:r>
    </w:p>
    <w:p w14:paraId="28E8D274" w14:textId="77777777" w:rsidR="00E702FC" w:rsidRDefault="00E702FC" w:rsidP="00E702FC">
      <w:pPr>
        <w:pStyle w:val="ListParagraph"/>
        <w:numPr>
          <w:ilvl w:val="0"/>
          <w:numId w:val="6"/>
        </w:numPr>
      </w:pPr>
      <w:r>
        <w:t>Koppelingen</w:t>
      </w:r>
    </w:p>
    <w:p w14:paraId="06DE7EB7" w14:textId="499D7DED" w:rsidR="00E702FC" w:rsidRDefault="00C32C5E" w:rsidP="00E702FC">
      <w:pPr>
        <w:pStyle w:val="ListParagraph"/>
        <w:numPr>
          <w:ilvl w:val="1"/>
          <w:numId w:val="6"/>
        </w:numPr>
      </w:pPr>
      <w:r>
        <w:t>Deelnemer: Aankoop variabel pensioen</w:t>
      </w:r>
    </w:p>
    <w:p w14:paraId="20AFEC67" w14:textId="77777777" w:rsidR="00E702FC" w:rsidRDefault="00E702FC" w:rsidP="00E702FC">
      <w:pPr>
        <w:pStyle w:val="ListParagraph"/>
        <w:numPr>
          <w:ilvl w:val="0"/>
          <w:numId w:val="6"/>
        </w:numPr>
      </w:pPr>
      <w:r>
        <w:t>Speciale berekeningen</w:t>
      </w:r>
    </w:p>
    <w:p w14:paraId="180CEE8E" w14:textId="20F43EC7" w:rsidR="00E702FC" w:rsidRDefault="00E702FC" w:rsidP="00E702FC">
      <w:pPr>
        <w:pStyle w:val="ListParagraph"/>
        <w:numPr>
          <w:ilvl w:val="1"/>
          <w:numId w:val="6"/>
        </w:numPr>
      </w:pPr>
    </w:p>
    <w:p w14:paraId="43288DD6" w14:textId="107A0B21" w:rsidR="00E702FC" w:rsidRPr="00C41772" w:rsidRDefault="00E702FC" w:rsidP="00E702FC">
      <w:pPr>
        <w:pStyle w:val="ListParagraph"/>
        <w:numPr>
          <w:ilvl w:val="0"/>
          <w:numId w:val="6"/>
        </w:numPr>
      </w:pPr>
      <w:r>
        <w:t>Bijzonderheden</w:t>
      </w:r>
      <w:r w:rsidR="00C31C67">
        <w:t xml:space="preserve"> </w:t>
      </w:r>
    </w:p>
    <w:p w14:paraId="36CB6F18" w14:textId="115F2E7C" w:rsidR="00C900FE" w:rsidRDefault="00C900FE" w:rsidP="00233F87">
      <w:pPr>
        <w:rPr>
          <w:ins w:id="5362" w:author="Flory Koole" w:date="2024-10-15T18:04:00Z" w16du:dateUtc="2024-10-15T16:04:00Z"/>
          <w:rFonts w:cs="Calibri"/>
          <w:lang w:eastAsia="en-US"/>
        </w:rPr>
      </w:pPr>
    </w:p>
    <w:p w14:paraId="59341174" w14:textId="77777777" w:rsidR="00254E94" w:rsidRDefault="00254E94" w:rsidP="00254E94">
      <w:pPr>
        <w:rPr>
          <w:ins w:id="5363" w:author="Flory Koole" w:date="2024-10-15T18:04:00Z" w16du:dateUtc="2024-10-15T16:04:00Z"/>
          <w:rFonts w:cs="Calibri"/>
          <w:lang w:eastAsia="en-US"/>
        </w:rPr>
      </w:pPr>
    </w:p>
    <w:p w14:paraId="7F3F30FF" w14:textId="013FE68E" w:rsidR="00BA0EB4" w:rsidRDefault="00BA0EB4">
      <w:pPr>
        <w:rPr>
          <w:ins w:id="5364" w:author="Flory Koole" w:date="2024-10-16T18:04:00Z" w16du:dateUtc="2024-10-16T16:04:00Z"/>
          <w:rFonts w:cs="Calibri"/>
          <w:lang w:eastAsia="en-US"/>
        </w:rPr>
      </w:pPr>
      <w:ins w:id="5365" w:author="Flory Koole" w:date="2024-10-16T18:04:00Z" w16du:dateUtc="2024-10-16T16:04:00Z">
        <w:r>
          <w:rPr>
            <w:rFonts w:cs="Calibri"/>
            <w:lang w:eastAsia="en-US"/>
          </w:rPr>
          <w:br w:type="page"/>
        </w:r>
      </w:ins>
    </w:p>
    <w:p w14:paraId="0B7C8D90" w14:textId="77777777" w:rsidR="001E0583" w:rsidRDefault="001E0583" w:rsidP="00254E94">
      <w:pPr>
        <w:rPr>
          <w:ins w:id="5366" w:author="Flory Koole" w:date="2024-10-15T18:04:00Z" w16du:dateUtc="2024-10-15T16:04:00Z"/>
          <w:rFonts w:cs="Calibri"/>
          <w:lang w:eastAsia="en-US"/>
        </w:rPr>
      </w:pPr>
    </w:p>
    <w:p w14:paraId="3D8E659C" w14:textId="77777777" w:rsidR="00254E94" w:rsidRDefault="00254E94" w:rsidP="00254E94">
      <w:pPr>
        <w:pStyle w:val="Heading2"/>
        <w:rPr>
          <w:ins w:id="5367" w:author="Flory Koole" w:date="2024-10-15T18:04:00Z" w16du:dateUtc="2024-10-15T16:04:00Z"/>
          <w:lang w:eastAsia="en-US"/>
        </w:rPr>
      </w:pPr>
      <w:bookmarkStart w:id="5368" w:name="_Toc187312283"/>
      <w:bookmarkStart w:id="5369" w:name="_Toc513896053"/>
      <w:bookmarkStart w:id="5370" w:name="_Toc540634526"/>
      <w:ins w:id="5371" w:author="Flory Koole" w:date="2024-10-15T18:04:00Z">
        <w:r w:rsidRPr="2B26B8BC">
          <w:rPr>
            <w:rFonts w:eastAsia="Times New Roman"/>
          </w:rPr>
          <w:t>Onttrekken uitkering aan reserve</w:t>
        </w:r>
      </w:ins>
      <w:bookmarkEnd w:id="5368"/>
      <w:bookmarkEnd w:id="5369"/>
      <w:bookmarkEnd w:id="5370"/>
    </w:p>
    <w:p w14:paraId="1ADCDCAD" w14:textId="77777777" w:rsidR="00254E94" w:rsidRDefault="00254E94" w:rsidP="00254E94">
      <w:pPr>
        <w:rPr>
          <w:ins w:id="5372" w:author="Flory Koole" w:date="2024-10-16T18:04:00Z" w16du:dateUtc="2024-10-16T16:04:00Z"/>
          <w:rFonts w:cs="Calibri"/>
          <w:lang w:eastAsia="en-US"/>
        </w:rPr>
      </w:pPr>
    </w:p>
    <w:p w14:paraId="297FDBCF" w14:textId="2970A568" w:rsidR="00BA0EB4" w:rsidRDefault="00BA0EB4" w:rsidP="00254E94">
      <w:pPr>
        <w:rPr>
          <w:ins w:id="5373" w:author="Flory Koole" w:date="2024-10-16T18:04:00Z" w16du:dateUtc="2024-10-16T16:04:00Z"/>
          <w:rFonts w:cs="Calibri"/>
          <w:lang w:eastAsia="en-US"/>
        </w:rPr>
      </w:pPr>
      <w:ins w:id="5374" w:author="Flory Koole" w:date="2024-10-16T18:04:00Z" w16du:dateUtc="2024-10-16T16:04:00Z">
        <w:r>
          <w:rPr>
            <w:rFonts w:cs="Calibri"/>
            <w:noProof/>
            <w:lang w:eastAsia="en-US"/>
          </w:rPr>
          <w:drawing>
            <wp:inline distT="0" distB="0" distL="0" distR="0" wp14:anchorId="12DE450D" wp14:editId="0FCB0FF3">
              <wp:extent cx="5275082" cy="2732067"/>
              <wp:effectExtent l="0" t="0" r="1905" b="0"/>
              <wp:docPr id="404161856"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8158" cy="2749198"/>
                      </a:xfrm>
                      <a:prstGeom prst="rect">
                        <a:avLst/>
                      </a:prstGeom>
                      <a:noFill/>
                    </pic:spPr>
                  </pic:pic>
                </a:graphicData>
              </a:graphic>
            </wp:inline>
          </w:drawing>
        </w:r>
      </w:ins>
    </w:p>
    <w:p w14:paraId="0427B6E4" w14:textId="77777777" w:rsidR="00BA0EB4" w:rsidRDefault="00BA0EB4" w:rsidP="00254E94">
      <w:pPr>
        <w:rPr>
          <w:ins w:id="5375" w:author="Flory Koole" w:date="2024-11-21T11:56:00Z" w16du:dateUtc="2024-11-21T10:56:00Z"/>
          <w:rFonts w:cs="Calibri"/>
          <w:lang w:eastAsia="en-US"/>
        </w:rPr>
      </w:pPr>
    </w:p>
    <w:p w14:paraId="7BD5776C" w14:textId="400F287A" w:rsidR="008B32A5" w:rsidRDefault="008B32A5" w:rsidP="00254E94">
      <w:pPr>
        <w:rPr>
          <w:ins w:id="5376" w:author="Flory Koole" w:date="2024-10-16T18:04:00Z" w16du:dateUtc="2024-10-16T16:04:00Z"/>
          <w:rFonts w:cs="Calibri"/>
          <w:lang w:eastAsia="en-US"/>
        </w:rPr>
      </w:pPr>
      <w:ins w:id="5377" w:author="Flory Koole" w:date="2024-11-21T11:56:00Z" w16du:dateUtc="2024-11-21T10:56:00Z">
        <w:r>
          <w:rPr>
            <w:rFonts w:cs="Calibri"/>
            <w:lang w:eastAsia="en-US"/>
          </w:rPr>
          <w:t>Let op: waarde mandaat</w:t>
        </w:r>
        <w:r w:rsidR="008800C5">
          <w:rPr>
            <w:rFonts w:cs="Calibri"/>
            <w:lang w:eastAsia="en-US"/>
          </w:rPr>
          <w:t xml:space="preserve"> komt alleen naar Qwik voorfinancieringsfactor, </w:t>
        </w:r>
      </w:ins>
      <w:ins w:id="5378" w:author="Flory Koole" w:date="2024-11-25T16:35:00Z" w16du:dateUtc="2024-11-25T15:35:00Z">
        <w:r w:rsidR="00E4357F">
          <w:rPr>
            <w:rFonts w:cs="Calibri"/>
            <w:lang w:eastAsia="en-US"/>
          </w:rPr>
          <w:t>vandaar de toevoeging “apart” in</w:t>
        </w:r>
      </w:ins>
      <w:ins w:id="5379" w:author="Flory Koole" w:date="2024-11-21T11:56:00Z" w16du:dateUtc="2024-11-21T10:56:00Z">
        <w:r w:rsidR="008800C5">
          <w:rPr>
            <w:rFonts w:cs="Calibri"/>
            <w:lang w:eastAsia="en-US"/>
          </w:rPr>
          <w:t xml:space="preserve"> bovenstaande plaat</w:t>
        </w:r>
      </w:ins>
      <w:ins w:id="5380" w:author="Flory Koole" w:date="2024-11-25T16:35:00Z" w16du:dateUtc="2024-11-25T15:35:00Z">
        <w:r w:rsidR="00E4357F">
          <w:rPr>
            <w:rFonts w:cs="Calibri"/>
            <w:lang w:eastAsia="en-US"/>
          </w:rPr>
          <w:t>.</w:t>
        </w:r>
      </w:ins>
    </w:p>
    <w:p w14:paraId="075231F1" w14:textId="77777777" w:rsidR="00BA0EB4" w:rsidRDefault="00BA0EB4" w:rsidP="00254E94">
      <w:pPr>
        <w:rPr>
          <w:ins w:id="5381" w:author="Flory Koole" w:date="2024-10-15T18:04:00Z" w16du:dateUtc="2024-10-15T16:04:00Z"/>
          <w:rFonts w:cs="Calibri"/>
          <w:lang w:eastAsia="en-US"/>
        </w:rPr>
      </w:pPr>
    </w:p>
    <w:p w14:paraId="260AABDF" w14:textId="4AD4F9FD" w:rsidR="00254E94" w:rsidRDefault="009B5884" w:rsidP="00254E94">
      <w:pPr>
        <w:pStyle w:val="Heading3"/>
        <w:rPr>
          <w:ins w:id="5382" w:author="Flory Koole" w:date="2024-11-22T15:14:00Z" w16du:dateUtc="2024-11-22T14:14:00Z"/>
          <w:lang w:eastAsia="en-US"/>
        </w:rPr>
      </w:pPr>
      <w:bookmarkStart w:id="5383" w:name="_Toc187312284"/>
      <w:bookmarkStart w:id="5384" w:name="_Toc1910442874"/>
      <w:bookmarkStart w:id="5385" w:name="_Toc473065037"/>
      <w:ins w:id="5386" w:author="Flory Koole" w:date="2024-11-21T11:22:00Z">
        <w:r w:rsidRPr="2B26B8BC">
          <w:rPr>
            <w:lang w:eastAsia="en-US"/>
          </w:rPr>
          <w:t xml:space="preserve">Gebeurtenis Reserve: </w:t>
        </w:r>
      </w:ins>
      <w:ins w:id="5387" w:author="Flory Koole" w:date="2024-10-15T18:04:00Z">
        <w:r w:rsidR="00254E94" w:rsidRPr="2B26B8BC">
          <w:rPr>
            <w:lang w:eastAsia="en-US"/>
          </w:rPr>
          <w:t>Uitkering</w:t>
        </w:r>
      </w:ins>
      <w:bookmarkEnd w:id="5383"/>
      <w:bookmarkEnd w:id="5384"/>
      <w:bookmarkEnd w:id="5385"/>
    </w:p>
    <w:p w14:paraId="7F6B7BDB" w14:textId="77777777" w:rsidR="00455D84" w:rsidRDefault="00455D84" w:rsidP="00455D84">
      <w:pPr>
        <w:spacing w:line="240" w:lineRule="auto"/>
        <w:rPr>
          <w:ins w:id="5388" w:author="Flory Koole" w:date="2024-11-22T15:16:00Z" w16du:dateUtc="2024-11-22T14:16:00Z"/>
        </w:rPr>
      </w:pPr>
      <w:ins w:id="5389" w:author="Flory Koole" w:date="2024-11-22T15:16:00Z" w16du:dateUtc="2024-11-22T14:16:00Z">
        <w:r>
          <w:t>Relevante zaken m.b.t. deze gebeurtenis</w:t>
        </w:r>
      </w:ins>
    </w:p>
    <w:p w14:paraId="02704762" w14:textId="43410117" w:rsidR="00254E94" w:rsidRDefault="00254E94" w:rsidP="00254E94">
      <w:pPr>
        <w:pStyle w:val="ListParagraph"/>
        <w:numPr>
          <w:ilvl w:val="0"/>
          <w:numId w:val="6"/>
        </w:numPr>
        <w:rPr>
          <w:ins w:id="5390" w:author="Flory Koole" w:date="2024-10-15T18:04:00Z" w16du:dateUtc="2024-10-15T16:04:00Z"/>
        </w:rPr>
      </w:pPr>
      <w:ins w:id="5391" w:author="Flory Koole" w:date="2024-10-15T18:04:00Z" w16du:dateUtc="2024-10-15T16:04:00Z">
        <w:r>
          <w:t xml:space="preserve">Afleidbaar of opdrachtvolgend: </w:t>
        </w:r>
      </w:ins>
      <w:ins w:id="5392" w:author="Flory Koole" w:date="2024-11-25T16:36:00Z" w16du:dateUtc="2024-11-25T15:36:00Z">
        <w:r w:rsidR="00104B90">
          <w:t>afleidbaar extern</w:t>
        </w:r>
        <w:r w:rsidR="00DA1CE9">
          <w:t xml:space="preserve"> </w:t>
        </w:r>
        <w:r w:rsidR="00DA1CE9" w:rsidRPr="00DA1CE9">
          <w:rPr>
            <w:highlight w:val="yellow"/>
            <w:rPrChange w:id="5393" w:author="Flory Koole" w:date="2024-11-25T16:37:00Z" w16du:dateUtc="2024-11-25T15:37:00Z">
              <w:rPr/>
            </w:rPrChange>
          </w:rPr>
          <w:t>Roy?</w:t>
        </w:r>
      </w:ins>
    </w:p>
    <w:p w14:paraId="286F2503" w14:textId="77777777" w:rsidR="00254E94" w:rsidRDefault="00254E94" w:rsidP="00254E94">
      <w:pPr>
        <w:pStyle w:val="ListParagraph"/>
        <w:numPr>
          <w:ilvl w:val="0"/>
          <w:numId w:val="6"/>
        </w:numPr>
        <w:rPr>
          <w:ins w:id="5394" w:author="Flory Koole" w:date="2024-10-15T18:04:00Z" w16du:dateUtc="2024-10-15T16:04:00Z"/>
        </w:rPr>
      </w:pPr>
      <w:ins w:id="5395" w:author="Flory Koole" w:date="2024-10-15T18:04:00Z" w16du:dateUtc="2024-10-15T16:04:00Z">
        <w:r>
          <w:t>Invoer en controles</w:t>
        </w:r>
      </w:ins>
    </w:p>
    <w:p w14:paraId="566A239A" w14:textId="4DA04013" w:rsidR="00DA1CE9" w:rsidRDefault="00DA1CE9">
      <w:pPr>
        <w:pStyle w:val="ListParagraph"/>
        <w:numPr>
          <w:ilvl w:val="1"/>
          <w:numId w:val="6"/>
        </w:numPr>
        <w:rPr>
          <w:ins w:id="5396" w:author="Flory Koole" w:date="2024-10-15T18:04:00Z" w16du:dateUtc="2024-10-15T16:04:00Z"/>
        </w:rPr>
        <w:pPrChange w:id="5397" w:author="Flory Koole" w:date="2024-11-25T16:37:00Z" w16du:dateUtc="2024-11-25T15:37:00Z">
          <w:pPr>
            <w:pStyle w:val="ListParagraph"/>
            <w:numPr>
              <w:numId w:val="6"/>
            </w:numPr>
            <w:ind w:hanging="360"/>
          </w:pPr>
        </w:pPrChange>
      </w:pPr>
      <w:ins w:id="5398" w:author="Flory Koole" w:date="2024-11-25T16:37:00Z" w16du:dateUtc="2024-11-25T15:37:00Z">
        <w:r>
          <w:t xml:space="preserve">Gebeurtenis wordt aangemaakt voor de CVP reserve als hiervoor </w:t>
        </w:r>
        <w:r w:rsidR="0029546B">
          <w:t>de uitkering wordt doorgegeven</w:t>
        </w:r>
      </w:ins>
    </w:p>
    <w:p w14:paraId="4AEBB697" w14:textId="77777777" w:rsidR="00254E94" w:rsidRDefault="00254E94" w:rsidP="00254E94">
      <w:pPr>
        <w:pStyle w:val="ListParagraph"/>
        <w:numPr>
          <w:ilvl w:val="0"/>
          <w:numId w:val="6"/>
        </w:numPr>
        <w:rPr>
          <w:ins w:id="5399" w:author="Flory Koole" w:date="2024-10-15T18:04:00Z" w16du:dateUtc="2024-10-15T16:04:00Z"/>
        </w:rPr>
      </w:pPr>
      <w:ins w:id="5400" w:author="Flory Koole" w:date="2024-10-15T18:04:00Z" w16du:dateUtc="2024-10-15T16:04:00Z">
        <w:r>
          <w:t>Overgangen in profielen: n.v.t.</w:t>
        </w:r>
      </w:ins>
    </w:p>
    <w:p w14:paraId="4FC888CF" w14:textId="77777777" w:rsidR="00254E94" w:rsidRDefault="00254E94" w:rsidP="00254E94">
      <w:pPr>
        <w:pStyle w:val="ListParagraph"/>
        <w:numPr>
          <w:ilvl w:val="0"/>
          <w:numId w:val="6"/>
        </w:numPr>
        <w:rPr>
          <w:ins w:id="5401" w:author="Flory Koole" w:date="2024-10-15T18:04:00Z" w16du:dateUtc="2024-10-15T16:04:00Z"/>
        </w:rPr>
      </w:pPr>
      <w:ins w:id="5402" w:author="Flory Koole" w:date="2024-10-15T18:04:00Z" w16du:dateUtc="2024-10-15T16:04:00Z">
        <w:r>
          <w:t>Koppelingen</w:t>
        </w:r>
      </w:ins>
    </w:p>
    <w:p w14:paraId="5B3551C0" w14:textId="77777777" w:rsidR="00254E94" w:rsidRDefault="00254E94" w:rsidP="00254E94">
      <w:pPr>
        <w:pStyle w:val="ListParagraph"/>
        <w:numPr>
          <w:ilvl w:val="0"/>
          <w:numId w:val="6"/>
        </w:numPr>
        <w:rPr>
          <w:ins w:id="5403" w:author="Flory Koole" w:date="2024-10-15T18:04:00Z" w16du:dateUtc="2024-10-15T16:04:00Z"/>
        </w:rPr>
      </w:pPr>
      <w:ins w:id="5404" w:author="Flory Koole" w:date="2024-10-15T18:04:00Z" w16du:dateUtc="2024-10-15T16:04:00Z">
        <w:r>
          <w:t>Speciale berekeningen</w:t>
        </w:r>
      </w:ins>
    </w:p>
    <w:p w14:paraId="278E29D0" w14:textId="688D6B3F" w:rsidR="00254E94" w:rsidRDefault="00B37EF1" w:rsidP="00254E94">
      <w:pPr>
        <w:pStyle w:val="ListParagraph"/>
        <w:numPr>
          <w:ilvl w:val="1"/>
          <w:numId w:val="6"/>
        </w:numPr>
        <w:rPr>
          <w:ins w:id="5405" w:author="Flory Koole" w:date="2024-10-15T18:04:00Z" w16du:dateUtc="2024-10-15T16:04:00Z"/>
        </w:rPr>
      </w:pPr>
      <w:ins w:id="5406" w:author="Flory Koole" w:date="2024-11-22T15:26:00Z" w16du:dateUtc="2024-11-22T14:26:00Z">
        <w:r>
          <w:t>Uitkering wordt als te verkopen bedrag doorgegeven aan de vermogensbeheerder</w:t>
        </w:r>
      </w:ins>
    </w:p>
    <w:p w14:paraId="13E6DC18" w14:textId="77777777" w:rsidR="00254E94" w:rsidRDefault="00254E94" w:rsidP="00254E94">
      <w:pPr>
        <w:pStyle w:val="ListParagraph"/>
        <w:numPr>
          <w:ilvl w:val="0"/>
          <w:numId w:val="6"/>
        </w:numPr>
        <w:rPr>
          <w:ins w:id="5407" w:author="Flory Koole" w:date="2024-10-15T18:04:00Z" w16du:dateUtc="2024-10-15T16:04:00Z"/>
        </w:rPr>
      </w:pPr>
      <w:ins w:id="5408" w:author="Flory Koole" w:date="2024-10-15T18:04:00Z" w16du:dateUtc="2024-10-15T16:04:00Z">
        <w:r>
          <w:t>Bijzonderheden</w:t>
        </w:r>
      </w:ins>
    </w:p>
    <w:p w14:paraId="1A963BCB" w14:textId="77777777" w:rsidR="00254E94" w:rsidRDefault="00254E94" w:rsidP="00254E94">
      <w:pPr>
        <w:rPr>
          <w:ins w:id="5409" w:author="Flory Koole" w:date="2024-11-20T18:36:00Z" w16du:dateUtc="2024-11-20T17:36:00Z"/>
          <w:rFonts w:cs="Calibri"/>
          <w:lang w:eastAsia="en-US"/>
        </w:rPr>
      </w:pPr>
    </w:p>
    <w:p w14:paraId="4D8C0632" w14:textId="5EE65661" w:rsidR="00430264" w:rsidRDefault="00430264">
      <w:pPr>
        <w:pStyle w:val="Heading2"/>
        <w:rPr>
          <w:ins w:id="5410" w:author="Flory Koole" w:date="2024-11-20T18:37:00Z" w16du:dateUtc="2024-11-20T17:37:00Z"/>
          <w:lang w:eastAsia="en-US"/>
        </w:rPr>
        <w:pPrChange w:id="5411" w:author="Flory Koole" w:date="2024-11-20T18:37:00Z" w16du:dateUtc="2024-11-20T17:37:00Z">
          <w:pPr/>
        </w:pPrChange>
      </w:pPr>
      <w:bookmarkStart w:id="5412" w:name="_Toc187312285"/>
      <w:bookmarkStart w:id="5413" w:name="_Toc444005056"/>
      <w:bookmarkStart w:id="5414" w:name="_Toc817744324"/>
      <w:ins w:id="5415" w:author="Flory Koole" w:date="2024-11-20T18:36:00Z">
        <w:r w:rsidRPr="2B26B8BC">
          <w:rPr>
            <w:lang w:eastAsia="en-US"/>
          </w:rPr>
          <w:t>A</w:t>
        </w:r>
      </w:ins>
      <w:ins w:id="5416" w:author="Flory Koole" w:date="2024-11-20T18:37:00Z">
        <w:r w:rsidR="00592ED7" w:rsidRPr="2B26B8BC">
          <w:rPr>
            <w:lang w:eastAsia="en-US"/>
          </w:rPr>
          <w:t>llocatie bij Reserve</w:t>
        </w:r>
      </w:ins>
      <w:bookmarkEnd w:id="5412"/>
      <w:bookmarkEnd w:id="5413"/>
      <w:bookmarkEnd w:id="5414"/>
    </w:p>
    <w:p w14:paraId="713BCD6B" w14:textId="7FCAC517" w:rsidR="00F342BE" w:rsidRDefault="00354BB4" w:rsidP="00254E94">
      <w:pPr>
        <w:rPr>
          <w:ins w:id="5417" w:author="Flory Koole" w:date="2024-11-21T11:21:00Z" w16du:dateUtc="2024-11-21T10:21:00Z"/>
          <w:rFonts w:cs="Calibri"/>
          <w:lang w:eastAsia="en-US"/>
        </w:rPr>
      </w:pPr>
      <w:ins w:id="5418" w:author="Flory Koole" w:date="2024-11-21T11:21:00Z" w16du:dateUtc="2024-11-21T10:21:00Z">
        <w:r>
          <w:rPr>
            <w:rFonts w:cs="Calibri"/>
            <w:lang w:eastAsia="en-US"/>
          </w:rPr>
          <w:t xml:space="preserve">Als er gebeurtenissen zijn bij deelnemers die </w:t>
        </w:r>
      </w:ins>
      <w:ins w:id="5419" w:author="Flory Koole" w:date="2024-11-21T11:57:00Z" w16du:dateUtc="2024-11-21T10:57:00Z">
        <w:r w:rsidR="00125EB8">
          <w:rPr>
            <w:rFonts w:cs="Calibri"/>
            <w:lang w:eastAsia="en-US"/>
          </w:rPr>
          <w:t>gevolgen hebben voor</w:t>
        </w:r>
      </w:ins>
      <w:ins w:id="5420" w:author="Flory Koole" w:date="2024-11-21T11:58:00Z" w16du:dateUtc="2024-11-21T10:58:00Z">
        <w:r w:rsidR="00125EB8">
          <w:rPr>
            <w:rFonts w:cs="Calibri"/>
            <w:lang w:eastAsia="en-US"/>
          </w:rPr>
          <w:t xml:space="preserve"> fi</w:t>
        </w:r>
        <w:r w:rsidR="00A83EE7">
          <w:rPr>
            <w:rFonts w:cs="Calibri"/>
            <w:lang w:eastAsia="en-US"/>
          </w:rPr>
          <w:t>n</w:t>
        </w:r>
        <w:r w:rsidR="00125EB8">
          <w:rPr>
            <w:rFonts w:cs="Calibri"/>
            <w:lang w:eastAsia="en-US"/>
          </w:rPr>
          <w:t>anci</w:t>
        </w:r>
        <w:r w:rsidR="00A83EE7">
          <w:rPr>
            <w:rFonts w:cs="Calibri"/>
            <w:lang w:eastAsia="en-US"/>
          </w:rPr>
          <w:t>ë</w:t>
        </w:r>
        <w:r w:rsidR="00125EB8">
          <w:rPr>
            <w:rFonts w:cs="Calibri"/>
            <w:lang w:eastAsia="en-US"/>
          </w:rPr>
          <w:t xml:space="preserve">le stromen met reserve, dan </w:t>
        </w:r>
        <w:r w:rsidR="00A83EE7">
          <w:rPr>
            <w:rFonts w:cs="Calibri"/>
            <w:lang w:eastAsia="en-US"/>
          </w:rPr>
          <w:t xml:space="preserve">worden deze verzameld bij de reserve en bij de allocatie </w:t>
        </w:r>
        <w:r w:rsidR="002337D7">
          <w:rPr>
            <w:rFonts w:cs="Calibri"/>
            <w:lang w:eastAsia="en-US"/>
          </w:rPr>
          <w:t>m</w:t>
        </w:r>
      </w:ins>
      <w:ins w:id="5421" w:author="Flory Koole" w:date="2024-11-21T11:59:00Z" w16du:dateUtc="2024-11-21T10:59:00Z">
        <w:r w:rsidR="002337D7">
          <w:rPr>
            <w:rFonts w:cs="Calibri"/>
            <w:lang w:eastAsia="en-US"/>
          </w:rPr>
          <w:t>eegenomen</w:t>
        </w:r>
      </w:ins>
      <w:ins w:id="5422" w:author="Flory Koole" w:date="2024-11-25T16:53:00Z" w16du:dateUtc="2024-11-25T15:53:00Z">
        <w:r w:rsidR="00A937A8">
          <w:rPr>
            <w:rFonts w:cs="Calibri"/>
            <w:lang w:eastAsia="en-US"/>
          </w:rPr>
          <w:t>.</w:t>
        </w:r>
      </w:ins>
    </w:p>
    <w:p w14:paraId="43E3145F" w14:textId="1B77ADEA" w:rsidR="00F342BE" w:rsidRDefault="009B5884">
      <w:pPr>
        <w:pStyle w:val="Heading3"/>
        <w:rPr>
          <w:ins w:id="5423" w:author="Flory Koole" w:date="2024-11-21T11:22:00Z" w16du:dateUtc="2024-11-21T10:22:00Z"/>
          <w:lang w:eastAsia="en-US"/>
        </w:rPr>
        <w:pPrChange w:id="5424" w:author="Flory Koole" w:date="2024-11-21T11:22:00Z" w16du:dateUtc="2024-11-21T10:22:00Z">
          <w:pPr/>
        </w:pPrChange>
      </w:pPr>
      <w:bookmarkStart w:id="5425" w:name="_Toc187312286"/>
      <w:bookmarkStart w:id="5426" w:name="_Toc1488240619"/>
      <w:bookmarkStart w:id="5427" w:name="_Toc1893360862"/>
      <w:ins w:id="5428" w:author="Flory Koole" w:date="2024-11-21T11:22:00Z">
        <w:r w:rsidRPr="2B26B8BC">
          <w:rPr>
            <w:lang w:eastAsia="en-US"/>
          </w:rPr>
          <w:t>Gebeurtenis R</w:t>
        </w:r>
        <w:r w:rsidR="00D32177" w:rsidRPr="2B26B8BC">
          <w:rPr>
            <w:lang w:eastAsia="en-US"/>
          </w:rPr>
          <w:t>e</w:t>
        </w:r>
        <w:r w:rsidRPr="2B26B8BC">
          <w:rPr>
            <w:lang w:eastAsia="en-US"/>
          </w:rPr>
          <w:t>serve</w:t>
        </w:r>
        <w:r w:rsidR="00D32177" w:rsidRPr="2B26B8BC">
          <w:rPr>
            <w:lang w:eastAsia="en-US"/>
          </w:rPr>
          <w:t>: allocatie</w:t>
        </w:r>
      </w:ins>
      <w:bookmarkEnd w:id="5425"/>
      <w:bookmarkEnd w:id="5426"/>
      <w:bookmarkEnd w:id="5427"/>
    </w:p>
    <w:p w14:paraId="730E860B" w14:textId="1BB7D9CA" w:rsidR="00254E94" w:rsidDel="00196559" w:rsidRDefault="00254E94" w:rsidP="00233F87">
      <w:pPr>
        <w:rPr>
          <w:del w:id="5429" w:author="Flory Koole" w:date="2024-10-15T18:01:00Z" w16du:dateUtc="2024-10-15T16:01:00Z"/>
          <w:rFonts w:cs="Calibri"/>
          <w:lang w:eastAsia="en-US"/>
        </w:rPr>
      </w:pPr>
    </w:p>
    <w:p w14:paraId="78453F0E" w14:textId="77777777" w:rsidR="00EA23A2" w:rsidRDefault="00EA23A2" w:rsidP="00EA23A2">
      <w:pPr>
        <w:spacing w:line="240" w:lineRule="auto"/>
        <w:rPr>
          <w:ins w:id="5430" w:author="Flory Koole" w:date="2024-11-25T08:20:00Z" w16du:dateUtc="2024-11-25T07:20:00Z"/>
        </w:rPr>
      </w:pPr>
      <w:ins w:id="5431" w:author="Flory Koole" w:date="2024-11-25T08:20:00Z" w16du:dateUtc="2024-11-25T07:20:00Z">
        <w:r>
          <w:t>Relevante zaken m.b.t. deze gebeurtenis</w:t>
        </w:r>
      </w:ins>
    </w:p>
    <w:p w14:paraId="1391055C" w14:textId="152CCE9B" w:rsidR="00EA23A2" w:rsidRDefault="00EA23A2" w:rsidP="00EA23A2">
      <w:pPr>
        <w:pStyle w:val="ListParagraph"/>
        <w:numPr>
          <w:ilvl w:val="0"/>
          <w:numId w:val="6"/>
        </w:numPr>
        <w:rPr>
          <w:ins w:id="5432" w:author="Flory Koole" w:date="2024-11-25T08:20:00Z" w16du:dateUtc="2024-11-25T07:20:00Z"/>
        </w:rPr>
      </w:pPr>
      <w:ins w:id="5433" w:author="Flory Koole" w:date="2024-11-25T08:20:00Z" w16du:dateUtc="2024-11-25T07:20:00Z">
        <w:r>
          <w:t>Afleidbaar of opdrachtvolgend: opdrachtvolgend</w:t>
        </w:r>
      </w:ins>
      <w:ins w:id="5434" w:author="Flory Koole" w:date="2024-11-25T16:59:00Z" w16du:dateUtc="2024-11-25T15:59:00Z">
        <w:r w:rsidR="00725960">
          <w:t xml:space="preserve"> </w:t>
        </w:r>
        <w:r w:rsidR="00725960" w:rsidRPr="00725960">
          <w:rPr>
            <w:highlight w:val="yellow"/>
            <w:rPrChange w:id="5435" w:author="Flory Koole" w:date="2024-11-25T16:59:00Z" w16du:dateUtc="2024-11-25T15:59:00Z">
              <w:rPr/>
            </w:rPrChange>
          </w:rPr>
          <w:t>Roy?</w:t>
        </w:r>
      </w:ins>
    </w:p>
    <w:p w14:paraId="3D8744E8" w14:textId="68693C17" w:rsidR="00EA23A2" w:rsidRDefault="00EA23A2" w:rsidP="00EA23A2">
      <w:pPr>
        <w:pStyle w:val="ListParagraph"/>
        <w:numPr>
          <w:ilvl w:val="0"/>
          <w:numId w:val="6"/>
        </w:numPr>
        <w:rPr>
          <w:ins w:id="5436" w:author="Flory Koole" w:date="2024-11-25T08:20:00Z" w16du:dateUtc="2024-11-25T07:20:00Z"/>
        </w:rPr>
      </w:pPr>
      <w:ins w:id="5437" w:author="Flory Koole" w:date="2024-11-25T08:20:00Z" w16du:dateUtc="2024-11-25T07:20:00Z">
        <w:r>
          <w:t>Invoer en controles</w:t>
        </w:r>
      </w:ins>
      <w:ins w:id="5438" w:author="Flory Koole" w:date="2024-11-25T08:25:00Z" w16du:dateUtc="2024-11-25T07:25:00Z">
        <w:r w:rsidR="00CD04A3">
          <w:t>:</w:t>
        </w:r>
        <w:r w:rsidR="003D2320">
          <w:t xml:space="preserve"> geen</w:t>
        </w:r>
      </w:ins>
    </w:p>
    <w:p w14:paraId="096B51C0" w14:textId="77777777" w:rsidR="00EA23A2" w:rsidRDefault="00EA23A2" w:rsidP="00EA23A2">
      <w:pPr>
        <w:pStyle w:val="ListParagraph"/>
        <w:numPr>
          <w:ilvl w:val="0"/>
          <w:numId w:val="6"/>
        </w:numPr>
        <w:rPr>
          <w:ins w:id="5439" w:author="Flory Koole" w:date="2024-11-25T08:20:00Z" w16du:dateUtc="2024-11-25T07:20:00Z"/>
        </w:rPr>
      </w:pPr>
      <w:ins w:id="5440" w:author="Flory Koole" w:date="2024-11-25T08:20:00Z" w16du:dateUtc="2024-11-25T07:20:00Z">
        <w:r>
          <w:t>Overgangen in profielen: n.v.t.</w:t>
        </w:r>
      </w:ins>
    </w:p>
    <w:p w14:paraId="752BE194" w14:textId="1B1D6D44" w:rsidR="00EA23A2" w:rsidRDefault="00EA23A2" w:rsidP="00EA23A2">
      <w:pPr>
        <w:pStyle w:val="ListParagraph"/>
        <w:numPr>
          <w:ilvl w:val="0"/>
          <w:numId w:val="6"/>
        </w:numPr>
        <w:rPr>
          <w:ins w:id="5441" w:author="Flory Koole" w:date="2024-11-25T08:20:00Z" w16du:dateUtc="2024-11-25T07:20:00Z"/>
        </w:rPr>
      </w:pPr>
      <w:ins w:id="5442" w:author="Flory Koole" w:date="2024-11-25T08:20:00Z" w16du:dateUtc="2024-11-25T07:20:00Z">
        <w:r>
          <w:t>Koppelingen</w:t>
        </w:r>
      </w:ins>
      <w:ins w:id="5443" w:author="Flory Koole" w:date="2024-11-25T08:25:00Z" w16du:dateUtc="2024-11-25T07:25:00Z">
        <w:r w:rsidR="003D2320">
          <w:t>: geen</w:t>
        </w:r>
      </w:ins>
    </w:p>
    <w:p w14:paraId="2F79D8C3" w14:textId="77777777" w:rsidR="00EA23A2" w:rsidRDefault="00EA23A2" w:rsidP="00EA23A2">
      <w:pPr>
        <w:pStyle w:val="ListParagraph"/>
        <w:numPr>
          <w:ilvl w:val="0"/>
          <w:numId w:val="6"/>
        </w:numPr>
        <w:rPr>
          <w:ins w:id="5444" w:author="Flory Koole" w:date="2024-11-25T08:20:00Z" w16du:dateUtc="2024-11-25T07:20:00Z"/>
        </w:rPr>
      </w:pPr>
      <w:ins w:id="5445" w:author="Flory Koole" w:date="2024-11-25T08:20:00Z" w16du:dateUtc="2024-11-25T07:20:00Z">
        <w:r>
          <w:t>Speciale berekeningen</w:t>
        </w:r>
      </w:ins>
    </w:p>
    <w:p w14:paraId="707D7D30" w14:textId="5CDDE2F8" w:rsidR="00EA23A2" w:rsidRDefault="00EA589B" w:rsidP="00EA23A2">
      <w:pPr>
        <w:pStyle w:val="ListParagraph"/>
        <w:numPr>
          <w:ilvl w:val="1"/>
          <w:numId w:val="6"/>
        </w:numPr>
        <w:rPr>
          <w:ins w:id="5446" w:author="Flory Koole" w:date="2024-11-25T08:20:00Z" w16du:dateUtc="2024-11-25T07:20:00Z"/>
        </w:rPr>
      </w:pPr>
      <w:ins w:id="5447" w:author="Flory Koole" w:date="2024-11-25T08:26:00Z" w16du:dateUtc="2024-11-25T07:26:00Z">
        <w:r>
          <w:t xml:space="preserve">Geaggregeerde bedragen </w:t>
        </w:r>
      </w:ins>
      <w:ins w:id="5448" w:author="Flory Koole" w:date="2024-11-25T16:53:00Z" w16du:dateUtc="2024-11-25T15:53:00Z">
        <w:r w:rsidR="00E67644">
          <w:t xml:space="preserve">vanuit de deelnemer </w:t>
        </w:r>
      </w:ins>
      <w:ins w:id="5449" w:author="Flory Koole" w:date="2024-11-25T08:26:00Z" w16du:dateUtc="2024-11-25T07:26:00Z">
        <w:r w:rsidR="0017642B">
          <w:t xml:space="preserve">voor de </w:t>
        </w:r>
      </w:ins>
      <w:ins w:id="5450" w:author="Flory Koole" w:date="2024-11-25T16:54:00Z" w16du:dateUtc="2024-11-25T15:54:00Z">
        <w:r w:rsidR="00E67644">
          <w:t xml:space="preserve">betreffende </w:t>
        </w:r>
      </w:ins>
      <w:ins w:id="5451" w:author="Flory Koole" w:date="2024-11-25T08:26:00Z" w16du:dateUtc="2024-11-25T07:26:00Z">
        <w:r w:rsidR="0017642B">
          <w:t>allocatie</w:t>
        </w:r>
      </w:ins>
      <w:ins w:id="5452" w:author="Flory Koole" w:date="2024-11-25T08:27:00Z" w16du:dateUtc="2024-11-25T07:27:00Z">
        <w:r w:rsidR="0017642B">
          <w:t xml:space="preserve">periode </w:t>
        </w:r>
      </w:ins>
      <w:ins w:id="5453" w:author="Flory Koole" w:date="2024-11-25T16:54:00Z" w16du:dateUtc="2024-11-25T15:54:00Z">
        <w:r w:rsidR="00CD2860">
          <w:t>worden als bedrag (positief / negatief) gestort in de CVP reserve</w:t>
        </w:r>
      </w:ins>
      <w:ins w:id="5454" w:author="Flory Koole" w:date="2024-11-25T16:55:00Z" w16du:dateUtc="2024-11-25T15:55:00Z">
        <w:r w:rsidR="00B73649">
          <w:t xml:space="preserve"> (</w:t>
        </w:r>
        <w:r w:rsidR="00B73649" w:rsidRPr="00B73649">
          <w:t>resChVoorzieningSom</w:t>
        </w:r>
        <w:r w:rsidR="00B73649">
          <w:t>)</w:t>
        </w:r>
      </w:ins>
    </w:p>
    <w:p w14:paraId="19389E2A" w14:textId="77777777" w:rsidR="00EA23A2" w:rsidRDefault="00EA23A2" w:rsidP="00EA23A2">
      <w:pPr>
        <w:pStyle w:val="ListParagraph"/>
        <w:numPr>
          <w:ilvl w:val="0"/>
          <w:numId w:val="6"/>
        </w:numPr>
        <w:rPr>
          <w:ins w:id="5455" w:author="Flory Koole" w:date="2024-11-25T08:20:00Z" w16du:dateUtc="2024-11-25T07:20:00Z"/>
        </w:rPr>
      </w:pPr>
      <w:ins w:id="5456" w:author="Flory Koole" w:date="2024-11-25T08:20:00Z" w16du:dateUtc="2024-11-25T07:20:00Z">
        <w:r>
          <w:t>Bijzonderheden</w:t>
        </w:r>
      </w:ins>
    </w:p>
    <w:p w14:paraId="7A59CE38" w14:textId="42DC311B" w:rsidR="00C900FE" w:rsidDel="00537622" w:rsidRDefault="00C900FE" w:rsidP="00C900FE">
      <w:pPr>
        <w:pStyle w:val="Heading3"/>
        <w:rPr>
          <w:del w:id="5457" w:author="Flory Koole" w:date="2024-10-15T18:01:00Z" w16du:dateUtc="2024-10-15T16:01:00Z"/>
          <w:lang w:eastAsia="en-US"/>
        </w:rPr>
      </w:pPr>
      <w:del w:id="5458" w:author="Flory Koole" w:date="2024-10-15T18:01:00Z" w16du:dateUtc="2024-10-15T16:01:00Z">
        <w:r w:rsidDel="00537622">
          <w:rPr>
            <w:lang w:eastAsia="en-US"/>
          </w:rPr>
          <w:delText xml:space="preserve">Gebeurtenis </w:delText>
        </w:r>
        <w:r w:rsidRPr="00C900FE" w:rsidDel="00537622">
          <w:rPr>
            <w:lang w:eastAsia="en-US"/>
          </w:rPr>
          <w:delText>Aankoop variabel pensioen</w:delText>
        </w:r>
      </w:del>
    </w:p>
    <w:p w14:paraId="1FDE6AC1" w14:textId="1075FA8F" w:rsidR="002C1011" w:rsidDel="00537622" w:rsidRDefault="002C1011" w:rsidP="002C1011">
      <w:pPr>
        <w:spacing w:line="240" w:lineRule="auto"/>
        <w:rPr>
          <w:del w:id="5459" w:author="Flory Koole" w:date="2024-10-15T18:01:00Z" w16du:dateUtc="2024-10-15T16:01:00Z"/>
        </w:rPr>
      </w:pPr>
      <w:del w:id="5460" w:author="Flory Koole" w:date="2024-10-15T18:01:00Z" w16du:dateUtc="2024-10-15T16:01:00Z">
        <w:r w:rsidDel="00537622">
          <w:delText>Relevante zaken m.b.t. deze gebeurtenis</w:delText>
        </w:r>
      </w:del>
    </w:p>
    <w:p w14:paraId="32B22350" w14:textId="123020A9" w:rsidR="002C1011" w:rsidDel="00537622" w:rsidRDefault="002C1011" w:rsidP="002C1011">
      <w:pPr>
        <w:pStyle w:val="ListParagraph"/>
        <w:numPr>
          <w:ilvl w:val="0"/>
          <w:numId w:val="6"/>
        </w:numPr>
        <w:rPr>
          <w:del w:id="5461" w:author="Flory Koole" w:date="2024-10-15T18:01:00Z" w16du:dateUtc="2024-10-15T16:01:00Z"/>
        </w:rPr>
      </w:pPr>
      <w:del w:id="5462" w:author="Flory Koole" w:date="2024-10-15T18:01:00Z" w16du:dateUtc="2024-10-15T16:01:00Z">
        <w:r w:rsidDel="00537622">
          <w:delText>Afleidbaar of opdrachtvolgend: opdrachtvolgend</w:delText>
        </w:r>
        <w:r w:rsidR="004A2808" w:rsidDel="00537622">
          <w:delText xml:space="preserve"> / intern afleidbaar</w:delText>
        </w:r>
      </w:del>
    </w:p>
    <w:p w14:paraId="77018C8D" w14:textId="4AB07D2D" w:rsidR="002C1011" w:rsidDel="00537622" w:rsidRDefault="002C1011" w:rsidP="002C1011">
      <w:pPr>
        <w:pStyle w:val="ListParagraph"/>
        <w:numPr>
          <w:ilvl w:val="0"/>
          <w:numId w:val="6"/>
        </w:numPr>
        <w:rPr>
          <w:del w:id="5463" w:author="Flory Koole" w:date="2024-10-15T18:01:00Z" w16du:dateUtc="2024-10-15T16:01:00Z"/>
        </w:rPr>
      </w:pPr>
      <w:del w:id="5464" w:author="Flory Koole" w:date="2024-10-15T18:01:00Z" w16du:dateUtc="2024-10-15T16:01:00Z">
        <w:r w:rsidDel="00537622">
          <w:delText>Invoer en controles</w:delText>
        </w:r>
      </w:del>
    </w:p>
    <w:p w14:paraId="1179EAEC" w14:textId="0F9FE8F7" w:rsidR="002C1011" w:rsidDel="00537622" w:rsidRDefault="002C1011" w:rsidP="002C1011">
      <w:pPr>
        <w:pStyle w:val="ListParagraph"/>
        <w:numPr>
          <w:ilvl w:val="0"/>
          <w:numId w:val="6"/>
        </w:numPr>
        <w:rPr>
          <w:del w:id="5465" w:author="Flory Koole" w:date="2024-10-15T18:01:00Z" w16du:dateUtc="2024-10-15T16:01:00Z"/>
        </w:rPr>
      </w:pPr>
      <w:del w:id="5466" w:author="Flory Koole" w:date="2024-10-15T18:01:00Z" w16du:dateUtc="2024-10-15T16:01:00Z">
        <w:r w:rsidDel="00537622">
          <w:delText>Overgangen in profielen</w:delText>
        </w:r>
      </w:del>
    </w:p>
    <w:p w14:paraId="0D361037" w14:textId="46C4B5B4" w:rsidR="002C1011" w:rsidDel="00537622" w:rsidRDefault="002C1011" w:rsidP="002C1011">
      <w:pPr>
        <w:pStyle w:val="ListParagraph"/>
        <w:numPr>
          <w:ilvl w:val="1"/>
          <w:numId w:val="6"/>
        </w:numPr>
        <w:rPr>
          <w:del w:id="5467" w:author="Flory Koole" w:date="2024-10-15T18:01:00Z" w16du:dateUtc="2024-10-15T16:01:00Z"/>
        </w:rPr>
      </w:pPr>
      <w:del w:id="5468" w:author="Flory Koole" w:date="2024-10-15T18:01:00Z" w16du:dateUtc="2024-10-15T16:01:00Z">
        <w:r w:rsidDel="00537622">
          <w:delText>Geen</w:delText>
        </w:r>
      </w:del>
    </w:p>
    <w:p w14:paraId="6E18D576" w14:textId="377C66E6" w:rsidR="002C1011" w:rsidDel="00537622" w:rsidRDefault="002C1011" w:rsidP="002C1011">
      <w:pPr>
        <w:pStyle w:val="ListParagraph"/>
        <w:numPr>
          <w:ilvl w:val="0"/>
          <w:numId w:val="6"/>
        </w:numPr>
        <w:rPr>
          <w:del w:id="5469" w:author="Flory Koole" w:date="2024-10-15T18:01:00Z" w16du:dateUtc="2024-10-15T16:01:00Z"/>
        </w:rPr>
      </w:pPr>
      <w:del w:id="5470" w:author="Flory Koole" w:date="2024-10-15T18:01:00Z" w16du:dateUtc="2024-10-15T16:01:00Z">
        <w:r w:rsidDel="00537622">
          <w:delText>Koppelingen</w:delText>
        </w:r>
      </w:del>
    </w:p>
    <w:p w14:paraId="49C1F4A5" w14:textId="0255427D" w:rsidR="002C1011" w:rsidDel="00537622" w:rsidRDefault="00C32C5E" w:rsidP="002C1011">
      <w:pPr>
        <w:pStyle w:val="ListParagraph"/>
        <w:numPr>
          <w:ilvl w:val="1"/>
          <w:numId w:val="6"/>
        </w:numPr>
        <w:rPr>
          <w:del w:id="5471" w:author="Flory Koole" w:date="2024-10-15T18:01:00Z" w16du:dateUtc="2024-10-15T16:01:00Z"/>
        </w:rPr>
      </w:pPr>
      <w:del w:id="5472" w:author="Flory Koole" w:date="2024-10-15T18:01:00Z" w16du:dateUtc="2024-10-15T16:01:00Z">
        <w:r w:rsidDel="00537622">
          <w:delText>Andere component</w:delText>
        </w:r>
      </w:del>
    </w:p>
    <w:p w14:paraId="30D3439F" w14:textId="25E60F24" w:rsidR="002C1011" w:rsidDel="00537622" w:rsidRDefault="002C1011" w:rsidP="002C1011">
      <w:pPr>
        <w:pStyle w:val="ListParagraph"/>
        <w:numPr>
          <w:ilvl w:val="0"/>
          <w:numId w:val="6"/>
        </w:numPr>
        <w:rPr>
          <w:del w:id="5473" w:author="Flory Koole" w:date="2024-10-15T18:01:00Z" w16du:dateUtc="2024-10-15T16:01:00Z"/>
        </w:rPr>
      </w:pPr>
      <w:del w:id="5474" w:author="Flory Koole" w:date="2024-10-15T18:01:00Z" w16du:dateUtc="2024-10-15T16:01:00Z">
        <w:r w:rsidDel="00537622">
          <w:delText>Speciale berekeningen</w:delText>
        </w:r>
      </w:del>
    </w:p>
    <w:p w14:paraId="33D5F0E5" w14:textId="1CFC42B5" w:rsidR="002C1011" w:rsidDel="00537622" w:rsidRDefault="001D1E73" w:rsidP="002C1011">
      <w:pPr>
        <w:pStyle w:val="ListParagraph"/>
        <w:numPr>
          <w:ilvl w:val="1"/>
          <w:numId w:val="6"/>
        </w:numPr>
        <w:rPr>
          <w:del w:id="5475" w:author="Flory Koole" w:date="2024-10-15T18:01:00Z" w16du:dateUtc="2024-10-15T16:01:00Z"/>
        </w:rPr>
      </w:pPr>
      <w:del w:id="5476" w:author="Flory Koole" w:date="2024-10-15T18:01:00Z" w16du:dateUtc="2024-10-15T16:01:00Z">
        <w:r w:rsidRPr="001D1E73" w:rsidDel="00537622">
          <w:delText>dlnInkoopOpgebouwd</w:delText>
        </w:r>
        <w:r w:rsidDel="00537622">
          <w:delText xml:space="preserve"> = </w:delText>
        </w:r>
        <w:r w:rsidRPr="001D1E73" w:rsidDel="00537622">
          <w:delText>dlnInkoopBedrag / dlnKpsVariabel</w:delText>
        </w:r>
      </w:del>
    </w:p>
    <w:p w14:paraId="323391E6" w14:textId="34223767" w:rsidR="0075436D" w:rsidDel="00537622" w:rsidRDefault="0075436D" w:rsidP="002C1011">
      <w:pPr>
        <w:pStyle w:val="ListParagraph"/>
        <w:numPr>
          <w:ilvl w:val="1"/>
          <w:numId w:val="6"/>
        </w:numPr>
        <w:rPr>
          <w:del w:id="5477" w:author="Flory Koole" w:date="2024-10-15T18:01:00Z" w16du:dateUtc="2024-10-15T16:01:00Z"/>
        </w:rPr>
      </w:pPr>
      <w:del w:id="5478" w:author="Flory Koole" w:date="2024-10-15T18:01:00Z" w16du:dateUtc="2024-10-15T16:01:00Z">
        <w:r w:rsidRPr="001D1E73" w:rsidDel="00537622">
          <w:delText>dlnInkoopBedrag</w:delText>
        </w:r>
        <w:r w:rsidDel="00537622">
          <w:delText xml:space="preserve"> = </w:delText>
        </w:r>
        <w:r w:rsidRPr="0075436D" w:rsidDel="00537622">
          <w:delText>rekBrutoBedrag * (1 - admResAfslagRisicodelingPrc/100)</w:delText>
        </w:r>
      </w:del>
    </w:p>
    <w:p w14:paraId="73FBE555" w14:textId="35B12DE0" w:rsidR="009E5983" w:rsidDel="00537622" w:rsidRDefault="009E5983" w:rsidP="009E5983">
      <w:pPr>
        <w:pStyle w:val="ListParagraph"/>
        <w:numPr>
          <w:ilvl w:val="2"/>
          <w:numId w:val="6"/>
        </w:numPr>
        <w:rPr>
          <w:del w:id="5479" w:author="Flory Koole" w:date="2024-10-15T18:01:00Z" w16du:dateUtc="2024-10-15T16:01:00Z"/>
        </w:rPr>
      </w:pPr>
      <w:del w:id="5480" w:author="Flory Koole" w:date="2024-10-15T18:01:00Z" w16du:dateUtc="2024-10-15T16:01:00Z">
        <w:r w:rsidRPr="009E5983" w:rsidDel="00537622">
          <w:rPr>
            <w:color w:val="FF0000"/>
          </w:rPr>
          <w:delText>let op</w:delText>
        </w:r>
        <w:r w:rsidDel="00537622">
          <w:delText>: afslag RDR gaat er nu altijd af, wordt waarschijnlijk anders</w:delText>
        </w:r>
      </w:del>
    </w:p>
    <w:p w14:paraId="3674B498" w14:textId="710F68D9" w:rsidR="0075436D" w:rsidDel="00537622" w:rsidRDefault="0075436D" w:rsidP="002C1011">
      <w:pPr>
        <w:pStyle w:val="ListParagraph"/>
        <w:numPr>
          <w:ilvl w:val="1"/>
          <w:numId w:val="6"/>
        </w:numPr>
        <w:rPr>
          <w:del w:id="5481" w:author="Flory Koole" w:date="2024-10-15T18:01:00Z" w16du:dateUtc="2024-10-15T16:01:00Z"/>
        </w:rPr>
      </w:pPr>
      <w:del w:id="5482" w:author="Flory Koole" w:date="2024-10-15T18:01:00Z" w16du:dateUtc="2024-10-15T16:01:00Z">
        <w:r w:rsidRPr="001D1E73" w:rsidDel="00537622">
          <w:delText>dlnKpsVariabel</w:delText>
        </w:r>
        <w:r w:rsidDel="00537622">
          <w:delText xml:space="preserve"> = </w:delText>
        </w:r>
        <w:r w:rsidRPr="0075436D" w:rsidDel="00537622">
          <w:delText>finKpsUni(</w:delText>
        </w:r>
        <w:r w:rsidDel="00537622">
          <w:delText>L</w:delText>
        </w:r>
        <w:r w:rsidRPr="0075436D" w:rsidDel="00537622">
          <w:delText>OP</w:delText>
        </w:r>
        <w:r w:rsidDel="00537622">
          <w:delText>F</w:delText>
        </w:r>
        <w:r w:rsidRPr="0075436D" w:rsidDel="00537622">
          <w:delText>) + dlnInkoopVerhoudingLOPLPP * finKpsUni(</w:delText>
        </w:r>
        <w:r w:rsidDel="00537622">
          <w:delText>L</w:delText>
        </w:r>
        <w:r w:rsidRPr="0075436D" w:rsidDel="00537622">
          <w:delText>PP</w:delText>
        </w:r>
        <w:r w:rsidDel="00537622">
          <w:delText>F</w:delText>
        </w:r>
        <w:r w:rsidRPr="0075436D" w:rsidDel="00537622">
          <w:delText>)</w:delText>
        </w:r>
      </w:del>
    </w:p>
    <w:p w14:paraId="31875BA2" w14:textId="3ADD3EC3" w:rsidR="002C1011" w:rsidRPr="00C41772" w:rsidDel="00537622" w:rsidRDefault="002C1011" w:rsidP="002C1011">
      <w:pPr>
        <w:pStyle w:val="ListParagraph"/>
        <w:numPr>
          <w:ilvl w:val="0"/>
          <w:numId w:val="6"/>
        </w:numPr>
        <w:rPr>
          <w:del w:id="5483" w:author="Flory Koole" w:date="2024-10-15T18:01:00Z" w16du:dateUtc="2024-10-15T16:01:00Z"/>
        </w:rPr>
      </w:pPr>
      <w:del w:id="5484" w:author="Flory Koole" w:date="2024-10-15T18:01:00Z" w16du:dateUtc="2024-10-15T16:01:00Z">
        <w:r w:rsidDel="00537622">
          <w:delText>Bijzonderheden</w:delText>
        </w:r>
        <w:r w:rsidR="00C31C67" w:rsidDel="00537622">
          <w:delText xml:space="preserve"> </w:delText>
        </w:r>
      </w:del>
    </w:p>
    <w:p w14:paraId="02D5C73C" w14:textId="54BD8CFD" w:rsidR="008C2360" w:rsidDel="00537622" w:rsidRDefault="008C2360" w:rsidP="008C2360">
      <w:pPr>
        <w:rPr>
          <w:del w:id="5485" w:author="Flory Koole" w:date="2024-10-15T18:01:00Z" w16du:dateUtc="2024-10-15T16:01:00Z"/>
          <w:rFonts w:cs="Calibri"/>
          <w:lang w:eastAsia="en-US"/>
        </w:rPr>
      </w:pPr>
    </w:p>
    <w:p w14:paraId="5E48EE7C" w14:textId="470E05AD" w:rsidR="008C2360" w:rsidDel="00537622" w:rsidRDefault="008C2360" w:rsidP="008C2360">
      <w:pPr>
        <w:pStyle w:val="Heading3"/>
        <w:rPr>
          <w:del w:id="5486" w:author="Flory Koole" w:date="2024-10-15T18:01:00Z" w16du:dateUtc="2024-10-15T16:01:00Z"/>
          <w:lang w:eastAsia="en-US"/>
        </w:rPr>
      </w:pPr>
      <w:del w:id="5487" w:author="Flory Koole" w:date="2024-10-15T18:01:00Z" w16du:dateUtc="2024-10-15T16:01:00Z">
        <w:r w:rsidDel="00537622">
          <w:rPr>
            <w:lang w:eastAsia="en-US"/>
          </w:rPr>
          <w:delText xml:space="preserve">Gebeurtenis </w:delText>
        </w:r>
        <w:r w:rsidR="00515B90" w:rsidDel="00537622">
          <w:rPr>
            <w:lang w:eastAsia="en-US"/>
          </w:rPr>
          <w:delText xml:space="preserve">reserve: </w:delText>
        </w:r>
        <w:r w:rsidRPr="0079688D" w:rsidDel="00537622">
          <w:rPr>
            <w:lang w:eastAsia="en-US"/>
          </w:rPr>
          <w:delText>Fpr storting units</w:delText>
        </w:r>
      </w:del>
    </w:p>
    <w:p w14:paraId="7539A905" w14:textId="1762977A" w:rsidR="007575FB" w:rsidDel="00537622" w:rsidRDefault="007575FB" w:rsidP="007575FB">
      <w:pPr>
        <w:spacing w:line="240" w:lineRule="auto"/>
        <w:rPr>
          <w:del w:id="5488" w:author="Flory Koole" w:date="2024-10-15T18:01:00Z" w16du:dateUtc="2024-10-15T16:01:00Z"/>
        </w:rPr>
      </w:pPr>
      <w:del w:id="5489" w:author="Flory Koole" w:date="2024-10-15T18:01:00Z" w16du:dateUtc="2024-10-15T16:01:00Z">
        <w:r w:rsidDel="00537622">
          <w:delText>Relevante zaken m.b.t. deze gebeurtenis</w:delText>
        </w:r>
      </w:del>
    </w:p>
    <w:p w14:paraId="2EF1F2E7" w14:textId="5DA920BF" w:rsidR="008C2360" w:rsidDel="00537622" w:rsidRDefault="008C2360" w:rsidP="008C2360">
      <w:pPr>
        <w:pStyle w:val="ListParagraph"/>
        <w:numPr>
          <w:ilvl w:val="0"/>
          <w:numId w:val="6"/>
        </w:numPr>
        <w:rPr>
          <w:del w:id="5490" w:author="Flory Koole" w:date="2024-10-15T18:01:00Z" w16du:dateUtc="2024-10-15T16:01:00Z"/>
        </w:rPr>
      </w:pPr>
      <w:del w:id="5491" w:author="Flory Koole" w:date="2024-10-15T18:01:00Z" w16du:dateUtc="2024-10-15T16:01:00Z">
        <w:r w:rsidDel="00537622">
          <w:delText xml:space="preserve">Afleidbaar of opdrachtvolgend: </w:delText>
        </w:r>
      </w:del>
    </w:p>
    <w:p w14:paraId="130048F5" w14:textId="68444F34" w:rsidR="008C2360" w:rsidDel="00537622" w:rsidRDefault="008C2360" w:rsidP="008C2360">
      <w:pPr>
        <w:pStyle w:val="ListParagraph"/>
        <w:numPr>
          <w:ilvl w:val="0"/>
          <w:numId w:val="6"/>
        </w:numPr>
        <w:rPr>
          <w:del w:id="5492" w:author="Flory Koole" w:date="2024-10-15T18:01:00Z" w16du:dateUtc="2024-10-15T16:01:00Z"/>
        </w:rPr>
      </w:pPr>
      <w:del w:id="5493" w:author="Flory Koole" w:date="2024-10-15T18:01:00Z" w16du:dateUtc="2024-10-15T16:01:00Z">
        <w:r w:rsidDel="00537622">
          <w:delText>Invoer en controles</w:delText>
        </w:r>
      </w:del>
    </w:p>
    <w:p w14:paraId="0CFBABF5" w14:textId="441FB71E" w:rsidR="008C2360" w:rsidDel="00537622" w:rsidRDefault="008C2360" w:rsidP="008C2360">
      <w:pPr>
        <w:pStyle w:val="ListParagraph"/>
        <w:numPr>
          <w:ilvl w:val="0"/>
          <w:numId w:val="6"/>
        </w:numPr>
        <w:rPr>
          <w:del w:id="5494" w:author="Flory Koole" w:date="2024-10-15T18:01:00Z" w16du:dateUtc="2024-10-15T16:01:00Z"/>
        </w:rPr>
      </w:pPr>
      <w:del w:id="5495" w:author="Flory Koole" w:date="2024-10-15T18:01:00Z" w16du:dateUtc="2024-10-15T16:01:00Z">
        <w:r w:rsidDel="00537622">
          <w:delText>Overgangen in profielen: n.v.t.</w:delText>
        </w:r>
      </w:del>
    </w:p>
    <w:p w14:paraId="2E009E63" w14:textId="539A291A" w:rsidR="008C2360" w:rsidRPr="0070769B" w:rsidDel="00537622" w:rsidRDefault="008C2360" w:rsidP="008C2360">
      <w:pPr>
        <w:pStyle w:val="ListParagraph"/>
        <w:numPr>
          <w:ilvl w:val="0"/>
          <w:numId w:val="6"/>
        </w:numPr>
        <w:rPr>
          <w:del w:id="5496" w:author="Flory Koole" w:date="2024-10-15T18:01:00Z" w16du:dateUtc="2024-10-15T16:01:00Z"/>
        </w:rPr>
      </w:pPr>
      <w:del w:id="5497" w:author="Flory Koole" w:date="2024-10-15T18:01:00Z" w16du:dateUtc="2024-10-15T16:01:00Z">
        <w:r w:rsidDel="00537622">
          <w:delText>Koppelingen</w:delText>
        </w:r>
        <w:r w:rsidRPr="0070769B" w:rsidDel="00537622">
          <w:rPr>
            <w:rFonts w:cs="Calibri"/>
            <w:lang w:eastAsia="en-US"/>
          </w:rPr>
          <w:delText xml:space="preserve"> </w:delText>
        </w:r>
      </w:del>
    </w:p>
    <w:p w14:paraId="68C90145" w14:textId="3D063744" w:rsidR="008C2360" w:rsidDel="00537622" w:rsidRDefault="008C2360" w:rsidP="008C2360">
      <w:pPr>
        <w:pStyle w:val="ListParagraph"/>
        <w:numPr>
          <w:ilvl w:val="1"/>
          <w:numId w:val="6"/>
        </w:numPr>
        <w:rPr>
          <w:del w:id="5498" w:author="Flory Koole" w:date="2024-10-15T18:01:00Z" w16du:dateUtc="2024-10-15T16:01:00Z"/>
        </w:rPr>
      </w:pPr>
      <w:del w:id="5499" w:author="Flory Koole" w:date="2024-10-15T18:01:00Z" w16du:dateUtc="2024-10-15T16:01:00Z">
        <w:r w:rsidDel="00537622">
          <w:rPr>
            <w:rFonts w:cs="Calibri"/>
            <w:lang w:eastAsia="en-US"/>
          </w:rPr>
          <w:delText xml:space="preserve">als mandaat: </w:delText>
        </w:r>
        <w:r w:rsidRPr="0079688D" w:rsidDel="00537622">
          <w:rPr>
            <w:rFonts w:cs="Calibri"/>
            <w:lang w:eastAsia="en-US"/>
          </w:rPr>
          <w:delText>Cvp verkoop units</w:delText>
        </w:r>
      </w:del>
    </w:p>
    <w:p w14:paraId="0242B4F2" w14:textId="64E354E9" w:rsidR="008C2360" w:rsidDel="00537622" w:rsidRDefault="008C2360" w:rsidP="008C2360">
      <w:pPr>
        <w:pStyle w:val="ListParagraph"/>
        <w:numPr>
          <w:ilvl w:val="0"/>
          <w:numId w:val="6"/>
        </w:numPr>
        <w:rPr>
          <w:del w:id="5500" w:author="Flory Koole" w:date="2024-10-15T18:01:00Z" w16du:dateUtc="2024-10-15T16:01:00Z"/>
        </w:rPr>
      </w:pPr>
      <w:del w:id="5501" w:author="Flory Koole" w:date="2024-10-15T18:01:00Z" w16du:dateUtc="2024-10-15T16:01:00Z">
        <w:r w:rsidDel="00537622">
          <w:delText>Speciale berekeningen</w:delText>
        </w:r>
      </w:del>
    </w:p>
    <w:p w14:paraId="54246B93" w14:textId="003D632A" w:rsidR="008C2360" w:rsidDel="00537622" w:rsidRDefault="008C2360" w:rsidP="008C2360">
      <w:pPr>
        <w:pStyle w:val="ListParagraph"/>
        <w:numPr>
          <w:ilvl w:val="1"/>
          <w:numId w:val="6"/>
        </w:numPr>
        <w:rPr>
          <w:del w:id="5502" w:author="Flory Koole" w:date="2024-10-15T18:01:00Z" w16du:dateUtc="2024-10-15T16:01:00Z"/>
        </w:rPr>
      </w:pPr>
    </w:p>
    <w:p w14:paraId="143FC112" w14:textId="1EE54350" w:rsidR="008C2360" w:rsidDel="00537622" w:rsidRDefault="008C2360" w:rsidP="008C2360">
      <w:pPr>
        <w:pStyle w:val="ListParagraph"/>
        <w:numPr>
          <w:ilvl w:val="0"/>
          <w:numId w:val="6"/>
        </w:numPr>
        <w:rPr>
          <w:del w:id="5503" w:author="Flory Koole" w:date="2024-10-15T18:01:00Z" w16du:dateUtc="2024-10-15T16:01:00Z"/>
        </w:rPr>
      </w:pPr>
      <w:del w:id="5504" w:author="Flory Koole" w:date="2024-10-15T18:01:00Z" w16du:dateUtc="2024-10-15T16:01:00Z">
        <w:r w:rsidDel="00537622">
          <w:delText>Bijzonderheden</w:delText>
        </w:r>
      </w:del>
    </w:p>
    <w:p w14:paraId="6CDE91C6" w14:textId="5C541C97" w:rsidR="008C2360" w:rsidDel="00537622" w:rsidRDefault="008C2360" w:rsidP="008C2360">
      <w:pPr>
        <w:rPr>
          <w:del w:id="5505" w:author="Flory Koole" w:date="2024-10-15T18:01:00Z" w16du:dateUtc="2024-10-15T16:01:00Z"/>
          <w:rFonts w:cs="Calibri"/>
          <w:lang w:eastAsia="en-US"/>
        </w:rPr>
      </w:pPr>
    </w:p>
    <w:p w14:paraId="318B48A6" w14:textId="21D9C677" w:rsidR="008C2360" w:rsidDel="00537622" w:rsidRDefault="008C2360" w:rsidP="008C2360">
      <w:pPr>
        <w:rPr>
          <w:del w:id="5506" w:author="Flory Koole" w:date="2024-10-15T18:01:00Z" w16du:dateUtc="2024-10-15T16:01:00Z"/>
          <w:rFonts w:cs="Calibri"/>
          <w:lang w:eastAsia="en-US"/>
        </w:rPr>
      </w:pPr>
    </w:p>
    <w:p w14:paraId="476EDB8D" w14:textId="002B5AA8" w:rsidR="008C2360" w:rsidDel="00537622" w:rsidRDefault="00515B90" w:rsidP="008C2360">
      <w:pPr>
        <w:pStyle w:val="Heading3"/>
        <w:rPr>
          <w:del w:id="5507" w:author="Flory Koole" w:date="2024-10-15T18:01:00Z" w16du:dateUtc="2024-10-15T16:01:00Z"/>
          <w:lang w:eastAsia="en-US"/>
        </w:rPr>
      </w:pPr>
      <w:del w:id="5508" w:author="Flory Koole" w:date="2024-10-15T18:01:00Z" w16du:dateUtc="2024-10-15T16:01:00Z">
        <w:r w:rsidDel="00537622">
          <w:rPr>
            <w:lang w:eastAsia="en-US"/>
          </w:rPr>
          <w:delText xml:space="preserve">Gebeurtenis reserve: </w:delText>
        </w:r>
        <w:r w:rsidR="008C2360" w:rsidRPr="0079688D" w:rsidDel="00537622">
          <w:rPr>
            <w:lang w:eastAsia="en-US"/>
          </w:rPr>
          <w:delText>Cvp verkoop units</w:delText>
        </w:r>
        <w:r w:rsidDel="00537622">
          <w:rPr>
            <w:lang w:eastAsia="en-US"/>
          </w:rPr>
          <w:delText xml:space="preserve"> (</w:delText>
        </w:r>
        <w:r w:rsidRPr="007575FB" w:rsidDel="00537622">
          <w:rPr>
            <w:color w:val="FF0000"/>
            <w:lang w:eastAsia="en-US"/>
          </w:rPr>
          <w:delText>onder constructie</w:delText>
        </w:r>
        <w:r w:rsidDel="00537622">
          <w:rPr>
            <w:lang w:eastAsia="en-US"/>
          </w:rPr>
          <w:delText>)</w:delText>
        </w:r>
      </w:del>
    </w:p>
    <w:p w14:paraId="2C6064F2" w14:textId="5EE3AAD1" w:rsidR="007575FB" w:rsidDel="00537622" w:rsidRDefault="007575FB" w:rsidP="007575FB">
      <w:pPr>
        <w:spacing w:line="240" w:lineRule="auto"/>
        <w:rPr>
          <w:del w:id="5509" w:author="Flory Koole" w:date="2024-10-15T18:01:00Z" w16du:dateUtc="2024-10-15T16:01:00Z"/>
        </w:rPr>
      </w:pPr>
      <w:del w:id="5510" w:author="Flory Koole" w:date="2024-10-15T18:01:00Z" w16du:dateUtc="2024-10-15T16:01:00Z">
        <w:r w:rsidDel="00537622">
          <w:delText>Relevante zaken m.b.t. deze gebeurtenis</w:delText>
        </w:r>
      </w:del>
    </w:p>
    <w:p w14:paraId="02E9827F" w14:textId="734F9822" w:rsidR="008C2360" w:rsidDel="00537622" w:rsidRDefault="008C2360" w:rsidP="008C2360">
      <w:pPr>
        <w:pStyle w:val="ListParagraph"/>
        <w:numPr>
          <w:ilvl w:val="0"/>
          <w:numId w:val="6"/>
        </w:numPr>
        <w:rPr>
          <w:del w:id="5511" w:author="Flory Koole" w:date="2024-10-15T18:01:00Z" w16du:dateUtc="2024-10-15T16:01:00Z"/>
        </w:rPr>
      </w:pPr>
      <w:del w:id="5512" w:author="Flory Koole" w:date="2024-10-15T18:01:00Z" w16du:dateUtc="2024-10-15T16:01:00Z">
        <w:r w:rsidDel="00537622">
          <w:delText>Afleidbaar of opdrachtvolgend: opdrachtvolgend</w:delText>
        </w:r>
      </w:del>
    </w:p>
    <w:p w14:paraId="5340068C" w14:textId="507A7D44" w:rsidR="008C2360" w:rsidDel="00537622" w:rsidRDefault="008C2360" w:rsidP="008C2360">
      <w:pPr>
        <w:pStyle w:val="ListParagraph"/>
        <w:numPr>
          <w:ilvl w:val="0"/>
          <w:numId w:val="6"/>
        </w:numPr>
        <w:rPr>
          <w:del w:id="5513" w:author="Flory Koole" w:date="2024-10-15T18:01:00Z" w16du:dateUtc="2024-10-15T16:01:00Z"/>
        </w:rPr>
      </w:pPr>
      <w:del w:id="5514" w:author="Flory Koole" w:date="2024-10-15T18:01:00Z" w16du:dateUtc="2024-10-15T16:01:00Z">
        <w:r w:rsidDel="00537622">
          <w:delText>Invoer en controles</w:delText>
        </w:r>
      </w:del>
    </w:p>
    <w:p w14:paraId="5A47FC7B" w14:textId="41E6F0D9" w:rsidR="008C2360" w:rsidDel="00537622" w:rsidRDefault="008C2360" w:rsidP="008C2360">
      <w:pPr>
        <w:pStyle w:val="ListParagraph"/>
        <w:numPr>
          <w:ilvl w:val="0"/>
          <w:numId w:val="6"/>
        </w:numPr>
        <w:rPr>
          <w:del w:id="5515" w:author="Flory Koole" w:date="2024-10-15T18:01:00Z" w16du:dateUtc="2024-10-15T16:01:00Z"/>
        </w:rPr>
      </w:pPr>
      <w:del w:id="5516" w:author="Flory Koole" w:date="2024-10-15T18:01:00Z" w16du:dateUtc="2024-10-15T16:01:00Z">
        <w:r w:rsidDel="00537622">
          <w:delText>Overgangen in profielen: n.v.t.</w:delText>
        </w:r>
      </w:del>
    </w:p>
    <w:p w14:paraId="16ADE070" w14:textId="390BCDFD" w:rsidR="008C2360" w:rsidRPr="0070769B" w:rsidDel="00537622" w:rsidRDefault="008C2360" w:rsidP="008C2360">
      <w:pPr>
        <w:pStyle w:val="ListParagraph"/>
        <w:numPr>
          <w:ilvl w:val="0"/>
          <w:numId w:val="6"/>
        </w:numPr>
        <w:rPr>
          <w:del w:id="5517" w:author="Flory Koole" w:date="2024-10-15T18:01:00Z" w16du:dateUtc="2024-10-15T16:01:00Z"/>
        </w:rPr>
      </w:pPr>
      <w:del w:id="5518" w:author="Flory Koole" w:date="2024-10-15T18:01:00Z" w16du:dateUtc="2024-10-15T16:01:00Z">
        <w:r w:rsidDel="00537622">
          <w:delText>Koppelingen</w:delText>
        </w:r>
        <w:r w:rsidRPr="0070769B" w:rsidDel="00537622">
          <w:rPr>
            <w:rFonts w:cs="Calibri"/>
            <w:lang w:eastAsia="en-US"/>
          </w:rPr>
          <w:delText xml:space="preserve"> </w:delText>
        </w:r>
      </w:del>
    </w:p>
    <w:p w14:paraId="2787F5CA" w14:textId="793AAE1B" w:rsidR="008C2360" w:rsidDel="00537622" w:rsidRDefault="008C2360" w:rsidP="008C2360">
      <w:pPr>
        <w:pStyle w:val="ListParagraph"/>
        <w:numPr>
          <w:ilvl w:val="0"/>
          <w:numId w:val="6"/>
        </w:numPr>
        <w:rPr>
          <w:del w:id="5519" w:author="Flory Koole" w:date="2024-10-15T18:01:00Z" w16du:dateUtc="2024-10-15T16:01:00Z"/>
        </w:rPr>
      </w:pPr>
      <w:del w:id="5520" w:author="Flory Koole" w:date="2024-10-15T18:01:00Z" w16du:dateUtc="2024-10-15T16:01:00Z">
        <w:r w:rsidDel="00537622">
          <w:delText>Speciale berekeningen</w:delText>
        </w:r>
      </w:del>
    </w:p>
    <w:p w14:paraId="25ED1CB4" w14:textId="5B36472E" w:rsidR="008C2360" w:rsidDel="00537622" w:rsidRDefault="008C2360" w:rsidP="008C2360">
      <w:pPr>
        <w:pStyle w:val="ListParagraph"/>
        <w:numPr>
          <w:ilvl w:val="1"/>
          <w:numId w:val="6"/>
        </w:numPr>
        <w:rPr>
          <w:del w:id="5521" w:author="Flory Koole" w:date="2024-10-15T18:01:00Z" w16du:dateUtc="2024-10-15T16:01:00Z"/>
        </w:rPr>
      </w:pPr>
    </w:p>
    <w:p w14:paraId="1472E276" w14:textId="0A6222B0" w:rsidR="008C2360" w:rsidDel="00537622" w:rsidRDefault="008C2360" w:rsidP="008C2360">
      <w:pPr>
        <w:pStyle w:val="ListParagraph"/>
        <w:numPr>
          <w:ilvl w:val="0"/>
          <w:numId w:val="6"/>
        </w:numPr>
        <w:rPr>
          <w:del w:id="5522" w:author="Flory Koole" w:date="2024-10-15T18:01:00Z" w16du:dateUtc="2024-10-15T16:01:00Z"/>
        </w:rPr>
      </w:pPr>
      <w:del w:id="5523" w:author="Flory Koole" w:date="2024-10-15T18:01:00Z" w16du:dateUtc="2024-10-15T16:01:00Z">
        <w:r w:rsidDel="00537622">
          <w:delText>Bijzonderheden</w:delText>
        </w:r>
      </w:del>
    </w:p>
    <w:p w14:paraId="16667DC5" w14:textId="71D97BA6" w:rsidR="008C2360" w:rsidDel="00537622" w:rsidRDefault="008C2360" w:rsidP="008C2360">
      <w:pPr>
        <w:rPr>
          <w:del w:id="5524" w:author="Flory Koole" w:date="2024-10-15T18:01:00Z" w16du:dateUtc="2024-10-15T16:01:00Z"/>
          <w:rFonts w:cs="Calibri"/>
          <w:lang w:eastAsia="en-US"/>
        </w:rPr>
      </w:pPr>
    </w:p>
    <w:p w14:paraId="1C14CA0A" w14:textId="77777777" w:rsidR="004C5DFD" w:rsidRDefault="004C5DFD" w:rsidP="00233F87">
      <w:pPr>
        <w:rPr>
          <w:rFonts w:cs="Calibri"/>
          <w:lang w:eastAsia="en-US"/>
        </w:rPr>
      </w:pPr>
    </w:p>
    <w:p w14:paraId="16C3CE7C" w14:textId="0D957126" w:rsidR="00685623" w:rsidRDefault="00BC2C12" w:rsidP="0079688D">
      <w:pPr>
        <w:pStyle w:val="Heading2"/>
        <w:rPr>
          <w:lang w:eastAsia="en-US"/>
        </w:rPr>
      </w:pPr>
      <w:bookmarkStart w:id="5525" w:name="_Toc187312287"/>
      <w:bookmarkStart w:id="5526" w:name="_Toc1290712902"/>
      <w:bookmarkStart w:id="5527" w:name="_Toc1842955241"/>
      <w:r w:rsidRPr="2B26B8BC">
        <w:rPr>
          <w:lang w:eastAsia="en-US"/>
        </w:rPr>
        <w:t>Bepalen financieringsfactor</w:t>
      </w:r>
      <w:ins w:id="5528" w:author="Flory Koole" w:date="2024-10-16T18:06:00Z">
        <w:r w:rsidR="00F419B5" w:rsidRPr="2B26B8BC">
          <w:rPr>
            <w:lang w:eastAsia="en-US"/>
          </w:rPr>
          <w:t xml:space="preserve"> (maandelijks)</w:t>
        </w:r>
      </w:ins>
      <w:bookmarkEnd w:id="5525"/>
      <w:bookmarkEnd w:id="5526"/>
      <w:bookmarkEnd w:id="5527"/>
    </w:p>
    <w:p w14:paraId="28FB2311" w14:textId="58C1A3E9" w:rsidR="00685623" w:rsidRDefault="006816CE" w:rsidP="00233F87">
      <w:pPr>
        <w:rPr>
          <w:ins w:id="5529" w:author="Flory Koole" w:date="2024-11-25T17:07:00Z" w16du:dateUtc="2024-11-25T16:07:00Z"/>
          <w:rFonts w:cs="Calibri"/>
          <w:lang w:eastAsia="en-US"/>
        </w:rPr>
      </w:pPr>
      <w:ins w:id="5530" w:author="Flory Koole" w:date="2024-11-25T17:02:00Z" w16du:dateUtc="2024-11-25T16:02:00Z">
        <w:r>
          <w:rPr>
            <w:rFonts w:cs="Calibri"/>
            <w:lang w:eastAsia="en-US"/>
          </w:rPr>
          <w:t xml:space="preserve">Maandelijks moet </w:t>
        </w:r>
        <w:r w:rsidR="00467C6F">
          <w:rPr>
            <w:rFonts w:cs="Calibri"/>
            <w:lang w:eastAsia="en-US"/>
          </w:rPr>
          <w:t>een nieuwe financieringsfactor</w:t>
        </w:r>
      </w:ins>
      <w:ins w:id="5531" w:author="Flory Koole" w:date="2024-11-25T17:03:00Z" w16du:dateUtc="2024-11-25T16:03:00Z">
        <w:r w:rsidR="00467C6F">
          <w:rPr>
            <w:rFonts w:cs="Calibri"/>
            <w:lang w:eastAsia="en-US"/>
          </w:rPr>
          <w:t xml:space="preserve"> voor de CVP reserve worden vastgesteld op basis waarvan</w:t>
        </w:r>
      </w:ins>
      <w:ins w:id="5532" w:author="Flory Koole" w:date="2024-11-25T17:05:00Z" w16du:dateUtc="2024-11-25T16:05:00Z">
        <w:r w:rsidR="00531E4C">
          <w:rPr>
            <w:rFonts w:cs="Calibri"/>
            <w:lang w:eastAsia="en-US"/>
          </w:rPr>
          <w:t xml:space="preserve"> de inkoop van nieuwe CVP aanspraken moet </w:t>
        </w:r>
        <w:r w:rsidR="00EF4959">
          <w:rPr>
            <w:rFonts w:cs="Calibri"/>
            <w:lang w:eastAsia="en-US"/>
          </w:rPr>
          <w:t xml:space="preserve">worden verwerkt. Hiervoor wordt een proces ingericht dat ervoor zorgt dat </w:t>
        </w:r>
      </w:ins>
      <w:ins w:id="5533" w:author="Flory Koole" w:date="2024-11-25T17:06:00Z" w16du:dateUtc="2024-11-25T16:06:00Z">
        <w:r w:rsidR="001136F8">
          <w:rPr>
            <w:rFonts w:cs="Calibri"/>
            <w:lang w:eastAsia="en-US"/>
          </w:rPr>
          <w:t xml:space="preserve">de meest recente RTS bekend is voordat wordt overgegaan tot </w:t>
        </w:r>
      </w:ins>
      <w:ins w:id="5534" w:author="Flory Koole" w:date="2024-11-25T17:07:00Z" w16du:dateUtc="2024-11-25T16:07:00Z">
        <w:r w:rsidR="001136F8">
          <w:rPr>
            <w:rFonts w:cs="Calibri"/>
            <w:lang w:eastAsia="en-US"/>
          </w:rPr>
          <w:t xml:space="preserve">het </w:t>
        </w:r>
        <w:r w:rsidR="005210CF">
          <w:rPr>
            <w:rFonts w:cs="Calibri"/>
            <w:lang w:eastAsia="en-US"/>
          </w:rPr>
          <w:t>geven van de opdracht.</w:t>
        </w:r>
      </w:ins>
    </w:p>
    <w:p w14:paraId="33508F73" w14:textId="77777777" w:rsidR="005210CF" w:rsidRDefault="005210CF" w:rsidP="00233F87">
      <w:pPr>
        <w:rPr>
          <w:ins w:id="5535" w:author="Flory Koole" w:date="2024-11-25T17:07:00Z" w16du:dateUtc="2024-11-25T16:07:00Z"/>
          <w:rFonts w:cs="Calibri"/>
          <w:lang w:eastAsia="en-US"/>
        </w:rPr>
      </w:pPr>
    </w:p>
    <w:p w14:paraId="72AA0564" w14:textId="03FB0827" w:rsidR="005210CF" w:rsidRDefault="005210CF" w:rsidP="00233F87">
      <w:pPr>
        <w:rPr>
          <w:ins w:id="5536" w:author="Flory Koole" w:date="2024-11-25T17:06:00Z" w16du:dateUtc="2024-11-25T16:06:00Z"/>
          <w:rFonts w:cs="Calibri"/>
          <w:lang w:eastAsia="en-US"/>
        </w:rPr>
      </w:pPr>
      <w:ins w:id="5537" w:author="Flory Koole" w:date="2024-11-25T17:07:00Z" w16du:dateUtc="2024-11-25T16:07:00Z">
        <w:r>
          <w:rPr>
            <w:rFonts w:cs="Calibri"/>
            <w:lang w:eastAsia="en-US"/>
          </w:rPr>
          <w:t xml:space="preserve">Bij een geunitiseerde CVP reserve </w:t>
        </w:r>
        <w:r w:rsidR="00DA67C9">
          <w:rPr>
            <w:rFonts w:cs="Calibri"/>
            <w:lang w:eastAsia="en-US"/>
          </w:rPr>
          <w:t xml:space="preserve">kan de waarde hiervan door de </w:t>
        </w:r>
      </w:ins>
      <w:ins w:id="5538" w:author="Flory Koole" w:date="2024-11-25T17:08:00Z" w16du:dateUtc="2024-11-25T16:08:00Z">
        <w:r w:rsidR="00122D33">
          <w:rPr>
            <w:rFonts w:cs="Calibri"/>
            <w:lang w:eastAsia="en-US"/>
          </w:rPr>
          <w:t>administratie</w:t>
        </w:r>
      </w:ins>
      <w:ins w:id="5539" w:author="Flory Koole" w:date="2024-11-25T17:07:00Z" w16du:dateUtc="2024-11-25T16:07:00Z">
        <w:r w:rsidR="00DA67C9">
          <w:rPr>
            <w:rFonts w:cs="Calibri"/>
            <w:lang w:eastAsia="en-US"/>
          </w:rPr>
          <w:t xml:space="preserve"> worden bepaald aan de hand van de un</w:t>
        </w:r>
      </w:ins>
      <w:ins w:id="5540" w:author="Flory Koole" w:date="2024-11-25T17:08:00Z" w16du:dateUtc="2024-11-25T16:08:00Z">
        <w:r w:rsidR="00DA67C9">
          <w:rPr>
            <w:rFonts w:cs="Calibri"/>
            <w:lang w:eastAsia="en-US"/>
          </w:rPr>
          <w:t>its en de laatst bekend koers</w:t>
        </w:r>
        <w:r w:rsidR="00122D33">
          <w:rPr>
            <w:rFonts w:cs="Calibri"/>
            <w:lang w:eastAsia="en-US"/>
          </w:rPr>
          <w:t>. Er is dan geen afhankelijkheid met de vermogensbeheerder</w:t>
        </w:r>
        <w:r w:rsidR="00BA172A">
          <w:rPr>
            <w:rFonts w:cs="Calibri"/>
            <w:lang w:eastAsia="en-US"/>
          </w:rPr>
          <w:t xml:space="preserve">. Bij een CVP reserve waarvoor de vermogensbeheerder een mandaat heeft, moet de </w:t>
        </w:r>
      </w:ins>
      <w:ins w:id="5541" w:author="Flory Koole" w:date="2024-11-25T17:09:00Z" w16du:dateUtc="2024-11-25T16:09:00Z">
        <w:r w:rsidR="00BA172A">
          <w:rPr>
            <w:rFonts w:cs="Calibri"/>
            <w:lang w:eastAsia="en-US"/>
          </w:rPr>
          <w:t xml:space="preserve">juiste waarde van het </w:t>
        </w:r>
        <w:r w:rsidR="009E09BB">
          <w:rPr>
            <w:rFonts w:cs="Calibri"/>
            <w:lang w:eastAsia="en-US"/>
          </w:rPr>
          <w:t>mandaat</w:t>
        </w:r>
        <w:r w:rsidR="00BA172A">
          <w:rPr>
            <w:rFonts w:cs="Calibri"/>
            <w:lang w:eastAsia="en-US"/>
          </w:rPr>
          <w:t xml:space="preserve"> worden meegegeven met de opdracht</w:t>
        </w:r>
        <w:r w:rsidR="009E09BB">
          <w:rPr>
            <w:rFonts w:cs="Calibri"/>
            <w:lang w:eastAsia="en-US"/>
          </w:rPr>
          <w:t>.</w:t>
        </w:r>
      </w:ins>
    </w:p>
    <w:p w14:paraId="07D4E42B" w14:textId="77777777" w:rsidR="002921DE" w:rsidRDefault="002921DE" w:rsidP="00233F87">
      <w:pPr>
        <w:rPr>
          <w:ins w:id="5542" w:author="Flory Koole" w:date="2024-11-25T17:01:00Z" w16du:dateUtc="2024-11-25T16:01:00Z"/>
          <w:rFonts w:cs="Calibri"/>
          <w:lang w:eastAsia="en-US"/>
        </w:rPr>
      </w:pPr>
    </w:p>
    <w:p w14:paraId="40898AEF" w14:textId="5EB6EDC1" w:rsidR="00450C1C" w:rsidRDefault="0087054F" w:rsidP="00233F87">
      <w:pPr>
        <w:rPr>
          <w:ins w:id="5543" w:author="Flory Koole" w:date="2024-11-25T17:12:00Z" w16du:dateUtc="2024-11-25T16:12:00Z"/>
          <w:rFonts w:cs="Calibri"/>
          <w:lang w:eastAsia="en-US"/>
        </w:rPr>
      </w:pPr>
      <w:ins w:id="5544" w:author="Flory Koole" w:date="2024-11-25T17:09:00Z" w16du:dateUtc="2024-11-25T16:09:00Z">
        <w:r>
          <w:rPr>
            <w:rFonts w:cs="Calibri"/>
            <w:lang w:eastAsia="en-US"/>
          </w:rPr>
          <w:t xml:space="preserve">Na het geven van </w:t>
        </w:r>
      </w:ins>
      <w:ins w:id="5545" w:author="Flory Koole" w:date="2024-11-25T17:10:00Z" w16du:dateUtc="2024-11-25T16:10:00Z">
        <w:r>
          <w:rPr>
            <w:rFonts w:cs="Calibri"/>
            <w:lang w:eastAsia="en-US"/>
          </w:rPr>
          <w:t xml:space="preserve">de opdracht bepaalt Qwik de </w:t>
        </w:r>
        <w:r w:rsidR="00D234C2">
          <w:rPr>
            <w:rFonts w:cs="Calibri"/>
            <w:lang w:eastAsia="en-US"/>
          </w:rPr>
          <w:t xml:space="preserve">financieringsfactor </w:t>
        </w:r>
        <w:del w:id="5546" w:author="Flory Koole (F)" w:date="2025-08-14T13:50:00Z" w16du:dateUtc="2025-08-14T11:50:00Z">
          <w:r w:rsidR="00D234C2" w:rsidDel="004D4CD1">
            <w:rPr>
              <w:rFonts w:cs="Calibri"/>
              <w:lang w:eastAsia="en-US"/>
            </w:rPr>
            <w:delText>(</w:delText>
          </w:r>
          <w:r w:rsidR="00D234C2" w:rsidRPr="00D234C2" w:rsidDel="004D4CD1">
            <w:rPr>
              <w:rFonts w:cs="Calibri"/>
              <w:highlight w:val="yellow"/>
              <w:lang w:eastAsia="en-US"/>
              <w:rPrChange w:id="5547" w:author="Flory Koole" w:date="2024-11-25T17:10:00Z" w16du:dateUtc="2024-11-25T16:10:00Z">
                <w:rPr>
                  <w:rFonts w:cs="Calibri"/>
                  <w:lang w:eastAsia="en-US"/>
                </w:rPr>
              </w:rPrChange>
            </w:rPr>
            <w:delText>Marco</w:delText>
          </w:r>
          <w:r w:rsidR="00D234C2" w:rsidDel="004D4CD1">
            <w:rPr>
              <w:rFonts w:cs="Calibri"/>
              <w:lang w:eastAsia="en-US"/>
            </w:rPr>
            <w:delText xml:space="preserve"> weet het juiste woord) </w:delText>
          </w:r>
        </w:del>
        <w:r w:rsidR="00D234C2">
          <w:rPr>
            <w:rFonts w:cs="Calibri"/>
            <w:lang w:eastAsia="en-US"/>
          </w:rPr>
          <w:t xml:space="preserve">door de </w:t>
        </w:r>
        <w:r w:rsidR="004606C4">
          <w:rPr>
            <w:rFonts w:cs="Calibri"/>
            <w:lang w:eastAsia="en-US"/>
          </w:rPr>
          <w:t>waarde van het mandaat af te z</w:t>
        </w:r>
      </w:ins>
      <w:ins w:id="5548" w:author="Flory Koole" w:date="2024-11-25T17:11:00Z" w16du:dateUtc="2024-11-25T16:11:00Z">
        <w:r w:rsidR="004606C4">
          <w:rPr>
            <w:rFonts w:cs="Calibri"/>
            <w:lang w:eastAsia="en-US"/>
          </w:rPr>
          <w:t>etten tegen de waarde van de op dat moment ingekochte CVP aanspraken</w:t>
        </w:r>
        <w:r w:rsidR="005D6444">
          <w:rPr>
            <w:rFonts w:cs="Calibri"/>
            <w:lang w:eastAsia="en-US"/>
          </w:rPr>
          <w:t>. Die laatste worden bepaald door de kasstromen van deze aanspraken contant te maken met de laatst bekende RTS op versiedatum</w:t>
        </w:r>
        <w:r w:rsidR="007C033C">
          <w:rPr>
            <w:rFonts w:cs="Calibri"/>
            <w:lang w:eastAsia="en-US"/>
          </w:rPr>
          <w:t>, waard</w:t>
        </w:r>
      </w:ins>
      <w:ins w:id="5549" w:author="Flory Koole" w:date="2024-11-25T17:12:00Z" w16du:dateUtc="2024-11-25T16:12:00Z">
        <w:r w:rsidR="007C033C">
          <w:rPr>
            <w:rFonts w:cs="Calibri"/>
            <w:lang w:eastAsia="en-US"/>
          </w:rPr>
          <w:t>oor ook de reeds toegekend dakpannen correct worden meegenomen</w:t>
        </w:r>
        <w:r w:rsidR="00B83A2E">
          <w:rPr>
            <w:rFonts w:cs="Calibri"/>
            <w:lang w:eastAsia="en-US"/>
          </w:rPr>
          <w:t xml:space="preserve"> in de berekening.</w:t>
        </w:r>
      </w:ins>
    </w:p>
    <w:p w14:paraId="3EB8228E" w14:textId="77777777" w:rsidR="00DE4A72" w:rsidRDefault="00DE4A72" w:rsidP="00233F87">
      <w:pPr>
        <w:rPr>
          <w:ins w:id="5550" w:author="Flory Koole" w:date="2024-11-25T17:13:00Z" w16du:dateUtc="2024-11-25T16:13:00Z"/>
          <w:rFonts w:cs="Calibri"/>
          <w:lang w:eastAsia="en-US"/>
        </w:rPr>
      </w:pPr>
    </w:p>
    <w:p w14:paraId="40D29B77" w14:textId="77777777" w:rsidR="00DE4A72" w:rsidRDefault="00DE4A72" w:rsidP="00233F87">
      <w:pPr>
        <w:rPr>
          <w:ins w:id="5551" w:author="Flory Koole" w:date="2024-11-25T17:13:00Z" w16du:dateUtc="2024-11-25T16:13:00Z"/>
          <w:rFonts w:cs="Calibri"/>
          <w:lang w:eastAsia="en-US"/>
        </w:rPr>
      </w:pPr>
    </w:p>
    <w:p w14:paraId="788442D5" w14:textId="77777777" w:rsidR="00DE4A72" w:rsidRDefault="00DE4A72" w:rsidP="00233F87">
      <w:pPr>
        <w:rPr>
          <w:ins w:id="5552" w:author="Flory Koole" w:date="2024-11-25T17:13:00Z" w16du:dateUtc="2024-11-25T16:13:00Z"/>
          <w:rFonts w:cs="Calibri"/>
          <w:lang w:eastAsia="en-US"/>
        </w:rPr>
      </w:pPr>
    </w:p>
    <w:p w14:paraId="4BFA8A85" w14:textId="77777777" w:rsidR="00DE4A72" w:rsidRDefault="00DE4A72" w:rsidP="00233F87">
      <w:pPr>
        <w:rPr>
          <w:ins w:id="5553" w:author="Flory Koole" w:date="2024-11-25T17:12:00Z" w16du:dateUtc="2024-11-25T16:12:00Z"/>
          <w:rFonts w:cs="Calibri"/>
          <w:lang w:eastAsia="en-US"/>
        </w:rPr>
      </w:pPr>
    </w:p>
    <w:p w14:paraId="16257AA4" w14:textId="174609FD" w:rsidR="00DE4A72" w:rsidRDefault="00DE4A72" w:rsidP="00233F87">
      <w:pPr>
        <w:rPr>
          <w:ins w:id="5554" w:author="Flory Koole" w:date="2024-11-25T17:00:00Z" w16du:dateUtc="2024-11-25T16:00:00Z"/>
          <w:rFonts w:cs="Calibri"/>
          <w:lang w:eastAsia="en-US"/>
        </w:rPr>
      </w:pPr>
      <w:ins w:id="5555" w:author="Flory Koole" w:date="2024-11-25T17:12:00Z" w16du:dateUtc="2024-11-25T16:12:00Z">
        <w:r>
          <w:rPr>
            <w:rFonts w:cs="Calibri"/>
            <w:lang w:eastAsia="en-US"/>
          </w:rPr>
          <w:t>Schematisch ziet dit er als volgt uit:</w:t>
        </w:r>
      </w:ins>
    </w:p>
    <w:p w14:paraId="57EBD015" w14:textId="492435DA" w:rsidR="00793C70" w:rsidRDefault="00793C70" w:rsidP="00233F87">
      <w:pPr>
        <w:rPr>
          <w:ins w:id="5556" w:author="Flory Koole" w:date="2024-11-25T16:59:00Z" w16du:dateUtc="2024-11-25T15:59:00Z"/>
          <w:rFonts w:cs="Calibri"/>
          <w:lang w:eastAsia="en-US"/>
        </w:rPr>
      </w:pPr>
      <w:ins w:id="5557" w:author="Flory Koole" w:date="2024-11-25T17:00:00Z" w16du:dateUtc="2024-11-25T16:00:00Z">
        <w:r>
          <w:rPr>
            <w:rFonts w:cs="Calibri"/>
            <w:noProof/>
            <w:lang w:eastAsia="en-US"/>
          </w:rPr>
          <w:drawing>
            <wp:inline distT="0" distB="0" distL="0" distR="0" wp14:anchorId="03B5A588" wp14:editId="0A34DDE0">
              <wp:extent cx="5234940" cy="2711276"/>
              <wp:effectExtent l="0" t="0" r="3810" b="0"/>
              <wp:docPr id="211554051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1302" cy="2724929"/>
                      </a:xfrm>
                      <a:prstGeom prst="rect">
                        <a:avLst/>
                      </a:prstGeom>
                      <a:noFill/>
                    </pic:spPr>
                  </pic:pic>
                </a:graphicData>
              </a:graphic>
            </wp:inline>
          </w:drawing>
        </w:r>
      </w:ins>
    </w:p>
    <w:p w14:paraId="67F94ED4" w14:textId="77777777" w:rsidR="00725960" w:rsidRDefault="00725960" w:rsidP="00233F87">
      <w:pPr>
        <w:rPr>
          <w:rFonts w:cs="Calibri"/>
          <w:lang w:eastAsia="en-US"/>
        </w:rPr>
      </w:pPr>
    </w:p>
    <w:p w14:paraId="24D1A722" w14:textId="323763CE" w:rsidR="00893007" w:rsidRDefault="00893007" w:rsidP="00C93802">
      <w:pPr>
        <w:pStyle w:val="ListParagraph"/>
        <w:numPr>
          <w:ilvl w:val="0"/>
          <w:numId w:val="24"/>
        </w:numPr>
        <w:spacing w:before="0" w:after="0" w:line="240" w:lineRule="auto"/>
        <w:contextualSpacing w:val="0"/>
        <w:rPr>
          <w:del w:id="5558" w:author="Flory Koole" w:date="2024-11-25T17:06:00Z" w16du:dateUtc="2024-11-25T16:06:00Z"/>
          <w:rFonts w:eastAsia="Times New Roman" w:cs="Calibri"/>
        </w:rPr>
      </w:pPr>
      <w:del w:id="5559" w:author="Flory Koole" w:date="2024-11-25T17:06:00Z" w16du:dateUtc="2024-11-25T16:06:00Z">
        <w:r>
          <w:rPr>
            <w:rFonts w:eastAsia="Times New Roman" w:cs="Calibri"/>
          </w:rPr>
          <w:delText>Bepalen financieringsfactor</w:delText>
        </w:r>
        <w:bookmarkStart w:id="5560" w:name="_Toc187312288"/>
        <w:bookmarkEnd w:id="5560"/>
      </w:del>
    </w:p>
    <w:p w14:paraId="615D9BC9" w14:textId="1829A141" w:rsidR="00EA63A0" w:rsidRDefault="00893007">
      <w:pPr>
        <w:pStyle w:val="ListParagraph"/>
        <w:numPr>
          <w:ilvl w:val="2"/>
          <w:numId w:val="24"/>
        </w:numPr>
        <w:spacing w:before="0" w:after="0" w:line="240" w:lineRule="auto"/>
        <w:contextualSpacing w:val="0"/>
        <w:rPr>
          <w:del w:id="5561" w:author="Flory Koole" w:date="2024-11-25T17:06:00Z" w16du:dateUtc="2024-11-25T16:06:00Z"/>
          <w:rFonts w:eastAsia="Times New Roman" w:cs="Calibri"/>
        </w:rPr>
        <w:pPrChange w:id="5562" w:author="Flory Koole" w:date="2024-11-21T12:00:00Z" w16du:dateUtc="2024-11-21T11:00:00Z">
          <w:pPr>
            <w:pStyle w:val="ListParagraph"/>
            <w:numPr>
              <w:ilvl w:val="1"/>
              <w:numId w:val="24"/>
            </w:numPr>
            <w:spacing w:before="0" w:after="0" w:line="240" w:lineRule="auto"/>
            <w:ind w:left="1440" w:hanging="360"/>
            <w:contextualSpacing w:val="0"/>
          </w:pPr>
        </w:pPrChange>
      </w:pPr>
      <w:del w:id="5563" w:author="Flory Koole" w:date="2024-11-25T17:06:00Z" w16du:dateUtc="2024-11-25T16:06:00Z">
        <w:r>
          <w:rPr>
            <w:rFonts w:eastAsia="Times New Roman" w:cs="Calibri"/>
          </w:rPr>
          <w:delText>Bij geunitiseerde reserve niet i.c.m. AIM</w:delText>
        </w:r>
      </w:del>
      <w:del w:id="5564" w:author="Flory Koole" w:date="2024-11-21T12:00:00Z" w16du:dateUtc="2024-11-21T11:00:00Z">
        <w:r w:rsidDel="00EA63A0">
          <w:rPr>
            <w:rFonts w:eastAsia="Times New Roman" w:cs="Calibri"/>
          </w:rPr>
          <w:delText xml:space="preserve">, </w:delText>
        </w:r>
      </w:del>
      <w:bookmarkStart w:id="5565" w:name="_Toc187312289"/>
      <w:bookmarkEnd w:id="5565"/>
    </w:p>
    <w:p w14:paraId="1B5CA490" w14:textId="59EDA67E" w:rsidR="00196559" w:rsidRDefault="00893007">
      <w:pPr>
        <w:pStyle w:val="ListParagraph"/>
        <w:numPr>
          <w:ilvl w:val="2"/>
          <w:numId w:val="24"/>
        </w:numPr>
        <w:spacing w:before="0" w:after="0" w:line="240" w:lineRule="auto"/>
        <w:contextualSpacing w:val="0"/>
        <w:rPr>
          <w:del w:id="5566" w:author="Flory Koole" w:date="2024-11-25T17:06:00Z" w16du:dateUtc="2024-11-25T16:06:00Z"/>
          <w:rFonts w:eastAsia="Times New Roman" w:cs="Calibri"/>
        </w:rPr>
        <w:pPrChange w:id="5567" w:author="Flory Koole" w:date="2024-11-21T11:59:00Z" w16du:dateUtc="2024-11-21T10:59:00Z">
          <w:pPr>
            <w:pStyle w:val="ListParagraph"/>
            <w:numPr>
              <w:ilvl w:val="1"/>
              <w:numId w:val="24"/>
            </w:numPr>
            <w:spacing w:before="0" w:after="0" w:line="240" w:lineRule="auto"/>
            <w:ind w:left="1440" w:hanging="360"/>
            <w:contextualSpacing w:val="0"/>
          </w:pPr>
        </w:pPrChange>
      </w:pPr>
      <w:del w:id="5568" w:author="Flory Koole" w:date="2024-11-07T09:06:00Z" w16du:dateUtc="2024-11-07T08:06:00Z">
        <w:r w:rsidDel="00F6073B">
          <w:rPr>
            <w:rFonts w:eastAsia="Times New Roman" w:cs="Calibri"/>
          </w:rPr>
          <w:delText>b</w:delText>
        </w:r>
      </w:del>
      <w:del w:id="5569" w:author="Flory Koole" w:date="2024-11-25T17:06:00Z" w16du:dateUtc="2024-11-25T16:06:00Z">
        <w:r w:rsidDel="002921DE">
          <w:rPr>
            <w:rFonts w:eastAsia="Times New Roman" w:cs="Calibri"/>
          </w:rPr>
          <w:delText>ij</w:delText>
        </w:r>
        <w:r>
          <w:rPr>
            <w:rFonts w:eastAsia="Times New Roman" w:cs="Calibri"/>
          </w:rPr>
          <w:delText xml:space="preserve"> niet-geunitiseerde reserve wel i.c.m. AIM (lopende discussie)</w:delText>
        </w:r>
        <w:bookmarkStart w:id="5570" w:name="_Toc187312290"/>
        <w:bookmarkEnd w:id="5570"/>
      </w:del>
    </w:p>
    <w:p w14:paraId="1516C008" w14:textId="41367980" w:rsidR="00893007" w:rsidRDefault="00893007" w:rsidP="00233F87">
      <w:pPr>
        <w:rPr>
          <w:del w:id="5571" w:author="Flory Koole" w:date="2024-11-25T17:13:00Z" w16du:dateUtc="2024-11-25T16:13:00Z"/>
          <w:rFonts w:cs="Calibri"/>
          <w:lang w:eastAsia="en-US"/>
        </w:rPr>
      </w:pPr>
      <w:bookmarkStart w:id="5572" w:name="_Toc187312291"/>
      <w:bookmarkEnd w:id="5572"/>
    </w:p>
    <w:p w14:paraId="78F6FC64" w14:textId="34DA026F" w:rsidR="00893007" w:rsidRDefault="00893007" w:rsidP="00233F87">
      <w:pPr>
        <w:rPr>
          <w:del w:id="5573" w:author="Flory Koole" w:date="2024-11-25T17:13:00Z" w16du:dateUtc="2024-11-25T16:13:00Z"/>
          <w:rFonts w:cs="Calibri"/>
          <w:lang w:eastAsia="en-US"/>
        </w:rPr>
      </w:pPr>
      <w:bookmarkStart w:id="5574" w:name="_Toc187312292"/>
      <w:bookmarkEnd w:id="5574"/>
    </w:p>
    <w:p w14:paraId="2203583A" w14:textId="6C3EF4C6" w:rsidR="0079688D" w:rsidRDefault="00474B9B" w:rsidP="0079688D">
      <w:pPr>
        <w:pStyle w:val="Heading3"/>
        <w:rPr>
          <w:lang w:eastAsia="en-US"/>
        </w:rPr>
      </w:pPr>
      <w:bookmarkStart w:id="5575" w:name="_Toc187312293"/>
      <w:bookmarkStart w:id="5576" w:name="_Toc1784918706"/>
      <w:bookmarkStart w:id="5577" w:name="_Toc1461341089"/>
      <w:ins w:id="5578" w:author="Flory Koole" w:date="2024-11-21T12:01:00Z">
        <w:r w:rsidRPr="2B26B8BC">
          <w:rPr>
            <w:lang w:eastAsia="en-US"/>
          </w:rPr>
          <w:t xml:space="preserve">Gebeurtenis Reserve: </w:t>
        </w:r>
      </w:ins>
      <w:r w:rsidR="0079688D" w:rsidRPr="2B26B8BC">
        <w:rPr>
          <w:lang w:eastAsia="en-US"/>
        </w:rPr>
        <w:t>Financieringsgraad</w:t>
      </w:r>
      <w:bookmarkEnd w:id="5575"/>
      <w:bookmarkEnd w:id="5576"/>
      <w:bookmarkEnd w:id="5577"/>
      <w:r w:rsidR="00313BE0" w:rsidRPr="2B26B8BC">
        <w:rPr>
          <w:lang w:eastAsia="en-US"/>
        </w:rPr>
        <w:t xml:space="preserve"> </w:t>
      </w:r>
      <w:del w:id="5579" w:author="Flory Koole" w:date="2024-11-21T12:01:00Z">
        <w:r w:rsidRPr="2B26B8BC" w:rsidDel="00313BE0">
          <w:rPr>
            <w:lang w:eastAsia="en-US"/>
          </w:rPr>
          <w:delText>(</w:delText>
        </w:r>
        <w:r w:rsidRPr="2B26B8BC" w:rsidDel="00313BE0">
          <w:rPr>
            <w:color w:val="FF0000"/>
            <w:lang w:eastAsia="en-US"/>
          </w:rPr>
          <w:delText>nvt?</w:delText>
        </w:r>
        <w:r w:rsidRPr="2B26B8BC" w:rsidDel="00313BE0">
          <w:rPr>
            <w:lang w:eastAsia="en-US"/>
          </w:rPr>
          <w:delText>)</w:delText>
        </w:r>
      </w:del>
    </w:p>
    <w:p w14:paraId="4DFDBCBC" w14:textId="77777777" w:rsidR="0090627B" w:rsidRDefault="0090627B" w:rsidP="0090627B">
      <w:pPr>
        <w:spacing w:line="240" w:lineRule="auto"/>
        <w:rPr>
          <w:ins w:id="5580" w:author="Flory Koole" w:date="2024-11-25T17:17:00Z" w16du:dateUtc="2024-11-25T16:17:00Z"/>
        </w:rPr>
      </w:pPr>
      <w:ins w:id="5581" w:author="Flory Koole" w:date="2024-11-25T17:17:00Z" w16du:dateUtc="2024-11-25T16:17:00Z">
        <w:r>
          <w:t>Relevante zaken m.b.t. deze gebeurtenis</w:t>
        </w:r>
      </w:ins>
    </w:p>
    <w:p w14:paraId="7C878C11" w14:textId="234B118F" w:rsidR="00313BE0" w:rsidRDefault="00313BE0" w:rsidP="00313BE0">
      <w:pPr>
        <w:rPr>
          <w:del w:id="5582" w:author="Flory Koole" w:date="2024-11-25T17:17:00Z" w16du:dateUtc="2024-11-25T16:17:00Z"/>
          <w:rFonts w:cs="Calibri"/>
          <w:lang w:eastAsia="en-US"/>
        </w:rPr>
      </w:pPr>
    </w:p>
    <w:p w14:paraId="771570EB" w14:textId="77777777" w:rsidR="00313BE0" w:rsidRDefault="00313BE0" w:rsidP="00313BE0">
      <w:pPr>
        <w:pStyle w:val="ListParagraph"/>
        <w:numPr>
          <w:ilvl w:val="0"/>
          <w:numId w:val="6"/>
        </w:numPr>
      </w:pPr>
      <w:r>
        <w:t>Afleidbaar of opdrachtvolgend: opdrachtvolgend</w:t>
      </w:r>
    </w:p>
    <w:p w14:paraId="0C99D43F" w14:textId="77777777" w:rsidR="00313BE0" w:rsidRDefault="00313BE0" w:rsidP="00313BE0">
      <w:pPr>
        <w:pStyle w:val="ListParagraph"/>
        <w:numPr>
          <w:ilvl w:val="0"/>
          <w:numId w:val="6"/>
        </w:numPr>
        <w:rPr>
          <w:ins w:id="5583" w:author="Flory Koole (F)" w:date="2025-08-14T13:55:00Z" w16du:dateUtc="2025-08-14T11:55:00Z"/>
        </w:rPr>
      </w:pPr>
      <w:r>
        <w:t>Invoer en controles</w:t>
      </w:r>
    </w:p>
    <w:p w14:paraId="61BD1A92" w14:textId="1AAE1DA5" w:rsidR="00F22D28" w:rsidRDefault="00F22D28">
      <w:pPr>
        <w:pStyle w:val="ListParagraph"/>
        <w:numPr>
          <w:ilvl w:val="1"/>
          <w:numId w:val="6"/>
        </w:numPr>
        <w:pPrChange w:id="5584" w:author="Flory Koole (F)" w:date="2025-08-14T13:55:00Z" w16du:dateUtc="2025-08-14T11:55:00Z">
          <w:pPr>
            <w:pStyle w:val="ListParagraph"/>
            <w:numPr>
              <w:numId w:val="6"/>
            </w:numPr>
            <w:ind w:hanging="360"/>
          </w:pPr>
        </w:pPrChange>
      </w:pPr>
      <w:ins w:id="5585" w:author="Flory Koole (F)" w:date="2025-08-14T13:55:00Z" w16du:dateUtc="2025-08-14T11:55:00Z">
        <w:r>
          <w:t xml:space="preserve">Gebeurtenis wordt alleen aangemaakt </w:t>
        </w:r>
      </w:ins>
      <w:ins w:id="5586" w:author="Flory Koole (F)" w:date="2025-08-14T13:56:00Z" w16du:dateUtc="2025-08-14T11:56:00Z">
        <w:r>
          <w:t>voor de CVP reserve</w:t>
        </w:r>
        <w:r w:rsidR="00CD28CC">
          <w:t xml:space="preserve"> (resIsCvp)</w:t>
        </w:r>
      </w:ins>
      <w:ins w:id="5587" w:author="Flory Koole (F)" w:date="2025-08-29T14:16:00Z" w16du:dateUtc="2025-08-29T12:16:00Z">
        <w:r w:rsidR="00456952" w:rsidRPr="00456952">
          <w:t xml:space="preserve"> </w:t>
        </w:r>
        <w:r w:rsidR="00456952">
          <w:t>, invoer mogelijk van</w:t>
        </w:r>
        <w:del w:id="5588" w:author="Flory Koole" w:date="2025-12-09T08:13:00Z" w16du:dateUtc="2025-12-09T07:13:00Z">
          <w:r w:rsidR="00456952" w:rsidDel="00BB73F9">
            <w:delText xml:space="preserve"> </w:delText>
          </w:r>
          <w:r w:rsidR="00456952" w:rsidRPr="00424C0C" w:rsidDel="00BB73F9">
            <w:delText>resFinWaarde</w:delText>
          </w:r>
          <w:r w:rsidR="00456952" w:rsidDel="00BB73F9">
            <w:delText>,</w:delText>
          </w:r>
        </w:del>
        <w:r w:rsidR="00456952">
          <w:t xml:space="preserve"> </w:t>
        </w:r>
      </w:ins>
      <w:ins w:id="5589" w:author="Flory Koole" w:date="2025-12-09T08:24:00Z" w16du:dateUtc="2025-12-09T07:24:00Z">
        <w:r w:rsidR="005F1EBB" w:rsidRPr="00F24756">
          <w:t>resTotaalBedrag</w:t>
        </w:r>
        <w:r w:rsidR="005F1EBB">
          <w:t xml:space="preserve">, </w:t>
        </w:r>
      </w:ins>
      <w:ins w:id="5590" w:author="Flory Koole (F)" w:date="2025-08-29T14:16:00Z" w16du:dateUtc="2025-08-29T12:16:00Z">
        <w:r w:rsidR="00456952" w:rsidRPr="003C0E0A">
          <w:t>resFinKasWaarde</w:t>
        </w:r>
        <w:del w:id="5591" w:author="Flory Koole" w:date="2025-12-09T08:24:00Z" w16du:dateUtc="2025-12-09T07:24:00Z">
          <w:r w:rsidR="00456952" w:rsidDel="005F1EBB">
            <w:delText xml:space="preserve">, </w:delText>
          </w:r>
          <w:r w:rsidR="00456952" w:rsidRPr="00F24756" w:rsidDel="005F1EBB">
            <w:delText>resTotaalBedrag</w:delText>
          </w:r>
        </w:del>
      </w:ins>
    </w:p>
    <w:p w14:paraId="04702585" w14:textId="77777777" w:rsidR="00313BE0" w:rsidRDefault="00313BE0" w:rsidP="00313BE0">
      <w:pPr>
        <w:pStyle w:val="ListParagraph"/>
        <w:numPr>
          <w:ilvl w:val="0"/>
          <w:numId w:val="6"/>
        </w:numPr>
        <w:rPr>
          <w:ins w:id="5592" w:author="Flory Koole (F)" w:date="2025-08-14T13:56:00Z" w16du:dateUtc="2025-08-14T11:56:00Z"/>
        </w:rPr>
      </w:pPr>
      <w:r>
        <w:t xml:space="preserve">Overgangen in profielen: </w:t>
      </w:r>
      <w:del w:id="5593" w:author="Flory Koole (F)" w:date="2025-08-14T13:56:00Z" w16du:dateUtc="2025-08-14T11:56:00Z">
        <w:r w:rsidDel="00C75BF6">
          <w:delText>n.v.t.</w:delText>
        </w:r>
      </w:del>
    </w:p>
    <w:p w14:paraId="68762576" w14:textId="40F2CFEB" w:rsidR="00C75BF6" w:rsidRDefault="00D93ECD">
      <w:pPr>
        <w:pStyle w:val="ListParagraph"/>
        <w:numPr>
          <w:ilvl w:val="1"/>
          <w:numId w:val="6"/>
        </w:numPr>
        <w:pPrChange w:id="5594" w:author="Flory Koole (F)" w:date="2025-08-14T13:56:00Z" w16du:dateUtc="2025-08-14T11:56:00Z">
          <w:pPr>
            <w:pStyle w:val="ListParagraph"/>
            <w:numPr>
              <w:numId w:val="6"/>
            </w:numPr>
            <w:ind w:hanging="360"/>
          </w:pPr>
        </w:pPrChange>
      </w:pPr>
      <w:ins w:id="5595" w:author="Flory Koole (F)" w:date="2025-08-14T13:56:00Z" w16du:dateUtc="2025-08-14T11:56:00Z">
        <w:r>
          <w:t>Geldt voor een actieve reserve, geen overgangen</w:t>
        </w:r>
      </w:ins>
    </w:p>
    <w:p w14:paraId="5D5C0E5F" w14:textId="1B5F857C" w:rsidR="00313BE0" w:rsidRDefault="00313BE0" w:rsidP="00313BE0">
      <w:pPr>
        <w:pStyle w:val="ListParagraph"/>
        <w:numPr>
          <w:ilvl w:val="0"/>
          <w:numId w:val="6"/>
        </w:numPr>
      </w:pPr>
      <w:r>
        <w:t>Koppelingen</w:t>
      </w:r>
      <w:ins w:id="5596" w:author="Flory Koole (F)" w:date="2025-08-14T13:56:00Z" w16du:dateUtc="2025-08-14T11:56:00Z">
        <w:r w:rsidR="00453A42">
          <w:t>: geen</w:t>
        </w:r>
      </w:ins>
    </w:p>
    <w:p w14:paraId="2FA02F0D" w14:textId="77777777" w:rsidR="00313BE0" w:rsidRDefault="00313BE0" w:rsidP="00313BE0">
      <w:pPr>
        <w:pStyle w:val="ListParagraph"/>
        <w:numPr>
          <w:ilvl w:val="0"/>
          <w:numId w:val="6"/>
        </w:numPr>
      </w:pPr>
      <w:r>
        <w:t>Speciale berekeningen</w:t>
      </w:r>
    </w:p>
    <w:p w14:paraId="562D9657" w14:textId="482339E2" w:rsidR="00BB73F9" w:rsidRDefault="00BB73F9" w:rsidP="00313BE0">
      <w:pPr>
        <w:pStyle w:val="ListParagraph"/>
        <w:numPr>
          <w:ilvl w:val="1"/>
          <w:numId w:val="6"/>
        </w:numPr>
        <w:rPr>
          <w:ins w:id="5597" w:author="Flory Koole" w:date="2025-12-09T08:21:00Z" w16du:dateUtc="2025-12-09T07:21:00Z"/>
        </w:rPr>
      </w:pPr>
      <w:ins w:id="5598" w:author="Flory Koole" w:date="2025-12-09T08:22:00Z" w16du:dateUtc="2025-12-09T07:22:00Z">
        <w:r>
          <w:t xml:space="preserve">De waarde van de reserve </w:t>
        </w:r>
      </w:ins>
      <w:ins w:id="5599" w:author="Flory Koole" w:date="2025-12-09T08:23:00Z" w16du:dateUtc="2025-12-09T07:23:00Z">
        <w:r>
          <w:t xml:space="preserve">(resWaarde) </w:t>
        </w:r>
      </w:ins>
      <w:ins w:id="5600" w:author="Flory Koole" w:date="2025-12-09T08:22:00Z" w16du:dateUtc="2025-12-09T07:22:00Z">
        <w:r>
          <w:t>wordt bij een mandaat bepaald als het op te geven resTotaalBedrag. Bij geunitiseerde CVP reserve wordt de waarde bepaald o.b.v. units en koers.</w:t>
        </w:r>
      </w:ins>
    </w:p>
    <w:p w14:paraId="2F39C5B6" w14:textId="2E497366" w:rsidR="00313BE0" w:rsidRDefault="00985769" w:rsidP="00313BE0">
      <w:pPr>
        <w:pStyle w:val="ListParagraph"/>
        <w:numPr>
          <w:ilvl w:val="1"/>
          <w:numId w:val="6"/>
        </w:numPr>
        <w:rPr>
          <w:ins w:id="5601" w:author="Flory Koole (F)" w:date="2025-08-29T14:08:00Z" w16du:dateUtc="2025-08-29T12:08:00Z"/>
        </w:rPr>
      </w:pPr>
      <w:ins w:id="5602" w:author="Flory Koole (F)" w:date="2025-08-29T14:07:00Z" w16du:dateUtc="2025-08-29T12:07:00Z">
        <w:del w:id="5603" w:author="Flory Koole" w:date="2025-12-09T08:22:00Z" w16du:dateUtc="2025-12-09T07:22:00Z">
          <w:r w:rsidDel="00BB73F9">
            <w:delText xml:space="preserve">. </w:delText>
          </w:r>
        </w:del>
        <w:r>
          <w:t>Eventueel opgegeven</w:t>
        </w:r>
        <w:r w:rsidR="00327848">
          <w:t xml:space="preserve"> extra geldbedr</w:t>
        </w:r>
      </w:ins>
      <w:ins w:id="5604" w:author="Flory Koole (F)" w:date="2025-08-29T14:08:00Z" w16du:dateUtc="2025-08-29T12:08:00Z">
        <w:r w:rsidR="00327848">
          <w:t>ag wordt erbij opgeteld</w:t>
        </w:r>
      </w:ins>
      <w:ins w:id="5605" w:author="Flory Koole" w:date="2025-12-09T08:23:00Z" w16du:dateUtc="2025-12-09T07:23:00Z">
        <w:r w:rsidR="00BB73F9">
          <w:t xml:space="preserve"> om tot de waarde te komen die gebruikt wordt voor de financieringsfactor</w:t>
        </w:r>
      </w:ins>
    </w:p>
    <w:p w14:paraId="591B62C5" w14:textId="77777777" w:rsidR="00F90BEE" w:rsidRPr="005F1EBB" w:rsidRDefault="00F90BEE">
      <w:pPr>
        <w:pStyle w:val="ListParagraph"/>
        <w:numPr>
          <w:ilvl w:val="2"/>
          <w:numId w:val="6"/>
        </w:numPr>
        <w:rPr>
          <w:ins w:id="5606" w:author="Flory Koole (F)" w:date="2025-08-29T14:08:00Z" w16du:dateUtc="2025-08-29T12:08:00Z"/>
          <w:rFonts w:cs="Calibri"/>
          <w:i/>
          <w:iCs/>
          <w:rPrChange w:id="5607" w:author="Flory Koole" w:date="2025-12-09T08:25:00Z" w16du:dateUtc="2025-12-09T07:25:00Z">
            <w:rPr>
              <w:ins w:id="5608" w:author="Flory Koole (F)" w:date="2025-08-29T14:08:00Z" w16du:dateUtc="2025-08-29T12:08:00Z"/>
              <w:rFonts w:cs="Calibri"/>
            </w:rPr>
          </w:rPrChange>
        </w:rPr>
        <w:pPrChange w:id="5609" w:author="Flory Koole (F)" w:date="2025-08-29T14:08:00Z" w16du:dateUtc="2025-08-29T12:08:00Z">
          <w:pPr>
            <w:pStyle w:val="ListParagraph"/>
            <w:numPr>
              <w:ilvl w:val="1"/>
              <w:numId w:val="6"/>
            </w:numPr>
            <w:ind w:left="1440" w:hanging="360"/>
          </w:pPr>
        </w:pPrChange>
      </w:pPr>
      <w:ins w:id="5610" w:author="Flory Koole (F)" w:date="2025-08-29T14:08:00Z" w16du:dateUtc="2025-08-29T12:08:00Z">
        <w:r w:rsidRPr="005F1EBB">
          <w:rPr>
            <w:rFonts w:cs="Calibri"/>
            <w:i/>
            <w:iCs/>
            <w:rPrChange w:id="5611" w:author="Flory Koole" w:date="2025-12-09T08:25:00Z" w16du:dateUtc="2025-12-09T07:25:00Z">
              <w:rPr>
                <w:rFonts w:cs="Calibri"/>
              </w:rPr>
            </w:rPrChange>
          </w:rPr>
          <w:t>resFinWaarde = resWaarde + resFinKasWaarde</w:t>
        </w:r>
      </w:ins>
    </w:p>
    <w:p w14:paraId="70F0B393" w14:textId="77777777" w:rsidR="00F90BEE" w:rsidDel="00CC1CA2" w:rsidRDefault="00F90BEE">
      <w:pPr>
        <w:pStyle w:val="ListParagraph"/>
        <w:numPr>
          <w:ilvl w:val="2"/>
          <w:numId w:val="6"/>
        </w:numPr>
        <w:rPr>
          <w:ins w:id="5612" w:author="Flory Koole" w:date="2024-11-25T17:14:00Z" w16du:dateUtc="2024-11-25T16:14:00Z"/>
          <w:del w:id="5613" w:author="Flory Koole (F)" w:date="2025-08-29T14:08:00Z" w16du:dateUtc="2025-08-29T12:08:00Z"/>
        </w:rPr>
        <w:pPrChange w:id="5614" w:author="Flory Koole (F)" w:date="2025-08-29T14:08:00Z" w16du:dateUtc="2025-08-29T12:08:00Z">
          <w:pPr>
            <w:pStyle w:val="ListParagraph"/>
            <w:numPr>
              <w:ilvl w:val="1"/>
              <w:numId w:val="6"/>
            </w:numPr>
            <w:ind w:left="1440" w:hanging="360"/>
          </w:pPr>
        </w:pPrChange>
      </w:pPr>
    </w:p>
    <w:p w14:paraId="0FC5D0D2" w14:textId="230BAD1A" w:rsidR="00E0544F" w:rsidRDefault="00E0544F" w:rsidP="00313BE0">
      <w:pPr>
        <w:pStyle w:val="ListParagraph"/>
        <w:numPr>
          <w:ilvl w:val="1"/>
          <w:numId w:val="6"/>
        </w:numPr>
        <w:rPr>
          <w:ins w:id="5615" w:author="Flory Koole (F)" w:date="2025-08-29T14:05:00Z" w16du:dateUtc="2025-08-29T12:05:00Z"/>
        </w:rPr>
      </w:pPr>
      <w:ins w:id="5616" w:author="Flory Koole" w:date="2024-11-25T17:15:00Z" w16du:dateUtc="2024-11-25T16:15:00Z">
        <w:r>
          <w:t>De voorziening</w:t>
        </w:r>
        <w:r w:rsidR="00A53606">
          <w:t xml:space="preserve"> </w:t>
        </w:r>
      </w:ins>
      <w:ins w:id="5617" w:author="Flory Koole" w:date="2024-11-25T17:16:00Z" w16du:dateUtc="2024-11-25T16:16:00Z">
        <w:r w:rsidR="00A53606">
          <w:t>wordt bepaald middels contante waarde van alle kasstromen</w:t>
        </w:r>
      </w:ins>
    </w:p>
    <w:p w14:paraId="76BE062A" w14:textId="77777777" w:rsidR="005F6B5B" w:rsidRPr="005F1EBB" w:rsidRDefault="005F6B5B">
      <w:pPr>
        <w:pStyle w:val="ListParagraph"/>
        <w:numPr>
          <w:ilvl w:val="2"/>
          <w:numId w:val="6"/>
        </w:numPr>
        <w:rPr>
          <w:ins w:id="5618" w:author="Flory Koole (F)" w:date="2025-08-29T14:05:00Z" w16du:dateUtc="2025-08-29T12:05:00Z"/>
          <w:rFonts w:cs="Calibri"/>
          <w:i/>
          <w:iCs/>
          <w:rPrChange w:id="5619" w:author="Flory Koole" w:date="2025-12-09T08:25:00Z" w16du:dateUtc="2025-12-09T07:25:00Z">
            <w:rPr>
              <w:ins w:id="5620" w:author="Flory Koole (F)" w:date="2025-08-29T14:05:00Z" w16du:dateUtc="2025-08-29T12:05:00Z"/>
              <w:rFonts w:cs="Calibri"/>
            </w:rPr>
          </w:rPrChange>
        </w:rPr>
        <w:pPrChange w:id="5621" w:author="Flory Koole (F)" w:date="2025-08-29T14:08:00Z" w16du:dateUtc="2025-08-29T12:08:00Z">
          <w:pPr>
            <w:pStyle w:val="ListParagraph"/>
            <w:numPr>
              <w:numId w:val="6"/>
            </w:numPr>
            <w:ind w:hanging="360"/>
          </w:pPr>
        </w:pPrChange>
      </w:pPr>
      <w:ins w:id="5622" w:author="Flory Koole (F)" w:date="2025-08-29T14:05:00Z" w16du:dateUtc="2025-08-29T12:05:00Z">
        <w:r w:rsidRPr="005F1EBB">
          <w:rPr>
            <w:rFonts w:cs="Calibri"/>
            <w:i/>
            <w:iCs/>
            <w:rPrChange w:id="5623" w:author="Flory Koole" w:date="2025-12-09T08:25:00Z" w16du:dateUtc="2025-12-09T07:25:00Z">
              <w:rPr>
                <w:rFonts w:cs="Calibri"/>
              </w:rPr>
            </w:rPrChange>
          </w:rPr>
          <w:t>resFinVoorziening = contante waarde cashflows op Reserve</w:t>
        </w:r>
      </w:ins>
    </w:p>
    <w:p w14:paraId="60906639" w14:textId="59DA47C7" w:rsidR="00F92DEB" w:rsidRDefault="00683D44" w:rsidP="005F6B5B">
      <w:pPr>
        <w:pStyle w:val="ListParagraph"/>
        <w:numPr>
          <w:ilvl w:val="1"/>
          <w:numId w:val="6"/>
        </w:numPr>
        <w:rPr>
          <w:ins w:id="5624" w:author="Flory Koole (F)" w:date="2025-08-29T14:08:00Z" w16du:dateUtc="2025-08-29T12:08:00Z"/>
          <w:rFonts w:cs="Calibri"/>
        </w:rPr>
      </w:pPr>
      <w:ins w:id="5625" w:author="Flory Koole (F)" w:date="2025-08-29T14:09:00Z" w16du:dateUtc="2025-08-29T12:09:00Z">
        <w:r>
          <w:rPr>
            <w:rFonts w:cs="Calibri"/>
          </w:rPr>
          <w:t>De financierings</w:t>
        </w:r>
      </w:ins>
      <w:ins w:id="5626" w:author="Flory Koole (F)" w:date="2025-08-29T14:14:00Z" w16du:dateUtc="2025-08-29T12:14:00Z">
        <w:r w:rsidR="000B2168">
          <w:rPr>
            <w:rFonts w:cs="Calibri"/>
          </w:rPr>
          <w:t>graad</w:t>
        </w:r>
      </w:ins>
      <w:ins w:id="5627" w:author="Flory Koole (F)" w:date="2025-08-29T14:09:00Z" w16du:dateUtc="2025-08-29T12:09:00Z">
        <w:r>
          <w:rPr>
            <w:rFonts w:cs="Calibri"/>
          </w:rPr>
          <w:t xml:space="preserve"> wordt berekend </w:t>
        </w:r>
        <w:del w:id="5628" w:author="Flory Koole" w:date="2025-12-09T08:26:00Z" w16du:dateUtc="2025-12-09T07:26:00Z">
          <w:r w:rsidDel="005F1EBB">
            <w:rPr>
              <w:rFonts w:cs="Calibri"/>
            </w:rPr>
            <w:delText>als de deling van de waarde v</w:delText>
          </w:r>
          <w:r w:rsidR="00B85B52" w:rsidDel="005F1EBB">
            <w:rPr>
              <w:rFonts w:cs="Calibri"/>
            </w:rPr>
            <w:delText xml:space="preserve">an het CVP gedeeld door de waarde van de </w:delText>
          </w:r>
          <w:r w:rsidR="005328CD" w:rsidDel="005F1EBB">
            <w:rPr>
              <w:rFonts w:cs="Calibri"/>
            </w:rPr>
            <w:delText>bijbehorende voorziening</w:delText>
          </w:r>
        </w:del>
      </w:ins>
    </w:p>
    <w:p w14:paraId="72FF7A5B" w14:textId="55740FD6" w:rsidR="005F6B5B" w:rsidRDefault="005F6B5B">
      <w:pPr>
        <w:pStyle w:val="ListParagraph"/>
        <w:numPr>
          <w:ilvl w:val="2"/>
          <w:numId w:val="6"/>
        </w:numPr>
        <w:rPr>
          <w:ins w:id="5629" w:author="Flory Koole" w:date="2025-12-09T08:26:00Z" w16du:dateUtc="2025-12-09T07:26:00Z"/>
          <w:rFonts w:cs="Calibri"/>
          <w:i/>
          <w:iCs/>
        </w:rPr>
      </w:pPr>
      <w:ins w:id="5630" w:author="Flory Koole (F)" w:date="2025-08-29T14:05:00Z" w16du:dateUtc="2025-08-29T12:05:00Z">
        <w:r w:rsidRPr="005F1EBB">
          <w:rPr>
            <w:rFonts w:cs="Calibri"/>
            <w:i/>
            <w:iCs/>
            <w:rPrChange w:id="5631" w:author="Flory Koole" w:date="2025-12-09T08:25:00Z" w16du:dateUtc="2025-12-09T07:25:00Z">
              <w:rPr>
                <w:rFonts w:cs="Calibri"/>
              </w:rPr>
            </w:rPrChange>
          </w:rPr>
          <w:t>resFinDkgPrc = resFinWaarde  / resFinVoorziening * 100</w:t>
        </w:r>
      </w:ins>
    </w:p>
    <w:p w14:paraId="713E995D" w14:textId="09E98D2D" w:rsidR="005F1EBB" w:rsidRPr="005F1EBB" w:rsidRDefault="005F1EBB">
      <w:pPr>
        <w:pStyle w:val="ListParagraph"/>
        <w:numPr>
          <w:ilvl w:val="2"/>
          <w:numId w:val="6"/>
        </w:numPr>
        <w:rPr>
          <w:ins w:id="5632" w:author="Flory Koole (F)" w:date="2025-08-29T14:05:00Z" w16du:dateUtc="2025-08-29T12:05:00Z"/>
          <w:rFonts w:cs="Calibri"/>
          <w:i/>
          <w:iCs/>
          <w:rPrChange w:id="5633" w:author="Flory Koole" w:date="2025-12-09T08:25:00Z" w16du:dateUtc="2025-12-09T07:25:00Z">
            <w:rPr>
              <w:ins w:id="5634" w:author="Flory Koole (F)" w:date="2025-08-29T14:05:00Z" w16du:dateUtc="2025-08-29T12:05:00Z"/>
              <w:rFonts w:cs="Calibri"/>
            </w:rPr>
          </w:rPrChange>
        </w:rPr>
        <w:pPrChange w:id="5635" w:author="Flory Koole (F)" w:date="2025-08-29T14:09:00Z" w16du:dateUtc="2025-08-29T12:09:00Z">
          <w:pPr>
            <w:pStyle w:val="ListParagraph"/>
            <w:numPr>
              <w:numId w:val="6"/>
            </w:numPr>
            <w:ind w:hanging="360"/>
          </w:pPr>
        </w:pPrChange>
      </w:pPr>
      <w:ins w:id="5636" w:author="Flory Koole" w:date="2025-12-09T08:26:00Z" w16du:dateUtc="2025-12-09T07:26:00Z">
        <w:r w:rsidRPr="005F1EBB">
          <w:rPr>
            <w:rFonts w:cs="Calibri"/>
            <w:i/>
            <w:iCs/>
          </w:rPr>
          <w:t>resFinDkgCorrrectie</w:t>
        </w:r>
        <w:r>
          <w:rPr>
            <w:rFonts w:cs="Calibri"/>
            <w:i/>
            <w:iCs/>
          </w:rPr>
          <w:t xml:space="preserve"> = </w:t>
        </w:r>
        <w:r w:rsidRPr="005F1EBB">
          <w:rPr>
            <w:rFonts w:cs="Calibri"/>
            <w:i/>
            <w:iCs/>
          </w:rPr>
          <w:t>resFinDkgPrc / 100</w:t>
        </w:r>
      </w:ins>
    </w:p>
    <w:p w14:paraId="5654AFBA" w14:textId="77777777" w:rsidR="005F6B5B" w:rsidDel="005328CD" w:rsidRDefault="005F6B5B" w:rsidP="00313BE0">
      <w:pPr>
        <w:pStyle w:val="ListParagraph"/>
        <w:numPr>
          <w:ilvl w:val="1"/>
          <w:numId w:val="6"/>
        </w:numPr>
        <w:rPr>
          <w:del w:id="5637" w:author="Flory Koole (F)" w:date="2025-08-29T14:09:00Z" w16du:dateUtc="2025-08-29T12:09:00Z"/>
        </w:rPr>
      </w:pPr>
    </w:p>
    <w:p w14:paraId="5662B59A" w14:textId="77777777" w:rsidR="00313BE0" w:rsidRDefault="00313BE0" w:rsidP="00313BE0">
      <w:pPr>
        <w:pStyle w:val="ListParagraph"/>
        <w:numPr>
          <w:ilvl w:val="0"/>
          <w:numId w:val="6"/>
        </w:numPr>
      </w:pPr>
      <w:r>
        <w:t>Bijzonderheden</w:t>
      </w:r>
    </w:p>
    <w:p w14:paraId="5A0E8CF7" w14:textId="34C3027B" w:rsidR="00E0544F" w:rsidRDefault="00E0544F" w:rsidP="00E0544F">
      <w:pPr>
        <w:pStyle w:val="ListParagraph"/>
        <w:numPr>
          <w:ilvl w:val="1"/>
          <w:numId w:val="6"/>
        </w:numPr>
        <w:rPr>
          <w:ins w:id="5638" w:author="Flory Koole (F)" w:date="2025-08-14T13:51:00Z" w16du:dateUtc="2025-08-14T11:51:00Z"/>
        </w:rPr>
      </w:pPr>
      <w:ins w:id="5639" w:author="Flory Koole" w:date="2024-11-25T17:15:00Z" w16du:dateUtc="2024-11-25T16:15:00Z">
        <w:r>
          <w:t xml:space="preserve">Bij een CVP reserve o.b.v. mandaat </w:t>
        </w:r>
        <w:r w:rsidR="00501EC7">
          <w:t xml:space="preserve">start de actie </w:t>
        </w:r>
        <w:del w:id="5640" w:author="Flory Koole (F)" w:date="2025-08-29T14:06:00Z" w16du:dateUtc="2025-08-29T12:06:00Z">
          <w:r w:rsidR="00501EC7">
            <w:delText xml:space="preserve">zodra </w:delText>
          </w:r>
        </w:del>
        <w:r w:rsidR="00501EC7">
          <w:t xml:space="preserve">nadat </w:t>
        </w:r>
        <w:r>
          <w:t>de waarde</w:t>
        </w:r>
      </w:ins>
      <w:ins w:id="5641" w:author="Flory Koole" w:date="2025-12-09T08:14:00Z" w16du:dateUtc="2025-12-09T07:14:00Z">
        <w:r w:rsidR="00BB73F9">
          <w:t xml:space="preserve"> van het mandaat </w:t>
        </w:r>
        <w:r w:rsidR="00BB73F9" w:rsidRPr="00F24756">
          <w:t>resTotaalBedrag</w:t>
        </w:r>
      </w:ins>
      <w:ins w:id="5642" w:author="Flory Koole" w:date="2024-11-25T17:15:00Z" w16du:dateUtc="2024-11-25T16:15:00Z">
        <w:r>
          <w:t xml:space="preserve"> </w:t>
        </w:r>
        <w:r w:rsidR="00501EC7">
          <w:t>is</w:t>
        </w:r>
        <w:r>
          <w:t xml:space="preserve"> ingevoerd</w:t>
        </w:r>
      </w:ins>
      <w:ins w:id="5643" w:author="Flory Koole" w:date="2025-12-09T08:14:00Z" w16du:dateUtc="2025-12-09T07:14:00Z">
        <w:r w:rsidR="00BB73F9">
          <w:t xml:space="preserve"> met </w:t>
        </w:r>
      </w:ins>
      <w:ins w:id="5644" w:author="Flory Koole" w:date="2025-12-09T08:16:00Z" w16du:dateUtc="2025-12-09T07:16:00Z">
        <w:r w:rsidR="00BB73F9">
          <w:t>de API voor de opdracht van het bepalen van de financieringsgraad</w:t>
        </w:r>
      </w:ins>
    </w:p>
    <w:p w14:paraId="5B24EF61" w14:textId="77777777" w:rsidR="008840D7" w:rsidRDefault="008840D7" w:rsidP="008840D7">
      <w:pPr>
        <w:pStyle w:val="ListParagraph"/>
        <w:numPr>
          <w:ilvl w:val="1"/>
          <w:numId w:val="6"/>
        </w:numPr>
        <w:rPr>
          <w:ins w:id="5645" w:author="Flory Koole (F)" w:date="2025-08-14T13:51:00Z" w16du:dateUtc="2025-08-14T11:51:00Z"/>
        </w:rPr>
      </w:pPr>
      <w:ins w:id="5646" w:author="Flory Koole (F)" w:date="2025-08-14T13:51:00Z" w16du:dateUtc="2025-08-14T11:51:00Z">
        <w:r>
          <w:t>De versiedatum wordt gezet op de eerste dag van de maand waarin de opdracht wordt gegeven</w:t>
        </w:r>
      </w:ins>
    </w:p>
    <w:p w14:paraId="0E06BE99" w14:textId="1565CC6F" w:rsidR="008840D7" w:rsidRDefault="0062626D" w:rsidP="00E0544F">
      <w:pPr>
        <w:pStyle w:val="ListParagraph"/>
        <w:numPr>
          <w:ilvl w:val="1"/>
          <w:numId w:val="6"/>
        </w:numPr>
        <w:rPr>
          <w:ins w:id="5647" w:author="Flory Koole (F)" w:date="2025-08-14T14:02:00Z" w16du:dateUtc="2025-08-14T12:02:00Z"/>
        </w:rPr>
      </w:pPr>
      <w:ins w:id="5648" w:author="Flory Koole (F)" w:date="2025-08-14T13:51:00Z" w16du:dateUtc="2025-08-14T11:51:00Z">
        <w:r>
          <w:t>De</w:t>
        </w:r>
      </w:ins>
      <w:ins w:id="5649" w:author="Flory Koole (F)" w:date="2025-08-14T13:52:00Z" w16du:dateUtc="2025-08-14T11:52:00Z">
        <w:r>
          <w:t xml:space="preserve"> </w:t>
        </w:r>
        <w:r w:rsidR="00677A42">
          <w:t xml:space="preserve">voorziening </w:t>
        </w:r>
        <w:r w:rsidR="0031375E">
          <w:t xml:space="preserve">wordt bepaald met de </w:t>
        </w:r>
        <w:r w:rsidR="00E233AB">
          <w:t xml:space="preserve">CVP aanspraken op de laatste dag van de vorige maand </w:t>
        </w:r>
      </w:ins>
    </w:p>
    <w:p w14:paraId="75F0BD74" w14:textId="06CC73A6" w:rsidR="00B1098E" w:rsidRDefault="009B784A" w:rsidP="009B784A">
      <w:pPr>
        <w:pStyle w:val="ListParagraph"/>
        <w:numPr>
          <w:ilvl w:val="1"/>
          <w:numId w:val="6"/>
        </w:numPr>
        <w:rPr>
          <w:ins w:id="5650" w:author="Flory Koole" w:date="2024-11-25T17:15:00Z" w16du:dateUtc="2024-11-25T16:15:00Z"/>
        </w:rPr>
      </w:pPr>
      <w:ins w:id="5651" w:author="Flory Koole (F)" w:date="2025-08-14T14:02:00Z" w16du:dateUtc="2025-08-14T12:02:00Z">
        <w:r>
          <w:t xml:space="preserve">Direct </w:t>
        </w:r>
      </w:ins>
      <w:ins w:id="5652" w:author="Flory Koole (F)" w:date="2025-08-14T14:03:00Z" w16du:dateUtc="2025-08-14T12:03:00Z">
        <w:r w:rsidR="00051FB7">
          <w:t>hierna wor</w:t>
        </w:r>
        <w:r w:rsidR="003E48C7">
          <w:t xml:space="preserve">dt </w:t>
        </w:r>
      </w:ins>
      <w:ins w:id="5653" w:author="Flory Koole (F)" w:date="2025-08-29T14:06:00Z" w16du:dateUtc="2025-08-29T12:06:00Z">
        <w:r w:rsidR="007D4105">
          <w:t>vanuit het proc</w:t>
        </w:r>
      </w:ins>
      <w:ins w:id="5654" w:author="Flory Koole (F)" w:date="2025-08-29T14:07:00Z" w16du:dateUtc="2025-08-29T12:07:00Z">
        <w:r w:rsidR="007D4105">
          <w:t xml:space="preserve">es </w:t>
        </w:r>
      </w:ins>
      <w:ins w:id="5655" w:author="Flory Koole (F)" w:date="2025-08-14T14:03:00Z" w16du:dateUtc="2025-08-14T12:03:00Z">
        <w:r w:rsidR="003E48C7">
          <w:t xml:space="preserve">een specificatie </w:t>
        </w:r>
        <w:r w:rsidR="00F56F06">
          <w:t xml:space="preserve">van de </w:t>
        </w:r>
        <w:r w:rsidR="00E837C6">
          <w:t>aanspraken en bijbehorende contante waarde middels ca</w:t>
        </w:r>
        <w:r w:rsidR="00023EF0">
          <w:t>shflow</w:t>
        </w:r>
      </w:ins>
      <w:ins w:id="5656" w:author="Flory Koole (F)" w:date="2025-08-29T14:07:00Z" w16du:dateUtc="2025-08-29T12:07:00Z">
        <w:r w:rsidR="007D4105">
          <w:t xml:space="preserve"> gemaakt</w:t>
        </w:r>
      </w:ins>
      <w:ins w:id="5657" w:author="Flory Koole (F)" w:date="2025-08-14T14:04:00Z" w16du:dateUtc="2025-08-14T12:04:00Z">
        <w:r w:rsidR="0091660C">
          <w:t>. Deze specificatie is per deelnemer per pensioensoort</w:t>
        </w:r>
        <w:r w:rsidR="00BB3A1F">
          <w:t xml:space="preserve"> en wordt geleverd </w:t>
        </w:r>
        <w:r w:rsidR="001D49FE">
          <w:t>in JSON formaat, w</w:t>
        </w:r>
      </w:ins>
      <w:ins w:id="5658" w:author="Flory Koole (F)" w:date="2025-08-14T14:05:00Z" w16du:dateUtc="2025-08-14T12:05:00Z">
        <w:r w:rsidR="001D49FE">
          <w:t>aarmee ACE een controle doet</w:t>
        </w:r>
      </w:ins>
    </w:p>
    <w:p w14:paraId="007FE014" w14:textId="77777777" w:rsidR="00596DD1" w:rsidRDefault="00596DD1" w:rsidP="00596DD1">
      <w:pPr>
        <w:rPr>
          <w:ins w:id="5659" w:author="Flory Koole (F)" w:date="2025-08-29T13:26:00Z" w16du:dateUtc="2025-08-29T11:26:00Z"/>
          <w:rFonts w:cs="Calibri"/>
          <w:lang w:eastAsia="en-US"/>
        </w:rPr>
      </w:pPr>
    </w:p>
    <w:p w14:paraId="44C41D28" w14:textId="2A4D117D" w:rsidR="00596DD1" w:rsidRDefault="00596DD1" w:rsidP="00596DD1">
      <w:pPr>
        <w:pStyle w:val="Heading3"/>
        <w:rPr>
          <w:ins w:id="5660" w:author="Flory Koole (F)" w:date="2025-08-29T13:26:00Z" w16du:dateUtc="2025-08-29T11:26:00Z"/>
          <w:lang w:eastAsia="en-US"/>
        </w:rPr>
      </w:pPr>
      <w:ins w:id="5661" w:author="Flory Koole (F)" w:date="2025-08-29T13:26:00Z" w16du:dateUtc="2025-08-29T11:26:00Z">
        <w:r w:rsidRPr="2B26B8BC">
          <w:rPr>
            <w:lang w:eastAsia="en-US"/>
          </w:rPr>
          <w:t xml:space="preserve">Gebeurtenis Reserve: Financieringsgraad </w:t>
        </w:r>
        <w:r>
          <w:rPr>
            <w:lang w:eastAsia="en-US"/>
          </w:rPr>
          <w:t>correctie</w:t>
        </w:r>
      </w:ins>
    </w:p>
    <w:p w14:paraId="329F62B9" w14:textId="2779970B" w:rsidR="00596DD1" w:rsidRDefault="00CB3857" w:rsidP="00596DD1">
      <w:pPr>
        <w:spacing w:line="240" w:lineRule="auto"/>
        <w:rPr>
          <w:ins w:id="5662" w:author="Flory Koole (F)" w:date="2025-08-29T13:26:00Z" w16du:dateUtc="2025-08-29T11:26:00Z"/>
        </w:rPr>
      </w:pPr>
      <w:ins w:id="5663" w:author="Flory Koole (F)" w:date="2025-08-29T14:10:00Z" w16du:dateUtc="2025-08-29T12:10:00Z">
        <w:r>
          <w:t>Op verzoek van actuarieel control (A</w:t>
        </w:r>
      </w:ins>
      <w:ins w:id="5664" w:author="Flory Koole (F)" w:date="2025-08-29T14:11:00Z" w16du:dateUtc="2025-08-29T12:11:00Z">
        <w:r>
          <w:t xml:space="preserve">C) </w:t>
        </w:r>
        <w:r w:rsidR="00120443">
          <w:t>is een mogelijkheid geï</w:t>
        </w:r>
        <w:r w:rsidR="009378A1">
          <w:t xml:space="preserve">ntroduceerd om handmatig </w:t>
        </w:r>
        <w:r w:rsidR="00240949">
          <w:t>correcties op de voorziening</w:t>
        </w:r>
      </w:ins>
      <w:ins w:id="5665" w:author="Flory Koole (F)" w:date="2025-08-29T14:13:00Z" w16du:dateUtc="2025-08-29T12:13:00Z">
        <w:r w:rsidR="00BC448A">
          <w:t xml:space="preserve"> </w:t>
        </w:r>
        <w:r w:rsidR="001B7997">
          <w:t xml:space="preserve">door te geven, waardoor een gecorrigeerde financieringsfactor </w:t>
        </w:r>
        <w:r w:rsidR="00B34BBE">
          <w:t>wordt berekend</w:t>
        </w:r>
      </w:ins>
      <w:ins w:id="5666" w:author="Flory Koole (F)" w:date="2025-08-29T14:23:00Z" w16du:dateUtc="2025-08-29T12:23:00Z">
        <w:r w:rsidR="00562699">
          <w:t>.</w:t>
        </w:r>
        <w:r w:rsidR="009E7992">
          <w:t xml:space="preserve"> </w:t>
        </w:r>
      </w:ins>
      <w:ins w:id="5667" w:author="Flory Koole (F)" w:date="2025-08-29T13:26:00Z" w16du:dateUtc="2025-08-29T11:26:00Z">
        <w:r w:rsidR="00596DD1">
          <w:t>Relevante zaken m.b.t. deze gebeurtenis</w:t>
        </w:r>
      </w:ins>
    </w:p>
    <w:p w14:paraId="279B1452" w14:textId="725D2F4B" w:rsidR="00596DD1" w:rsidRDefault="00596DD1" w:rsidP="00596DD1">
      <w:pPr>
        <w:pStyle w:val="ListParagraph"/>
        <w:numPr>
          <w:ilvl w:val="0"/>
          <w:numId w:val="6"/>
        </w:numPr>
        <w:rPr>
          <w:ins w:id="5668" w:author="Flory Koole (F)" w:date="2025-08-29T13:26:00Z" w16du:dateUtc="2025-08-29T11:26:00Z"/>
        </w:rPr>
      </w:pPr>
      <w:ins w:id="5669" w:author="Flory Koole (F)" w:date="2025-08-29T13:26:00Z" w16du:dateUtc="2025-08-29T11:26:00Z">
        <w:r>
          <w:t xml:space="preserve">Afleidbaar of opdrachtvolgend: </w:t>
        </w:r>
      </w:ins>
      <w:ins w:id="5670" w:author="Flory Koole (F)" w:date="2025-08-29T14:16:00Z" w16du:dateUtc="2025-08-29T12:16:00Z">
        <w:r w:rsidR="00456952">
          <w:t>extern afleidbaar</w:t>
        </w:r>
      </w:ins>
    </w:p>
    <w:p w14:paraId="036761B6" w14:textId="77777777" w:rsidR="00596DD1" w:rsidRDefault="00596DD1" w:rsidP="00596DD1">
      <w:pPr>
        <w:pStyle w:val="ListParagraph"/>
        <w:numPr>
          <w:ilvl w:val="0"/>
          <w:numId w:val="6"/>
        </w:numPr>
        <w:rPr>
          <w:ins w:id="5671" w:author="Flory Koole (F)" w:date="2025-08-29T13:26:00Z" w16du:dateUtc="2025-08-29T11:26:00Z"/>
        </w:rPr>
      </w:pPr>
      <w:ins w:id="5672" w:author="Flory Koole (F)" w:date="2025-08-29T13:26:00Z" w16du:dateUtc="2025-08-29T11:26:00Z">
        <w:r>
          <w:t>Invoer en controles</w:t>
        </w:r>
      </w:ins>
    </w:p>
    <w:p w14:paraId="30220CA1" w14:textId="3C43AAC7" w:rsidR="00236A6F" w:rsidRDefault="00236A6F" w:rsidP="00596DD1">
      <w:pPr>
        <w:pStyle w:val="ListParagraph"/>
        <w:numPr>
          <w:ilvl w:val="1"/>
          <w:numId w:val="6"/>
        </w:numPr>
        <w:rPr>
          <w:ins w:id="5673" w:author="Flory Koole" w:date="2025-11-24T14:14:00Z" w16du:dateUtc="2025-11-24T13:14:00Z"/>
        </w:rPr>
      </w:pPr>
      <w:ins w:id="5674" w:author="Flory Koole" w:date="2025-11-24T14:14:00Z" w16du:dateUtc="2025-11-24T13:14:00Z">
        <w:r>
          <w:t xml:space="preserve">Invoer mogelijk van </w:t>
        </w:r>
        <w:r w:rsidRPr="003C0E0A">
          <w:t>resFinKasWaarde</w:t>
        </w:r>
        <w:r>
          <w:t>, resFinVoorzieningCorrectie</w:t>
        </w:r>
      </w:ins>
    </w:p>
    <w:p w14:paraId="301C4761" w14:textId="5F1B29DE" w:rsidR="00596DD1" w:rsidRDefault="00596DD1">
      <w:pPr>
        <w:pStyle w:val="ListParagraph"/>
        <w:numPr>
          <w:ilvl w:val="2"/>
          <w:numId w:val="6"/>
        </w:numPr>
        <w:rPr>
          <w:ins w:id="5675" w:author="Flory Koole (F)" w:date="2025-08-29T13:26:00Z" w16du:dateUtc="2025-08-29T11:26:00Z"/>
        </w:rPr>
        <w:pPrChange w:id="5676" w:author="Flory Koole" w:date="2025-11-24T14:14:00Z" w16du:dateUtc="2025-11-24T13:14:00Z">
          <w:pPr>
            <w:pStyle w:val="ListParagraph"/>
            <w:numPr>
              <w:ilvl w:val="1"/>
              <w:numId w:val="6"/>
            </w:numPr>
            <w:ind w:left="1440" w:hanging="360"/>
          </w:pPr>
        </w:pPrChange>
      </w:pPr>
      <w:ins w:id="5677" w:author="Flory Koole (F)" w:date="2025-08-29T13:26:00Z" w16du:dateUtc="2025-08-29T11:26:00Z">
        <w:r>
          <w:t>Gebeurtenis wordt alleen aangemaakt voor de CVP reserve (resIsCvp)</w:t>
        </w:r>
      </w:ins>
      <w:ins w:id="5678" w:author="Flory Koole (F)" w:date="2025-08-29T14:16:00Z" w16du:dateUtc="2025-08-29T12:16:00Z">
        <w:del w:id="5679" w:author="Flory Koole" w:date="2025-11-24T14:13:00Z" w16du:dateUtc="2025-11-24T13:13:00Z">
          <w:r w:rsidR="00456952" w:rsidRPr="00456952" w:rsidDel="00236A6F">
            <w:delText xml:space="preserve"> </w:delText>
          </w:r>
          <w:r w:rsidR="00456952" w:rsidDel="00236A6F">
            <w:delText>,</w:delText>
          </w:r>
        </w:del>
        <w:r w:rsidR="00456952">
          <w:t xml:space="preserve"> </w:t>
        </w:r>
        <w:del w:id="5680" w:author="Flory Koole" w:date="2025-11-24T14:13:00Z" w16du:dateUtc="2025-11-24T13:13:00Z">
          <w:r w:rsidR="00456952" w:rsidDel="00236A6F">
            <w:delText xml:space="preserve">invoer mogelijk van </w:delText>
          </w:r>
        </w:del>
      </w:ins>
      <w:ins w:id="5681" w:author="Flory Koole (F)" w:date="2025-08-29T14:27:00Z" w16du:dateUtc="2025-08-29T12:27:00Z">
        <w:del w:id="5682" w:author="Flory Koole" w:date="2025-11-24T14:13:00Z" w16du:dateUtc="2025-11-24T13:13:00Z">
          <w:r w:rsidR="008C3750" w:rsidDel="00236A6F">
            <w:delText>resWijzigDatum</w:delText>
          </w:r>
        </w:del>
      </w:ins>
      <w:ins w:id="5683" w:author="Flory Koole (F)" w:date="2025-08-29T14:28:00Z" w16du:dateUtc="2025-08-29T12:28:00Z">
        <w:del w:id="5684" w:author="Flory Koole" w:date="2025-11-24T14:13:00Z" w16du:dateUtc="2025-11-24T13:13:00Z">
          <w:r w:rsidR="00B72133" w:rsidDel="00236A6F">
            <w:delText xml:space="preserve"> (verplicht, gelijk aan meest recente Financieringsgraad) </w:delText>
          </w:r>
        </w:del>
      </w:ins>
      <w:ins w:id="5685" w:author="Flory Koole (F)" w:date="2025-08-29T14:27:00Z" w16du:dateUtc="2025-08-29T12:27:00Z">
        <w:del w:id="5686" w:author="Flory Koole" w:date="2025-11-24T14:13:00Z" w16du:dateUtc="2025-11-24T13:13:00Z">
          <w:r w:rsidR="008C3750" w:rsidDel="00236A6F">
            <w:delText xml:space="preserve">, </w:delText>
          </w:r>
        </w:del>
      </w:ins>
      <w:ins w:id="5687" w:author="Flory Koole (F)" w:date="2025-08-29T14:16:00Z" w16du:dateUtc="2025-08-29T12:16:00Z">
        <w:del w:id="5688" w:author="Flory Koole" w:date="2025-11-24T14:13:00Z" w16du:dateUtc="2025-11-24T13:13:00Z">
          <w:r w:rsidR="00456952" w:rsidRPr="003C0E0A" w:rsidDel="00236A6F">
            <w:delText>resFinKasWaarde</w:delText>
          </w:r>
          <w:r w:rsidR="00456952" w:rsidDel="00236A6F">
            <w:delText>,</w:delText>
          </w:r>
        </w:del>
      </w:ins>
      <w:ins w:id="5689" w:author="Flory Koole (F)" w:date="2025-08-29T14:17:00Z" w16du:dateUtc="2025-08-29T12:17:00Z">
        <w:del w:id="5690" w:author="Flory Koole" w:date="2025-11-24T14:13:00Z" w16du:dateUtc="2025-11-24T13:13:00Z">
          <w:r w:rsidR="00492B0B" w:rsidDel="00236A6F">
            <w:delText xml:space="preserve"> resFinVoorziening</w:delText>
          </w:r>
          <w:r w:rsidR="0029713E" w:rsidDel="00236A6F">
            <w:delText>Correctie</w:delText>
          </w:r>
        </w:del>
      </w:ins>
    </w:p>
    <w:p w14:paraId="47EB19EC" w14:textId="77777777" w:rsidR="00596DD1" w:rsidRDefault="00596DD1" w:rsidP="00596DD1">
      <w:pPr>
        <w:pStyle w:val="ListParagraph"/>
        <w:numPr>
          <w:ilvl w:val="0"/>
          <w:numId w:val="6"/>
        </w:numPr>
        <w:rPr>
          <w:ins w:id="5691" w:author="Flory Koole (F)" w:date="2025-08-29T13:26:00Z" w16du:dateUtc="2025-08-29T11:26:00Z"/>
        </w:rPr>
      </w:pPr>
      <w:ins w:id="5692" w:author="Flory Koole (F)" w:date="2025-08-29T13:26:00Z" w16du:dateUtc="2025-08-29T11:26:00Z">
        <w:r>
          <w:t xml:space="preserve">Overgangen in profielen: </w:t>
        </w:r>
      </w:ins>
    </w:p>
    <w:p w14:paraId="214E49BA" w14:textId="77777777" w:rsidR="00596DD1" w:rsidRDefault="00596DD1" w:rsidP="00596DD1">
      <w:pPr>
        <w:pStyle w:val="ListParagraph"/>
        <w:numPr>
          <w:ilvl w:val="1"/>
          <w:numId w:val="6"/>
        </w:numPr>
        <w:rPr>
          <w:ins w:id="5693" w:author="Flory Koole (F)" w:date="2025-08-29T13:26:00Z" w16du:dateUtc="2025-08-29T11:26:00Z"/>
        </w:rPr>
      </w:pPr>
      <w:ins w:id="5694" w:author="Flory Koole (F)" w:date="2025-08-29T13:26:00Z" w16du:dateUtc="2025-08-29T11:26:00Z">
        <w:r>
          <w:t>Geldt voor een actieve reserve, geen overgangen</w:t>
        </w:r>
      </w:ins>
    </w:p>
    <w:p w14:paraId="536F39FD" w14:textId="77777777" w:rsidR="00596DD1" w:rsidRDefault="00596DD1" w:rsidP="00596DD1">
      <w:pPr>
        <w:pStyle w:val="ListParagraph"/>
        <w:numPr>
          <w:ilvl w:val="0"/>
          <w:numId w:val="6"/>
        </w:numPr>
        <w:rPr>
          <w:ins w:id="5695" w:author="Flory Koole (F)" w:date="2025-08-29T13:26:00Z" w16du:dateUtc="2025-08-29T11:26:00Z"/>
        </w:rPr>
      </w:pPr>
      <w:ins w:id="5696" w:author="Flory Koole (F)" w:date="2025-08-29T13:26:00Z" w16du:dateUtc="2025-08-29T11:26:00Z">
        <w:r>
          <w:t>Koppelingen: geen</w:t>
        </w:r>
      </w:ins>
    </w:p>
    <w:p w14:paraId="6D107B72" w14:textId="77777777" w:rsidR="00596DD1" w:rsidRDefault="00596DD1" w:rsidP="00596DD1">
      <w:pPr>
        <w:pStyle w:val="ListParagraph"/>
        <w:numPr>
          <w:ilvl w:val="0"/>
          <w:numId w:val="6"/>
        </w:numPr>
        <w:rPr>
          <w:ins w:id="5697" w:author="Flory Koole (F)" w:date="2025-08-29T13:26:00Z" w16du:dateUtc="2025-08-29T11:26:00Z"/>
        </w:rPr>
      </w:pPr>
      <w:ins w:id="5698" w:author="Flory Koole (F)" w:date="2025-08-29T13:26:00Z" w16du:dateUtc="2025-08-29T11:26:00Z">
        <w:r>
          <w:t>Speciale berekeningen</w:t>
        </w:r>
      </w:ins>
    </w:p>
    <w:p w14:paraId="1022AB63" w14:textId="57F92A17" w:rsidR="00CD5517" w:rsidRDefault="00CD5517" w:rsidP="00CD5517">
      <w:pPr>
        <w:pStyle w:val="ListParagraph"/>
        <w:numPr>
          <w:ilvl w:val="1"/>
          <w:numId w:val="6"/>
        </w:numPr>
        <w:rPr>
          <w:ins w:id="5699" w:author="Flory Koole (F)" w:date="2025-08-29T14:18:00Z" w16du:dateUtc="2025-08-29T12:18:00Z"/>
          <w:rFonts w:cs="Calibri"/>
        </w:rPr>
      </w:pPr>
      <w:ins w:id="5700" w:author="Flory Koole (F)" w:date="2025-08-29T14:18:00Z" w16du:dateUtc="2025-08-29T12:18:00Z">
        <w:r>
          <w:rPr>
            <w:rFonts w:cs="Calibri"/>
          </w:rPr>
          <w:t xml:space="preserve">De financieringsgraad wordt berekend als de deling van de waarde van het CVP gedeeld door de waarde van de </w:t>
        </w:r>
      </w:ins>
      <w:ins w:id="5701" w:author="Flory Koole (F)" w:date="2025-08-29T14:19:00Z" w16du:dateUtc="2025-08-29T12:19:00Z">
        <w:r w:rsidR="00623C68">
          <w:rPr>
            <w:rFonts w:cs="Calibri"/>
          </w:rPr>
          <w:t>gecorrigeerde</w:t>
        </w:r>
      </w:ins>
      <w:ins w:id="5702" w:author="Flory Koole (F)" w:date="2025-08-29T14:18:00Z" w16du:dateUtc="2025-08-29T12:18:00Z">
        <w:r>
          <w:rPr>
            <w:rFonts w:cs="Calibri"/>
          </w:rPr>
          <w:t xml:space="preserve"> voorziening</w:t>
        </w:r>
      </w:ins>
    </w:p>
    <w:p w14:paraId="57CD7DDE" w14:textId="5EB66E4F" w:rsidR="00375944" w:rsidRDefault="00375944" w:rsidP="00CD5517">
      <w:pPr>
        <w:pStyle w:val="ListParagraph"/>
        <w:numPr>
          <w:ilvl w:val="2"/>
          <w:numId w:val="6"/>
        </w:numPr>
        <w:rPr>
          <w:ins w:id="5703" w:author="Flory Koole (F)" w:date="2025-08-29T14:19:00Z" w16du:dateUtc="2025-08-29T12:19:00Z"/>
          <w:rFonts w:cs="Calibri"/>
        </w:rPr>
      </w:pPr>
      <w:ins w:id="5704" w:author="Flory Koole (F)" w:date="2025-08-29T14:19:00Z" w16du:dateUtc="2025-08-29T12:19:00Z">
        <w:r w:rsidRPr="005F6B5B">
          <w:rPr>
            <w:rFonts w:cs="Calibri"/>
          </w:rPr>
          <w:t>resFinVoorziening</w:t>
        </w:r>
        <w:r>
          <w:rPr>
            <w:rFonts w:cs="Calibri"/>
          </w:rPr>
          <w:t xml:space="preserve">Gecorrigeerd = </w:t>
        </w:r>
        <w:del w:id="5705" w:author="Flory Koole" w:date="2025-12-12T10:41:00Z" w16du:dateUtc="2025-12-12T09:41:00Z">
          <w:r w:rsidR="00320B1B" w:rsidDel="00CA3A1B">
            <w:rPr>
              <w:rFonts w:cs="Calibri"/>
            </w:rPr>
            <w:delText>dbR</w:delText>
          </w:r>
        </w:del>
      </w:ins>
      <w:ins w:id="5706" w:author="Flory Koole" w:date="2025-12-12T10:41:00Z" w16du:dateUtc="2025-12-12T09:41:00Z">
        <w:r w:rsidR="00CA3A1B">
          <w:rPr>
            <w:rFonts w:cs="Calibri"/>
          </w:rPr>
          <w:t>r</w:t>
        </w:r>
      </w:ins>
      <w:ins w:id="5707" w:author="Flory Koole (F)" w:date="2025-08-29T14:19:00Z" w16du:dateUtc="2025-08-29T12:19:00Z">
        <w:r w:rsidR="00320B1B">
          <w:rPr>
            <w:rFonts w:cs="Calibri"/>
          </w:rPr>
          <w:t xml:space="preserve">esFinVoorziening + </w:t>
        </w:r>
      </w:ins>
      <w:ins w:id="5708" w:author="Flory Koole (F)" w:date="2025-08-29T14:20:00Z" w16du:dateUtc="2025-08-29T12:20:00Z">
        <w:r w:rsidR="00595C2E">
          <w:t>resFinVoorzieningCorrectie</w:t>
        </w:r>
      </w:ins>
    </w:p>
    <w:p w14:paraId="1D15B6C1" w14:textId="3F625998" w:rsidR="00CD5517" w:rsidRPr="005F6B5B" w:rsidRDefault="00CD5517" w:rsidP="00CD5517">
      <w:pPr>
        <w:pStyle w:val="ListParagraph"/>
        <w:numPr>
          <w:ilvl w:val="2"/>
          <w:numId w:val="6"/>
        </w:numPr>
        <w:rPr>
          <w:ins w:id="5709" w:author="Flory Koole (F)" w:date="2025-08-29T14:18:00Z" w16du:dateUtc="2025-08-29T12:18:00Z"/>
          <w:rFonts w:cs="Calibri"/>
        </w:rPr>
      </w:pPr>
      <w:ins w:id="5710" w:author="Flory Koole (F)" w:date="2025-08-29T14:18:00Z" w16du:dateUtc="2025-08-29T12:18:00Z">
        <w:r w:rsidRPr="005F6B5B">
          <w:rPr>
            <w:rFonts w:cs="Calibri"/>
          </w:rPr>
          <w:t>resFinDkgPrc = resFinWaarde  / resFinVoorziening</w:t>
        </w:r>
        <w:r w:rsidR="008D6C55">
          <w:rPr>
            <w:rFonts w:cs="Calibri"/>
          </w:rPr>
          <w:t>Gecor</w:t>
        </w:r>
      </w:ins>
      <w:ins w:id="5711" w:author="Flory Koole (F)" w:date="2025-08-29T14:19:00Z" w16du:dateUtc="2025-08-29T12:19:00Z">
        <w:r w:rsidR="008D6C55">
          <w:rPr>
            <w:rFonts w:cs="Calibri"/>
          </w:rPr>
          <w:t>rigeerd</w:t>
        </w:r>
      </w:ins>
      <w:ins w:id="5712" w:author="Flory Koole (F)" w:date="2025-08-29T14:18:00Z" w16du:dateUtc="2025-08-29T12:18:00Z">
        <w:r w:rsidRPr="005F6B5B">
          <w:rPr>
            <w:rFonts w:cs="Calibri"/>
          </w:rPr>
          <w:t xml:space="preserve"> * 100</w:t>
        </w:r>
      </w:ins>
    </w:p>
    <w:p w14:paraId="52D69E64" w14:textId="77777777" w:rsidR="00596DD1" w:rsidRDefault="00596DD1" w:rsidP="00596DD1">
      <w:pPr>
        <w:pStyle w:val="ListParagraph"/>
        <w:numPr>
          <w:ilvl w:val="0"/>
          <w:numId w:val="6"/>
        </w:numPr>
        <w:rPr>
          <w:ins w:id="5713" w:author="Flory Koole (F)" w:date="2025-08-29T14:21:00Z" w16du:dateUtc="2025-08-29T12:21:00Z"/>
        </w:rPr>
      </w:pPr>
      <w:ins w:id="5714" w:author="Flory Koole (F)" w:date="2025-08-29T13:26:00Z" w16du:dateUtc="2025-08-29T11:26:00Z">
        <w:r>
          <w:t>Bijzonderheden</w:t>
        </w:r>
      </w:ins>
    </w:p>
    <w:p w14:paraId="40048360" w14:textId="77777777" w:rsidR="00A7141E" w:rsidRPr="00A7141E" w:rsidRDefault="00236A6F" w:rsidP="00A7141E">
      <w:pPr>
        <w:pStyle w:val="ListParagraph"/>
        <w:numPr>
          <w:ilvl w:val="1"/>
          <w:numId w:val="6"/>
        </w:numPr>
        <w:rPr>
          <w:ins w:id="5715" w:author="Flory Koole" w:date="2025-12-12T14:21:00Z"/>
        </w:rPr>
      </w:pPr>
      <w:ins w:id="5716" w:author="Flory Koole" w:date="2025-11-24T14:14:00Z" w16du:dateUtc="2025-11-24T13:14:00Z">
        <w:r>
          <w:t xml:space="preserve">Versiedatum is de laatste dag waarop is </w:t>
        </w:r>
      </w:ins>
      <w:ins w:id="5717" w:author="Flory Koole" w:date="2025-11-24T14:15:00Z" w16du:dateUtc="2025-11-24T13:15:00Z">
        <w:r>
          <w:t xml:space="preserve">gemuteerd voor de CVP reserve. </w:t>
        </w:r>
      </w:ins>
      <w:moveToRangeStart w:id="5718" w:author="Flory Koole" w:date="2025-11-24T14:15:00Z" w:name="move214886158"/>
      <w:moveTo w:id="5719" w:author="Flory Koole" w:date="2025-11-24T14:15:00Z" w16du:dateUtc="2025-11-24T13:15:00Z">
        <w:r>
          <w:t xml:space="preserve">Het plaatsen van de gebeurtenis mag </w:t>
        </w:r>
      </w:moveTo>
      <w:ins w:id="5720" w:author="Flory Koole" w:date="2025-11-24T14:15:00Z" w16du:dateUtc="2025-11-24T13:15:00Z">
        <w:r>
          <w:t xml:space="preserve">namelijk </w:t>
        </w:r>
      </w:ins>
      <w:moveTo w:id="5721" w:author="Flory Koole" w:date="2025-11-24T14:15:00Z" w16du:dateUtc="2025-11-24T13:15:00Z">
        <w:r>
          <w:t xml:space="preserve">niet leiden tot TWK op de Reserve. </w:t>
        </w:r>
      </w:moveTo>
      <w:moveToRangeEnd w:id="5718"/>
      <w:ins w:id="5722" w:author="Flory Koole (F)" w:date="2025-08-29T14:23:00Z" w16du:dateUtc="2025-08-29T12:23:00Z">
        <w:r w:rsidR="009E7992">
          <w:t xml:space="preserve">De gebeurtenis moet </w:t>
        </w:r>
      </w:ins>
      <w:ins w:id="5723" w:author="Flory Koole" w:date="2025-11-24T14:15:00Z" w16du:dateUtc="2025-11-24T13:15:00Z">
        <w:r>
          <w:t xml:space="preserve">daarom </w:t>
        </w:r>
      </w:ins>
      <w:ins w:id="5724" w:author="Flory Koole (F)" w:date="2025-08-29T14:23:00Z" w16du:dateUtc="2025-08-29T12:23:00Z">
        <w:del w:id="5725" w:author="Flory Koole" w:date="2025-11-24T14:16:00Z" w16du:dateUtc="2025-11-24T13:16:00Z">
          <w:r w:rsidR="009E7992" w:rsidDel="00236A6F">
            <w:delText xml:space="preserve">worden uitgevoerd </w:delText>
          </w:r>
        </w:del>
        <w:r w:rsidR="009E7992">
          <w:t>direct ná</w:t>
        </w:r>
        <w:r w:rsidR="00486C7A">
          <w:t xml:space="preserve"> het bepalen van de financieringsfactor</w:t>
        </w:r>
      </w:ins>
      <w:ins w:id="5726" w:author="Flory Koole" w:date="2025-11-24T14:16:00Z" w16du:dateUtc="2025-11-24T13:16:00Z">
        <w:r w:rsidRPr="00236A6F">
          <w:t xml:space="preserve"> </w:t>
        </w:r>
        <w:r>
          <w:t>worden uitgevoerd</w:t>
        </w:r>
      </w:ins>
      <w:ins w:id="5727" w:author="Flory Koole (F)" w:date="2025-08-29T14:23:00Z" w16du:dateUtc="2025-08-29T12:23:00Z">
        <w:del w:id="5728" w:author="Flory Koole" w:date="2025-11-24T14:15:00Z" w16du:dateUtc="2025-11-24T13:15:00Z">
          <w:r w:rsidR="00486C7A" w:rsidDel="00236A6F">
            <w:delText xml:space="preserve"> en de versiedatum moet gelijk zijn aan de gebeurtenis </w:delText>
          </w:r>
        </w:del>
      </w:ins>
      <w:ins w:id="5729" w:author="Flory Koole (F)" w:date="2025-08-29T14:24:00Z" w16du:dateUtc="2025-08-29T12:24:00Z">
        <w:del w:id="5730" w:author="Flory Koole" w:date="2025-11-24T14:15:00Z" w16du:dateUtc="2025-11-24T13:15:00Z">
          <w:r w:rsidR="00486C7A" w:rsidDel="00236A6F">
            <w:delText>Financierings</w:delText>
          </w:r>
          <w:r w:rsidR="000E0E84" w:rsidDel="00236A6F">
            <w:delText>graad</w:delText>
          </w:r>
        </w:del>
      </w:ins>
      <w:ins w:id="5731" w:author="Flory Koole (F)" w:date="2025-08-29T14:30:00Z" w16du:dateUtc="2025-08-29T12:30:00Z">
        <w:r w:rsidR="00457B09">
          <w:t xml:space="preserve">. </w:t>
        </w:r>
      </w:ins>
      <w:ins w:id="5732" w:author="Flory Koole" w:date="2025-12-12T14:21:00Z">
        <w:r w:rsidR="00A7141E" w:rsidRPr="00A7141E">
          <w:t>Dit moet via een een proces of goede werkprocedure; er wordt niet gecontroleerd door Qwik</w:t>
        </w:r>
      </w:ins>
    </w:p>
    <w:p w14:paraId="76318366" w14:textId="5983518D" w:rsidR="009E7992" w:rsidDel="00A7141E" w:rsidRDefault="000C5830">
      <w:pPr>
        <w:pStyle w:val="ListParagraph"/>
        <w:numPr>
          <w:ilvl w:val="1"/>
          <w:numId w:val="6"/>
        </w:numPr>
        <w:rPr>
          <w:ins w:id="5733" w:author="Flory Koole (F)" w:date="2025-08-29T14:23:00Z" w16du:dateUtc="2025-08-29T12:23:00Z"/>
          <w:del w:id="5734" w:author="Flory Koole" w:date="2025-12-12T14:21:00Z" w16du:dateUtc="2025-12-12T13:21:00Z"/>
        </w:rPr>
      </w:pPr>
      <w:moveFromRangeStart w:id="5735" w:author="Flory Koole" w:date="2025-11-24T14:15:00Z" w:name="move214886158"/>
      <w:moveFrom w:id="5736" w:author="Flory Koole" w:date="2025-11-24T14:15:00Z" w16du:dateUtc="2025-11-24T13:15:00Z">
        <w:ins w:id="5737" w:author="Flory Koole (F)" w:date="2025-08-29T14:29:00Z" w16du:dateUtc="2025-08-29T12:29:00Z">
          <w:r w:rsidDel="00236A6F">
            <w:t>Het plaatsen van de gebeurtenis</w:t>
          </w:r>
        </w:ins>
        <w:ins w:id="5738" w:author="Flory Koole (F)" w:date="2025-08-29T14:30:00Z" w16du:dateUtc="2025-08-29T12:30:00Z">
          <w:r w:rsidDel="00236A6F">
            <w:t xml:space="preserve"> mag </w:t>
          </w:r>
          <w:r w:rsidR="00A853E5" w:rsidDel="00236A6F">
            <w:t>niet leiden tot TWK op de Reserve.</w:t>
          </w:r>
          <w:r w:rsidR="003831D2" w:rsidDel="00236A6F">
            <w:t xml:space="preserve"> </w:t>
          </w:r>
        </w:ins>
      </w:moveFrom>
      <w:moveFromRangeEnd w:id="5735"/>
      <w:ins w:id="5739" w:author="Flory Koole (F)" w:date="2025-08-29T14:30:00Z" w16du:dateUtc="2025-08-29T12:30:00Z">
        <w:del w:id="5740" w:author="Flory Koole" w:date="2025-11-24T14:15:00Z" w16du:dateUtc="2025-11-24T13:15:00Z">
          <w:r w:rsidR="003831D2" w:rsidDel="00236A6F">
            <w:delText>Dit moet via een goede werkprocedure; er wordt niet gecontroleerd door Qwik.</w:delText>
          </w:r>
        </w:del>
      </w:ins>
    </w:p>
    <w:p w14:paraId="168714D1" w14:textId="76E49939" w:rsidR="00596DD1" w:rsidRDefault="00901BC7">
      <w:pPr>
        <w:pStyle w:val="ListParagraph"/>
        <w:numPr>
          <w:ilvl w:val="1"/>
          <w:numId w:val="6"/>
        </w:numPr>
        <w:rPr>
          <w:ins w:id="5741" w:author="Flory Koole (F)" w:date="2025-08-29T14:32:00Z" w16du:dateUtc="2025-08-29T12:32:00Z"/>
        </w:rPr>
      </w:pPr>
      <w:ins w:id="5742" w:author="Flory Koole (F)" w:date="2025-08-29T14:21:00Z" w16du:dateUtc="2025-08-29T12:21:00Z">
        <w:r>
          <w:t xml:space="preserve">De </w:t>
        </w:r>
      </w:ins>
      <w:ins w:id="5743" w:author="Flory Koole (F)" w:date="2025-08-29T14:22:00Z" w16du:dateUtc="2025-08-29T12:22:00Z">
        <w:r w:rsidR="00987282">
          <w:t>voorziening o.b.v. kasstromen wordt niet opnieuw berekend</w:t>
        </w:r>
        <w:r w:rsidR="00BE3A72">
          <w:t xml:space="preserve">, maar wordt gelijkgesteld aan </w:t>
        </w:r>
      </w:ins>
      <w:ins w:id="5744" w:author="Flory Koole (F)" w:date="2025-08-29T14:32:00Z" w16du:dateUtc="2025-08-29T12:32:00Z">
        <w:r w:rsidR="004C0043">
          <w:t>de</w:t>
        </w:r>
        <w:r w:rsidR="00DC72B5">
          <w:t xml:space="preserve"> </w:t>
        </w:r>
        <w:r w:rsidR="00FC52A6">
          <w:t>eerder berekende en opgeslagen waarde</w:t>
        </w:r>
      </w:ins>
    </w:p>
    <w:p w14:paraId="071E340D" w14:textId="77777777" w:rsidR="00F026C9" w:rsidRDefault="00E95614" w:rsidP="00596DD1">
      <w:pPr>
        <w:pStyle w:val="ListParagraph"/>
        <w:numPr>
          <w:ilvl w:val="1"/>
          <w:numId w:val="6"/>
        </w:numPr>
        <w:rPr>
          <w:ins w:id="5745" w:author="Flory Koole (F)" w:date="2025-08-29T17:23:00Z" w16du:dateUtc="2025-08-29T15:23:00Z"/>
        </w:rPr>
      </w:pPr>
      <w:ins w:id="5746" w:author="Flory Koole (F)" w:date="2025-08-29T14:35:00Z" w16du:dateUtc="2025-08-29T12:35:00Z">
        <w:r>
          <w:t>D</w:t>
        </w:r>
      </w:ins>
      <w:ins w:id="5747" w:author="Flory Koole (F)" w:date="2025-08-29T14:33:00Z" w16du:dateUtc="2025-08-29T12:33:00Z">
        <w:r w:rsidR="007E6BA2">
          <w:t xml:space="preserve">e correctie op de voorziening wordt </w:t>
        </w:r>
        <w:r w:rsidR="00DF6A53">
          <w:t>enkel bij deze gebeurtenis gebruikt</w:t>
        </w:r>
        <w:r w:rsidR="008E30DC">
          <w:t xml:space="preserve"> in een </w:t>
        </w:r>
      </w:ins>
      <w:ins w:id="5748" w:author="Flory Koole (F)" w:date="2025-08-29T14:34:00Z" w16du:dateUtc="2025-08-29T12:34:00Z">
        <w:r w:rsidR="008E30DC">
          <w:t>berekening</w:t>
        </w:r>
        <w:r w:rsidR="0021325B">
          <w:t>. Het wordt dus ook niet meegenomen</w:t>
        </w:r>
      </w:ins>
      <w:ins w:id="5749" w:author="Flory Koole (F)" w:date="2025-08-29T14:35:00Z" w16du:dateUtc="2025-08-29T12:35:00Z">
        <w:r w:rsidR="006658E9">
          <w:t xml:space="preserve"> bij de dakpanbe</w:t>
        </w:r>
        <w:r w:rsidR="00E6794E">
          <w:t>paling</w:t>
        </w:r>
        <w:r w:rsidR="00011997">
          <w:t>.</w:t>
        </w:r>
      </w:ins>
      <w:ins w:id="5750" w:author="Flory Koole (F)" w:date="2025-08-29T14:36:00Z" w16du:dateUtc="2025-08-29T12:36:00Z">
        <w:r>
          <w:t xml:space="preserve"> </w:t>
        </w:r>
      </w:ins>
    </w:p>
    <w:p w14:paraId="7BB09E19" w14:textId="1A9B0A97" w:rsidR="00F026C9" w:rsidRDefault="00F026C9" w:rsidP="00596DD1">
      <w:pPr>
        <w:pStyle w:val="ListParagraph"/>
        <w:numPr>
          <w:ilvl w:val="1"/>
          <w:numId w:val="6"/>
        </w:numPr>
        <w:rPr>
          <w:ins w:id="5751" w:author="Flory Koole (F)" w:date="2025-08-29T17:23:00Z" w16du:dateUtc="2025-08-29T15:23:00Z"/>
        </w:rPr>
      </w:pPr>
      <w:ins w:id="5752" w:author="Flory Koole (F)" w:date="2025-08-29T17:23:00Z" w16du:dateUtc="2025-08-29T15:23:00Z">
        <w:del w:id="5753" w:author="Flory Koole" w:date="2025-12-12T10:52:00Z" w16du:dateUtc="2025-12-12T09:52:00Z">
          <w:r w:rsidRPr="002437E5" w:rsidDel="009533B7">
            <w:rPr>
              <w:highlight w:val="yellow"/>
              <w:rPrChange w:id="5754" w:author="Flory Koole (F)" w:date="2025-08-29T17:34:00Z" w16du:dateUtc="2025-08-29T15:34:00Z">
                <w:rPr/>
              </w:rPrChange>
            </w:rPr>
            <w:delText>Openstaande v</w:delText>
          </w:r>
          <w:r w:rsidR="00386CE3" w:rsidRPr="002437E5" w:rsidDel="009533B7">
            <w:rPr>
              <w:highlight w:val="yellow"/>
              <w:rPrChange w:id="5755" w:author="Flory Koole (F)" w:date="2025-08-29T17:34:00Z" w16du:dateUtc="2025-08-29T15:34:00Z">
                <w:rPr/>
              </w:rPrChange>
            </w:rPr>
            <w:delText>ragen</w:delText>
          </w:r>
          <w:r w:rsidRPr="002437E5" w:rsidDel="009533B7">
            <w:rPr>
              <w:highlight w:val="yellow"/>
              <w:rPrChange w:id="5756" w:author="Flory Koole (F)" w:date="2025-08-29T17:34:00Z" w16du:dateUtc="2025-08-29T15:34:00Z">
                <w:rPr/>
              </w:rPrChange>
            </w:rPr>
            <w:delText xml:space="preserve"> aa</w:delText>
          </w:r>
        </w:del>
      </w:ins>
      <w:ins w:id="5757" w:author="Flory Koole" w:date="2025-12-12T10:57:00Z" w16du:dateUtc="2025-12-12T09:57:00Z">
        <w:r w:rsidR="008805D8">
          <w:rPr>
            <w:highlight w:val="yellow"/>
          </w:rPr>
          <w:t>Aandachtsp</w:t>
        </w:r>
      </w:ins>
      <w:ins w:id="5758" w:author="Flory Koole" w:date="2025-12-12T10:52:00Z" w16du:dateUtc="2025-12-12T09:52:00Z">
        <w:r w:rsidR="009533B7">
          <w:rPr>
            <w:highlight w:val="yellow"/>
          </w:rPr>
          <w:t>unten v</w:t>
        </w:r>
      </w:ins>
      <w:ins w:id="5759" w:author="Flory Koole" w:date="2025-12-12T10:53:00Z" w16du:dateUtc="2025-12-12T09:53:00Z">
        <w:r w:rsidR="009533B7">
          <w:rPr>
            <w:highlight w:val="yellow"/>
          </w:rPr>
          <w:t>oor</w:t>
        </w:r>
      </w:ins>
      <w:ins w:id="5760" w:author="Flory Koole (F)" w:date="2025-08-29T17:23:00Z" w16du:dateUtc="2025-08-29T15:23:00Z">
        <w:del w:id="5761" w:author="Flory Koole" w:date="2025-12-12T10:53:00Z" w16du:dateUtc="2025-12-12T09:53:00Z">
          <w:r w:rsidRPr="002437E5" w:rsidDel="009533B7">
            <w:rPr>
              <w:highlight w:val="yellow"/>
              <w:rPrChange w:id="5762" w:author="Flory Koole (F)" w:date="2025-08-29T17:34:00Z" w16du:dateUtc="2025-08-29T15:34:00Z">
                <w:rPr/>
              </w:rPrChange>
            </w:rPr>
            <w:delText>n</w:delText>
          </w:r>
        </w:del>
        <w:r w:rsidRPr="002437E5">
          <w:rPr>
            <w:highlight w:val="yellow"/>
            <w:rPrChange w:id="5763" w:author="Flory Koole (F)" w:date="2025-08-29T17:34:00Z" w16du:dateUtc="2025-08-29T15:34:00Z">
              <w:rPr/>
            </w:rPrChange>
          </w:rPr>
          <w:t xml:space="preserve"> </w:t>
        </w:r>
        <w:r w:rsidRPr="00FE4EB3">
          <w:rPr>
            <w:highlight w:val="yellow"/>
            <w:rPrChange w:id="5764" w:author="Flory Koole" w:date="2025-11-24T14:59:00Z" w16du:dateUtc="2025-11-24T13:59:00Z">
              <w:rPr/>
            </w:rPrChange>
          </w:rPr>
          <w:t>APS</w:t>
        </w:r>
      </w:ins>
      <w:ins w:id="5765" w:author="Flory Koole" w:date="2025-11-24T14:58:00Z" w16du:dateUtc="2025-11-24T13:58:00Z">
        <w:r w:rsidR="00FE4EB3" w:rsidRPr="00FE4EB3">
          <w:rPr>
            <w:highlight w:val="yellow"/>
            <w:rPrChange w:id="5766" w:author="Flory Koole" w:date="2025-11-24T14:59:00Z" w16du:dateUtc="2025-11-24T13:59:00Z">
              <w:rPr/>
            </w:rPrChange>
          </w:rPr>
          <w:t xml:space="preserve"> AC</w:t>
        </w:r>
      </w:ins>
      <w:ins w:id="5767" w:author="Flory Koole (F)" w:date="2025-08-29T14:36:00Z" w16du:dateUtc="2025-08-29T12:36:00Z">
        <w:r w:rsidR="00E95614">
          <w:t xml:space="preserve">: </w:t>
        </w:r>
      </w:ins>
    </w:p>
    <w:p w14:paraId="05B5D70B" w14:textId="1B74E29C" w:rsidR="00D849DE" w:rsidRDefault="0042343A" w:rsidP="00F026C9">
      <w:pPr>
        <w:pStyle w:val="ListParagraph"/>
        <w:numPr>
          <w:ilvl w:val="2"/>
          <w:numId w:val="6"/>
        </w:numPr>
        <w:rPr>
          <w:ins w:id="5768" w:author="Flory Koole (F)" w:date="2025-08-29T17:24:00Z" w16du:dateUtc="2025-08-29T15:24:00Z"/>
        </w:rPr>
      </w:pPr>
      <w:ins w:id="5769" w:author="Flory Koole (F)" w:date="2025-08-29T17:24:00Z" w16du:dateUtc="2025-08-29T15:24:00Z">
        <w:r>
          <w:t xml:space="preserve">De </w:t>
        </w:r>
      </w:ins>
      <w:ins w:id="5770" w:author="Flory Koole" w:date="2025-12-12T10:53:00Z" w16du:dateUtc="2025-12-12T09:53:00Z">
        <w:r w:rsidR="009533B7">
          <w:t xml:space="preserve">ingevoerde </w:t>
        </w:r>
      </w:ins>
      <w:ins w:id="5771" w:author="Flory Koole (F)" w:date="2025-08-29T17:24:00Z" w16du:dateUtc="2025-08-29T15:24:00Z">
        <w:r>
          <w:t xml:space="preserve">correctie is nu </w:t>
        </w:r>
        <w:del w:id="5772" w:author="Flory Koole" w:date="2025-12-12T10:58:00Z" w16du:dateUtc="2025-12-12T09:58:00Z">
          <w:r w:rsidDel="008805D8">
            <w:delText>beschreven</w:delText>
          </w:r>
        </w:del>
      </w:ins>
      <w:ins w:id="5773" w:author="Flory Koole" w:date="2025-12-12T10:58:00Z" w16du:dateUtc="2025-12-12T09:58:00Z">
        <w:r w:rsidR="008805D8">
          <w:t>gevraagd</w:t>
        </w:r>
      </w:ins>
      <w:ins w:id="5774" w:author="Flory Koole (F)" w:date="2025-08-29T17:24:00Z" w16du:dateUtc="2025-08-29T15:24:00Z">
        <w:r>
          <w:t xml:space="preserve"> als alleen te gebruiken bij deze specifieke gebeu</w:t>
        </w:r>
      </w:ins>
      <w:ins w:id="5775" w:author="Flory Koole (F)" w:date="2025-08-29T17:25:00Z" w16du:dateUtc="2025-08-29T15:25:00Z">
        <w:r>
          <w:t>rtenis.</w:t>
        </w:r>
        <w:del w:id="5776" w:author="Flory Koole" w:date="2025-12-12T10:54:00Z" w16du:dateUtc="2025-12-12T09:54:00Z">
          <w:r w:rsidDel="009533B7">
            <w:delText xml:space="preserve"> </w:delText>
          </w:r>
          <w:r w:rsidR="00DF2C4A" w:rsidDel="009533B7">
            <w:delText>Dat beteken</w:delText>
          </w:r>
        </w:del>
        <w:del w:id="5777" w:author="Flory Koole" w:date="2025-12-12T10:53:00Z" w16du:dateUtc="2025-12-12T09:53:00Z">
          <w:r w:rsidR="00DF2C4A" w:rsidDel="009533B7">
            <w:delText>d</w:delText>
          </w:r>
        </w:del>
        <w:del w:id="5778" w:author="Flory Koole" w:date="2025-12-12T10:54:00Z" w16du:dateUtc="2025-12-12T09:54:00Z">
          <w:r w:rsidR="00DF2C4A" w:rsidDel="009533B7">
            <w:delText xml:space="preserve"> dat </w:delText>
          </w:r>
          <w:r w:rsidR="00AF488E" w:rsidDel="009533B7">
            <w:delText xml:space="preserve">elke maand </w:delText>
          </w:r>
          <w:r w:rsidR="00BD41B3" w:rsidDel="009533B7">
            <w:delText xml:space="preserve">bepaald moet worden </w:delText>
          </w:r>
        </w:del>
      </w:ins>
      <w:ins w:id="5779" w:author="Flory Koole (F)" w:date="2025-08-29T17:26:00Z" w16du:dateUtc="2025-08-29T15:26:00Z">
        <w:del w:id="5780" w:author="Flory Koole" w:date="2025-12-12T10:54:00Z" w16du:dateUtc="2025-12-12T09:54:00Z">
          <w:r w:rsidR="005067A9" w:rsidDel="009533B7">
            <w:delText>welke correctie gebruikt wordt</w:delText>
          </w:r>
        </w:del>
      </w:ins>
      <w:ins w:id="5781" w:author="Flory Koole (F)" w:date="2025-08-29T17:29:00Z" w16du:dateUtc="2025-08-29T15:29:00Z">
        <w:del w:id="5782" w:author="Flory Koole" w:date="2025-12-12T10:54:00Z" w16du:dateUtc="2025-12-12T09:54:00Z">
          <w:r w:rsidR="00C92140" w:rsidDel="009533B7">
            <w:delText>,</w:delText>
          </w:r>
        </w:del>
        <w:r w:rsidR="00C92140">
          <w:t xml:space="preserve"> </w:t>
        </w:r>
      </w:ins>
      <w:ins w:id="5783" w:author="Flory Koole" w:date="2025-12-12T10:54:00Z" w16du:dateUtc="2025-12-12T09:54:00Z">
        <w:r w:rsidR="009533B7">
          <w:t>Dit is zo gespecificeerd door AC</w:t>
        </w:r>
      </w:ins>
      <w:ins w:id="5784" w:author="Flory Koole (F)" w:date="2025-08-29T17:29:00Z" w16du:dateUtc="2025-08-29T15:29:00Z">
        <w:del w:id="5785" w:author="Flory Koole" w:date="2025-12-12T10:54:00Z" w16du:dateUtc="2025-12-12T09:54:00Z">
          <w:r w:rsidR="00C92140" w:rsidDel="009533B7">
            <w:delText xml:space="preserve">omdat </w:delText>
          </w:r>
        </w:del>
      </w:ins>
      <w:ins w:id="5786" w:author="Flory Koole" w:date="2025-12-12T10:44:00Z" w16du:dateUtc="2025-12-12T09:44:00Z">
        <w:r w:rsidR="00CA3A1B">
          <w:t xml:space="preserve"> (</w:t>
        </w:r>
      </w:ins>
      <w:ins w:id="5787" w:author="Flory Koole (F)" w:date="2025-08-29T17:29:00Z" w16du:dateUtc="2025-08-29T15:29:00Z">
        <w:r w:rsidR="00C92140">
          <w:t>Eric Jan</w:t>
        </w:r>
      </w:ins>
      <w:ins w:id="5788" w:author="Flory Koole" w:date="2025-12-12T10:44:00Z" w16du:dateUtc="2025-12-12T09:44:00Z">
        <w:r w:rsidR="00CA3A1B">
          <w:t>)</w:t>
        </w:r>
      </w:ins>
      <w:ins w:id="5789" w:author="Flory Koole" w:date="2025-12-12T10:54:00Z" w16du:dateUtc="2025-12-12T09:54:00Z">
        <w:r w:rsidR="009533B7">
          <w:t>, omdat de</w:t>
        </w:r>
      </w:ins>
      <w:ins w:id="5790" w:author="Flory Koole (F)" w:date="2025-08-29T17:29:00Z" w16du:dateUtc="2025-08-29T15:29:00Z">
        <w:del w:id="5791" w:author="Flory Koole" w:date="2025-12-12T10:54:00Z" w16du:dateUtc="2025-12-12T09:54:00Z">
          <w:r w:rsidR="00C92140" w:rsidDel="009533B7">
            <w:delText xml:space="preserve"> </w:delText>
          </w:r>
          <w:r w:rsidR="002C2BA3" w:rsidDel="009533B7">
            <w:delText>heef gezegd dat de</w:delText>
          </w:r>
        </w:del>
        <w:r w:rsidR="002C2BA3">
          <w:t xml:space="preserve"> correctie</w:t>
        </w:r>
        <w:r w:rsidR="00F601CF">
          <w:t xml:space="preserve"> pas kan worden bepaald na het draaien van de Financier</w:t>
        </w:r>
      </w:ins>
      <w:ins w:id="5792" w:author="Flory Koole (F)" w:date="2025-08-29T17:30:00Z" w16du:dateUtc="2025-08-29T15:30:00Z">
        <w:r w:rsidR="00F601CF">
          <w:t>ingsgraad</w:t>
        </w:r>
        <w:r w:rsidR="00241A42">
          <w:t xml:space="preserve"> vanwege afhankelijkheid met RTS</w:t>
        </w:r>
      </w:ins>
      <w:ins w:id="5793" w:author="Flory Koole (F)" w:date="2025-08-29T17:26:00Z" w16du:dateUtc="2025-08-29T15:26:00Z">
        <w:r w:rsidR="005067A9">
          <w:t xml:space="preserve">. </w:t>
        </w:r>
      </w:ins>
      <w:ins w:id="5794" w:author="Flory Koole" w:date="2025-12-12T10:55:00Z" w16du:dateUtc="2025-12-12T09:55:00Z">
        <w:r w:rsidR="009533B7">
          <w:t>Dat heeft als consequentie dat elke maand bepaald moet worden welke correctie gebruikt moet worden en ingevoerd moet worden als van toepassing.</w:t>
        </w:r>
        <w:r w:rsidR="009533B7" w:rsidDel="009533B7">
          <w:t xml:space="preserve"> </w:t>
        </w:r>
      </w:ins>
      <w:ins w:id="5795" w:author="Flory Koole (F)" w:date="2025-08-29T17:25:00Z" w16du:dateUtc="2025-08-29T15:25:00Z">
        <w:del w:id="5796" w:author="Flory Koole" w:date="2025-12-12T10:52:00Z" w16du:dateUtc="2025-12-12T09:52:00Z">
          <w:r w:rsidDel="009533B7">
            <w:delText>Is dit in</w:delText>
          </w:r>
          <w:r w:rsidR="00EA4420" w:rsidDel="009533B7">
            <w:delText>derdaad de gewenste werking</w:delText>
          </w:r>
        </w:del>
      </w:ins>
      <w:ins w:id="5797" w:author="Flory Koole (F)" w:date="2025-08-29T17:30:00Z" w16du:dateUtc="2025-08-29T15:30:00Z">
        <w:del w:id="5798" w:author="Flory Koole" w:date="2025-12-12T10:52:00Z" w16du:dateUtc="2025-12-12T09:52:00Z">
          <w:r w:rsidR="00EA4FBB" w:rsidDel="009533B7">
            <w:delText xml:space="preserve">? </w:delText>
          </w:r>
        </w:del>
        <w:del w:id="5799" w:author="Flory Koole" w:date="2025-12-12T10:44:00Z" w16du:dateUtc="2025-12-12T09:44:00Z">
          <w:r w:rsidR="00EA4FBB" w:rsidDel="00CA3A1B">
            <w:delText>Zo nee, hoe ziet AC de werking dan?</w:delText>
          </w:r>
        </w:del>
      </w:ins>
      <w:ins w:id="5800" w:author="Flory Koole" w:date="2025-12-12T10:44:00Z" w16du:dateUtc="2025-12-12T09:44:00Z">
        <w:r w:rsidR="00CA3A1B">
          <w:t>Een alternatief is dat de correctie</w:t>
        </w:r>
      </w:ins>
      <w:ins w:id="5801" w:author="Flory Koole" w:date="2025-12-12T10:45:00Z" w16du:dateUtc="2025-12-12T09:45:00Z">
        <w:r w:rsidR="00CA3A1B">
          <w:t xml:space="preserve"> bewaard blijft in het systeem en niet default </w:t>
        </w:r>
      </w:ins>
      <w:ins w:id="5802" w:author="Flory Koole" w:date="2025-12-12T10:55:00Z" w16du:dateUtc="2025-12-12T09:55:00Z">
        <w:r w:rsidR="009533B7">
          <w:t>o</w:t>
        </w:r>
      </w:ins>
      <w:ins w:id="5803" w:author="Flory Koole" w:date="2025-12-12T10:45:00Z" w16du:dateUtc="2025-12-12T09:45:00Z">
        <w:r w:rsidR="00CA3A1B">
          <w:t>p nul wordt gesteld bij invoer van een volgende gebeurtenis</w:t>
        </w:r>
      </w:ins>
      <w:ins w:id="5804" w:author="Flory Koole" w:date="2025-12-12T10:59:00Z" w16du:dateUtc="2025-12-12T09:59:00Z">
        <w:r w:rsidR="008805D8">
          <w:t xml:space="preserve"> en deze correctie meegenomen wordt in de bepaling van Financieringsgraad die na de correctie worden ingevoerd</w:t>
        </w:r>
      </w:ins>
      <w:ins w:id="5805" w:author="Flory Koole" w:date="2025-12-12T10:45:00Z" w16du:dateUtc="2025-12-12T09:45:00Z">
        <w:r w:rsidR="00CA3A1B">
          <w:t xml:space="preserve">. </w:t>
        </w:r>
      </w:ins>
      <w:ins w:id="5806" w:author="Flory Koole" w:date="2025-12-12T10:56:00Z" w16du:dateUtc="2025-12-12T09:56:00Z">
        <w:r w:rsidR="009533B7">
          <w:t xml:space="preserve">Als dit alternatief gewenst is, moet hiervoor een change request </w:t>
        </w:r>
      </w:ins>
      <w:ins w:id="5807" w:author="Flory Koole" w:date="2025-12-12T10:57:00Z" w16du:dateUtc="2025-12-12T09:57:00Z">
        <w:r w:rsidR="009533B7">
          <w:t>worden ingediend.</w:t>
        </w:r>
      </w:ins>
    </w:p>
    <w:p w14:paraId="5C0B9D98" w14:textId="04E31549" w:rsidR="00542A60" w:rsidRPr="005A370A" w:rsidRDefault="00415957">
      <w:pPr>
        <w:pStyle w:val="ListParagraph"/>
        <w:numPr>
          <w:ilvl w:val="2"/>
          <w:numId w:val="6"/>
        </w:numPr>
        <w:rPr>
          <w:ins w:id="5808" w:author="Flory Koole (F)" w:date="2025-08-29T13:26:00Z" w16du:dateUtc="2025-08-29T11:26:00Z"/>
          <w:rPrChange w:id="5809" w:author="Flory Koole (F)" w:date="2025-08-29T14:31:00Z" w16du:dateUtc="2025-08-29T12:31:00Z">
            <w:rPr>
              <w:ins w:id="5810" w:author="Flory Koole (F)" w:date="2025-08-29T13:26:00Z" w16du:dateUtc="2025-08-29T11:26:00Z"/>
              <w:lang w:eastAsia="en-US"/>
            </w:rPr>
          </w:rPrChange>
        </w:rPr>
        <w:pPrChange w:id="5811" w:author="Flory Koole (F)" w:date="2025-08-29T17:23:00Z" w16du:dateUtc="2025-08-29T15:23:00Z">
          <w:pPr/>
        </w:pPrChange>
      </w:pPr>
      <w:ins w:id="5812" w:author="Flory Koole (F)" w:date="2025-08-29T17:31:00Z" w16du:dateUtc="2025-08-29T15:31:00Z">
        <w:del w:id="5813" w:author="Flory Koole" w:date="2025-12-12T10:48:00Z" w16du:dateUtc="2025-12-12T09:48:00Z">
          <w:r w:rsidDel="00CA3A1B">
            <w:delText xml:space="preserve">Er is nu geen relatie met </w:delText>
          </w:r>
          <w:r w:rsidR="000361DC" w:rsidDel="00CA3A1B">
            <w:delText>de</w:delText>
          </w:r>
        </w:del>
      </w:ins>
      <w:ins w:id="5814" w:author="Flory Koole (F)" w:date="2025-08-29T17:23:00Z" w16du:dateUtc="2025-08-29T15:23:00Z">
        <w:del w:id="5815" w:author="Flory Koole" w:date="2025-12-12T10:48:00Z" w16du:dateUtc="2025-12-12T09:48:00Z">
          <w:r w:rsidR="00CB00A9" w:rsidDel="00CA3A1B">
            <w:delText xml:space="preserve"> dakpanbepaling</w:delText>
          </w:r>
        </w:del>
      </w:ins>
      <w:ins w:id="5816" w:author="Flory Koole (F)" w:date="2025-08-29T17:31:00Z" w16du:dateUtc="2025-08-29T15:31:00Z">
        <w:del w:id="5817" w:author="Flory Koole" w:date="2025-12-12T10:48:00Z" w16du:dateUtc="2025-12-12T09:48:00Z">
          <w:r w:rsidR="000361DC" w:rsidDel="00CA3A1B">
            <w:delText xml:space="preserve"> gelegd. Dit </w:delText>
          </w:r>
        </w:del>
        <w:del w:id="5818" w:author="Flory Koole" w:date="2025-12-12T10:46:00Z" w16du:dateUtc="2025-12-12T09:46:00Z">
          <w:r w:rsidR="000361DC" w:rsidDel="00CA3A1B">
            <w:delText xml:space="preserve">kan </w:delText>
          </w:r>
        </w:del>
        <w:del w:id="5819" w:author="Flory Koole" w:date="2025-12-12T10:48:00Z" w16du:dateUtc="2025-12-12T09:48:00Z">
          <w:r w:rsidR="000361DC" w:rsidDel="00CA3A1B">
            <w:delText>ook niet</w:delText>
          </w:r>
        </w:del>
        <w:del w:id="5820" w:author="Flory Koole" w:date="2025-12-12T10:46:00Z" w16du:dateUtc="2025-12-12T09:46:00Z">
          <w:r w:rsidR="000361DC" w:rsidDel="00CA3A1B">
            <w:delText>, aangezien</w:delText>
          </w:r>
        </w:del>
      </w:ins>
      <w:ins w:id="5821" w:author="Flory Koole (F)" w:date="2025-08-29T17:32:00Z" w16du:dateUtc="2025-08-29T15:32:00Z">
        <w:del w:id="5822" w:author="Flory Koole" w:date="2025-12-12T10:46:00Z" w16du:dateUtc="2025-12-12T09:46:00Z">
          <w:r w:rsidR="000361DC" w:rsidDel="00CA3A1B">
            <w:delText xml:space="preserve"> d</w:delText>
          </w:r>
        </w:del>
      </w:ins>
      <w:ins w:id="5823" w:author="Flory Koole" w:date="2025-12-12T10:47:00Z" w16du:dateUtc="2025-12-12T09:47:00Z">
        <w:r w:rsidR="00CA3A1B">
          <w:t>B</w:t>
        </w:r>
      </w:ins>
      <w:ins w:id="5824" w:author="Flory Koole (F)" w:date="2025-08-29T17:32:00Z" w16du:dateUtc="2025-08-29T15:32:00Z">
        <w:del w:id="5825" w:author="Flory Koole" w:date="2025-12-12T10:47:00Z" w16du:dateUtc="2025-12-12T09:47:00Z">
          <w:r w:rsidR="000361DC" w:rsidDel="00CA3A1B">
            <w:delText>e werking van</w:delText>
          </w:r>
        </w:del>
      </w:ins>
      <w:ins w:id="5826" w:author="Flory Koole (F)" w:date="2025-08-29T17:31:00Z" w16du:dateUtc="2025-08-29T15:31:00Z">
        <w:del w:id="5827" w:author="Flory Koole" w:date="2025-12-12T10:47:00Z" w16du:dateUtc="2025-12-12T09:47:00Z">
          <w:r w:rsidR="000361DC" w:rsidDel="00CA3A1B">
            <w:delText xml:space="preserve"> het systeem </w:delText>
          </w:r>
        </w:del>
      </w:ins>
      <w:ins w:id="5828" w:author="Flory Koole (F)" w:date="2025-08-29T17:32:00Z" w16du:dateUtc="2025-08-29T15:32:00Z">
        <w:del w:id="5829" w:author="Flory Koole" w:date="2025-12-12T10:47:00Z" w16du:dateUtc="2025-12-12T09:47:00Z">
          <w:r w:rsidR="000361DC" w:rsidDel="00CA3A1B">
            <w:delText xml:space="preserve">zo is </w:delText>
          </w:r>
          <w:r w:rsidR="00926D08" w:rsidDel="00CA3A1B">
            <w:delText xml:space="preserve">dat </w:delText>
          </w:r>
          <w:r w:rsidR="00282DE8" w:rsidDel="00CA3A1B">
            <w:delText>b</w:delText>
          </w:r>
        </w:del>
        <w:r w:rsidR="00282DE8">
          <w:t>ij</w:t>
        </w:r>
      </w:ins>
      <w:ins w:id="5830" w:author="Flory Koole" w:date="2025-12-12T10:47:00Z" w16du:dateUtc="2025-12-12T09:47:00Z">
        <w:r w:rsidR="00CA3A1B">
          <w:t xml:space="preserve"> het</w:t>
        </w:r>
      </w:ins>
      <w:ins w:id="5831" w:author="Flory Koole (F)" w:date="2025-08-29T17:32:00Z" w16du:dateUtc="2025-08-29T15:32:00Z">
        <w:r w:rsidR="00282DE8">
          <w:t xml:space="preserve"> bepalen van de financieringsgraad in januari </w:t>
        </w:r>
      </w:ins>
      <w:ins w:id="5832" w:author="Flory Koole" w:date="2025-12-12T10:49:00Z" w16du:dateUtc="2025-12-12T09:49:00Z">
        <w:r w:rsidR="00CA3A1B">
          <w:t>wordt</w:t>
        </w:r>
      </w:ins>
      <w:ins w:id="5833" w:author="Flory Koole" w:date="2025-12-12T10:47:00Z" w16du:dateUtc="2025-12-12T09:47:00Z">
        <w:r w:rsidR="00CA3A1B">
          <w:t xml:space="preserve"> </w:t>
        </w:r>
      </w:ins>
      <w:ins w:id="5834" w:author="Flory Koole (F)" w:date="2025-08-29T17:32:00Z" w16du:dateUtc="2025-08-29T15:32:00Z">
        <w:r w:rsidR="00282DE8">
          <w:t>automatisch d</w:t>
        </w:r>
        <w:r w:rsidR="00BB1690">
          <w:t xml:space="preserve">e </w:t>
        </w:r>
      </w:ins>
      <w:ins w:id="5835" w:author="Flory Koole" w:date="2025-12-12T10:49:00Z" w16du:dateUtc="2025-12-12T09:49:00Z">
        <w:r w:rsidR="00CA3A1B">
          <w:t xml:space="preserve">nieuwe </w:t>
        </w:r>
      </w:ins>
      <w:ins w:id="5836" w:author="Flory Koole (F)" w:date="2025-08-29T17:32:00Z" w16du:dateUtc="2025-08-29T15:32:00Z">
        <w:r w:rsidR="00BB1690">
          <w:t>dakpan</w:t>
        </w:r>
      </w:ins>
      <w:ins w:id="5837" w:author="Flory Koole" w:date="2025-12-12T10:49:00Z" w16du:dateUtc="2025-12-12T09:49:00Z">
        <w:r w:rsidR="00CA3A1B">
          <w:t xml:space="preserve"> </w:t>
        </w:r>
      </w:ins>
      <w:ins w:id="5838" w:author="Flory Koole (F)" w:date="2025-08-29T17:32:00Z" w16du:dateUtc="2025-08-29T15:32:00Z">
        <w:r w:rsidR="00BB1690">
          <w:t>bepa</w:t>
        </w:r>
      </w:ins>
      <w:ins w:id="5839" w:author="Flory Koole" w:date="2025-12-12T10:49:00Z" w16du:dateUtc="2025-12-12T09:49:00Z">
        <w:r w:rsidR="00CA3A1B">
          <w:t>a</w:t>
        </w:r>
      </w:ins>
      <w:ins w:id="5840" w:author="Flory Koole (F)" w:date="2025-08-29T17:32:00Z" w16du:dateUtc="2025-08-29T15:32:00Z">
        <w:r w:rsidR="00BB1690">
          <w:t>l</w:t>
        </w:r>
        <w:del w:id="5841" w:author="Flory Koole" w:date="2025-12-12T10:49:00Z" w16du:dateUtc="2025-12-12T09:49:00Z">
          <w:r w:rsidR="00BB1690" w:rsidDel="00CA3A1B">
            <w:delText>ing</w:delText>
          </w:r>
        </w:del>
      </w:ins>
      <w:ins w:id="5842" w:author="Flory Koole" w:date="2025-12-12T10:49:00Z" w16du:dateUtc="2025-12-12T09:49:00Z">
        <w:r w:rsidR="00CA3A1B">
          <w:t>d en toegevoegd</w:t>
        </w:r>
      </w:ins>
      <w:ins w:id="5843" w:author="Flory Koole (F)" w:date="2025-08-29T17:32:00Z" w16du:dateUtc="2025-08-29T15:32:00Z">
        <w:del w:id="5844" w:author="Flory Koole" w:date="2025-12-12T10:47:00Z" w16du:dateUtc="2025-12-12T09:47:00Z">
          <w:r w:rsidR="00BB1690" w:rsidDel="00CA3A1B">
            <w:delText xml:space="preserve"> gebe</w:delText>
          </w:r>
          <w:r w:rsidR="00704CAB" w:rsidDel="00CA3A1B">
            <w:delText>urt</w:delText>
          </w:r>
        </w:del>
        <w:r w:rsidR="00704CAB">
          <w:t xml:space="preserve">. </w:t>
        </w:r>
      </w:ins>
      <w:ins w:id="5845" w:author="Flory Koole" w:date="2025-12-12T10:47:00Z" w16du:dateUtc="2025-12-12T09:47:00Z">
        <w:r w:rsidR="00CA3A1B">
          <w:t>Hierbij wordt de correctie</w:t>
        </w:r>
      </w:ins>
      <w:ins w:id="5846" w:author="Flory Koole" w:date="2025-12-12T10:48:00Z" w16du:dateUtc="2025-12-12T09:48:00Z">
        <w:r w:rsidR="00CA3A1B">
          <w:t xml:space="preserve"> op de voorziening niet meegenomen in de berekening. Dit is ook niet gespecificeerd. </w:t>
        </w:r>
      </w:ins>
      <w:ins w:id="5847" w:author="Flory Koole" w:date="2025-12-12T10:49:00Z" w16du:dateUtc="2025-12-12T09:49:00Z">
        <w:r w:rsidR="00CA3A1B">
          <w:t xml:space="preserve">Als </w:t>
        </w:r>
      </w:ins>
      <w:ins w:id="5848" w:author="Flory Koole" w:date="2025-12-12T10:50:00Z" w16du:dateUtc="2025-12-12T09:50:00Z">
        <w:r w:rsidR="00CA3A1B">
          <w:t xml:space="preserve">er aanpassingen </w:t>
        </w:r>
      </w:ins>
      <w:ins w:id="5849" w:author="Flory Koole" w:date="2025-12-12T10:51:00Z" w16du:dateUtc="2025-12-12T09:51:00Z">
        <w:r w:rsidR="00C93A4B">
          <w:t>gewenst zijn op dit punt, moet hiervoor een change request worden ingediend waarbij de gewenste werking is ui</w:t>
        </w:r>
      </w:ins>
      <w:ins w:id="5850" w:author="Flory Koole" w:date="2025-12-12T10:52:00Z" w16du:dateUtc="2025-12-12T09:52:00Z">
        <w:r w:rsidR="00C93A4B">
          <w:t>tgewerkt.</w:t>
        </w:r>
      </w:ins>
      <w:ins w:id="5851" w:author="Flory Koole (F)" w:date="2025-08-29T17:33:00Z" w16du:dateUtc="2025-08-29T15:33:00Z">
        <w:del w:id="5852" w:author="Flory Koole" w:date="2025-12-12T10:48:00Z" w16du:dateUtc="2025-12-12T09:48:00Z">
          <w:r w:rsidR="002A451E" w:rsidDel="00CA3A1B">
            <w:delText>Graag expliciet fiat hierop, a</w:delText>
          </w:r>
          <w:r w:rsidR="00B44E2C" w:rsidDel="00CA3A1B">
            <w:delText xml:space="preserve">angezien we geen functionaliteit willen leveren die </w:delText>
          </w:r>
        </w:del>
      </w:ins>
      <w:ins w:id="5853" w:author="Flory Koole (F)" w:date="2025-08-29T17:34:00Z" w16du:dateUtc="2025-08-29T15:34:00Z">
        <w:del w:id="5854" w:author="Flory Koole" w:date="2025-12-12T10:48:00Z" w16du:dateUtc="2025-12-12T09:48:00Z">
          <w:r w:rsidR="00B44E2C" w:rsidDel="00CA3A1B">
            <w:delText>op een andere plek voor problemen zorgt.</w:delText>
          </w:r>
        </w:del>
      </w:ins>
    </w:p>
    <w:p w14:paraId="4D6588B9" w14:textId="77777777" w:rsidR="0079688D" w:rsidRDefault="0079688D" w:rsidP="00233F87">
      <w:pPr>
        <w:rPr>
          <w:rFonts w:cs="Calibri"/>
          <w:lang w:eastAsia="en-US"/>
        </w:rPr>
      </w:pPr>
    </w:p>
    <w:p w14:paraId="09EFE765" w14:textId="77777777" w:rsidR="00893007" w:rsidRPr="00893007" w:rsidRDefault="00893007" w:rsidP="00893007">
      <w:pPr>
        <w:pStyle w:val="Heading2"/>
        <w:rPr>
          <w:rFonts w:eastAsia="Times New Roman" w:cs="Calibri"/>
        </w:rPr>
      </w:pPr>
      <w:bookmarkStart w:id="5855" w:name="_Toc187312294"/>
      <w:bookmarkStart w:id="5856" w:name="_Toc1246591024"/>
      <w:bookmarkStart w:id="5857" w:name="_Toc1919734304"/>
      <w:r w:rsidRPr="2B26B8BC">
        <w:rPr>
          <w:rFonts w:eastAsia="Times New Roman" w:cs="Calibri"/>
        </w:rPr>
        <w:t xml:space="preserve">Bepalen </w:t>
      </w:r>
      <w:r w:rsidRPr="2B26B8BC">
        <w:rPr>
          <w:lang w:eastAsia="en-US"/>
        </w:rPr>
        <w:t>nieuwe</w:t>
      </w:r>
      <w:r w:rsidRPr="2B26B8BC">
        <w:rPr>
          <w:rFonts w:eastAsia="Times New Roman" w:cs="Calibri"/>
        </w:rPr>
        <w:t xml:space="preserve"> dakpan</w:t>
      </w:r>
      <w:bookmarkEnd w:id="5855"/>
      <w:bookmarkEnd w:id="5856"/>
      <w:bookmarkEnd w:id="5857"/>
    </w:p>
    <w:p w14:paraId="280514BD" w14:textId="558C4E90" w:rsidR="00F64C6F" w:rsidRDefault="002D495F" w:rsidP="00233F87">
      <w:pPr>
        <w:rPr>
          <w:ins w:id="5858" w:author="Flory Koole" w:date="2024-11-25T17:24:00Z" w16du:dateUtc="2024-11-25T16:24:00Z"/>
          <w:rFonts w:cs="Calibri"/>
          <w:lang w:eastAsia="en-US"/>
        </w:rPr>
      </w:pPr>
      <w:ins w:id="5859" w:author="Flory Koole" w:date="2024-11-25T17:20:00Z" w16du:dateUtc="2024-11-25T16:20:00Z">
        <w:r>
          <w:rPr>
            <w:rFonts w:cs="Calibri"/>
            <w:lang w:eastAsia="en-US"/>
          </w:rPr>
          <w:t>Bij het bepalen van de financierings</w:t>
        </w:r>
      </w:ins>
      <w:ins w:id="5860" w:author="Flory Koole" w:date="2024-11-25T17:21:00Z" w16du:dateUtc="2024-11-25T16:21:00Z">
        <w:r>
          <w:rPr>
            <w:rFonts w:cs="Calibri"/>
            <w:lang w:eastAsia="en-US"/>
          </w:rPr>
          <w:t>factor in januari van een jaar</w:t>
        </w:r>
        <w:r w:rsidR="00BA4C39">
          <w:rPr>
            <w:rFonts w:cs="Calibri"/>
            <w:lang w:eastAsia="en-US"/>
          </w:rPr>
          <w:t xml:space="preserve"> wordt ook het dakpanpercentage vastgesteld</w:t>
        </w:r>
        <w:r w:rsidR="00FA45C3">
          <w:rPr>
            <w:rFonts w:cs="Calibri"/>
            <w:lang w:eastAsia="en-US"/>
          </w:rPr>
          <w:t xml:space="preserve"> en worden de dakpannen </w:t>
        </w:r>
      </w:ins>
      <w:ins w:id="5861" w:author="Flory Koole" w:date="2024-11-25T17:22:00Z" w16du:dateUtc="2024-11-25T16:22:00Z">
        <w:r w:rsidR="00FA45C3">
          <w:rPr>
            <w:rFonts w:cs="Calibri"/>
            <w:lang w:eastAsia="en-US"/>
          </w:rPr>
          <w:t>bij de deelnemers met dit percentage berekend en vastgelegd</w:t>
        </w:r>
      </w:ins>
      <w:ins w:id="5862" w:author="Flory Koole" w:date="2024-11-25T17:21:00Z" w16du:dateUtc="2024-11-25T16:21:00Z">
        <w:r w:rsidR="00BA4C39">
          <w:rPr>
            <w:rFonts w:cs="Calibri"/>
            <w:lang w:eastAsia="en-US"/>
          </w:rPr>
          <w:t>.</w:t>
        </w:r>
      </w:ins>
      <w:ins w:id="5863" w:author="Flory Koole" w:date="2024-11-25T17:23:00Z" w16du:dateUtc="2024-11-25T16:23:00Z">
        <w:r w:rsidR="00CB291D">
          <w:rPr>
            <w:rFonts w:cs="Calibri"/>
            <w:lang w:eastAsia="en-US"/>
          </w:rPr>
          <w:t xml:space="preserve"> Als gevolg hiervan </w:t>
        </w:r>
        <w:r w:rsidR="00D87EAF">
          <w:rPr>
            <w:rFonts w:cs="Calibri"/>
            <w:lang w:eastAsia="en-US"/>
          </w:rPr>
          <w:t>veranderen de kas</w:t>
        </w:r>
      </w:ins>
      <w:ins w:id="5864" w:author="Flory Koole" w:date="2024-11-25T17:24:00Z" w16du:dateUtc="2024-11-25T16:24:00Z">
        <w:r w:rsidR="00D87EAF">
          <w:rPr>
            <w:rFonts w:cs="Calibri"/>
            <w:lang w:eastAsia="en-US"/>
          </w:rPr>
          <w:t>s</w:t>
        </w:r>
      </w:ins>
      <w:ins w:id="5865" w:author="Flory Koole" w:date="2024-11-25T17:23:00Z" w16du:dateUtc="2024-11-25T16:23:00Z">
        <w:r w:rsidR="00D87EAF">
          <w:rPr>
            <w:rFonts w:cs="Calibri"/>
            <w:lang w:eastAsia="en-US"/>
          </w:rPr>
          <w:t>tromen en wordt de financieringsfactor gelijk aan 1.</w:t>
        </w:r>
      </w:ins>
      <w:ins w:id="5866" w:author="Flory Koole" w:date="2024-11-25T17:24:00Z" w16du:dateUtc="2024-11-25T16:24:00Z">
        <w:r w:rsidR="003974F6">
          <w:rPr>
            <w:rFonts w:cs="Calibri"/>
            <w:lang w:eastAsia="en-US"/>
          </w:rPr>
          <w:t xml:space="preserve"> Schematisch ziet dit er als volgt uit</w:t>
        </w:r>
      </w:ins>
    </w:p>
    <w:p w14:paraId="00FF0C59" w14:textId="57E6E676" w:rsidR="003974F6" w:rsidRDefault="001A77B6" w:rsidP="00233F87">
      <w:pPr>
        <w:rPr>
          <w:ins w:id="5867" w:author="Flory Koole" w:date="2024-11-25T17:24:00Z" w16du:dateUtc="2024-11-25T16:24:00Z"/>
          <w:rFonts w:cs="Calibri"/>
          <w:lang w:eastAsia="en-US"/>
        </w:rPr>
      </w:pPr>
      <w:ins w:id="5868" w:author="Flory Koole" w:date="2024-11-25T17:36:00Z" w16du:dateUtc="2024-11-25T16:36:00Z">
        <w:r>
          <w:rPr>
            <w:rFonts w:cs="Calibri"/>
            <w:noProof/>
            <w:lang w:eastAsia="en-US"/>
          </w:rPr>
          <w:drawing>
            <wp:inline distT="0" distB="0" distL="0" distR="0" wp14:anchorId="4D49140F" wp14:editId="536909FC">
              <wp:extent cx="4922520" cy="2549469"/>
              <wp:effectExtent l="0" t="0" r="0" b="0"/>
              <wp:docPr id="195970790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65778" cy="2571873"/>
                      </a:xfrm>
                      <a:prstGeom prst="rect">
                        <a:avLst/>
                      </a:prstGeom>
                      <a:noFill/>
                    </pic:spPr>
                  </pic:pic>
                </a:graphicData>
              </a:graphic>
            </wp:inline>
          </w:drawing>
        </w:r>
      </w:ins>
    </w:p>
    <w:p w14:paraId="5787A2C4" w14:textId="77777777" w:rsidR="003974F6" w:rsidRDefault="003974F6" w:rsidP="00233F87">
      <w:pPr>
        <w:rPr>
          <w:rFonts w:cs="Calibri"/>
          <w:lang w:eastAsia="en-US"/>
        </w:rPr>
      </w:pPr>
    </w:p>
    <w:p w14:paraId="68F7EA99" w14:textId="77777777" w:rsidR="00893007" w:rsidRDefault="00893007" w:rsidP="00233F87">
      <w:pPr>
        <w:rPr>
          <w:rFonts w:cs="Calibri"/>
          <w:lang w:eastAsia="en-US"/>
        </w:rPr>
      </w:pPr>
    </w:p>
    <w:p w14:paraId="39774E8F" w14:textId="39C44241" w:rsidR="0079688D" w:rsidRDefault="00304476" w:rsidP="0079688D">
      <w:pPr>
        <w:pStyle w:val="Heading3"/>
        <w:rPr>
          <w:lang w:eastAsia="en-US"/>
        </w:rPr>
      </w:pPr>
      <w:bookmarkStart w:id="5869" w:name="_Toc187312295"/>
      <w:bookmarkStart w:id="5870" w:name="_Toc1486497706"/>
      <w:bookmarkStart w:id="5871" w:name="_Toc944023741"/>
      <w:ins w:id="5872" w:author="Flory Koole" w:date="2024-11-21T12:02:00Z">
        <w:r w:rsidRPr="2B26B8BC">
          <w:rPr>
            <w:lang w:eastAsia="en-US"/>
          </w:rPr>
          <w:t>Gebeurt</w:t>
        </w:r>
      </w:ins>
      <w:ins w:id="5873" w:author="Flory Koole" w:date="2024-11-21T12:03:00Z">
        <w:r w:rsidRPr="2B26B8BC">
          <w:rPr>
            <w:lang w:eastAsia="en-US"/>
          </w:rPr>
          <w:t xml:space="preserve">enis </w:t>
        </w:r>
      </w:ins>
      <w:ins w:id="5874" w:author="Flory Koole" w:date="2024-11-21T12:04:00Z">
        <w:r w:rsidR="007F4D09" w:rsidRPr="2B26B8BC">
          <w:rPr>
            <w:lang w:eastAsia="en-US"/>
          </w:rPr>
          <w:t>Reserve</w:t>
        </w:r>
      </w:ins>
      <w:ins w:id="5875" w:author="Flory Koole" w:date="2024-11-21T12:05:00Z">
        <w:r w:rsidR="007F4D09" w:rsidRPr="2B26B8BC">
          <w:rPr>
            <w:lang w:eastAsia="en-US"/>
          </w:rPr>
          <w:t xml:space="preserve">: </w:t>
        </w:r>
      </w:ins>
      <w:r w:rsidR="0079688D" w:rsidRPr="2B26B8BC">
        <w:rPr>
          <w:lang w:eastAsia="en-US"/>
        </w:rPr>
        <w:t>Cvp Rendement</w:t>
      </w:r>
      <w:bookmarkEnd w:id="5869"/>
      <w:bookmarkEnd w:id="5870"/>
      <w:bookmarkEnd w:id="5871"/>
    </w:p>
    <w:p w14:paraId="2B224A28" w14:textId="77777777" w:rsidR="009643B3" w:rsidRDefault="009643B3" w:rsidP="009643B3">
      <w:pPr>
        <w:spacing w:line="240" w:lineRule="auto"/>
        <w:rPr>
          <w:ins w:id="5876" w:author="Flory Koole" w:date="2024-11-25T17:37:00Z" w16du:dateUtc="2024-11-25T16:37:00Z"/>
        </w:rPr>
      </w:pPr>
      <w:ins w:id="5877" w:author="Flory Koole" w:date="2024-11-25T17:37:00Z" w16du:dateUtc="2024-11-25T16:37:00Z">
        <w:r>
          <w:t>Relevante zaken m.b.t. deze gebeurtenis</w:t>
        </w:r>
      </w:ins>
    </w:p>
    <w:p w14:paraId="3B0ABD47" w14:textId="054CD1A7" w:rsidR="00313BE0" w:rsidDel="00765405" w:rsidRDefault="00313BE0" w:rsidP="00313BE0">
      <w:pPr>
        <w:rPr>
          <w:del w:id="5878" w:author="Flory Koole" w:date="2024-11-21T12:02:00Z" w16du:dateUtc="2024-11-21T11:02:00Z"/>
          <w:rFonts w:cs="Calibri"/>
          <w:lang w:eastAsia="en-US"/>
        </w:rPr>
      </w:pPr>
    </w:p>
    <w:p w14:paraId="65DCAC85" w14:textId="1748C63B" w:rsidR="00893007" w:rsidRDefault="00893007" w:rsidP="00313BE0">
      <w:pPr>
        <w:rPr>
          <w:del w:id="5879" w:author="Flory Koole" w:date="2024-11-25T17:37:00Z" w16du:dateUtc="2024-11-25T16:37:00Z"/>
          <w:rFonts w:cs="Calibri"/>
          <w:lang w:eastAsia="en-US"/>
        </w:rPr>
      </w:pPr>
    </w:p>
    <w:p w14:paraId="260C20CA" w14:textId="77777777" w:rsidR="00313BE0" w:rsidRDefault="00313BE0" w:rsidP="00313BE0">
      <w:pPr>
        <w:pStyle w:val="ListParagraph"/>
        <w:numPr>
          <w:ilvl w:val="0"/>
          <w:numId w:val="6"/>
        </w:numPr>
      </w:pPr>
      <w:r>
        <w:t>Afleidbaar of opdrachtvolgend: opdrachtvolgend</w:t>
      </w:r>
    </w:p>
    <w:p w14:paraId="3A52B09D" w14:textId="77777777" w:rsidR="00313BE0" w:rsidRDefault="00313BE0" w:rsidP="00313BE0">
      <w:pPr>
        <w:pStyle w:val="ListParagraph"/>
        <w:numPr>
          <w:ilvl w:val="0"/>
          <w:numId w:val="6"/>
        </w:numPr>
      </w:pPr>
      <w:r>
        <w:t>Invoer en controles</w:t>
      </w:r>
    </w:p>
    <w:p w14:paraId="114E389A" w14:textId="77777777" w:rsidR="00313BE0" w:rsidRDefault="00313BE0" w:rsidP="00313BE0">
      <w:pPr>
        <w:pStyle w:val="ListParagraph"/>
        <w:numPr>
          <w:ilvl w:val="1"/>
          <w:numId w:val="6"/>
        </w:numPr>
      </w:pPr>
      <w:r w:rsidRPr="00F64C6F">
        <w:t>resFinKasWaarde</w:t>
      </w:r>
      <w:r>
        <w:t xml:space="preserve">, bij mandaat ook </w:t>
      </w:r>
      <w:r w:rsidRPr="00F64C6F">
        <w:t>resWaarde</w:t>
      </w:r>
    </w:p>
    <w:p w14:paraId="00DE1CF4" w14:textId="77777777" w:rsidR="00313BE0" w:rsidRDefault="00313BE0" w:rsidP="00313BE0">
      <w:pPr>
        <w:pStyle w:val="ListParagraph"/>
        <w:numPr>
          <w:ilvl w:val="0"/>
          <w:numId w:val="6"/>
        </w:numPr>
      </w:pPr>
      <w:r>
        <w:t>Overgangen in profielen: n.v.t.</w:t>
      </w:r>
    </w:p>
    <w:p w14:paraId="6409682C" w14:textId="77777777" w:rsidR="00313BE0" w:rsidRDefault="00313BE0" w:rsidP="00313BE0">
      <w:pPr>
        <w:pStyle w:val="ListParagraph"/>
        <w:numPr>
          <w:ilvl w:val="0"/>
          <w:numId w:val="6"/>
        </w:numPr>
      </w:pPr>
      <w:r>
        <w:t>Koppelingen</w:t>
      </w:r>
    </w:p>
    <w:p w14:paraId="57EE4E47" w14:textId="77777777" w:rsidR="00313BE0" w:rsidRDefault="00313BE0" w:rsidP="00313BE0">
      <w:pPr>
        <w:pStyle w:val="ListParagraph"/>
        <w:numPr>
          <w:ilvl w:val="0"/>
          <w:numId w:val="6"/>
        </w:numPr>
      </w:pPr>
      <w:r>
        <w:t>Speciale berekeningen</w:t>
      </w:r>
    </w:p>
    <w:p w14:paraId="6C3DED7B" w14:textId="51B18FF7" w:rsidR="00313BE0" w:rsidRPr="0079688D" w:rsidRDefault="00313BE0" w:rsidP="00313BE0">
      <w:pPr>
        <w:pStyle w:val="ListParagraph"/>
        <w:numPr>
          <w:ilvl w:val="1"/>
          <w:numId w:val="6"/>
        </w:numPr>
        <w:rPr>
          <w:rFonts w:cs="Calibri"/>
          <w:lang w:eastAsia="en-US"/>
        </w:rPr>
      </w:pPr>
      <w:r w:rsidRPr="0079688D">
        <w:rPr>
          <w:rFonts w:cs="Calibri"/>
          <w:lang w:eastAsia="en-US"/>
        </w:rPr>
        <w:t>resFinDkgPrc = resFinWaarde</w:t>
      </w:r>
      <w:r w:rsidR="00C31C67">
        <w:rPr>
          <w:rFonts w:cs="Calibri"/>
          <w:lang w:eastAsia="en-US"/>
        </w:rPr>
        <w:t xml:space="preserve"> </w:t>
      </w:r>
      <w:r w:rsidRPr="0079688D">
        <w:rPr>
          <w:rFonts w:cs="Calibri"/>
          <w:lang w:eastAsia="en-US"/>
        </w:rPr>
        <w:t>/ resFinVoorziening * 100</w:t>
      </w:r>
    </w:p>
    <w:p w14:paraId="1ECC72E9" w14:textId="23ECDD02" w:rsidR="00313BE0" w:rsidRDefault="00313BE0" w:rsidP="00313BE0">
      <w:pPr>
        <w:pStyle w:val="ListParagraph"/>
        <w:numPr>
          <w:ilvl w:val="1"/>
          <w:numId w:val="6"/>
        </w:numPr>
      </w:pPr>
      <w:r>
        <w:t xml:space="preserve">in januari bij CVP: </w:t>
      </w:r>
      <w:r w:rsidRPr="00F64C6F">
        <w:t>resFinIndexatiePrc</w:t>
      </w:r>
      <w:r>
        <w:t xml:space="preserve"> = </w:t>
      </w:r>
      <w:r w:rsidRPr="00F64C6F">
        <w:t>((resFinWaarde</w:t>
      </w:r>
      <w:r w:rsidR="00C31C67">
        <w:t xml:space="preserve"> </w:t>
      </w:r>
      <w:r w:rsidRPr="00F64C6F">
        <w:t>- resFinVoorziening) / resFinVoorzieningIndexatie) *100</w:t>
      </w:r>
    </w:p>
    <w:p w14:paraId="2461056D" w14:textId="50E76D3E" w:rsidR="00313BE0" w:rsidRDefault="00313BE0" w:rsidP="00313BE0">
      <w:pPr>
        <w:pStyle w:val="ListParagraph"/>
        <w:numPr>
          <w:ilvl w:val="1"/>
          <w:numId w:val="6"/>
        </w:numPr>
      </w:pPr>
      <w:r w:rsidRPr="00F64C6F">
        <w:t>resFinWaarde</w:t>
      </w:r>
      <w:r w:rsidR="00C31C67">
        <w:t xml:space="preserve"> </w:t>
      </w:r>
      <w:r>
        <w:t xml:space="preserve">= </w:t>
      </w:r>
      <w:r w:rsidRPr="00F64C6F">
        <w:t>resWaarde + resFinKasWaarde</w:t>
      </w:r>
    </w:p>
    <w:p w14:paraId="3919E397" w14:textId="63A842A1" w:rsidR="00313BE0" w:rsidRDefault="00313BE0" w:rsidP="00313BE0">
      <w:pPr>
        <w:pStyle w:val="ListParagraph"/>
        <w:numPr>
          <w:ilvl w:val="1"/>
          <w:numId w:val="6"/>
        </w:numPr>
      </w:pPr>
      <w:r w:rsidRPr="00F64C6F">
        <w:t>resFinVoorziening</w:t>
      </w:r>
      <w:r>
        <w:t xml:space="preserve"> = </w:t>
      </w:r>
      <w:del w:id="5880" w:author="Flory Koole" w:date="2024-11-28T11:43:00Z" w16du:dateUtc="2024-11-28T10:43:00Z">
        <w:r w:rsidRPr="00674FF0" w:rsidDel="00D40099">
          <w:rPr>
            <w:rPrChange w:id="5881" w:author="Flory Koole" w:date="2024-11-28T11:45:00Z" w16du:dateUtc="2024-11-28T10:45:00Z">
              <w:rPr>
                <w:color w:val="FF0000"/>
                <w:highlight w:val="yellow"/>
              </w:rPr>
            </w:rPrChange>
          </w:rPr>
          <w:delText>vraag</w:delText>
        </w:r>
        <w:r w:rsidRPr="00674FF0" w:rsidDel="00D40099">
          <w:rPr>
            <w:rPrChange w:id="5882" w:author="Flory Koole" w:date="2024-11-28T11:45:00Z" w16du:dateUtc="2024-11-28T10:45:00Z">
              <w:rPr>
                <w:color w:val="FF0000"/>
              </w:rPr>
            </w:rPrChange>
          </w:rPr>
          <w:delText>: software?</w:delText>
        </w:r>
      </w:del>
      <w:ins w:id="5883" w:author="Flory Koole" w:date="2024-11-28T11:43:00Z" w16du:dateUtc="2024-11-28T10:43:00Z">
        <w:r w:rsidR="00D40099" w:rsidRPr="00674FF0">
          <w:rPr>
            <w:rPrChange w:id="5884" w:author="Flory Koole" w:date="2024-11-28T11:45:00Z" w16du:dateUtc="2024-11-28T10:45:00Z">
              <w:rPr>
                <w:color w:val="FF0000"/>
              </w:rPr>
            </w:rPrChange>
          </w:rPr>
          <w:t>con</w:t>
        </w:r>
        <w:r w:rsidR="00D632F2" w:rsidRPr="00674FF0">
          <w:rPr>
            <w:rPrChange w:id="5885" w:author="Flory Koole" w:date="2024-11-28T11:45:00Z" w16du:dateUtc="2024-11-28T10:45:00Z">
              <w:rPr>
                <w:color w:val="FF0000"/>
              </w:rPr>
            </w:rPrChange>
          </w:rPr>
          <w:t>tante waarde van de ka</w:t>
        </w:r>
        <w:r w:rsidR="00731FC2" w:rsidRPr="00674FF0">
          <w:rPr>
            <w:rPrChange w:id="5886" w:author="Flory Koole" w:date="2024-11-28T11:45:00Z" w16du:dateUtc="2024-11-28T10:45:00Z">
              <w:rPr>
                <w:color w:val="FF0000"/>
              </w:rPr>
            </w:rPrChange>
          </w:rPr>
          <w:t>sstroom behor</w:t>
        </w:r>
        <w:r w:rsidR="00B11F7B" w:rsidRPr="00674FF0">
          <w:rPr>
            <w:rPrChange w:id="5887" w:author="Flory Koole" w:date="2024-11-28T11:45:00Z" w16du:dateUtc="2024-11-28T10:45:00Z">
              <w:rPr>
                <w:color w:val="FF0000"/>
              </w:rPr>
            </w:rPrChange>
          </w:rPr>
          <w:t xml:space="preserve">end bij de </w:t>
        </w:r>
        <w:r w:rsidR="00C558CF" w:rsidRPr="00674FF0">
          <w:rPr>
            <w:rPrChange w:id="5888" w:author="Flory Koole" w:date="2024-11-28T11:45:00Z" w16du:dateUtc="2024-11-28T10:45:00Z">
              <w:rPr>
                <w:color w:val="FF0000"/>
              </w:rPr>
            </w:rPrChange>
          </w:rPr>
          <w:t xml:space="preserve">CVP </w:t>
        </w:r>
        <w:r w:rsidR="00C70828" w:rsidRPr="00674FF0">
          <w:rPr>
            <w:rPrChange w:id="5889" w:author="Flory Koole" w:date="2024-11-28T11:45:00Z" w16du:dateUtc="2024-11-28T10:45:00Z">
              <w:rPr>
                <w:color w:val="FF0000"/>
              </w:rPr>
            </w:rPrChange>
          </w:rPr>
          <w:t>aanspraken</w:t>
        </w:r>
      </w:ins>
    </w:p>
    <w:p w14:paraId="313CEC27" w14:textId="3249C78F" w:rsidR="00313BE0" w:rsidRDefault="00313BE0" w:rsidP="00313BE0">
      <w:pPr>
        <w:pStyle w:val="ListParagraph"/>
        <w:numPr>
          <w:ilvl w:val="1"/>
          <w:numId w:val="6"/>
        </w:numPr>
      </w:pPr>
      <w:r w:rsidRPr="00F64C6F">
        <w:t>resFinVoorzieningIndexatie</w:t>
      </w:r>
      <w:r>
        <w:t xml:space="preserve">= </w:t>
      </w:r>
      <w:ins w:id="5890" w:author="Flory Koole" w:date="2024-11-28T11:43:00Z" w16du:dateUtc="2024-11-28T10:43:00Z">
        <w:r w:rsidR="00DA0A5C" w:rsidRPr="00674FF0">
          <w:rPr>
            <w:rPrChange w:id="5891" w:author="Flory Koole" w:date="2024-11-28T11:45:00Z" w16du:dateUtc="2024-11-28T10:45:00Z">
              <w:rPr>
                <w:color w:val="FF0000"/>
              </w:rPr>
            </w:rPrChange>
          </w:rPr>
          <w:t xml:space="preserve">contante waarde van de </w:t>
        </w:r>
      </w:ins>
      <w:ins w:id="5892" w:author="Flory Koole" w:date="2024-11-28T11:47:00Z" w16du:dateUtc="2024-11-28T10:47:00Z">
        <w:r w:rsidR="00EE1F38" w:rsidRPr="002C1BE3">
          <w:t xml:space="preserve">delta </w:t>
        </w:r>
      </w:ins>
      <w:ins w:id="5893" w:author="Flory Koole" w:date="2024-11-28T11:43:00Z" w16du:dateUtc="2024-11-28T10:43:00Z">
        <w:r w:rsidR="00DA0A5C" w:rsidRPr="00674FF0">
          <w:rPr>
            <w:rPrChange w:id="5894" w:author="Flory Koole" w:date="2024-11-28T11:45:00Z" w16du:dateUtc="2024-11-28T10:45:00Z">
              <w:rPr>
                <w:color w:val="FF0000"/>
              </w:rPr>
            </w:rPrChange>
          </w:rPr>
          <w:t xml:space="preserve">kasstroom </w:t>
        </w:r>
      </w:ins>
      <w:ins w:id="5895" w:author="Flory Koole" w:date="2024-11-28T11:44:00Z" w16du:dateUtc="2024-11-28T10:44:00Z">
        <w:r w:rsidR="00215C5D" w:rsidRPr="00674FF0">
          <w:rPr>
            <w:rPrChange w:id="5896" w:author="Flory Koole" w:date="2024-11-28T11:45:00Z" w16du:dateUtc="2024-11-28T10:45:00Z">
              <w:rPr>
                <w:color w:val="FF0000"/>
              </w:rPr>
            </w:rPrChange>
          </w:rPr>
          <w:t>bij een dakpanper</w:t>
        </w:r>
        <w:r w:rsidR="009B6DEF" w:rsidRPr="00674FF0">
          <w:rPr>
            <w:rPrChange w:id="5897" w:author="Flory Koole" w:date="2024-11-28T11:45:00Z" w16du:dateUtc="2024-11-28T10:45:00Z">
              <w:rPr>
                <w:color w:val="FF0000"/>
              </w:rPr>
            </w:rPrChange>
          </w:rPr>
          <w:t>centage van 100%</w:t>
        </w:r>
      </w:ins>
      <w:ins w:id="5898" w:author="Flory Koole" w:date="2024-11-28T11:43:00Z" w16du:dateUtc="2024-11-28T10:43:00Z">
        <w:r w:rsidR="00DA0A5C" w:rsidRPr="00F64C6F" w:rsidDel="00DA0A5C">
          <w:rPr>
            <w:color w:val="FF0000"/>
            <w:highlight w:val="yellow"/>
          </w:rPr>
          <w:t xml:space="preserve"> </w:t>
        </w:r>
      </w:ins>
      <w:del w:id="5899" w:author="Flory Koole" w:date="2024-11-28T11:43:00Z" w16du:dateUtc="2024-11-28T10:43:00Z">
        <w:r w:rsidRPr="00F64C6F" w:rsidDel="00DA0A5C">
          <w:rPr>
            <w:color w:val="FF0000"/>
            <w:highlight w:val="yellow"/>
          </w:rPr>
          <w:delText>vraag</w:delText>
        </w:r>
        <w:r w:rsidRPr="00F64C6F" w:rsidDel="00DA0A5C">
          <w:rPr>
            <w:color w:val="FF0000"/>
          </w:rPr>
          <w:delText>: software?</w:delText>
        </w:r>
      </w:del>
    </w:p>
    <w:p w14:paraId="093C54E9" w14:textId="77777777" w:rsidR="00313BE0" w:rsidRDefault="00313BE0" w:rsidP="00313BE0">
      <w:pPr>
        <w:pStyle w:val="ListParagraph"/>
        <w:numPr>
          <w:ilvl w:val="0"/>
          <w:numId w:val="6"/>
        </w:numPr>
      </w:pPr>
      <w:r>
        <w:t>Bijzonderheden</w:t>
      </w:r>
    </w:p>
    <w:p w14:paraId="6A921FB8" w14:textId="77777777" w:rsidR="00313BE0" w:rsidRDefault="00313BE0" w:rsidP="00313BE0">
      <w:pPr>
        <w:pStyle w:val="ListParagraph"/>
        <w:numPr>
          <w:ilvl w:val="1"/>
          <w:numId w:val="6"/>
        </w:numPr>
      </w:pPr>
      <w:r>
        <w:t>Cashflows worden berekend</w:t>
      </w:r>
    </w:p>
    <w:p w14:paraId="02D7D513" w14:textId="6E6F5F61" w:rsidR="00313BE0" w:rsidRDefault="00313BE0" w:rsidP="00313BE0">
      <w:pPr>
        <w:pStyle w:val="ListParagraph"/>
        <w:numPr>
          <w:ilvl w:val="1"/>
          <w:numId w:val="6"/>
        </w:numPr>
      </w:pPr>
      <w:r>
        <w:t xml:space="preserve">Timing: </w:t>
      </w:r>
      <w:ins w:id="5900" w:author="Flory Koole" w:date="2024-11-25T17:38:00Z" w16du:dateUtc="2024-11-25T16:38:00Z">
        <w:r w:rsidR="001E4046">
          <w:t>moet gebeuren zodra RTS en waarde CVP 31-12 bekend zijn</w:t>
        </w:r>
      </w:ins>
    </w:p>
    <w:p w14:paraId="7A12A984" w14:textId="77777777" w:rsidR="0079688D" w:rsidRDefault="0079688D" w:rsidP="00233F87">
      <w:pPr>
        <w:rPr>
          <w:ins w:id="5901" w:author="Flory Koole" w:date="2024-11-21T12:05:00Z" w16du:dateUtc="2024-11-21T11:05:00Z"/>
          <w:rFonts w:cs="Calibri"/>
          <w:lang w:eastAsia="en-US"/>
        </w:rPr>
      </w:pPr>
    </w:p>
    <w:p w14:paraId="4AFEFBC5" w14:textId="4994269A" w:rsidR="007F4D09" w:rsidRDefault="00D64E0A">
      <w:pPr>
        <w:pStyle w:val="Heading3"/>
        <w:rPr>
          <w:ins w:id="5902" w:author="Flory Koole" w:date="2024-11-21T12:05:00Z" w16du:dateUtc="2024-11-21T11:05:00Z"/>
          <w:lang w:eastAsia="en-US"/>
        </w:rPr>
        <w:pPrChange w:id="5903" w:author="Flory Koole" w:date="2024-11-21T12:05:00Z" w16du:dateUtc="2024-11-21T11:05:00Z">
          <w:pPr/>
        </w:pPrChange>
      </w:pPr>
      <w:bookmarkStart w:id="5904" w:name="_Toc187312296"/>
      <w:bookmarkStart w:id="5905" w:name="_Toc305314190"/>
      <w:bookmarkStart w:id="5906" w:name="_Toc591375361"/>
      <w:ins w:id="5907" w:author="Flory Koole" w:date="2024-11-21T12:05:00Z">
        <w:r w:rsidRPr="2B26B8BC">
          <w:rPr>
            <w:lang w:eastAsia="en-US"/>
          </w:rPr>
          <w:t>Gebeurtenis deelnemer</w:t>
        </w:r>
        <w:r w:rsidR="008120D4" w:rsidRPr="2B26B8BC">
          <w:rPr>
            <w:lang w:eastAsia="en-US"/>
          </w:rPr>
          <w:t xml:space="preserve"> </w:t>
        </w:r>
        <w:r w:rsidR="00023690" w:rsidRPr="2B26B8BC">
          <w:rPr>
            <w:lang w:eastAsia="en-US"/>
          </w:rPr>
          <w:t>Rendement variabel pensioen</w:t>
        </w:r>
      </w:ins>
      <w:bookmarkEnd w:id="5904"/>
      <w:bookmarkEnd w:id="5905"/>
      <w:bookmarkEnd w:id="5906"/>
    </w:p>
    <w:p w14:paraId="36ADD44D" w14:textId="77777777" w:rsidR="00787696" w:rsidRDefault="00787696" w:rsidP="00787696">
      <w:pPr>
        <w:spacing w:line="240" w:lineRule="auto"/>
        <w:rPr>
          <w:ins w:id="5908" w:author="Flory Koole" w:date="2024-11-25T17:39:00Z" w16du:dateUtc="2024-11-25T16:39:00Z"/>
        </w:rPr>
      </w:pPr>
      <w:ins w:id="5909" w:author="Flory Koole" w:date="2024-11-25T17:39:00Z" w16du:dateUtc="2024-11-25T16:39:00Z">
        <w:r>
          <w:t>Relevante zaken m.b.t. deze gebeurtenis</w:t>
        </w:r>
      </w:ins>
    </w:p>
    <w:p w14:paraId="45B65155" w14:textId="77777777" w:rsidR="00787696" w:rsidRDefault="00787696" w:rsidP="00787696">
      <w:pPr>
        <w:pStyle w:val="ListParagraph"/>
        <w:numPr>
          <w:ilvl w:val="0"/>
          <w:numId w:val="6"/>
        </w:numPr>
        <w:rPr>
          <w:ins w:id="5910" w:author="Flory Koole" w:date="2024-11-25T17:39:00Z" w16du:dateUtc="2024-11-25T16:39:00Z"/>
        </w:rPr>
      </w:pPr>
      <w:ins w:id="5911" w:author="Flory Koole" w:date="2024-11-25T17:39:00Z" w16du:dateUtc="2024-11-25T16:39:00Z">
        <w:r>
          <w:t>Afleidbaar of opdrachtvolgend: opdrachtvolgend</w:t>
        </w:r>
      </w:ins>
    </w:p>
    <w:p w14:paraId="7E5B0F07" w14:textId="77777777" w:rsidR="00787696" w:rsidRDefault="00787696" w:rsidP="00787696">
      <w:pPr>
        <w:pStyle w:val="ListParagraph"/>
        <w:numPr>
          <w:ilvl w:val="0"/>
          <w:numId w:val="6"/>
        </w:numPr>
        <w:rPr>
          <w:ins w:id="5912" w:author="Flory Koole" w:date="2024-11-25T17:39:00Z" w16du:dateUtc="2024-11-25T16:39:00Z"/>
        </w:rPr>
      </w:pPr>
      <w:ins w:id="5913" w:author="Flory Koole" w:date="2024-11-25T17:39:00Z" w16du:dateUtc="2024-11-25T16:39:00Z">
        <w:r>
          <w:t>Invoer en controles</w:t>
        </w:r>
      </w:ins>
    </w:p>
    <w:p w14:paraId="065C87FE" w14:textId="2B65217E" w:rsidR="00787696" w:rsidRDefault="00D24F51" w:rsidP="00787696">
      <w:pPr>
        <w:pStyle w:val="ListParagraph"/>
        <w:numPr>
          <w:ilvl w:val="1"/>
          <w:numId w:val="6"/>
        </w:numPr>
        <w:rPr>
          <w:ins w:id="5914" w:author="Flory Koole" w:date="2024-11-25T17:39:00Z" w16du:dateUtc="2024-11-25T16:39:00Z"/>
        </w:rPr>
      </w:pPr>
      <w:ins w:id="5915" w:author="Flory Koole" w:date="2024-11-25T17:39:00Z" w16du:dateUtc="2024-11-25T16:39:00Z">
        <w:r>
          <w:t>Wordt uitgevoerd als deelnemer deelneemt aan CVP</w:t>
        </w:r>
      </w:ins>
    </w:p>
    <w:p w14:paraId="26D9C5E9" w14:textId="77777777" w:rsidR="00787696" w:rsidRDefault="00787696" w:rsidP="00787696">
      <w:pPr>
        <w:pStyle w:val="ListParagraph"/>
        <w:numPr>
          <w:ilvl w:val="0"/>
          <w:numId w:val="6"/>
        </w:numPr>
        <w:rPr>
          <w:ins w:id="5916" w:author="Flory Koole" w:date="2024-11-25T17:39:00Z" w16du:dateUtc="2024-11-25T16:39:00Z"/>
        </w:rPr>
      </w:pPr>
      <w:ins w:id="5917" w:author="Flory Koole" w:date="2024-11-25T17:39:00Z" w16du:dateUtc="2024-11-25T16:39:00Z">
        <w:r>
          <w:t>Overgangen in profielen: n.v.t.</w:t>
        </w:r>
      </w:ins>
    </w:p>
    <w:p w14:paraId="0B8A3CB0" w14:textId="77777777" w:rsidR="00787696" w:rsidRDefault="00787696" w:rsidP="00787696">
      <w:pPr>
        <w:pStyle w:val="ListParagraph"/>
        <w:numPr>
          <w:ilvl w:val="0"/>
          <w:numId w:val="6"/>
        </w:numPr>
        <w:rPr>
          <w:ins w:id="5918" w:author="Flory Koole" w:date="2024-11-25T17:39:00Z" w16du:dateUtc="2024-11-25T16:39:00Z"/>
        </w:rPr>
      </w:pPr>
      <w:ins w:id="5919" w:author="Flory Koole" w:date="2024-11-25T17:39:00Z" w16du:dateUtc="2024-11-25T16:39:00Z">
        <w:r>
          <w:t>Koppelingen</w:t>
        </w:r>
      </w:ins>
    </w:p>
    <w:p w14:paraId="5146D286" w14:textId="77777777" w:rsidR="00787696" w:rsidRDefault="00787696" w:rsidP="00787696">
      <w:pPr>
        <w:pStyle w:val="ListParagraph"/>
        <w:numPr>
          <w:ilvl w:val="0"/>
          <w:numId w:val="6"/>
        </w:numPr>
        <w:rPr>
          <w:ins w:id="5920" w:author="Flory Koole" w:date="2024-11-25T17:39:00Z" w16du:dateUtc="2024-11-25T16:39:00Z"/>
        </w:rPr>
      </w:pPr>
      <w:ins w:id="5921" w:author="Flory Koole" w:date="2024-11-25T17:39:00Z" w16du:dateUtc="2024-11-25T16:39:00Z">
        <w:r>
          <w:t>Speciale berekeningen</w:t>
        </w:r>
      </w:ins>
    </w:p>
    <w:p w14:paraId="136E510D" w14:textId="591C8F2F" w:rsidR="00513398" w:rsidRDefault="00513398" w:rsidP="00787696">
      <w:pPr>
        <w:pStyle w:val="ListParagraph"/>
        <w:numPr>
          <w:ilvl w:val="1"/>
          <w:numId w:val="6"/>
        </w:numPr>
        <w:rPr>
          <w:ins w:id="5922" w:author="Flory Koole" w:date="2024-11-25T17:48:00Z" w16du:dateUtc="2024-11-25T16:48:00Z"/>
          <w:rFonts w:cs="Calibri"/>
          <w:lang w:eastAsia="en-US"/>
        </w:rPr>
      </w:pPr>
      <w:commentRangeStart w:id="5923"/>
      <w:ins w:id="5924" w:author="Flory Koole" w:date="2024-11-25T17:47:00Z" w16du:dateUtc="2024-11-25T16:47:00Z">
        <w:r w:rsidRPr="00513398">
          <w:rPr>
            <w:rFonts w:cs="Calibri"/>
            <w:lang w:eastAsia="en-US"/>
          </w:rPr>
          <w:t>dlnIngangsDatumSpreiding(ps,sp)</w:t>
        </w:r>
        <w:r>
          <w:rPr>
            <w:rFonts w:cs="Calibri"/>
            <w:lang w:eastAsia="en-US"/>
          </w:rPr>
          <w:t xml:space="preserve"> = </w:t>
        </w:r>
      </w:ins>
      <w:ins w:id="5925" w:author="Flory Koole" w:date="2024-11-25T17:48:00Z" w16du:dateUtc="2024-11-25T16:48:00Z">
        <w:r w:rsidRPr="00513398">
          <w:rPr>
            <w:rFonts w:cs="Calibri"/>
            <w:lang w:eastAsia="en-US"/>
          </w:rPr>
          <w:t>dlnIngangsDatumSpreiding</w:t>
        </w:r>
        <w:r w:rsidRPr="00513398">
          <w:rPr>
            <w:rFonts w:cs="Calibri"/>
            <w:highlight w:val="yellow"/>
            <w:lang w:eastAsia="en-US"/>
            <w:rPrChange w:id="5926" w:author="Flory Koole" w:date="2024-11-25T17:48:00Z" w16du:dateUtc="2024-11-25T16:48:00Z">
              <w:rPr>
                <w:rFonts w:cs="Calibri"/>
                <w:lang w:eastAsia="en-US"/>
              </w:rPr>
            </w:rPrChange>
          </w:rPr>
          <w:t>Berekend</w:t>
        </w:r>
        <w:r w:rsidRPr="00513398">
          <w:rPr>
            <w:rFonts w:cs="Calibri"/>
            <w:lang w:eastAsia="en-US"/>
          </w:rPr>
          <w:t>(ps,sp)</w:t>
        </w:r>
      </w:ins>
    </w:p>
    <w:p w14:paraId="6E381433" w14:textId="70966BDA" w:rsidR="00513398" w:rsidRDefault="009B33D8" w:rsidP="00787696">
      <w:pPr>
        <w:pStyle w:val="ListParagraph"/>
        <w:numPr>
          <w:ilvl w:val="1"/>
          <w:numId w:val="6"/>
        </w:numPr>
        <w:rPr>
          <w:ins w:id="5927" w:author="Flory Koole" w:date="2024-11-25T17:48:00Z" w16du:dateUtc="2024-11-25T16:48:00Z"/>
          <w:rFonts w:cs="Calibri"/>
          <w:lang w:eastAsia="en-US"/>
        </w:rPr>
      </w:pPr>
      <w:ins w:id="5928" w:author="Flory Koole" w:date="2024-11-25T17:48:00Z" w16du:dateUtc="2024-11-25T16:48:00Z">
        <w:r w:rsidRPr="009B33D8">
          <w:rPr>
            <w:rFonts w:cs="Calibri"/>
            <w:lang w:eastAsia="en-US"/>
          </w:rPr>
          <w:t>dlnOpgebouwdSpreiding(ps,sp)</w:t>
        </w:r>
        <w:r>
          <w:rPr>
            <w:rFonts w:cs="Calibri"/>
            <w:lang w:eastAsia="en-US"/>
          </w:rPr>
          <w:t xml:space="preserve"> = </w:t>
        </w:r>
        <w:r w:rsidRPr="009B33D8">
          <w:rPr>
            <w:rFonts w:cs="Calibri"/>
            <w:lang w:eastAsia="en-US"/>
          </w:rPr>
          <w:t>dlnOpgebouwdSpreiding</w:t>
        </w:r>
        <w:r w:rsidRPr="009B33D8">
          <w:rPr>
            <w:rFonts w:cs="Calibri"/>
            <w:highlight w:val="yellow"/>
            <w:lang w:eastAsia="en-US"/>
            <w:rPrChange w:id="5929" w:author="Flory Koole" w:date="2024-11-25T17:48:00Z" w16du:dateUtc="2024-11-25T16:48:00Z">
              <w:rPr>
                <w:rFonts w:cs="Calibri"/>
                <w:lang w:eastAsia="en-US"/>
              </w:rPr>
            </w:rPrChange>
          </w:rPr>
          <w:t>Indexatie</w:t>
        </w:r>
        <w:r w:rsidRPr="009B33D8">
          <w:rPr>
            <w:rFonts w:cs="Calibri"/>
            <w:lang w:eastAsia="en-US"/>
          </w:rPr>
          <w:t>(ps,sp)</w:t>
        </w:r>
      </w:ins>
    </w:p>
    <w:p w14:paraId="40D1185F" w14:textId="59B49CA8" w:rsidR="009B33D8" w:rsidRDefault="009B33D8" w:rsidP="00787696">
      <w:pPr>
        <w:pStyle w:val="ListParagraph"/>
        <w:numPr>
          <w:ilvl w:val="1"/>
          <w:numId w:val="6"/>
        </w:numPr>
        <w:rPr>
          <w:ins w:id="5930" w:author="Flory Koole" w:date="2024-11-25T17:47:00Z" w16du:dateUtc="2024-11-25T16:47:00Z"/>
          <w:rFonts w:cs="Calibri"/>
          <w:lang w:eastAsia="en-US"/>
        </w:rPr>
      </w:pPr>
      <w:ins w:id="5931" w:author="Flory Koole" w:date="2024-11-25T17:48:00Z" w16du:dateUtc="2024-11-25T16:48:00Z">
        <w:r w:rsidRPr="009B33D8">
          <w:rPr>
            <w:rFonts w:cs="Calibri"/>
            <w:lang w:eastAsia="en-US"/>
          </w:rPr>
          <w:t>dlnOpgebouwdVhpSpreiding(ps,sp)</w:t>
        </w:r>
        <w:r>
          <w:rPr>
            <w:rFonts w:cs="Calibri"/>
            <w:lang w:eastAsia="en-US"/>
          </w:rPr>
          <w:t xml:space="preserve"> = </w:t>
        </w:r>
        <w:r w:rsidR="00FB0C63" w:rsidRPr="00FB0C63">
          <w:rPr>
            <w:rFonts w:cs="Calibri"/>
            <w:lang w:eastAsia="en-US"/>
          </w:rPr>
          <w:t>dlnOpgebouwdVhpSpreiding</w:t>
        </w:r>
        <w:r w:rsidR="00FB0C63" w:rsidRPr="00FB0C63">
          <w:rPr>
            <w:rFonts w:cs="Calibri"/>
            <w:highlight w:val="yellow"/>
            <w:lang w:eastAsia="en-US"/>
            <w:rPrChange w:id="5932" w:author="Flory Koole" w:date="2024-11-25T17:48:00Z" w16du:dateUtc="2024-11-25T16:48:00Z">
              <w:rPr>
                <w:rFonts w:cs="Calibri"/>
                <w:lang w:eastAsia="en-US"/>
              </w:rPr>
            </w:rPrChange>
          </w:rPr>
          <w:t>Indexatie</w:t>
        </w:r>
        <w:r w:rsidR="00FB0C63" w:rsidRPr="00FB0C63">
          <w:rPr>
            <w:rFonts w:cs="Calibri"/>
            <w:lang w:eastAsia="en-US"/>
          </w:rPr>
          <w:t>(ps,sp)</w:t>
        </w:r>
      </w:ins>
      <w:commentRangeEnd w:id="5923"/>
      <w:ins w:id="5933" w:author="Flory Koole" w:date="2024-11-25T17:52:00Z" w16du:dateUtc="2024-11-25T16:52:00Z">
        <w:r w:rsidR="00065B48">
          <w:rPr>
            <w:rStyle w:val="CommentReference"/>
            <w:rFonts w:cs="Calibri"/>
            <w:szCs w:val="22"/>
            <w:lang w:eastAsia="en-US"/>
          </w:rPr>
          <w:commentReference w:id="5923"/>
        </w:r>
      </w:ins>
    </w:p>
    <w:p w14:paraId="25074D6D" w14:textId="1AB10089" w:rsidR="00787696" w:rsidRPr="0079688D" w:rsidRDefault="00B81CAB" w:rsidP="00787696">
      <w:pPr>
        <w:pStyle w:val="ListParagraph"/>
        <w:numPr>
          <w:ilvl w:val="1"/>
          <w:numId w:val="6"/>
        </w:numPr>
        <w:rPr>
          <w:ins w:id="5934" w:author="Flory Koole" w:date="2024-11-25T17:39:00Z" w16du:dateUtc="2024-11-25T16:39:00Z"/>
          <w:rFonts w:cs="Calibri"/>
          <w:lang w:eastAsia="en-US"/>
        </w:rPr>
      </w:pPr>
      <w:ins w:id="5935" w:author="Flory Koole" w:date="2024-11-25T17:47:00Z" w16du:dateUtc="2024-11-25T16:47:00Z">
        <w:r w:rsidRPr="00B81CAB">
          <w:rPr>
            <w:rFonts w:cs="Calibri"/>
            <w:lang w:eastAsia="en-US"/>
          </w:rPr>
          <w:t>dlnVoorzieningRglFPR</w:t>
        </w:r>
        <w:r w:rsidR="00961BB7">
          <w:rPr>
            <w:rFonts w:cs="Calibri"/>
            <w:lang w:eastAsia="en-US"/>
          </w:rPr>
          <w:t xml:space="preserve"> = </w:t>
        </w:r>
        <w:r w:rsidR="00961BB7" w:rsidRPr="00961BB7">
          <w:rPr>
            <w:rFonts w:cs="Calibri"/>
            <w:lang w:eastAsia="en-US"/>
          </w:rPr>
          <w:t>dlnVoorzieningCfVariabelPensioen</w:t>
        </w:r>
      </w:ins>
    </w:p>
    <w:p w14:paraId="0965DF09" w14:textId="77777777" w:rsidR="00787696" w:rsidRDefault="00787696" w:rsidP="00787696">
      <w:pPr>
        <w:pStyle w:val="ListParagraph"/>
        <w:numPr>
          <w:ilvl w:val="0"/>
          <w:numId w:val="6"/>
        </w:numPr>
        <w:rPr>
          <w:ins w:id="5936" w:author="Flory Koole" w:date="2024-11-25T17:39:00Z" w16du:dateUtc="2024-11-25T16:39:00Z"/>
        </w:rPr>
      </w:pPr>
      <w:ins w:id="5937" w:author="Flory Koole" w:date="2024-11-25T17:39:00Z" w16du:dateUtc="2024-11-25T16:39:00Z">
        <w:r>
          <w:t>Bijzonderheden</w:t>
        </w:r>
      </w:ins>
    </w:p>
    <w:p w14:paraId="0289207F" w14:textId="77777777" w:rsidR="007F4D09" w:rsidRDefault="007F4D09" w:rsidP="00233F87">
      <w:pPr>
        <w:rPr>
          <w:rFonts w:cs="Calibri"/>
          <w:lang w:eastAsia="en-US"/>
        </w:rPr>
      </w:pPr>
    </w:p>
    <w:p w14:paraId="09C4AAE4" w14:textId="6803D28F" w:rsidR="00893007" w:rsidRPr="00893007" w:rsidRDefault="00893007" w:rsidP="00893007">
      <w:pPr>
        <w:pStyle w:val="Heading2"/>
        <w:rPr>
          <w:rFonts w:eastAsia="Times New Roman"/>
        </w:rPr>
      </w:pPr>
      <w:bookmarkStart w:id="5938" w:name="_Toc187312297"/>
      <w:bookmarkStart w:id="5939" w:name="_Toc1701646749"/>
      <w:bookmarkStart w:id="5940" w:name="_Toc877653931"/>
      <w:r w:rsidRPr="2B26B8BC">
        <w:rPr>
          <w:rFonts w:eastAsia="Times New Roman"/>
        </w:rPr>
        <w:t>Toekennen nieuwe dakpan</w:t>
      </w:r>
      <w:bookmarkEnd w:id="5938"/>
      <w:bookmarkEnd w:id="5939"/>
      <w:bookmarkEnd w:id="5940"/>
    </w:p>
    <w:p w14:paraId="28560CB0" w14:textId="78F150B9" w:rsidR="00893007" w:rsidRDefault="0033237B" w:rsidP="00233F87">
      <w:pPr>
        <w:rPr>
          <w:ins w:id="5941" w:author="Flory Koole" w:date="2024-11-25T17:59:00Z" w16du:dateUtc="2024-11-25T16:59:00Z"/>
          <w:rFonts w:cs="Calibri"/>
          <w:lang w:eastAsia="en-US"/>
        </w:rPr>
      </w:pPr>
      <w:ins w:id="5942" w:author="Flory Koole" w:date="2024-11-25T17:59:00Z" w16du:dateUtc="2024-11-25T16:59:00Z">
        <w:r>
          <w:rPr>
            <w:rFonts w:cs="Calibri"/>
            <w:lang w:eastAsia="en-US"/>
          </w:rPr>
          <w:t>Schematisch ziet dit er als volgt uit</w:t>
        </w:r>
      </w:ins>
    </w:p>
    <w:p w14:paraId="24AE2EA7" w14:textId="5CF11C7C" w:rsidR="0033237B" w:rsidRDefault="00397872" w:rsidP="00233F87">
      <w:pPr>
        <w:rPr>
          <w:ins w:id="5943" w:author="Flory Koole" w:date="2024-11-25T17:54:00Z" w16du:dateUtc="2024-11-25T16:54:00Z"/>
          <w:rFonts w:cs="Calibri"/>
          <w:lang w:eastAsia="en-US"/>
        </w:rPr>
      </w:pPr>
      <w:ins w:id="5944" w:author="Flory Koole" w:date="2024-11-25T18:00:00Z" w16du:dateUtc="2024-11-25T17:00:00Z">
        <w:r>
          <w:rPr>
            <w:rFonts w:cs="Calibri"/>
            <w:noProof/>
            <w:lang w:eastAsia="en-US"/>
          </w:rPr>
          <w:drawing>
            <wp:inline distT="0" distB="0" distL="0" distR="0" wp14:anchorId="35D052AD" wp14:editId="6BDECA87">
              <wp:extent cx="5295900" cy="2616317"/>
              <wp:effectExtent l="0" t="0" r="0" b="0"/>
              <wp:docPr id="2103893254"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09072" cy="2622824"/>
                      </a:xfrm>
                      <a:prstGeom prst="rect">
                        <a:avLst/>
                      </a:prstGeom>
                      <a:noFill/>
                    </pic:spPr>
                  </pic:pic>
                </a:graphicData>
              </a:graphic>
            </wp:inline>
          </w:drawing>
        </w:r>
      </w:ins>
    </w:p>
    <w:p w14:paraId="60D1FC4B" w14:textId="77777777" w:rsidR="00FA1130" w:rsidRDefault="00FA1130" w:rsidP="00233F87">
      <w:pPr>
        <w:rPr>
          <w:ins w:id="5945" w:author="Flory Koole" w:date="2024-11-25T17:55:00Z" w16du:dateUtc="2024-11-25T16:55:00Z"/>
          <w:rFonts w:cs="Calibri"/>
          <w:lang w:eastAsia="en-US"/>
        </w:rPr>
      </w:pPr>
    </w:p>
    <w:p w14:paraId="3A32309E" w14:textId="04F2FB9A" w:rsidR="00FA1130" w:rsidRDefault="00FA1130">
      <w:pPr>
        <w:pStyle w:val="Heading3"/>
        <w:rPr>
          <w:ins w:id="5946" w:author="Flory Koole" w:date="2024-11-25T17:54:00Z" w16du:dateUtc="2024-11-25T16:54:00Z"/>
          <w:lang w:eastAsia="en-US"/>
        </w:rPr>
        <w:pPrChange w:id="5947" w:author="Flory Koole" w:date="2024-11-25T17:55:00Z" w16du:dateUtc="2024-11-25T16:55:00Z">
          <w:pPr/>
        </w:pPrChange>
      </w:pPr>
      <w:bookmarkStart w:id="5948" w:name="_Toc187312298"/>
      <w:bookmarkStart w:id="5949" w:name="_Toc1084546938"/>
      <w:bookmarkStart w:id="5950" w:name="_Toc969970386"/>
      <w:ins w:id="5951" w:author="Flory Koole" w:date="2024-11-25T17:55:00Z">
        <w:r w:rsidRPr="2B26B8BC">
          <w:rPr>
            <w:lang w:eastAsia="en-US"/>
          </w:rPr>
          <w:t xml:space="preserve">Gebeurtenis </w:t>
        </w:r>
        <w:r w:rsidR="00CD6629" w:rsidRPr="2B26B8BC">
          <w:rPr>
            <w:lang w:eastAsia="en-US"/>
          </w:rPr>
          <w:t>Spreiding variabel pensioen</w:t>
        </w:r>
      </w:ins>
      <w:bookmarkEnd w:id="5948"/>
      <w:bookmarkEnd w:id="5949"/>
      <w:bookmarkEnd w:id="5950"/>
    </w:p>
    <w:p w14:paraId="68655715" w14:textId="77777777" w:rsidR="00FA1130" w:rsidRDefault="00FA1130" w:rsidP="00FA1130">
      <w:pPr>
        <w:spacing w:line="240" w:lineRule="auto"/>
        <w:rPr>
          <w:ins w:id="5952" w:author="Flory Koole" w:date="2024-11-25T17:54:00Z" w16du:dateUtc="2024-11-25T16:54:00Z"/>
        </w:rPr>
      </w:pPr>
      <w:ins w:id="5953" w:author="Flory Koole" w:date="2024-11-25T17:54:00Z" w16du:dateUtc="2024-11-25T16:54:00Z">
        <w:r>
          <w:t>Relevante zaken m.b.t. deze gebeurtenis</w:t>
        </w:r>
      </w:ins>
    </w:p>
    <w:p w14:paraId="12CABAFD" w14:textId="69B57F68" w:rsidR="00FA1130" w:rsidRDefault="00FA1130" w:rsidP="00FA1130">
      <w:pPr>
        <w:pStyle w:val="ListParagraph"/>
        <w:numPr>
          <w:ilvl w:val="0"/>
          <w:numId w:val="6"/>
        </w:numPr>
        <w:rPr>
          <w:ins w:id="5954" w:author="Flory Koole" w:date="2024-11-25T17:54:00Z" w16du:dateUtc="2024-11-25T16:54:00Z"/>
        </w:rPr>
      </w:pPr>
      <w:ins w:id="5955" w:author="Flory Koole" w:date="2024-11-25T17:54:00Z" w16du:dateUtc="2024-11-25T16:54:00Z">
        <w:r>
          <w:t>Afleidbaar of opdrachtvolgend: opdrachtvolgend</w:t>
        </w:r>
      </w:ins>
      <w:ins w:id="5956" w:author="Flory Koole" w:date="2024-11-25T17:55:00Z" w16du:dateUtc="2024-11-25T16:55:00Z">
        <w:r w:rsidR="00CD6629">
          <w:t xml:space="preserve"> (voorspelbaar)</w:t>
        </w:r>
      </w:ins>
    </w:p>
    <w:p w14:paraId="06744724" w14:textId="77777777" w:rsidR="00FA1130" w:rsidRDefault="00FA1130" w:rsidP="00FA1130">
      <w:pPr>
        <w:pStyle w:val="ListParagraph"/>
        <w:numPr>
          <w:ilvl w:val="0"/>
          <w:numId w:val="6"/>
        </w:numPr>
        <w:rPr>
          <w:ins w:id="5957" w:author="Flory Koole" w:date="2024-11-25T17:54:00Z" w16du:dateUtc="2024-11-25T16:54:00Z"/>
        </w:rPr>
      </w:pPr>
      <w:ins w:id="5958" w:author="Flory Koole" w:date="2024-11-25T17:54:00Z" w16du:dateUtc="2024-11-25T16:54:00Z">
        <w:r>
          <w:t>Invoer en controles</w:t>
        </w:r>
      </w:ins>
    </w:p>
    <w:p w14:paraId="35D9F1A4" w14:textId="77777777" w:rsidR="00FA1130" w:rsidRDefault="00FA1130" w:rsidP="00FA1130">
      <w:pPr>
        <w:pStyle w:val="ListParagraph"/>
        <w:numPr>
          <w:ilvl w:val="1"/>
          <w:numId w:val="6"/>
        </w:numPr>
        <w:rPr>
          <w:ins w:id="5959" w:author="Flory Koole" w:date="2024-11-25T17:54:00Z" w16du:dateUtc="2024-11-25T16:54:00Z"/>
        </w:rPr>
      </w:pPr>
      <w:ins w:id="5960" w:author="Flory Koole" w:date="2024-11-25T17:54:00Z" w16du:dateUtc="2024-11-25T16:54:00Z">
        <w:r>
          <w:t>Wordt uitgevoerd als deelnemer deelneemt aan CVP</w:t>
        </w:r>
      </w:ins>
    </w:p>
    <w:p w14:paraId="0517F7F3" w14:textId="2AFAAA50" w:rsidR="00FA1130" w:rsidRDefault="00FA1130" w:rsidP="00FA1130">
      <w:pPr>
        <w:pStyle w:val="ListParagraph"/>
        <w:numPr>
          <w:ilvl w:val="0"/>
          <w:numId w:val="6"/>
        </w:numPr>
        <w:rPr>
          <w:ins w:id="5961" w:author="Flory Koole" w:date="2024-11-25T17:54:00Z" w16du:dateUtc="2024-11-25T16:54:00Z"/>
        </w:rPr>
      </w:pPr>
      <w:ins w:id="5962" w:author="Flory Koole" w:date="2024-11-25T17:54:00Z" w16du:dateUtc="2024-11-25T16:54:00Z">
        <w:r>
          <w:t xml:space="preserve">Overgangen in profielen: </w:t>
        </w:r>
      </w:ins>
      <w:ins w:id="5963" w:author="Flory Koole" w:date="2024-11-25T17:56:00Z" w16du:dateUtc="2024-11-25T16:56:00Z">
        <w:r w:rsidR="00DC3249">
          <w:t>geen</w:t>
        </w:r>
      </w:ins>
    </w:p>
    <w:p w14:paraId="038FD0D1" w14:textId="77777777" w:rsidR="00FA1130" w:rsidRDefault="00FA1130" w:rsidP="00FA1130">
      <w:pPr>
        <w:pStyle w:val="ListParagraph"/>
        <w:numPr>
          <w:ilvl w:val="0"/>
          <w:numId w:val="6"/>
        </w:numPr>
        <w:rPr>
          <w:ins w:id="5964" w:author="Flory Koole" w:date="2024-11-25T17:56:00Z" w16du:dateUtc="2024-11-25T16:56:00Z"/>
        </w:rPr>
      </w:pPr>
      <w:ins w:id="5965" w:author="Flory Koole" w:date="2024-11-25T17:54:00Z" w16du:dateUtc="2024-11-25T16:54:00Z">
        <w:r>
          <w:t>Koppelingen</w:t>
        </w:r>
      </w:ins>
    </w:p>
    <w:p w14:paraId="27ADC490" w14:textId="02A116CA" w:rsidR="00EE2E8C" w:rsidRDefault="00EE2E8C">
      <w:pPr>
        <w:pStyle w:val="ListParagraph"/>
        <w:numPr>
          <w:ilvl w:val="1"/>
          <w:numId w:val="6"/>
        </w:numPr>
        <w:rPr>
          <w:ins w:id="5966" w:author="Flory Koole" w:date="2024-11-25T17:54:00Z" w16du:dateUtc="2024-11-25T16:54:00Z"/>
        </w:rPr>
        <w:pPrChange w:id="5967" w:author="Flory Koole" w:date="2024-11-25T17:56:00Z" w16du:dateUtc="2024-11-25T16:56:00Z">
          <w:pPr>
            <w:pStyle w:val="ListParagraph"/>
            <w:numPr>
              <w:numId w:val="6"/>
            </w:numPr>
            <w:ind w:hanging="360"/>
          </w:pPr>
        </w:pPrChange>
      </w:pPr>
      <w:ins w:id="5968" w:author="Flory Koole" w:date="2024-11-25T17:56:00Z" w16du:dateUtc="2024-11-25T16:56:00Z">
        <w:r>
          <w:t>Andere component: excasso als deelnemer lopende uitkering heeft</w:t>
        </w:r>
      </w:ins>
    </w:p>
    <w:p w14:paraId="3F4A837E" w14:textId="77777777" w:rsidR="00FA1130" w:rsidRDefault="00FA1130" w:rsidP="00FA1130">
      <w:pPr>
        <w:pStyle w:val="ListParagraph"/>
        <w:numPr>
          <w:ilvl w:val="0"/>
          <w:numId w:val="6"/>
        </w:numPr>
        <w:rPr>
          <w:ins w:id="5969" w:author="Flory Koole" w:date="2024-11-25T17:54:00Z" w16du:dateUtc="2024-11-25T16:54:00Z"/>
        </w:rPr>
      </w:pPr>
      <w:ins w:id="5970" w:author="Flory Koole" w:date="2024-11-25T17:54:00Z" w16du:dateUtc="2024-11-25T16:54:00Z">
        <w:r>
          <w:t>Speciale berekeningen</w:t>
        </w:r>
      </w:ins>
    </w:p>
    <w:p w14:paraId="3B00BE27" w14:textId="60DEB828" w:rsidR="00FA1130" w:rsidRDefault="00AC1FC6" w:rsidP="00FA1130">
      <w:pPr>
        <w:pStyle w:val="ListParagraph"/>
        <w:numPr>
          <w:ilvl w:val="1"/>
          <w:numId w:val="6"/>
        </w:numPr>
        <w:rPr>
          <w:ins w:id="5971" w:author="Flory Koole" w:date="2024-11-25T17:54:00Z" w16du:dateUtc="2024-11-25T16:54:00Z"/>
          <w:rFonts w:cs="Calibri"/>
          <w:lang w:eastAsia="en-US"/>
        </w:rPr>
      </w:pPr>
      <w:ins w:id="5972" w:author="Flory Koole" w:date="2024-11-25T17:57:00Z" w16du:dateUtc="2024-11-25T16:57:00Z">
        <w:r w:rsidRPr="00AC1FC6">
          <w:rPr>
            <w:rFonts w:cs="Calibri"/>
            <w:lang w:eastAsia="en-US"/>
          </w:rPr>
          <w:t>opgebouwdAc(ps)</w:t>
        </w:r>
        <w:r>
          <w:rPr>
            <w:rFonts w:cs="Calibri"/>
            <w:lang w:eastAsia="en-US"/>
          </w:rPr>
          <w:t xml:space="preserve"> = </w:t>
        </w:r>
      </w:ins>
      <w:ins w:id="5973" w:author="Flory Koole" w:date="2024-11-25T17:58:00Z" w16du:dateUtc="2024-11-25T16:58:00Z">
        <w:r w:rsidR="002F7E5B" w:rsidRPr="002F7E5B">
          <w:rPr>
            <w:rFonts w:cs="Calibri"/>
            <w:lang w:eastAsia="en-US"/>
          </w:rPr>
          <w:t>dlnTeOpgebouwdAc(ps) + dbDlnOpgebouwdSpreiding(ps,0)</w:t>
        </w:r>
      </w:ins>
    </w:p>
    <w:p w14:paraId="268BA799" w14:textId="14561FDA" w:rsidR="00FA1130" w:rsidRDefault="002F7E5B" w:rsidP="00FA1130">
      <w:pPr>
        <w:pStyle w:val="ListParagraph"/>
        <w:numPr>
          <w:ilvl w:val="1"/>
          <w:numId w:val="6"/>
        </w:numPr>
        <w:rPr>
          <w:ins w:id="5974" w:author="Flory Koole" w:date="2024-11-25T17:58:00Z" w16du:dateUtc="2024-11-25T16:58:00Z"/>
          <w:rFonts w:cs="Calibri"/>
          <w:lang w:eastAsia="en-US"/>
        </w:rPr>
      </w:pPr>
      <w:ins w:id="5975" w:author="Flory Koole" w:date="2024-11-25T17:58:00Z" w16du:dateUtc="2024-11-25T16:58:00Z">
        <w:r w:rsidRPr="002F7E5B">
          <w:rPr>
            <w:rFonts w:cs="Calibri"/>
            <w:lang w:eastAsia="en-US"/>
          </w:rPr>
          <w:t>dlnOpgebouwdVhp(ps)</w:t>
        </w:r>
        <w:r>
          <w:rPr>
            <w:rFonts w:cs="Calibri"/>
            <w:lang w:eastAsia="en-US"/>
          </w:rPr>
          <w:t xml:space="preserve"> = </w:t>
        </w:r>
        <w:r w:rsidR="00BF3C14" w:rsidRPr="00BF3C14">
          <w:rPr>
            <w:rFonts w:cs="Calibri"/>
            <w:lang w:eastAsia="en-US"/>
          </w:rPr>
          <w:t>dbDlnOpgebouwdVhp(ps) + dbDlnOpgebouwdVhpSpreiding(ps,0)</w:t>
        </w:r>
      </w:ins>
    </w:p>
    <w:p w14:paraId="1DD73F80" w14:textId="364EBB30" w:rsidR="00BF3C14" w:rsidRPr="0079688D" w:rsidRDefault="00C87A8A" w:rsidP="00FA1130">
      <w:pPr>
        <w:pStyle w:val="ListParagraph"/>
        <w:numPr>
          <w:ilvl w:val="1"/>
          <w:numId w:val="6"/>
        </w:numPr>
        <w:rPr>
          <w:ins w:id="5976" w:author="Flory Koole" w:date="2024-11-25T17:54:00Z" w16du:dateUtc="2024-11-25T16:54:00Z"/>
          <w:rFonts w:cs="Calibri"/>
          <w:lang w:eastAsia="en-US"/>
        </w:rPr>
      </w:pPr>
      <w:ins w:id="5977" w:author="Flory Koole" w:date="2024-11-25T17:59:00Z" w16du:dateUtc="2024-11-25T16:59:00Z">
        <w:r w:rsidRPr="00C87A8A">
          <w:rPr>
            <w:rFonts w:cs="Calibri"/>
            <w:lang w:eastAsia="en-US"/>
          </w:rPr>
          <w:t>dlnOpgebouwdSpreiding(ps,sp)</w:t>
        </w:r>
        <w:r>
          <w:rPr>
            <w:rFonts w:cs="Calibri"/>
            <w:lang w:eastAsia="en-US"/>
          </w:rPr>
          <w:t xml:space="preserve"> = </w:t>
        </w:r>
        <w:r w:rsidRPr="00C87A8A">
          <w:rPr>
            <w:rFonts w:cs="Calibri"/>
            <w:lang w:eastAsia="en-US"/>
          </w:rPr>
          <w:t>dbDlnOpgebouwdSpreiding(ps,spPlus1(sp))</w:t>
        </w:r>
      </w:ins>
    </w:p>
    <w:p w14:paraId="052A0444" w14:textId="1E767CAC" w:rsidR="00FA1130" w:rsidRPr="00C87A8A" w:rsidRDefault="00FA1130">
      <w:pPr>
        <w:pStyle w:val="ListParagraph"/>
        <w:numPr>
          <w:ilvl w:val="0"/>
          <w:numId w:val="6"/>
        </w:numPr>
        <w:rPr>
          <w:rFonts w:cs="Calibri"/>
          <w:lang w:eastAsia="en-US"/>
        </w:rPr>
        <w:pPrChange w:id="5978" w:author="Flory Koole" w:date="2024-11-25T17:59:00Z" w16du:dateUtc="2024-11-25T16:59:00Z">
          <w:pPr/>
        </w:pPrChange>
      </w:pPr>
      <w:ins w:id="5979" w:author="Flory Koole" w:date="2024-11-25T17:54:00Z" w16du:dateUtc="2024-11-25T16:54:00Z">
        <w:r>
          <w:t>Bijzonderheden</w:t>
        </w:r>
      </w:ins>
      <w:ins w:id="5980" w:author="Flory Koole" w:date="2024-11-25T18:00:00Z" w16du:dateUtc="2024-11-25T17:00:00Z">
        <w:r w:rsidR="00397872">
          <w:t>: geen</w:t>
        </w:r>
      </w:ins>
    </w:p>
    <w:p w14:paraId="2ED418DD" w14:textId="4B010E38" w:rsidR="00893007" w:rsidDel="00C2238F" w:rsidRDefault="00893007" w:rsidP="00233F87">
      <w:pPr>
        <w:rPr>
          <w:del w:id="5981" w:author="Flory Koole" w:date="2024-10-15T18:04:00Z" w16du:dateUtc="2024-10-15T16:04:00Z"/>
          <w:rFonts w:cs="Calibri"/>
          <w:lang w:eastAsia="en-US"/>
        </w:rPr>
      </w:pPr>
    </w:p>
    <w:p w14:paraId="6B198615" w14:textId="77777777" w:rsidR="00C2238F" w:rsidRDefault="00C2238F" w:rsidP="00233F87">
      <w:pPr>
        <w:rPr>
          <w:ins w:id="5982" w:author="Flory Koole (F)" w:date="2025-08-29T14:47:00Z" w16du:dateUtc="2025-08-29T12:47:00Z"/>
          <w:rFonts w:cs="Calibri"/>
          <w:lang w:eastAsia="en-US"/>
        </w:rPr>
      </w:pPr>
    </w:p>
    <w:p w14:paraId="4944052E" w14:textId="162BD6C4" w:rsidR="006C1F2C" w:rsidRPr="00E34A32" w:rsidRDefault="006C1F2C">
      <w:pPr>
        <w:pStyle w:val="Heading2"/>
        <w:rPr>
          <w:ins w:id="5983" w:author="Flory Koole (F)" w:date="2025-08-29T14:47:00Z" w16du:dateUtc="2025-08-29T12:47:00Z"/>
          <w:lang w:eastAsia="en-US"/>
        </w:rPr>
        <w:pPrChange w:id="5984" w:author="Flory Koole (F)" w:date="2025-08-29T14:47:00Z" w16du:dateUtc="2025-08-29T12:47:00Z">
          <w:pPr/>
        </w:pPrChange>
      </w:pPr>
      <w:ins w:id="5985" w:author="Flory Koole (F)" w:date="2025-08-29T14:47:00Z" w16du:dateUtc="2025-08-29T12:47:00Z">
        <w:r w:rsidRPr="00E34A32">
          <w:rPr>
            <w:lang w:eastAsia="en-US"/>
          </w:rPr>
          <w:t>Sterfteresultaat</w:t>
        </w:r>
      </w:ins>
    </w:p>
    <w:p w14:paraId="6080F471" w14:textId="50CF1282" w:rsidR="006C1F2C" w:rsidRDefault="00E34A32" w:rsidP="00233F87">
      <w:pPr>
        <w:rPr>
          <w:ins w:id="5986" w:author="Flory Koole (F)" w:date="2025-08-29T14:54:00Z" w16du:dateUtc="2025-08-29T12:54:00Z"/>
          <w:rFonts w:cs="Calibri"/>
          <w:lang w:eastAsia="en-US"/>
        </w:rPr>
      </w:pPr>
      <w:ins w:id="5987" w:author="Flory Koole (F)" w:date="2025-08-29T14:47:00Z" w16du:dateUtc="2025-08-29T12:47:00Z">
        <w:r>
          <w:rPr>
            <w:rFonts w:cs="Calibri"/>
            <w:lang w:eastAsia="en-US"/>
          </w:rPr>
          <w:t>Bi</w:t>
        </w:r>
        <w:r w:rsidR="00F36C15">
          <w:rPr>
            <w:rFonts w:cs="Calibri"/>
            <w:lang w:eastAsia="en-US"/>
          </w:rPr>
          <w:t>nnen de collec</w:t>
        </w:r>
        <w:r w:rsidR="008C3626">
          <w:rPr>
            <w:rFonts w:cs="Calibri"/>
            <w:lang w:eastAsia="en-US"/>
          </w:rPr>
          <w:t>tivi</w:t>
        </w:r>
      </w:ins>
      <w:ins w:id="5988" w:author="Flory Koole (F)" w:date="2025-08-29T14:48:00Z" w16du:dateUtc="2025-08-29T12:48:00Z">
        <w:r w:rsidR="008C3626">
          <w:rPr>
            <w:rFonts w:cs="Calibri"/>
            <w:lang w:eastAsia="en-US"/>
          </w:rPr>
          <w:t>teit</w:t>
        </w:r>
        <w:r w:rsidR="007264AC">
          <w:rPr>
            <w:rFonts w:cs="Calibri"/>
            <w:lang w:eastAsia="en-US"/>
          </w:rPr>
          <w:t xml:space="preserve"> van </w:t>
        </w:r>
        <w:r w:rsidR="009F795A">
          <w:rPr>
            <w:rFonts w:cs="Calibri"/>
            <w:lang w:eastAsia="en-US"/>
          </w:rPr>
          <w:t xml:space="preserve">een pensioenfonds of in ieder geval </w:t>
        </w:r>
        <w:r w:rsidR="00547AF9">
          <w:rPr>
            <w:rFonts w:cs="Calibri"/>
            <w:lang w:eastAsia="en-US"/>
          </w:rPr>
          <w:t xml:space="preserve">binnen de </w:t>
        </w:r>
        <w:r w:rsidR="0074688D">
          <w:rPr>
            <w:rFonts w:cs="Calibri"/>
            <w:lang w:eastAsia="en-US"/>
          </w:rPr>
          <w:t>collectiviteit van een CVP moet sterfteresultaat worden verdeeld</w:t>
        </w:r>
      </w:ins>
      <w:ins w:id="5989" w:author="Flory Koole (F)" w:date="2025-08-29T14:53:00Z" w16du:dateUtc="2025-08-29T12:53:00Z">
        <w:r w:rsidR="00C82723">
          <w:rPr>
            <w:rFonts w:cs="Calibri"/>
            <w:lang w:eastAsia="en-US"/>
          </w:rPr>
          <w:t>.</w:t>
        </w:r>
        <w:r w:rsidR="00092338">
          <w:rPr>
            <w:rFonts w:cs="Calibri"/>
            <w:lang w:eastAsia="en-US"/>
          </w:rPr>
          <w:t xml:space="preserve"> Dit kan volgens de </w:t>
        </w:r>
        <w:r w:rsidR="003C0BCC">
          <w:rPr>
            <w:rFonts w:cs="Calibri"/>
            <w:lang w:eastAsia="en-US"/>
          </w:rPr>
          <w:t>uniforme of de verdeelde methode.</w:t>
        </w:r>
        <w:r w:rsidR="00D83C94">
          <w:rPr>
            <w:rFonts w:cs="Calibri"/>
            <w:lang w:eastAsia="en-US"/>
          </w:rPr>
          <w:t xml:space="preserve"> Voor BerPF is </w:t>
        </w:r>
        <w:r w:rsidR="007C1811" w:rsidRPr="007C1811">
          <w:rPr>
            <w:rFonts w:cs="Calibri"/>
            <w:highlight w:val="yellow"/>
            <w:lang w:eastAsia="en-US"/>
            <w:rPrChange w:id="5990" w:author="Flory Koole (F)" w:date="2025-08-29T14:54:00Z" w16du:dateUtc="2025-08-29T12:54:00Z">
              <w:rPr>
                <w:rFonts w:cs="Calibri"/>
                <w:lang w:eastAsia="en-US"/>
              </w:rPr>
            </w:rPrChange>
          </w:rPr>
          <w:t>welke</w:t>
        </w:r>
        <w:r w:rsidR="007C1811">
          <w:rPr>
            <w:rFonts w:cs="Calibri"/>
            <w:lang w:eastAsia="en-US"/>
          </w:rPr>
          <w:t xml:space="preserve"> verplicht?</w:t>
        </w:r>
      </w:ins>
      <w:ins w:id="5991" w:author="Flory Koole (F)" w:date="2025-08-29T14:54:00Z" w16du:dateUtc="2025-08-29T12:54:00Z">
        <w:r w:rsidR="006E5A86">
          <w:rPr>
            <w:rFonts w:cs="Calibri"/>
            <w:lang w:eastAsia="en-US"/>
          </w:rPr>
          <w:t xml:space="preserve"> </w:t>
        </w:r>
      </w:ins>
      <w:ins w:id="5992" w:author="Flory Koole (F)" w:date="2025-08-29T17:08:00Z" w16du:dateUtc="2025-08-29T15:08:00Z">
        <w:r w:rsidR="007946D1">
          <w:rPr>
            <w:rFonts w:cs="Calibri"/>
            <w:lang w:eastAsia="en-US"/>
          </w:rPr>
          <w:t>Actie APS: verder uitwerken (ook die plaat die Marco heeft laten zien?).</w:t>
        </w:r>
      </w:ins>
    </w:p>
    <w:p w14:paraId="1F08475C" w14:textId="77777777" w:rsidR="006E5A86" w:rsidRDefault="006E5A86" w:rsidP="00233F87">
      <w:pPr>
        <w:rPr>
          <w:ins w:id="5993" w:author="Flory Koole (F)" w:date="2025-08-29T14:54:00Z" w16du:dateUtc="2025-08-29T12:54:00Z"/>
          <w:rFonts w:cs="Calibri"/>
          <w:lang w:eastAsia="en-US"/>
        </w:rPr>
      </w:pPr>
    </w:p>
    <w:p w14:paraId="08A2F853" w14:textId="004389AD" w:rsidR="00167751" w:rsidRDefault="006E5A86" w:rsidP="00233F87">
      <w:pPr>
        <w:rPr>
          <w:ins w:id="5994" w:author="Flory Koole (F)" w:date="2025-08-29T16:41:00Z" w16du:dateUtc="2025-08-29T14:41:00Z"/>
          <w:rFonts w:cs="Calibri"/>
          <w:lang w:eastAsia="en-US"/>
        </w:rPr>
      </w:pPr>
      <w:ins w:id="5995" w:author="Flory Koole (F)" w:date="2025-08-29T14:54:00Z" w16du:dateUtc="2025-08-29T12:54:00Z">
        <w:r>
          <w:rPr>
            <w:rFonts w:cs="Calibri"/>
            <w:lang w:eastAsia="en-US"/>
          </w:rPr>
          <w:t xml:space="preserve">Voordat het </w:t>
        </w:r>
      </w:ins>
      <w:ins w:id="5996" w:author="Flory Koole (F)" w:date="2025-08-29T14:55:00Z" w16du:dateUtc="2025-08-29T12:55:00Z">
        <w:r w:rsidR="00BD68E6">
          <w:rPr>
            <w:rFonts w:cs="Calibri"/>
            <w:lang w:eastAsia="en-US"/>
          </w:rPr>
          <w:t>sterfteresultaat kan worden verdeeld</w:t>
        </w:r>
        <w:r w:rsidR="005909D8">
          <w:rPr>
            <w:rFonts w:cs="Calibri"/>
            <w:lang w:eastAsia="en-US"/>
          </w:rPr>
          <w:t xml:space="preserve">, moet eerst het te verdelen sterfteresultaat </w:t>
        </w:r>
        <w:r w:rsidR="005B28B4">
          <w:rPr>
            <w:rFonts w:cs="Calibri"/>
            <w:lang w:eastAsia="en-US"/>
          </w:rPr>
          <w:t xml:space="preserve">worden bepaald. </w:t>
        </w:r>
      </w:ins>
      <w:ins w:id="5997" w:author="Flory Koole (F)" w:date="2025-08-29T15:03:00Z" w16du:dateUtc="2025-08-29T13:03:00Z">
        <w:r w:rsidR="002158DB">
          <w:rPr>
            <w:rFonts w:cs="Calibri"/>
            <w:lang w:eastAsia="en-US"/>
          </w:rPr>
          <w:t xml:space="preserve">Aangezien </w:t>
        </w:r>
      </w:ins>
      <w:ins w:id="5998" w:author="Flory Koole (F)" w:date="2025-08-29T15:04:00Z" w16du:dateUtc="2025-08-29T13:04:00Z">
        <w:r w:rsidR="005E2045">
          <w:rPr>
            <w:rFonts w:cs="Calibri"/>
            <w:lang w:eastAsia="en-US"/>
          </w:rPr>
          <w:t xml:space="preserve">het sterfteresultaat op </w:t>
        </w:r>
        <w:r w:rsidR="0075266E">
          <w:rPr>
            <w:rFonts w:cs="Calibri"/>
            <w:lang w:eastAsia="en-US"/>
          </w:rPr>
          <w:t>een collectiviteit moet worden bepaald</w:t>
        </w:r>
        <w:r w:rsidR="00091414">
          <w:rPr>
            <w:rFonts w:cs="Calibri"/>
            <w:lang w:eastAsia="en-US"/>
          </w:rPr>
          <w:t xml:space="preserve">, is het logisch om hiervoor </w:t>
        </w:r>
        <w:r w:rsidR="00CC6263">
          <w:rPr>
            <w:rFonts w:cs="Calibri"/>
            <w:lang w:eastAsia="en-US"/>
          </w:rPr>
          <w:t xml:space="preserve">een </w:t>
        </w:r>
        <w:r w:rsidR="00421840">
          <w:rPr>
            <w:rFonts w:cs="Calibri"/>
            <w:lang w:eastAsia="en-US"/>
          </w:rPr>
          <w:t xml:space="preserve">reserve object voor te gebruiken. </w:t>
        </w:r>
      </w:ins>
      <w:ins w:id="5999" w:author="Flory Koole (F)" w:date="2025-08-29T15:48:00Z" w16du:dateUtc="2025-08-29T13:48:00Z">
        <w:r w:rsidR="00D8155C">
          <w:rPr>
            <w:rFonts w:cs="Calibri"/>
            <w:lang w:eastAsia="en-US"/>
          </w:rPr>
          <w:t>Vanuit</w:t>
        </w:r>
      </w:ins>
      <w:ins w:id="6000" w:author="Flory Koole (F)" w:date="2025-08-29T15:04:00Z" w16du:dateUtc="2025-08-29T13:04:00Z">
        <w:r w:rsidR="00421840">
          <w:rPr>
            <w:rFonts w:cs="Calibri"/>
            <w:lang w:eastAsia="en-US"/>
          </w:rPr>
          <w:t xml:space="preserve"> SPR </w:t>
        </w:r>
      </w:ins>
      <w:ins w:id="6001" w:author="Flory Koole (F)" w:date="2025-08-29T15:05:00Z" w16du:dateUtc="2025-08-29T13:05:00Z">
        <w:r w:rsidR="007413B4">
          <w:rPr>
            <w:rFonts w:cs="Calibri"/>
            <w:lang w:eastAsia="en-US"/>
          </w:rPr>
          <w:t xml:space="preserve">zijn hiervoor </w:t>
        </w:r>
      </w:ins>
      <w:ins w:id="6002" w:author="Flory Koole (F)" w:date="2025-08-29T15:06:00Z" w16du:dateUtc="2025-08-29T13:06:00Z">
        <w:r w:rsidR="00316830">
          <w:rPr>
            <w:rFonts w:cs="Calibri"/>
            <w:lang w:eastAsia="en-US"/>
          </w:rPr>
          <w:t>velden beschikbaar in de reserve</w:t>
        </w:r>
      </w:ins>
      <w:ins w:id="6003" w:author="Flory Koole (F)" w:date="2025-08-29T15:10:00Z" w16du:dateUtc="2025-08-29T13:10:00Z">
        <w:r w:rsidR="00FA0506">
          <w:rPr>
            <w:rFonts w:cs="Calibri"/>
            <w:lang w:eastAsia="en-US"/>
          </w:rPr>
          <w:t xml:space="preserve"> voor </w:t>
        </w:r>
        <w:r w:rsidR="0098645B">
          <w:rPr>
            <w:rFonts w:cs="Calibri"/>
            <w:lang w:eastAsia="en-US"/>
          </w:rPr>
          <w:t>micro lang</w:t>
        </w:r>
        <w:r w:rsidR="008D2A0F">
          <w:rPr>
            <w:rFonts w:cs="Calibri"/>
            <w:lang w:eastAsia="en-US"/>
          </w:rPr>
          <w:t xml:space="preserve">leven </w:t>
        </w:r>
      </w:ins>
      <w:ins w:id="6004" w:author="Flory Koole (F)" w:date="2025-08-29T15:48:00Z" w16du:dateUtc="2025-08-29T13:48:00Z">
        <w:r w:rsidR="00D8155C">
          <w:rPr>
            <w:rFonts w:cs="Calibri"/>
            <w:lang w:eastAsia="en-US"/>
          </w:rPr>
          <w:t>(</w:t>
        </w:r>
        <w:r w:rsidR="00D8155C" w:rsidRPr="00D8155C">
          <w:rPr>
            <w:rFonts w:cs="Calibri"/>
            <w:lang w:eastAsia="en-US"/>
          </w:rPr>
          <w:t>resMicroLLVrijval</w:t>
        </w:r>
      </w:ins>
      <w:ins w:id="6005" w:author="Flory Koole (F)" w:date="2025-08-29T15:49:00Z" w16du:dateUtc="2025-08-29T13:49:00Z">
        <w:r w:rsidR="0089093F">
          <w:rPr>
            <w:rFonts w:cs="Calibri"/>
            <w:lang w:eastAsia="en-US"/>
          </w:rPr>
          <w:t xml:space="preserve"> en </w:t>
        </w:r>
        <w:r w:rsidR="0089093F" w:rsidRPr="0089093F">
          <w:rPr>
            <w:rFonts w:cs="Calibri"/>
            <w:lang w:eastAsia="en-US"/>
          </w:rPr>
          <w:t>resMicroLLVrijvalWerkelijk</w:t>
        </w:r>
      </w:ins>
      <w:ins w:id="6006" w:author="Flory Koole (F)" w:date="2025-08-29T15:48:00Z" w16du:dateUtc="2025-08-29T13:48:00Z">
        <w:r w:rsidR="00D8155C">
          <w:rPr>
            <w:rFonts w:cs="Calibri"/>
            <w:lang w:eastAsia="en-US"/>
          </w:rPr>
          <w:t>)</w:t>
        </w:r>
      </w:ins>
      <w:ins w:id="6007" w:author="Flory Koole (F)" w:date="2025-08-29T15:11:00Z" w16du:dateUtc="2025-08-29T13:11:00Z">
        <w:r w:rsidR="00430734">
          <w:rPr>
            <w:rFonts w:cs="Calibri"/>
            <w:lang w:eastAsia="en-US"/>
          </w:rPr>
          <w:t xml:space="preserve">. </w:t>
        </w:r>
      </w:ins>
      <w:ins w:id="6008" w:author="Flory Koole (F)" w:date="2025-08-29T15:12:00Z" w16du:dateUtc="2025-08-29T13:12:00Z">
        <w:r w:rsidR="00653509">
          <w:rPr>
            <w:rFonts w:cs="Calibri"/>
            <w:lang w:eastAsia="en-US"/>
          </w:rPr>
          <w:t xml:space="preserve">Bij </w:t>
        </w:r>
        <w:r w:rsidR="00067E4A">
          <w:rPr>
            <w:rFonts w:cs="Calibri"/>
            <w:lang w:eastAsia="en-US"/>
          </w:rPr>
          <w:t>S</w:t>
        </w:r>
        <w:r w:rsidR="00653509">
          <w:rPr>
            <w:rFonts w:cs="Calibri"/>
            <w:lang w:eastAsia="en-US"/>
          </w:rPr>
          <w:t xml:space="preserve">PR </w:t>
        </w:r>
        <w:r w:rsidR="00067E4A">
          <w:rPr>
            <w:rFonts w:cs="Calibri"/>
            <w:lang w:eastAsia="en-US"/>
          </w:rPr>
          <w:t>word</w:t>
        </w:r>
      </w:ins>
      <w:ins w:id="6009" w:author="Flory Koole (F)" w:date="2025-08-29T15:49:00Z" w16du:dateUtc="2025-08-29T13:49:00Z">
        <w:r w:rsidR="0084423E">
          <w:rPr>
            <w:rFonts w:cs="Calibri"/>
            <w:lang w:eastAsia="en-US"/>
          </w:rPr>
          <w:t>en deze velden in de solidariteitsreserve (SOL)</w:t>
        </w:r>
      </w:ins>
      <w:ins w:id="6010" w:author="Flory Koole (F)" w:date="2025-08-29T15:11:00Z" w16du:dateUtc="2025-08-29T13:11:00Z">
        <w:r w:rsidR="002878FB">
          <w:rPr>
            <w:rFonts w:cs="Calibri"/>
            <w:lang w:eastAsia="en-US"/>
          </w:rPr>
          <w:t xml:space="preserve"> </w:t>
        </w:r>
      </w:ins>
      <w:ins w:id="6011" w:author="Flory Koole (F)" w:date="2025-08-29T15:12:00Z" w16du:dateUtc="2025-08-29T13:12:00Z">
        <w:r w:rsidR="003A5E36">
          <w:rPr>
            <w:rFonts w:cs="Calibri"/>
            <w:lang w:eastAsia="en-US"/>
          </w:rPr>
          <w:t xml:space="preserve">maandelijks </w:t>
        </w:r>
      </w:ins>
      <w:ins w:id="6012" w:author="Flory Koole (F)" w:date="2025-08-29T15:11:00Z" w16du:dateUtc="2025-08-29T13:11:00Z">
        <w:r w:rsidR="009C05AB">
          <w:rPr>
            <w:rFonts w:cs="Calibri"/>
            <w:lang w:eastAsia="en-US"/>
          </w:rPr>
          <w:t xml:space="preserve">gevuld met </w:t>
        </w:r>
      </w:ins>
      <w:ins w:id="6013" w:author="Flory Koole (F)" w:date="2025-08-29T15:12:00Z" w16du:dateUtc="2025-08-29T13:12:00Z">
        <w:r w:rsidR="009C05AB">
          <w:rPr>
            <w:rFonts w:cs="Calibri"/>
            <w:lang w:eastAsia="en-US"/>
          </w:rPr>
          <w:t>toevoegingen voor micro lang</w:t>
        </w:r>
        <w:r w:rsidR="00653509">
          <w:rPr>
            <w:rFonts w:cs="Calibri"/>
            <w:lang w:eastAsia="en-US"/>
          </w:rPr>
          <w:t xml:space="preserve">leven </w:t>
        </w:r>
      </w:ins>
      <w:ins w:id="6014" w:author="Flory Koole (F)" w:date="2025-08-29T15:13:00Z" w16du:dateUtc="2025-08-29T13:13:00Z">
        <w:r w:rsidR="00B75565">
          <w:rPr>
            <w:rFonts w:cs="Calibri"/>
            <w:lang w:eastAsia="en-US"/>
          </w:rPr>
          <w:t xml:space="preserve">en </w:t>
        </w:r>
        <w:r w:rsidR="00C811BE">
          <w:rPr>
            <w:rFonts w:cs="Calibri"/>
            <w:lang w:eastAsia="en-US"/>
          </w:rPr>
          <w:t xml:space="preserve">het </w:t>
        </w:r>
      </w:ins>
      <w:ins w:id="6015" w:author="Flory Koole (F)" w:date="2025-08-29T15:38:00Z" w16du:dateUtc="2025-08-29T13:38:00Z">
        <w:r w:rsidR="00894D44">
          <w:rPr>
            <w:rFonts w:cs="Calibri"/>
            <w:lang w:eastAsia="en-US"/>
          </w:rPr>
          <w:t>resultaat</w:t>
        </w:r>
        <w:r w:rsidR="00994A1C">
          <w:rPr>
            <w:rFonts w:cs="Calibri"/>
            <w:lang w:eastAsia="en-US"/>
          </w:rPr>
          <w:t xml:space="preserve"> van sterfte (</w:t>
        </w:r>
        <w:r w:rsidR="00914689">
          <w:rPr>
            <w:rFonts w:cs="Calibri"/>
            <w:lang w:eastAsia="en-US"/>
          </w:rPr>
          <w:t>=</w:t>
        </w:r>
        <w:r w:rsidR="0059017B">
          <w:rPr>
            <w:rFonts w:cs="Calibri"/>
            <w:lang w:eastAsia="en-US"/>
          </w:rPr>
          <w:t xml:space="preserve"> vrijval </w:t>
        </w:r>
        <w:r w:rsidR="00FA2E42">
          <w:rPr>
            <w:rFonts w:cs="Calibri"/>
            <w:lang w:eastAsia="en-US"/>
          </w:rPr>
          <w:t>kapitaal overleden</w:t>
        </w:r>
        <w:r w:rsidR="0059017B">
          <w:rPr>
            <w:rFonts w:cs="Calibri"/>
            <w:lang w:eastAsia="en-US"/>
          </w:rPr>
          <w:t xml:space="preserve"> hoofdverzekerde </w:t>
        </w:r>
        <w:r w:rsidR="00914689">
          <w:rPr>
            <w:rFonts w:cs="Calibri"/>
            <w:lang w:eastAsia="en-US"/>
          </w:rPr>
          <w:t xml:space="preserve">minus </w:t>
        </w:r>
      </w:ins>
      <w:ins w:id="6016" w:author="Flory Koole (F)" w:date="2025-08-29T15:39:00Z" w16du:dateUtc="2025-08-29T13:39:00Z">
        <w:r w:rsidR="002B305E">
          <w:rPr>
            <w:rFonts w:cs="Calibri"/>
            <w:lang w:eastAsia="en-US"/>
          </w:rPr>
          <w:t>opgevoerd kapitaal ingegane partner)</w:t>
        </w:r>
      </w:ins>
      <w:ins w:id="6017" w:author="Flory Koole (F)" w:date="2025-08-29T16:01:00Z" w16du:dateUtc="2025-08-29T14:01:00Z">
        <w:r w:rsidR="0098323D">
          <w:rPr>
            <w:rFonts w:cs="Calibri"/>
            <w:lang w:eastAsia="en-US"/>
          </w:rPr>
          <w:t xml:space="preserve"> over alle deelnemers heen.</w:t>
        </w:r>
      </w:ins>
      <w:ins w:id="6018" w:author="Flory Koole (F)" w:date="2025-08-29T16:34:00Z" w16du:dateUtc="2025-08-29T14:34:00Z">
        <w:r w:rsidR="00C24168">
          <w:rPr>
            <w:rFonts w:cs="Calibri"/>
            <w:lang w:eastAsia="en-US"/>
          </w:rPr>
          <w:t xml:space="preserve"> Dit gebeurt </w:t>
        </w:r>
        <w:r w:rsidR="003B584D">
          <w:rPr>
            <w:rFonts w:cs="Calibri"/>
            <w:lang w:eastAsia="en-US"/>
          </w:rPr>
          <w:t xml:space="preserve">bij </w:t>
        </w:r>
      </w:ins>
      <w:ins w:id="6019" w:author="Flory Koole (F)" w:date="2025-08-29T16:35:00Z" w16du:dateUtc="2025-08-29T14:35:00Z">
        <w:r w:rsidR="003B584D">
          <w:rPr>
            <w:rFonts w:cs="Calibri"/>
            <w:lang w:eastAsia="en-US"/>
          </w:rPr>
          <w:t xml:space="preserve">de maandelijkse allocatie op de </w:t>
        </w:r>
        <w:r w:rsidR="00E10B14">
          <w:rPr>
            <w:rFonts w:cs="Calibri"/>
            <w:lang w:eastAsia="en-US"/>
          </w:rPr>
          <w:t>S</w:t>
        </w:r>
        <w:r w:rsidR="00162E67">
          <w:rPr>
            <w:rFonts w:cs="Calibri"/>
            <w:lang w:eastAsia="en-US"/>
          </w:rPr>
          <w:t>OL</w:t>
        </w:r>
      </w:ins>
      <w:ins w:id="6020" w:author="Flory Koole (F)" w:date="2025-08-29T16:41:00Z" w16du:dateUtc="2025-08-29T14:41:00Z">
        <w:r w:rsidR="00167751">
          <w:rPr>
            <w:rFonts w:cs="Calibri"/>
            <w:lang w:eastAsia="en-US"/>
          </w:rPr>
          <w:t>. E</w:t>
        </w:r>
        <w:r w:rsidR="001A6905">
          <w:rPr>
            <w:rFonts w:cs="Calibri"/>
            <w:lang w:eastAsia="en-US"/>
          </w:rPr>
          <w:t xml:space="preserve">r is </w:t>
        </w:r>
        <w:r w:rsidR="00CD0847">
          <w:rPr>
            <w:rFonts w:cs="Calibri"/>
            <w:lang w:eastAsia="en-US"/>
          </w:rPr>
          <w:t xml:space="preserve">daarbij een </w:t>
        </w:r>
      </w:ins>
      <w:ins w:id="6021" w:author="Flory Koole (F)" w:date="2025-08-29T16:42:00Z" w16du:dateUtc="2025-08-29T14:42:00Z">
        <w:r w:rsidR="006B1DE6">
          <w:rPr>
            <w:rFonts w:cs="Calibri"/>
            <w:lang w:eastAsia="en-US"/>
          </w:rPr>
          <w:t>administratieve</w:t>
        </w:r>
      </w:ins>
      <w:ins w:id="6022" w:author="Flory Koole (F)" w:date="2025-08-29T16:41:00Z" w16du:dateUtc="2025-08-29T14:41:00Z">
        <w:r w:rsidR="00CD0847">
          <w:rPr>
            <w:rFonts w:cs="Calibri"/>
            <w:lang w:eastAsia="en-US"/>
          </w:rPr>
          <w:t xml:space="preserve"> geldstroom van de CVP res</w:t>
        </w:r>
        <w:r w:rsidR="00167751">
          <w:rPr>
            <w:rFonts w:cs="Calibri"/>
            <w:lang w:eastAsia="en-US"/>
          </w:rPr>
          <w:t>erve naar de SOL</w:t>
        </w:r>
      </w:ins>
      <w:ins w:id="6023" w:author="Flory Koole (F)" w:date="2025-08-29T16:42:00Z" w16du:dateUtc="2025-08-29T14:42:00Z">
        <w:r w:rsidR="00D23A63">
          <w:rPr>
            <w:rFonts w:cs="Calibri"/>
            <w:lang w:eastAsia="en-US"/>
          </w:rPr>
          <w:t xml:space="preserve"> waarvan de belegger niets weet, omdat dit onder </w:t>
        </w:r>
        <w:r w:rsidR="006B1DE6">
          <w:rPr>
            <w:rFonts w:cs="Calibri"/>
            <w:lang w:eastAsia="en-US"/>
          </w:rPr>
          <w:t>1 mandaat valt.</w:t>
        </w:r>
      </w:ins>
      <w:ins w:id="6024" w:author="Flory Koole (F)" w:date="2025-08-29T16:56:00Z" w16du:dateUtc="2025-08-29T14:56:00Z">
        <w:r w:rsidR="007E18EF">
          <w:rPr>
            <w:rFonts w:cs="Calibri"/>
            <w:lang w:eastAsia="en-US"/>
          </w:rPr>
          <w:t xml:space="preserve"> </w:t>
        </w:r>
      </w:ins>
      <w:ins w:id="6025" w:author="Flory Koole (F)" w:date="2025-08-29T16:57:00Z" w16du:dateUtc="2025-08-29T14:57:00Z">
        <w:r w:rsidR="008B38A6">
          <w:rPr>
            <w:rFonts w:cs="Calibri"/>
            <w:lang w:eastAsia="en-US"/>
          </w:rPr>
          <w:t xml:space="preserve">Buiten het systeem om wordt </w:t>
        </w:r>
        <w:r w:rsidR="006C3479">
          <w:rPr>
            <w:rFonts w:cs="Calibri"/>
            <w:lang w:eastAsia="en-US"/>
          </w:rPr>
          <w:t xml:space="preserve">besloten wanneer </w:t>
        </w:r>
        <w:r w:rsidR="005B4198">
          <w:rPr>
            <w:rFonts w:cs="Calibri"/>
            <w:lang w:eastAsia="en-US"/>
          </w:rPr>
          <w:t xml:space="preserve">hoeveel </w:t>
        </w:r>
        <w:r w:rsidR="0036327F">
          <w:rPr>
            <w:rFonts w:cs="Calibri"/>
            <w:lang w:eastAsia="en-US"/>
          </w:rPr>
          <w:t>er wordt uitgedeeld vanuit de SOL</w:t>
        </w:r>
      </w:ins>
      <w:ins w:id="6026" w:author="Flory Koole (F)" w:date="2025-08-29T17:00:00Z" w16du:dateUtc="2025-08-29T15:00:00Z">
        <w:r w:rsidR="00B4408B">
          <w:rPr>
            <w:rFonts w:cs="Calibri"/>
            <w:lang w:eastAsia="en-US"/>
          </w:rPr>
          <w:t>. Dit</w:t>
        </w:r>
      </w:ins>
      <w:ins w:id="6027" w:author="Flory Koole (F)" w:date="2025-08-29T17:01:00Z" w16du:dateUtc="2025-08-29T15:01:00Z">
        <w:r w:rsidR="0098436F">
          <w:rPr>
            <w:rFonts w:cs="Calibri"/>
            <w:lang w:eastAsia="en-US"/>
          </w:rPr>
          <w:t xml:space="preserve"> hangt</w:t>
        </w:r>
      </w:ins>
      <w:ins w:id="6028" w:author="Flory Koole (F)" w:date="2025-08-29T16:57:00Z" w16du:dateUtc="2025-08-29T14:57:00Z">
        <w:r w:rsidR="001471EE">
          <w:rPr>
            <w:rFonts w:cs="Calibri"/>
            <w:lang w:eastAsia="en-US"/>
          </w:rPr>
          <w:t xml:space="preserve"> in de praktijk </w:t>
        </w:r>
        <w:r w:rsidR="006F6061">
          <w:rPr>
            <w:rFonts w:cs="Calibri"/>
            <w:lang w:eastAsia="en-US"/>
          </w:rPr>
          <w:t>samen</w:t>
        </w:r>
        <w:r w:rsidR="00FF07AB">
          <w:rPr>
            <w:rFonts w:cs="Calibri"/>
            <w:lang w:eastAsia="en-US"/>
          </w:rPr>
          <w:t xml:space="preserve"> </w:t>
        </w:r>
      </w:ins>
      <w:ins w:id="6029" w:author="Flory Koole (F)" w:date="2025-08-29T16:58:00Z" w16du:dateUtc="2025-08-29T14:58:00Z">
        <w:r w:rsidR="00FF07AB">
          <w:rPr>
            <w:rFonts w:cs="Calibri"/>
            <w:lang w:eastAsia="en-US"/>
          </w:rPr>
          <w:t>met de verdeelregels</w:t>
        </w:r>
      </w:ins>
      <w:ins w:id="6030" w:author="Flory Koole (F)" w:date="2025-08-29T17:01:00Z" w16du:dateUtc="2025-08-29T15:01:00Z">
        <w:r w:rsidR="003C5106">
          <w:rPr>
            <w:rFonts w:cs="Calibri"/>
            <w:lang w:eastAsia="en-US"/>
          </w:rPr>
          <w:t xml:space="preserve">, niet met </w:t>
        </w:r>
        <w:r w:rsidR="00D5386F">
          <w:rPr>
            <w:rFonts w:cs="Calibri"/>
            <w:lang w:eastAsia="en-US"/>
          </w:rPr>
          <w:t>verdelen sterfteresultaat</w:t>
        </w:r>
      </w:ins>
      <w:ins w:id="6031" w:author="Flory Koole (F)" w:date="2025-08-29T16:57:00Z" w16du:dateUtc="2025-08-29T14:57:00Z">
        <w:r w:rsidR="0036327F">
          <w:rPr>
            <w:rFonts w:cs="Calibri"/>
            <w:lang w:eastAsia="en-US"/>
          </w:rPr>
          <w:t>.</w:t>
        </w:r>
      </w:ins>
      <w:ins w:id="6032" w:author="Flory Koole (F)" w:date="2025-08-29T17:00:00Z" w16du:dateUtc="2025-08-29T15:00:00Z">
        <w:r w:rsidR="00B4408B">
          <w:rPr>
            <w:rFonts w:cs="Calibri"/>
            <w:lang w:eastAsia="en-US"/>
          </w:rPr>
          <w:t xml:space="preserve">  </w:t>
        </w:r>
      </w:ins>
    </w:p>
    <w:p w14:paraId="0FE59C99" w14:textId="77777777" w:rsidR="00E975E2" w:rsidRDefault="00E975E2" w:rsidP="00E975E2">
      <w:pPr>
        <w:rPr>
          <w:ins w:id="6033" w:author="Flory Koole (F)" w:date="2025-08-29T17:03:00Z" w16du:dateUtc="2025-08-29T15:03:00Z"/>
          <w:rFonts w:cs="Calibri"/>
          <w:lang w:eastAsia="en-US"/>
        </w:rPr>
      </w:pPr>
    </w:p>
    <w:p w14:paraId="76B5517A" w14:textId="77777777" w:rsidR="00E975E2" w:rsidRDefault="00E975E2" w:rsidP="00E975E2">
      <w:pPr>
        <w:rPr>
          <w:ins w:id="6034" w:author="Flory Koole (F)" w:date="2025-08-29T17:03:00Z" w16du:dateUtc="2025-08-29T15:03:00Z"/>
          <w:rFonts w:cs="Calibri"/>
          <w:lang w:eastAsia="en-US"/>
        </w:rPr>
      </w:pPr>
      <w:ins w:id="6035" w:author="Flory Koole (F)" w:date="2025-08-29T17:03:00Z" w16du:dateUtc="2025-08-29T15:03:00Z">
        <w:r w:rsidRPr="00F94861">
          <w:rPr>
            <w:rFonts w:cs="Calibri"/>
            <w:highlight w:val="yellow"/>
            <w:lang w:eastAsia="en-US"/>
          </w:rPr>
          <w:t>Actie APS</w:t>
        </w:r>
        <w:r>
          <w:rPr>
            <w:rFonts w:cs="Calibri"/>
            <w:lang w:eastAsia="en-US"/>
          </w:rPr>
          <w:t>: gewenste werking voor FPR product APS</w:t>
        </w:r>
        <w:r w:rsidRPr="008A7B52">
          <w:rPr>
            <w:rFonts w:cs="Calibri"/>
            <w:lang w:eastAsia="en-US"/>
          </w:rPr>
          <w:t xml:space="preserve"> </w:t>
        </w:r>
        <w:r>
          <w:rPr>
            <w:rFonts w:cs="Calibri"/>
            <w:lang w:eastAsia="en-US"/>
          </w:rPr>
          <w:t>uitwerken, gezien deze beschikbare functionaliteit.</w:t>
        </w:r>
      </w:ins>
    </w:p>
    <w:p w14:paraId="022EB9EF" w14:textId="4C9D70C6" w:rsidR="00421840" w:rsidRDefault="00421840" w:rsidP="00233F87">
      <w:pPr>
        <w:rPr>
          <w:ins w:id="6036" w:author="Flory Koole (F)" w:date="2025-08-29T17:05:00Z" w16du:dateUtc="2025-08-29T15:05:00Z"/>
          <w:rFonts w:cs="Calibri"/>
          <w:lang w:eastAsia="en-US"/>
        </w:rPr>
      </w:pPr>
    </w:p>
    <w:p w14:paraId="62675591" w14:textId="112B44AD" w:rsidR="00E53BFA" w:rsidRDefault="00E53BFA" w:rsidP="00233F87">
      <w:pPr>
        <w:rPr>
          <w:ins w:id="6037" w:author="Flory Koole (F)" w:date="2025-08-29T16:42:00Z" w16du:dateUtc="2025-08-29T14:42:00Z"/>
          <w:rFonts w:cs="Calibri"/>
          <w:lang w:eastAsia="en-US"/>
        </w:rPr>
      </w:pPr>
      <w:ins w:id="6038" w:author="Flory Koole (F)" w:date="2025-08-29T17:05:00Z" w16du:dateUtc="2025-08-29T15:05:00Z">
        <w:r>
          <w:rPr>
            <w:rFonts w:cs="Calibri"/>
            <w:lang w:eastAsia="en-US"/>
          </w:rPr>
          <w:t>Idee oplossingsrichting vanuit de leverancier:</w:t>
        </w:r>
      </w:ins>
    </w:p>
    <w:p w14:paraId="514145C4" w14:textId="6B2E00A9" w:rsidR="00B4610A" w:rsidRDefault="00431257" w:rsidP="00233F87">
      <w:pPr>
        <w:rPr>
          <w:ins w:id="6039" w:author="Flory Koole (F)" w:date="2025-08-29T16:50:00Z" w16du:dateUtc="2025-08-29T14:50:00Z"/>
          <w:rFonts w:cs="Calibri"/>
          <w:lang w:eastAsia="en-US"/>
        </w:rPr>
      </w:pPr>
      <w:ins w:id="6040" w:author="Flory Koole (F)" w:date="2025-08-29T17:04:00Z" w16du:dateUtc="2025-08-29T15:04:00Z">
        <w:r>
          <w:rPr>
            <w:rFonts w:cs="Calibri"/>
            <w:lang w:eastAsia="en-US"/>
          </w:rPr>
          <w:t>Het bestaande</w:t>
        </w:r>
      </w:ins>
      <w:ins w:id="6041" w:author="Flory Koole (F)" w:date="2025-08-29T16:42:00Z" w16du:dateUtc="2025-08-29T14:42:00Z">
        <w:r w:rsidR="006B1DE6">
          <w:rPr>
            <w:rFonts w:cs="Calibri"/>
            <w:lang w:eastAsia="en-US"/>
          </w:rPr>
          <w:t xml:space="preserve"> </w:t>
        </w:r>
      </w:ins>
      <w:ins w:id="6042" w:author="Flory Koole (F)" w:date="2025-08-29T17:04:00Z" w16du:dateUtc="2025-08-29T15:04:00Z">
        <w:r w:rsidR="003C47C3">
          <w:rPr>
            <w:rFonts w:cs="Calibri"/>
            <w:lang w:eastAsia="en-US"/>
          </w:rPr>
          <w:t>functionaliteit</w:t>
        </w:r>
      </w:ins>
      <w:ins w:id="6043" w:author="Flory Koole (F)" w:date="2025-08-29T16:42:00Z" w16du:dateUtc="2025-08-29T14:42:00Z">
        <w:r w:rsidR="006B1DE6">
          <w:rPr>
            <w:rFonts w:cs="Calibri"/>
            <w:lang w:eastAsia="en-US"/>
          </w:rPr>
          <w:t xml:space="preserve"> kan worden gebruikt voor FPR</w:t>
        </w:r>
      </w:ins>
      <w:ins w:id="6044" w:author="Flory Koole (F)" w:date="2025-08-29T16:43:00Z" w16du:dateUtc="2025-08-29T14:43:00Z">
        <w:r w:rsidR="008764E7">
          <w:rPr>
            <w:rFonts w:cs="Calibri"/>
            <w:lang w:eastAsia="en-US"/>
          </w:rPr>
          <w:t xml:space="preserve">. </w:t>
        </w:r>
      </w:ins>
      <w:ins w:id="6045" w:author="Flory Koole (F)" w:date="2025-08-29T16:33:00Z" w16du:dateUtc="2025-08-29T14:33:00Z">
        <w:r w:rsidR="002B1A2B">
          <w:rPr>
            <w:rFonts w:cs="Calibri"/>
            <w:lang w:eastAsia="en-US"/>
          </w:rPr>
          <w:t>De</w:t>
        </w:r>
      </w:ins>
      <w:ins w:id="6046" w:author="Flory Koole (F)" w:date="2025-08-29T14:57:00Z" w16du:dateUtc="2025-08-29T12:57:00Z">
        <w:r w:rsidR="00903036">
          <w:rPr>
            <w:rFonts w:cs="Calibri"/>
            <w:lang w:eastAsia="en-US"/>
          </w:rPr>
          <w:t xml:space="preserve"> </w:t>
        </w:r>
      </w:ins>
      <w:ins w:id="6047" w:author="Flory Koole (F)" w:date="2025-08-29T14:58:00Z" w16du:dateUtc="2025-08-29T12:58:00Z">
        <w:r w:rsidR="00351976">
          <w:rPr>
            <w:rFonts w:cs="Calibri"/>
            <w:lang w:eastAsia="en-US"/>
          </w:rPr>
          <w:t xml:space="preserve">aparte velden </w:t>
        </w:r>
      </w:ins>
      <w:ins w:id="6048" w:author="Flory Koole (F)" w:date="2025-08-29T17:04:00Z" w16du:dateUtc="2025-08-29T15:04:00Z">
        <w:r w:rsidR="003C47C3">
          <w:rPr>
            <w:rFonts w:cs="Calibri"/>
            <w:lang w:eastAsia="en-US"/>
          </w:rPr>
          <w:t>voor micro langleven</w:t>
        </w:r>
        <w:r w:rsidR="00BE3E7F">
          <w:rPr>
            <w:rFonts w:cs="Calibri"/>
            <w:lang w:eastAsia="en-US"/>
          </w:rPr>
          <w:t xml:space="preserve"> bij het Reserve obj</w:t>
        </w:r>
      </w:ins>
      <w:ins w:id="6049" w:author="Flory Koole (F)" w:date="2025-08-29T17:05:00Z" w16du:dateUtc="2025-08-29T15:05:00Z">
        <w:r w:rsidR="00BE3E7F">
          <w:rPr>
            <w:rFonts w:cs="Calibri"/>
            <w:lang w:eastAsia="en-US"/>
          </w:rPr>
          <w:t>ect</w:t>
        </w:r>
        <w:r w:rsidR="00FA7379">
          <w:rPr>
            <w:rFonts w:cs="Calibri"/>
            <w:lang w:eastAsia="en-US"/>
          </w:rPr>
          <w:t xml:space="preserve"> </w:t>
        </w:r>
      </w:ins>
      <w:ins w:id="6050" w:author="Flory Koole (F)" w:date="2025-08-29T16:33:00Z" w16du:dateUtc="2025-08-29T14:33:00Z">
        <w:r w:rsidR="00B7193C">
          <w:rPr>
            <w:rFonts w:cs="Calibri"/>
            <w:lang w:eastAsia="en-US"/>
          </w:rPr>
          <w:t xml:space="preserve">kunnen </w:t>
        </w:r>
      </w:ins>
      <w:ins w:id="6051" w:author="Flory Koole (F)" w:date="2025-08-29T16:35:00Z" w16du:dateUtc="2025-08-29T14:35:00Z">
        <w:r w:rsidR="00162E67">
          <w:rPr>
            <w:rFonts w:cs="Calibri"/>
            <w:lang w:eastAsia="en-US"/>
          </w:rPr>
          <w:t>voor FPR va</w:t>
        </w:r>
      </w:ins>
      <w:ins w:id="6052" w:author="Flory Koole (F)" w:date="2025-08-29T14:58:00Z" w16du:dateUtc="2025-08-29T12:58:00Z">
        <w:r w:rsidR="00351976">
          <w:rPr>
            <w:rFonts w:cs="Calibri"/>
            <w:lang w:eastAsia="en-US"/>
          </w:rPr>
          <w:t>n de CVP Reserve</w:t>
        </w:r>
        <w:r w:rsidR="00C24D60">
          <w:rPr>
            <w:rFonts w:cs="Calibri"/>
            <w:lang w:eastAsia="en-US"/>
          </w:rPr>
          <w:t xml:space="preserve"> worden gebruikt</w:t>
        </w:r>
      </w:ins>
      <w:ins w:id="6053" w:author="Flory Koole (F)" w:date="2025-08-29T15:51:00Z" w16du:dateUtc="2025-08-29T13:51:00Z">
        <w:r w:rsidR="00720A41">
          <w:rPr>
            <w:rFonts w:cs="Calibri"/>
            <w:lang w:eastAsia="en-US"/>
          </w:rPr>
          <w:t xml:space="preserve">, aangezien dat een collectief </w:t>
        </w:r>
        <w:r w:rsidR="008C4172">
          <w:rPr>
            <w:rFonts w:cs="Calibri"/>
            <w:lang w:eastAsia="en-US"/>
          </w:rPr>
          <w:t>administratief</w:t>
        </w:r>
        <w:r w:rsidR="00720A41">
          <w:rPr>
            <w:rFonts w:cs="Calibri"/>
            <w:lang w:eastAsia="en-US"/>
          </w:rPr>
          <w:t xml:space="preserve"> object is dat </w:t>
        </w:r>
      </w:ins>
      <w:ins w:id="6054" w:author="Flory Koole (F)" w:date="2025-08-29T16:51:00Z" w16du:dateUtc="2025-08-29T14:51:00Z">
        <w:r w:rsidR="003013AE">
          <w:rPr>
            <w:rFonts w:cs="Calibri"/>
            <w:lang w:eastAsia="en-US"/>
          </w:rPr>
          <w:t>bij FPR</w:t>
        </w:r>
      </w:ins>
      <w:ins w:id="6055" w:author="Flory Koole (F)" w:date="2025-08-29T15:51:00Z" w16du:dateUtc="2025-08-29T13:51:00Z">
        <w:r w:rsidR="0090072F">
          <w:rPr>
            <w:rFonts w:cs="Calibri"/>
            <w:lang w:eastAsia="en-US"/>
          </w:rPr>
          <w:t xml:space="preserve"> wordt gebruikt</w:t>
        </w:r>
      </w:ins>
      <w:ins w:id="6056" w:author="Flory Koole (F)" w:date="2025-08-29T16:51:00Z" w16du:dateUtc="2025-08-29T14:51:00Z">
        <w:r w:rsidR="004F67B8">
          <w:rPr>
            <w:rFonts w:cs="Calibri"/>
            <w:lang w:eastAsia="en-US"/>
          </w:rPr>
          <w:t xml:space="preserve"> (en er geen SOL is)</w:t>
        </w:r>
      </w:ins>
      <w:ins w:id="6057" w:author="Flory Koole (F)" w:date="2025-08-29T15:51:00Z" w16du:dateUtc="2025-08-29T13:51:00Z">
        <w:r w:rsidR="0032188A">
          <w:rPr>
            <w:rFonts w:cs="Calibri"/>
            <w:lang w:eastAsia="en-US"/>
          </w:rPr>
          <w:t>.</w:t>
        </w:r>
      </w:ins>
      <w:ins w:id="6058" w:author="Flory Koole (F)" w:date="2025-08-29T15:55:00Z" w16du:dateUtc="2025-08-29T13:55:00Z">
        <w:r w:rsidR="007E3CFB">
          <w:rPr>
            <w:rFonts w:cs="Calibri"/>
            <w:lang w:eastAsia="en-US"/>
          </w:rPr>
          <w:t xml:space="preserve"> </w:t>
        </w:r>
      </w:ins>
      <w:ins w:id="6059" w:author="Flory Koole (F)" w:date="2025-08-29T15:53:00Z" w16du:dateUtc="2025-08-29T13:53:00Z">
        <w:r w:rsidR="00506AAA">
          <w:rPr>
            <w:rFonts w:cs="Calibri"/>
            <w:lang w:eastAsia="en-US"/>
          </w:rPr>
          <w:t xml:space="preserve">Ook </w:t>
        </w:r>
      </w:ins>
      <w:ins w:id="6060" w:author="Flory Koole (F)" w:date="2025-08-29T16:37:00Z" w16du:dateUtc="2025-08-29T14:37:00Z">
        <w:r w:rsidR="00524CFF">
          <w:rPr>
            <w:rFonts w:cs="Calibri"/>
            <w:lang w:eastAsia="en-US"/>
          </w:rPr>
          <w:t>vrijval</w:t>
        </w:r>
      </w:ins>
      <w:ins w:id="6061" w:author="Flory Koole (F)" w:date="2025-08-29T15:53:00Z" w16du:dateUtc="2025-08-29T13:53:00Z">
        <w:r w:rsidR="00506AAA">
          <w:rPr>
            <w:rFonts w:cs="Calibri"/>
            <w:lang w:eastAsia="en-US"/>
          </w:rPr>
          <w:t xml:space="preserve"> v</w:t>
        </w:r>
      </w:ins>
      <w:ins w:id="6062" w:author="Flory Koole (F)" w:date="2025-08-29T16:37:00Z" w16du:dateUtc="2025-08-29T14:37:00Z">
        <w:r w:rsidR="00BD2870">
          <w:rPr>
            <w:rFonts w:cs="Calibri"/>
            <w:lang w:eastAsia="en-US"/>
          </w:rPr>
          <w:t>an</w:t>
        </w:r>
      </w:ins>
      <w:ins w:id="6063" w:author="Flory Koole (F)" w:date="2025-08-29T15:53:00Z" w16du:dateUtc="2025-08-29T13:53:00Z">
        <w:r w:rsidR="00506AAA">
          <w:rPr>
            <w:rFonts w:cs="Calibri"/>
            <w:lang w:eastAsia="en-US"/>
          </w:rPr>
          <w:t xml:space="preserve"> het </w:t>
        </w:r>
        <w:r w:rsidR="00664322">
          <w:rPr>
            <w:rFonts w:cs="Calibri"/>
            <w:lang w:eastAsia="en-US"/>
          </w:rPr>
          <w:t xml:space="preserve">DC deel </w:t>
        </w:r>
      </w:ins>
      <w:ins w:id="6064" w:author="Flory Koole (F)" w:date="2025-08-29T16:38:00Z" w16du:dateUtc="2025-08-29T14:38:00Z">
        <w:r w:rsidR="00611D4B">
          <w:rPr>
            <w:rFonts w:cs="Calibri"/>
            <w:lang w:eastAsia="en-US"/>
          </w:rPr>
          <w:t>kan</w:t>
        </w:r>
      </w:ins>
      <w:ins w:id="6065" w:author="Flory Koole (F)" w:date="2025-08-29T16:40:00Z" w16du:dateUtc="2025-08-29T14:40:00Z">
        <w:r w:rsidR="00E3561D">
          <w:rPr>
            <w:rFonts w:cs="Calibri"/>
            <w:lang w:eastAsia="en-US"/>
          </w:rPr>
          <w:t xml:space="preserve"> (AC en PV)</w:t>
        </w:r>
      </w:ins>
      <w:ins w:id="6066" w:author="Flory Koole (F)" w:date="2025-08-29T15:56:00Z" w16du:dateUtc="2025-08-29T13:56:00Z">
        <w:r w:rsidR="0015673D">
          <w:rPr>
            <w:rFonts w:cs="Calibri"/>
            <w:lang w:eastAsia="en-US"/>
          </w:rPr>
          <w:t xml:space="preserve"> </w:t>
        </w:r>
      </w:ins>
      <w:ins w:id="6067" w:author="Flory Koole (F)" w:date="2025-08-29T15:55:00Z" w16du:dateUtc="2025-08-29T13:55:00Z">
        <w:r w:rsidR="004B6B93">
          <w:rPr>
            <w:rFonts w:cs="Calibri"/>
            <w:lang w:eastAsia="en-US"/>
          </w:rPr>
          <w:t xml:space="preserve">in </w:t>
        </w:r>
      </w:ins>
      <w:ins w:id="6068" w:author="Flory Koole (F)" w:date="2025-08-29T16:39:00Z" w16du:dateUtc="2025-08-29T14:39:00Z">
        <w:r w:rsidR="00AC5F49" w:rsidRPr="0089093F">
          <w:rPr>
            <w:rFonts w:cs="Calibri"/>
            <w:lang w:eastAsia="en-US"/>
          </w:rPr>
          <w:t>resMicroLLVrijvalWerkelijk</w:t>
        </w:r>
      </w:ins>
      <w:ins w:id="6069" w:author="Flory Koole (F)" w:date="2025-08-29T16:38:00Z" w16du:dateUtc="2025-08-29T14:38:00Z">
        <w:r w:rsidR="00FE5E99">
          <w:rPr>
            <w:rFonts w:cs="Calibri"/>
            <w:lang w:eastAsia="en-US"/>
          </w:rPr>
          <w:t xml:space="preserve"> </w:t>
        </w:r>
      </w:ins>
      <w:ins w:id="6070" w:author="Flory Koole (F)" w:date="2025-08-29T15:53:00Z" w16du:dateUtc="2025-08-29T13:53:00Z">
        <w:r w:rsidR="00664322">
          <w:rPr>
            <w:rFonts w:cs="Calibri"/>
            <w:lang w:eastAsia="en-US"/>
          </w:rPr>
          <w:t xml:space="preserve">worden </w:t>
        </w:r>
      </w:ins>
      <w:ins w:id="6071" w:author="Flory Koole (F)" w:date="2025-08-29T16:37:00Z" w16du:dateUtc="2025-08-29T14:37:00Z">
        <w:r w:rsidR="006103F6">
          <w:rPr>
            <w:rFonts w:cs="Calibri"/>
            <w:lang w:eastAsia="en-US"/>
          </w:rPr>
          <w:t>opgenomen</w:t>
        </w:r>
      </w:ins>
      <w:ins w:id="6072" w:author="Flory Koole (F)" w:date="2025-08-29T15:53:00Z" w16du:dateUtc="2025-08-29T13:53:00Z">
        <w:r w:rsidR="00B55CF9">
          <w:rPr>
            <w:rFonts w:cs="Calibri"/>
            <w:lang w:eastAsia="en-US"/>
          </w:rPr>
          <w:t xml:space="preserve">, alhoewel het functioneel </w:t>
        </w:r>
      </w:ins>
      <w:ins w:id="6073" w:author="Flory Koole (F)" w:date="2025-08-29T15:54:00Z" w16du:dateUtc="2025-08-29T13:54:00Z">
        <w:r w:rsidR="00794160">
          <w:rPr>
            <w:rFonts w:cs="Calibri"/>
            <w:lang w:eastAsia="en-US"/>
          </w:rPr>
          <w:t>geen onderdeel is van CVP</w:t>
        </w:r>
        <w:r w:rsidR="00471FBA">
          <w:rPr>
            <w:rFonts w:cs="Calibri"/>
            <w:lang w:eastAsia="en-US"/>
          </w:rPr>
          <w:t>.</w:t>
        </w:r>
        <w:r w:rsidR="0047689E">
          <w:rPr>
            <w:rFonts w:cs="Calibri"/>
            <w:lang w:eastAsia="en-US"/>
          </w:rPr>
          <w:t xml:space="preserve"> </w:t>
        </w:r>
      </w:ins>
      <w:ins w:id="6074" w:author="Flory Koole (F)" w:date="2025-08-29T15:56:00Z" w16du:dateUtc="2025-08-29T13:56:00Z">
        <w:r w:rsidR="0015673D">
          <w:rPr>
            <w:rFonts w:cs="Calibri"/>
            <w:lang w:eastAsia="en-US"/>
          </w:rPr>
          <w:t xml:space="preserve">Toevoegingen </w:t>
        </w:r>
      </w:ins>
      <w:ins w:id="6075" w:author="Flory Koole (F)" w:date="2025-08-29T15:57:00Z" w16du:dateUtc="2025-08-29T13:57:00Z">
        <w:r w:rsidR="00B4610A">
          <w:rPr>
            <w:rFonts w:cs="Calibri"/>
            <w:lang w:eastAsia="en-US"/>
          </w:rPr>
          <w:t xml:space="preserve">van negatieve risicopremies op de beleggingsrekeningen </w:t>
        </w:r>
        <w:r w:rsidR="00C37F3F">
          <w:rPr>
            <w:rFonts w:cs="Calibri"/>
            <w:lang w:eastAsia="en-US"/>
          </w:rPr>
          <w:t xml:space="preserve">kunnen </w:t>
        </w:r>
      </w:ins>
      <w:ins w:id="6076" w:author="Flory Koole (F)" w:date="2025-08-29T16:02:00Z" w16du:dateUtc="2025-08-29T14:02:00Z">
        <w:r w:rsidR="00637663">
          <w:rPr>
            <w:rFonts w:cs="Calibri"/>
            <w:lang w:eastAsia="en-US"/>
          </w:rPr>
          <w:t xml:space="preserve">geaggregeerd </w:t>
        </w:r>
      </w:ins>
      <w:ins w:id="6077" w:author="Flory Koole (F)" w:date="2025-08-29T15:57:00Z" w16du:dateUtc="2025-08-29T13:57:00Z">
        <w:r w:rsidR="00F979D7">
          <w:rPr>
            <w:rFonts w:cs="Calibri"/>
            <w:lang w:eastAsia="en-US"/>
          </w:rPr>
          <w:t xml:space="preserve">worden opgeslagen </w:t>
        </w:r>
        <w:r w:rsidR="00353D0A">
          <w:rPr>
            <w:rFonts w:cs="Calibri"/>
            <w:lang w:eastAsia="en-US"/>
          </w:rPr>
          <w:t xml:space="preserve">in </w:t>
        </w:r>
      </w:ins>
      <w:ins w:id="6078" w:author="Flory Koole (F)" w:date="2025-08-29T15:58:00Z" w16du:dateUtc="2025-08-29T13:58:00Z">
        <w:r w:rsidR="00353D0A" w:rsidRPr="00D8155C">
          <w:rPr>
            <w:rFonts w:cs="Calibri"/>
            <w:lang w:eastAsia="en-US"/>
          </w:rPr>
          <w:t>resMicroLLVrijval</w:t>
        </w:r>
      </w:ins>
      <w:ins w:id="6079" w:author="Flory Koole (F)" w:date="2025-08-29T15:57:00Z" w16du:dateUtc="2025-08-29T13:57:00Z">
        <w:r w:rsidR="00353D0A">
          <w:rPr>
            <w:rFonts w:cs="Calibri"/>
            <w:lang w:eastAsia="en-US"/>
          </w:rPr>
          <w:t>.</w:t>
        </w:r>
      </w:ins>
      <w:ins w:id="6080" w:author="Flory Koole (F)" w:date="2025-08-29T16:43:00Z" w16du:dateUtc="2025-08-29T14:43:00Z">
        <w:r w:rsidR="008764E7">
          <w:rPr>
            <w:rFonts w:cs="Calibri"/>
            <w:lang w:eastAsia="en-US"/>
          </w:rPr>
          <w:t xml:space="preserve"> Anders dan bij SPR lijkt het erop dat </w:t>
        </w:r>
        <w:r w:rsidR="00E7214F">
          <w:rPr>
            <w:rFonts w:cs="Calibri"/>
            <w:lang w:eastAsia="en-US"/>
          </w:rPr>
          <w:t xml:space="preserve">echter geen geldstroom moet ontstaan </w:t>
        </w:r>
        <w:r w:rsidR="00F870A9">
          <w:rPr>
            <w:rFonts w:cs="Calibri"/>
            <w:lang w:eastAsia="en-US"/>
          </w:rPr>
          <w:t xml:space="preserve">met </w:t>
        </w:r>
      </w:ins>
      <w:ins w:id="6081" w:author="Flory Koole (F)" w:date="2025-08-29T16:44:00Z" w16du:dateUtc="2025-08-29T14:44:00Z">
        <w:r w:rsidR="0081470F">
          <w:rPr>
            <w:rFonts w:cs="Calibri"/>
            <w:lang w:eastAsia="en-US"/>
          </w:rPr>
          <w:t xml:space="preserve">de CVP Reserve, waardoor </w:t>
        </w:r>
        <w:r w:rsidR="006D74F1">
          <w:rPr>
            <w:rFonts w:cs="Calibri"/>
            <w:lang w:eastAsia="en-US"/>
          </w:rPr>
          <w:t xml:space="preserve">het </w:t>
        </w:r>
        <w:r w:rsidR="0081470F">
          <w:rPr>
            <w:rFonts w:cs="Calibri"/>
            <w:lang w:eastAsia="en-US"/>
          </w:rPr>
          <w:t>louter administratie</w:t>
        </w:r>
        <w:r w:rsidR="006D74F1">
          <w:rPr>
            <w:rFonts w:cs="Calibri"/>
            <w:lang w:eastAsia="en-US"/>
          </w:rPr>
          <w:t xml:space="preserve">ve vastlegging van sterfteresultaat </w:t>
        </w:r>
        <w:r w:rsidR="00AD2AE9">
          <w:rPr>
            <w:rFonts w:cs="Calibri"/>
            <w:lang w:eastAsia="en-US"/>
          </w:rPr>
          <w:t>wordt.</w:t>
        </w:r>
      </w:ins>
      <w:ins w:id="6082" w:author="Flory Koole (F)" w:date="2025-08-29T16:45:00Z" w16du:dateUtc="2025-08-29T14:45:00Z">
        <w:r w:rsidR="00DD295C">
          <w:rPr>
            <w:rFonts w:cs="Calibri"/>
            <w:lang w:eastAsia="en-US"/>
          </w:rPr>
          <w:t xml:space="preserve"> Immers, resultaatdeling gebeurt binnen de CVP </w:t>
        </w:r>
        <w:r w:rsidR="009405EF">
          <w:rPr>
            <w:rFonts w:cs="Calibri"/>
            <w:lang w:eastAsia="en-US"/>
          </w:rPr>
          <w:t xml:space="preserve">populatie nu </w:t>
        </w:r>
        <w:r w:rsidR="008323DB">
          <w:rPr>
            <w:rFonts w:cs="Calibri"/>
            <w:lang w:eastAsia="en-US"/>
          </w:rPr>
          <w:t xml:space="preserve">impliciet elke maand, omdat </w:t>
        </w:r>
      </w:ins>
      <w:ins w:id="6083" w:author="Flory Koole (F)" w:date="2025-08-29T16:46:00Z" w16du:dateUtc="2025-08-29T14:46:00Z">
        <w:r w:rsidR="0097180E">
          <w:rPr>
            <w:rFonts w:cs="Calibri"/>
            <w:lang w:eastAsia="en-US"/>
          </w:rPr>
          <w:t>er geen geldstroom is gedefinieerd voor sterfteresultaat</w:t>
        </w:r>
        <w:r w:rsidR="00DB7504">
          <w:rPr>
            <w:rFonts w:cs="Calibri"/>
            <w:lang w:eastAsia="en-US"/>
          </w:rPr>
          <w:t xml:space="preserve"> naar de VOR.</w:t>
        </w:r>
      </w:ins>
      <w:ins w:id="6084" w:author="Flory Koole (F)" w:date="2025-08-29T17:06:00Z" w16du:dateUtc="2025-08-29T15:06:00Z">
        <w:r w:rsidR="009645B6">
          <w:rPr>
            <w:rFonts w:cs="Calibri"/>
            <w:lang w:eastAsia="en-US"/>
          </w:rPr>
          <w:t xml:space="preserve"> </w:t>
        </w:r>
        <w:r w:rsidR="00E60CF0">
          <w:rPr>
            <w:rFonts w:cs="Calibri"/>
            <w:lang w:eastAsia="en-US"/>
          </w:rPr>
          <w:t>Op deze manier zijn de collectieve getallen beschikbaar</w:t>
        </w:r>
        <w:r w:rsidR="00420722">
          <w:rPr>
            <w:rFonts w:cs="Calibri"/>
            <w:lang w:eastAsia="en-US"/>
          </w:rPr>
          <w:t xml:space="preserve"> </w:t>
        </w:r>
        <w:r w:rsidR="00F128D1">
          <w:rPr>
            <w:rFonts w:cs="Calibri"/>
            <w:lang w:eastAsia="en-US"/>
          </w:rPr>
          <w:t>die gebruikt kunnen worden bij Verdelen sterfteresultaat</w:t>
        </w:r>
        <w:r w:rsidR="00926E8E">
          <w:rPr>
            <w:rFonts w:cs="Calibri"/>
            <w:lang w:eastAsia="en-US"/>
          </w:rPr>
          <w:t xml:space="preserve">, nader uit te werken </w:t>
        </w:r>
        <w:r w:rsidR="00B175DB">
          <w:rPr>
            <w:rFonts w:cs="Calibri"/>
            <w:lang w:eastAsia="en-US"/>
          </w:rPr>
          <w:t>doo</w:t>
        </w:r>
      </w:ins>
      <w:ins w:id="6085" w:author="Flory Koole (F)" w:date="2025-08-29T17:07:00Z" w16du:dateUtc="2025-08-29T15:07:00Z">
        <w:r w:rsidR="00B175DB">
          <w:rPr>
            <w:rFonts w:cs="Calibri"/>
            <w:lang w:eastAsia="en-US"/>
          </w:rPr>
          <w:t>r APS (zie bovenstaand actiepunt).</w:t>
        </w:r>
      </w:ins>
    </w:p>
    <w:p w14:paraId="3D1358FB" w14:textId="77777777" w:rsidR="0065383D" w:rsidRDefault="0065383D" w:rsidP="00233F87">
      <w:pPr>
        <w:rPr>
          <w:ins w:id="6086" w:author="Flory Koole" w:date="2024-11-21T12:14:00Z" w16du:dateUtc="2024-11-21T11:14:00Z"/>
          <w:rFonts w:cs="Calibri"/>
          <w:lang w:eastAsia="en-US"/>
        </w:rPr>
      </w:pPr>
    </w:p>
    <w:p w14:paraId="225943D4" w14:textId="7724E890" w:rsidR="00C2238F" w:rsidRDefault="00C2238F">
      <w:pPr>
        <w:pStyle w:val="Heading2"/>
        <w:rPr>
          <w:ins w:id="6087" w:author="Flory Koole" w:date="2024-11-21T12:14:00Z" w16du:dateUtc="2024-11-21T11:14:00Z"/>
          <w:lang w:eastAsia="en-US"/>
        </w:rPr>
        <w:pPrChange w:id="6088" w:author="Flory Koole" w:date="2024-11-21T12:14:00Z" w16du:dateUtc="2024-11-21T11:14:00Z">
          <w:pPr/>
        </w:pPrChange>
      </w:pPr>
      <w:bookmarkStart w:id="6089" w:name="_Toc187312299"/>
      <w:bookmarkStart w:id="6090" w:name="_Toc55903835"/>
      <w:bookmarkStart w:id="6091" w:name="_Toc2003287798"/>
      <w:ins w:id="6092" w:author="Flory Koole" w:date="2024-11-21T12:14:00Z">
        <w:r w:rsidRPr="2B26B8BC">
          <w:rPr>
            <w:lang w:eastAsia="en-US"/>
          </w:rPr>
          <w:t>Kostenonttrekking</w:t>
        </w:r>
      </w:ins>
      <w:ins w:id="6093" w:author="Flory Koole" w:date="2024-11-25T18:00:00Z">
        <w:r w:rsidR="0048488D" w:rsidRPr="2B26B8BC">
          <w:rPr>
            <w:lang w:eastAsia="en-US"/>
          </w:rPr>
          <w:t xml:space="preserve"> CVP reserve </w:t>
        </w:r>
      </w:ins>
      <w:ins w:id="6094" w:author="Flory Koole" w:date="2024-11-25T18:01:00Z">
        <w:r w:rsidR="0048488D" w:rsidRPr="2B26B8BC">
          <w:rPr>
            <w:lang w:eastAsia="en-US"/>
          </w:rPr>
          <w:t>(</w:t>
        </w:r>
      </w:ins>
      <w:ins w:id="6095" w:author="Flory Koole (F)" w:date="2025-08-29T16:47:00Z" w16du:dateUtc="2025-08-29T14:47:00Z">
        <w:r w:rsidR="00581999">
          <w:rPr>
            <w:lang w:eastAsia="en-US"/>
          </w:rPr>
          <w:t>n.v.t.</w:t>
        </w:r>
      </w:ins>
      <w:ins w:id="6096" w:author="Flory Koole (F)" w:date="2025-08-29T16:48:00Z" w16du:dateUtc="2025-08-29T14:48:00Z">
        <w:r w:rsidR="00581999">
          <w:rPr>
            <w:lang w:eastAsia="en-US"/>
          </w:rPr>
          <w:t xml:space="preserve">, </w:t>
        </w:r>
      </w:ins>
      <w:ins w:id="6097" w:author="Flory Koole" w:date="2024-11-25T18:01:00Z">
        <w:r w:rsidR="0048488D" w:rsidRPr="2B26B8BC">
          <w:rPr>
            <w:color w:val="FF0000"/>
            <w:lang w:eastAsia="en-US"/>
            <w:rPrChange w:id="6098" w:author="Flory Koole" w:date="2024-11-25T18:01:00Z">
              <w:rPr>
                <w:lang w:eastAsia="en-US"/>
              </w:rPr>
            </w:rPrChange>
          </w:rPr>
          <w:t>analyse</w:t>
        </w:r>
        <w:del w:id="6099" w:author="Flory Koole (F)" w:date="2025-08-29T16:47:00Z" w16du:dateUtc="2025-08-29T14:47:00Z">
          <w:r w:rsidR="0048488D" w:rsidRPr="2B26B8BC">
            <w:rPr>
              <w:color w:val="FF0000"/>
              <w:lang w:eastAsia="en-US"/>
              <w:rPrChange w:id="6100" w:author="Flory Koole" w:date="2024-11-25T18:01:00Z">
                <w:rPr>
                  <w:lang w:eastAsia="en-US"/>
                </w:rPr>
              </w:rPrChange>
            </w:rPr>
            <w:delText>fase</w:delText>
          </w:r>
        </w:del>
      </w:ins>
      <w:ins w:id="6101" w:author="Flory Koole (F)" w:date="2025-08-29T16:47:00Z" w16du:dateUtc="2025-08-29T14:47:00Z">
        <w:r w:rsidR="00581999">
          <w:rPr>
            <w:color w:val="FF0000"/>
            <w:lang w:eastAsia="en-US"/>
          </w:rPr>
          <w:t xml:space="preserve"> niet uitgewerkt</w:t>
        </w:r>
      </w:ins>
      <w:ins w:id="6102" w:author="Flory Koole" w:date="2024-11-25T18:01:00Z">
        <w:r w:rsidR="0048488D" w:rsidRPr="2B26B8BC">
          <w:rPr>
            <w:lang w:eastAsia="en-US"/>
          </w:rPr>
          <w:t>)</w:t>
        </w:r>
      </w:ins>
      <w:bookmarkEnd w:id="6089"/>
      <w:bookmarkEnd w:id="6090"/>
      <w:bookmarkEnd w:id="6091"/>
    </w:p>
    <w:p w14:paraId="4CC64615" w14:textId="07FD2D1B" w:rsidR="00D62BC1" w:rsidRDefault="002404E3" w:rsidP="00233F87">
      <w:pPr>
        <w:rPr>
          <w:ins w:id="6103" w:author="Flory Koole" w:date="2024-11-21T12:14:00Z" w16du:dateUtc="2024-11-21T11:14:00Z"/>
          <w:rFonts w:cs="Calibri"/>
          <w:lang w:eastAsia="en-US"/>
        </w:rPr>
      </w:pPr>
      <w:ins w:id="6104" w:author="Flory Koole (F)" w:date="2025-08-29T16:46:00Z" w16du:dateUtc="2025-08-29T14:46:00Z">
        <w:r>
          <w:rPr>
            <w:rFonts w:cs="Calibri"/>
            <w:lang w:eastAsia="en-US"/>
          </w:rPr>
          <w:t xml:space="preserve">Alleen van toepassing als er een losse kostenonttrekking </w:t>
        </w:r>
      </w:ins>
      <w:ins w:id="6105" w:author="Flory Koole (F)" w:date="2025-08-29T16:47:00Z" w16du:dateUtc="2025-08-29T14:47:00Z">
        <w:r>
          <w:rPr>
            <w:rFonts w:cs="Calibri"/>
            <w:lang w:eastAsia="en-US"/>
          </w:rPr>
          <w:t>is voor de CVP reserve. Vooralsnog is het uitgangspunt dat dit verwerkt wordt door de vermogensbeheerder</w:t>
        </w:r>
      </w:ins>
      <w:ins w:id="6106" w:author="Flory Koole (F)" w:date="2025-08-29T16:48:00Z" w16du:dateUtc="2025-08-29T14:48:00Z">
        <w:r w:rsidR="00040D51">
          <w:rPr>
            <w:rFonts w:cs="Calibri"/>
            <w:lang w:eastAsia="en-US"/>
          </w:rPr>
          <w:t xml:space="preserve"> in de waarde van het mandaat dat wordt gecommuniceerd.</w:t>
        </w:r>
      </w:ins>
    </w:p>
    <w:p w14:paraId="071C9CB7" w14:textId="77777777" w:rsidR="00C2238F" w:rsidRDefault="00C2238F" w:rsidP="00233F87">
      <w:pPr>
        <w:rPr>
          <w:ins w:id="6107" w:author="Flory Koole" w:date="2024-11-21T12:15:00Z" w16du:dateUtc="2024-11-21T11:15:00Z"/>
          <w:rFonts w:cs="Calibri"/>
          <w:lang w:eastAsia="en-US"/>
        </w:rPr>
      </w:pPr>
    </w:p>
    <w:p w14:paraId="5B1C98F5" w14:textId="78B1905D" w:rsidR="00E14127" w:rsidRDefault="00E14127">
      <w:pPr>
        <w:pStyle w:val="Heading2"/>
        <w:rPr>
          <w:ins w:id="6108" w:author="Flory Koole" w:date="2024-11-21T12:15:00Z" w16du:dateUtc="2024-11-21T11:15:00Z"/>
          <w:lang w:eastAsia="en-US"/>
        </w:rPr>
        <w:pPrChange w:id="6109" w:author="Flory Koole" w:date="2024-11-21T12:15:00Z" w16du:dateUtc="2024-11-21T11:15:00Z">
          <w:pPr/>
        </w:pPrChange>
      </w:pPr>
      <w:bookmarkStart w:id="6110" w:name="_Toc187312300"/>
      <w:bookmarkStart w:id="6111" w:name="_Toc1570249756"/>
      <w:bookmarkStart w:id="6112" w:name="_Toc39522784"/>
      <w:ins w:id="6113" w:author="Flory Koole" w:date="2024-11-21T12:15:00Z">
        <w:r w:rsidRPr="2B26B8BC">
          <w:rPr>
            <w:lang w:eastAsia="en-US"/>
          </w:rPr>
          <w:t>Rebalance reserve</w:t>
        </w:r>
        <w:bookmarkEnd w:id="6110"/>
        <w:bookmarkEnd w:id="6111"/>
        <w:bookmarkEnd w:id="6112"/>
        <w:r w:rsidRPr="2B26B8BC">
          <w:rPr>
            <w:lang w:eastAsia="en-US"/>
          </w:rPr>
          <w:t xml:space="preserve"> </w:t>
        </w:r>
      </w:ins>
    </w:p>
    <w:p w14:paraId="6F26BDAA" w14:textId="66416B01" w:rsidR="00893007" w:rsidDel="00ED28D8" w:rsidRDefault="00737A55" w:rsidP="00233F87">
      <w:pPr>
        <w:rPr>
          <w:del w:id="6114" w:author="Flory Koole" w:date="2024-10-15T18:04:00Z" w16du:dateUtc="2024-10-15T16:04:00Z"/>
          <w:lang w:eastAsia="en-US"/>
        </w:rPr>
      </w:pPr>
      <w:ins w:id="6115" w:author="Flory Koole" w:date="2024-11-25T18:01:00Z" w16du:dateUtc="2024-11-25T17:01:00Z">
        <w:r>
          <w:rPr>
            <w:lang w:eastAsia="en-US"/>
          </w:rPr>
          <w:t xml:space="preserve">Is </w:t>
        </w:r>
      </w:ins>
      <w:ins w:id="6116" w:author="Flory Koole" w:date="2024-11-25T18:02:00Z" w16du:dateUtc="2024-11-25T17:02:00Z">
        <w:r>
          <w:rPr>
            <w:lang w:eastAsia="en-US"/>
          </w:rPr>
          <w:t xml:space="preserve">alleen van toepassing bij </w:t>
        </w:r>
        <w:r w:rsidR="008D3CD4">
          <w:rPr>
            <w:lang w:eastAsia="en-US"/>
          </w:rPr>
          <w:t xml:space="preserve">een reserve die o.b.v. units is. </w:t>
        </w:r>
      </w:ins>
      <w:ins w:id="6117" w:author="Flory Koole" w:date="2024-11-25T18:05:00Z" w16du:dateUtc="2024-11-25T17:05:00Z">
        <w:r w:rsidR="001E73A5">
          <w:rPr>
            <w:lang w:eastAsia="en-US"/>
          </w:rPr>
          <w:t xml:space="preserve">Dit kan als </w:t>
        </w:r>
        <w:r w:rsidR="00600AF3">
          <w:rPr>
            <w:lang w:eastAsia="en-US"/>
          </w:rPr>
          <w:t>RDR ge</w:t>
        </w:r>
      </w:ins>
      <w:ins w:id="6118" w:author="Flory Koole" w:date="2024-11-25T18:06:00Z" w16du:dateUtc="2024-11-25T17:06:00Z">
        <w:r w:rsidR="00600AF3">
          <w:rPr>
            <w:lang w:eastAsia="en-US"/>
          </w:rPr>
          <w:t xml:space="preserve">unitiseerd is of bijvoorbeeld als het </w:t>
        </w:r>
      </w:ins>
      <w:ins w:id="6119" w:author="Flory Koole" w:date="2024-11-25T18:05:00Z" w16du:dateUtc="2024-11-25T17:05:00Z">
        <w:r w:rsidR="001E73A5">
          <w:rPr>
            <w:lang w:eastAsia="en-US"/>
          </w:rPr>
          <w:t xml:space="preserve">belegde deel </w:t>
        </w:r>
      </w:ins>
      <w:ins w:id="6120" w:author="Flory Koole" w:date="2024-11-25T18:06:00Z" w16du:dateUtc="2024-11-25T17:06:00Z">
        <w:r w:rsidR="00600AF3">
          <w:rPr>
            <w:lang w:eastAsia="en-US"/>
          </w:rPr>
          <w:t xml:space="preserve">van de VOR </w:t>
        </w:r>
        <w:r w:rsidR="00005832">
          <w:rPr>
            <w:lang w:eastAsia="en-US"/>
          </w:rPr>
          <w:t xml:space="preserve">geadministreerd is vanwege de koppeling met vermogensbeheer. </w:t>
        </w:r>
      </w:ins>
      <w:ins w:id="6121" w:author="Flory Koole" w:date="2024-11-25T18:01:00Z" w16du:dateUtc="2024-11-25T17:01:00Z">
        <w:r>
          <w:rPr>
            <w:lang w:eastAsia="en-US"/>
          </w:rPr>
          <w:t>Schematisch ziet dit er als volgt uit</w:t>
        </w:r>
      </w:ins>
      <w:del w:id="6122" w:author="Flory Koole" w:date="2024-10-15T18:04:00Z" w16du:dateUtc="2024-10-15T16:04:00Z">
        <w:r w:rsidR="00893007" w:rsidRPr="00F936FC" w:rsidDel="00254E94">
          <w:rPr>
            <w:lang w:eastAsia="en-US"/>
            <w:rPrChange w:id="6123" w:author="Flory Koole" w:date="2024-11-21T12:15:00Z" w16du:dateUtc="2024-11-21T11:15:00Z">
              <w:rPr>
                <w:rFonts w:eastAsia="Times New Roman"/>
              </w:rPr>
            </w:rPrChange>
          </w:rPr>
          <w:delText>Onttrekken uitkering aan reserve</w:delText>
        </w:r>
      </w:del>
    </w:p>
    <w:p w14:paraId="25C5DF35" w14:textId="77777777" w:rsidR="00737A55" w:rsidRDefault="00737A55" w:rsidP="00233F87">
      <w:pPr>
        <w:rPr>
          <w:ins w:id="6124" w:author="Flory Koole" w:date="2024-11-25T18:01:00Z" w16du:dateUtc="2024-11-25T17:01:00Z"/>
          <w:lang w:eastAsia="en-US"/>
        </w:rPr>
      </w:pPr>
    </w:p>
    <w:p w14:paraId="5CC3D633" w14:textId="1FEBD736" w:rsidR="00ED28D8" w:rsidRDefault="0076211F" w:rsidP="00233F87">
      <w:pPr>
        <w:rPr>
          <w:ins w:id="6125" w:author="Flory Koole" w:date="2024-11-21T12:17:00Z" w16du:dateUtc="2024-11-21T11:17:00Z"/>
          <w:lang w:eastAsia="en-US"/>
        </w:rPr>
      </w:pPr>
      <w:ins w:id="6126" w:author="Flory Koole" w:date="2024-11-25T18:02:00Z" w16du:dateUtc="2024-11-25T17:02:00Z">
        <w:r>
          <w:rPr>
            <w:noProof/>
            <w:lang w:eastAsia="en-US"/>
          </w:rPr>
          <w:drawing>
            <wp:inline distT="0" distB="0" distL="0" distR="0" wp14:anchorId="5644BE24" wp14:editId="1DD4364F">
              <wp:extent cx="4672965" cy="2420219"/>
              <wp:effectExtent l="0" t="0" r="0" b="0"/>
              <wp:docPr id="133728122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00287" cy="2434369"/>
                      </a:xfrm>
                      <a:prstGeom prst="rect">
                        <a:avLst/>
                      </a:prstGeom>
                      <a:noFill/>
                    </pic:spPr>
                  </pic:pic>
                </a:graphicData>
              </a:graphic>
            </wp:inline>
          </w:drawing>
        </w:r>
      </w:ins>
    </w:p>
    <w:p w14:paraId="06A4B0E9" w14:textId="58C32A83" w:rsidR="0079688D" w:rsidDel="00254E94" w:rsidRDefault="0079688D" w:rsidP="00233F87">
      <w:pPr>
        <w:rPr>
          <w:del w:id="6127" w:author="Flory Koole" w:date="2024-10-15T18:04:00Z" w16du:dateUtc="2024-10-15T16:04:00Z"/>
          <w:rFonts w:cs="Calibri"/>
          <w:lang w:eastAsia="en-US"/>
        </w:rPr>
      </w:pPr>
    </w:p>
    <w:p w14:paraId="15E8AEFC" w14:textId="77777777" w:rsidR="0076211F" w:rsidRDefault="0076211F" w:rsidP="00233F87">
      <w:pPr>
        <w:rPr>
          <w:ins w:id="6128" w:author="Flory Koole" w:date="2024-11-25T18:03:00Z" w16du:dateUtc="2024-11-25T17:03:00Z"/>
          <w:rFonts w:cs="Calibri"/>
          <w:lang w:eastAsia="en-US"/>
        </w:rPr>
      </w:pPr>
    </w:p>
    <w:p w14:paraId="01460664" w14:textId="0F73B9DA" w:rsidR="0076211F" w:rsidRDefault="0076211F">
      <w:pPr>
        <w:pStyle w:val="Heading3"/>
        <w:rPr>
          <w:ins w:id="6129" w:author="Flory Koole" w:date="2024-11-25T18:04:00Z" w16du:dateUtc="2024-11-25T17:04:00Z"/>
          <w:lang w:eastAsia="en-US"/>
        </w:rPr>
        <w:pPrChange w:id="6130" w:author="Flory Koole" w:date="2024-11-25T18:04:00Z" w16du:dateUtc="2024-11-25T17:04:00Z">
          <w:pPr/>
        </w:pPrChange>
      </w:pPr>
      <w:bookmarkStart w:id="6131" w:name="_Toc187312301"/>
      <w:bookmarkStart w:id="6132" w:name="_Toc521515589"/>
      <w:bookmarkStart w:id="6133" w:name="_Toc1808227942"/>
      <w:ins w:id="6134" w:author="Flory Koole" w:date="2024-11-25T18:03:00Z">
        <w:r w:rsidRPr="2B26B8BC">
          <w:rPr>
            <w:lang w:eastAsia="en-US"/>
          </w:rPr>
          <w:t xml:space="preserve">Gebeurtenis Reserve: </w:t>
        </w:r>
      </w:ins>
      <w:ins w:id="6135" w:author="Flory Koole" w:date="2024-11-25T18:04:00Z">
        <w:r w:rsidR="007A07EC" w:rsidRPr="2B26B8BC">
          <w:rPr>
            <w:lang w:eastAsia="en-US"/>
          </w:rPr>
          <w:t>Rebalance</w:t>
        </w:r>
      </w:ins>
      <w:bookmarkEnd w:id="6131"/>
      <w:bookmarkEnd w:id="6132"/>
      <w:bookmarkEnd w:id="6133"/>
    </w:p>
    <w:p w14:paraId="50C67EE7" w14:textId="54C5C65F" w:rsidR="007A07EC" w:rsidRDefault="001E73A5" w:rsidP="00233F87">
      <w:pPr>
        <w:rPr>
          <w:ins w:id="6136" w:author="Flory Koole" w:date="2024-11-25T18:03:00Z" w16du:dateUtc="2024-11-25T17:03:00Z"/>
          <w:rFonts w:cs="Calibri"/>
          <w:lang w:eastAsia="en-US"/>
        </w:rPr>
      </w:pPr>
      <w:ins w:id="6137" w:author="Flory Koole" w:date="2024-11-25T18:05:00Z" w16du:dateUtc="2024-11-25T17:05:00Z">
        <w:r w:rsidRPr="001E73A5">
          <w:rPr>
            <w:rFonts w:cs="Calibri"/>
            <w:highlight w:val="yellow"/>
            <w:lang w:eastAsia="en-US"/>
            <w:rPrChange w:id="6138" w:author="Flory Koole" w:date="2024-11-25T18:05:00Z" w16du:dateUtc="2024-11-25T17:05:00Z">
              <w:rPr>
                <w:rFonts w:cs="Calibri"/>
                <w:lang w:eastAsia="en-US"/>
              </w:rPr>
            </w:rPrChange>
          </w:rPr>
          <w:t>Vraag</w:t>
        </w:r>
        <w:r>
          <w:rPr>
            <w:rFonts w:cs="Calibri"/>
            <w:lang w:eastAsia="en-US"/>
          </w:rPr>
          <w:t>: moet dit unit gericht of bedrag gericht?</w:t>
        </w:r>
      </w:ins>
    </w:p>
    <w:p w14:paraId="29DF2F22" w14:textId="51BC208E" w:rsidR="0079688D" w:rsidRPr="00216BDE" w:rsidDel="00254E94" w:rsidRDefault="0079688D" w:rsidP="0079688D">
      <w:pPr>
        <w:pStyle w:val="Heading3"/>
        <w:rPr>
          <w:del w:id="6139" w:author="Flory Koole" w:date="2024-10-15T18:04:00Z" w16du:dateUtc="2024-10-15T16:04:00Z"/>
          <w:rFonts w:cs="Calibri"/>
          <w:lang w:eastAsia="en-US"/>
        </w:rPr>
      </w:pPr>
      <w:del w:id="6140" w:author="Flory Koole" w:date="2024-10-15T18:04:00Z" w16du:dateUtc="2024-10-15T16:04:00Z">
        <w:r w:rsidRPr="00216BDE" w:rsidDel="00254E94">
          <w:rPr>
            <w:rFonts w:cs="Calibri"/>
            <w:lang w:eastAsia="en-US"/>
          </w:rPr>
          <w:delText>Cvp Uitkering</w:delText>
        </w:r>
      </w:del>
    </w:p>
    <w:p w14:paraId="1CA47B63" w14:textId="7811A084" w:rsidR="0070769B" w:rsidRPr="00F936FC" w:rsidDel="00254E94" w:rsidRDefault="0070769B" w:rsidP="0070769B">
      <w:pPr>
        <w:pStyle w:val="ListParagraph"/>
        <w:numPr>
          <w:ilvl w:val="0"/>
          <w:numId w:val="6"/>
        </w:numPr>
        <w:rPr>
          <w:del w:id="6141" w:author="Flory Koole" w:date="2024-10-15T18:04:00Z" w16du:dateUtc="2024-10-15T16:04:00Z"/>
          <w:rFonts w:cs="Calibri"/>
          <w:lang w:eastAsia="en-US"/>
          <w:rPrChange w:id="6142" w:author="Flory Koole" w:date="2024-11-21T12:15:00Z" w16du:dateUtc="2024-11-21T11:15:00Z">
            <w:rPr>
              <w:del w:id="6143" w:author="Flory Koole" w:date="2024-10-15T18:04:00Z" w16du:dateUtc="2024-10-15T16:04:00Z"/>
            </w:rPr>
          </w:rPrChange>
        </w:rPr>
      </w:pPr>
      <w:del w:id="6144" w:author="Flory Koole" w:date="2024-10-15T18:04:00Z" w16du:dateUtc="2024-10-15T16:04:00Z">
        <w:r w:rsidRPr="00F936FC" w:rsidDel="00254E94">
          <w:rPr>
            <w:rFonts w:cs="Calibri"/>
            <w:lang w:eastAsia="en-US"/>
            <w:rPrChange w:id="6145" w:author="Flory Koole" w:date="2024-11-21T12:15:00Z" w16du:dateUtc="2024-11-21T11:15:00Z">
              <w:rPr/>
            </w:rPrChange>
          </w:rPr>
          <w:delText>Afleidbaar of opdrachtvolgend: opdrachtvolgend</w:delText>
        </w:r>
      </w:del>
    </w:p>
    <w:p w14:paraId="6D1E56A2" w14:textId="71AC3920" w:rsidR="0070769B" w:rsidRPr="00F936FC" w:rsidDel="00254E94" w:rsidRDefault="0070769B" w:rsidP="0070769B">
      <w:pPr>
        <w:pStyle w:val="ListParagraph"/>
        <w:numPr>
          <w:ilvl w:val="0"/>
          <w:numId w:val="6"/>
        </w:numPr>
        <w:rPr>
          <w:del w:id="6146" w:author="Flory Koole" w:date="2024-10-15T18:04:00Z" w16du:dateUtc="2024-10-15T16:04:00Z"/>
          <w:rFonts w:cs="Calibri"/>
          <w:lang w:eastAsia="en-US"/>
          <w:rPrChange w:id="6147" w:author="Flory Koole" w:date="2024-11-21T12:15:00Z" w16du:dateUtc="2024-11-21T11:15:00Z">
            <w:rPr>
              <w:del w:id="6148" w:author="Flory Koole" w:date="2024-10-15T18:04:00Z" w16du:dateUtc="2024-10-15T16:04:00Z"/>
            </w:rPr>
          </w:rPrChange>
        </w:rPr>
      </w:pPr>
      <w:del w:id="6149" w:author="Flory Koole" w:date="2024-10-15T18:04:00Z" w16du:dateUtc="2024-10-15T16:04:00Z">
        <w:r w:rsidRPr="00F936FC" w:rsidDel="00254E94">
          <w:rPr>
            <w:rFonts w:cs="Calibri"/>
            <w:lang w:eastAsia="en-US"/>
            <w:rPrChange w:id="6150" w:author="Flory Koole" w:date="2024-11-21T12:15:00Z" w16du:dateUtc="2024-11-21T11:15:00Z">
              <w:rPr/>
            </w:rPrChange>
          </w:rPr>
          <w:delText>Invoer en controles</w:delText>
        </w:r>
      </w:del>
    </w:p>
    <w:p w14:paraId="3FEE849B" w14:textId="0138A098" w:rsidR="0070769B" w:rsidRPr="00F936FC" w:rsidDel="00254E94" w:rsidRDefault="0070769B" w:rsidP="0070769B">
      <w:pPr>
        <w:pStyle w:val="ListParagraph"/>
        <w:numPr>
          <w:ilvl w:val="0"/>
          <w:numId w:val="6"/>
        </w:numPr>
        <w:rPr>
          <w:del w:id="6151" w:author="Flory Koole" w:date="2024-10-15T18:04:00Z" w16du:dateUtc="2024-10-15T16:04:00Z"/>
          <w:rFonts w:cs="Calibri"/>
          <w:lang w:eastAsia="en-US"/>
          <w:rPrChange w:id="6152" w:author="Flory Koole" w:date="2024-11-21T12:15:00Z" w16du:dateUtc="2024-11-21T11:15:00Z">
            <w:rPr>
              <w:del w:id="6153" w:author="Flory Koole" w:date="2024-10-15T18:04:00Z" w16du:dateUtc="2024-10-15T16:04:00Z"/>
            </w:rPr>
          </w:rPrChange>
        </w:rPr>
      </w:pPr>
      <w:del w:id="6154" w:author="Flory Koole" w:date="2024-10-15T18:04:00Z" w16du:dateUtc="2024-10-15T16:04:00Z">
        <w:r w:rsidRPr="00F936FC" w:rsidDel="00254E94">
          <w:rPr>
            <w:rFonts w:cs="Calibri"/>
            <w:lang w:eastAsia="en-US"/>
            <w:rPrChange w:id="6155" w:author="Flory Koole" w:date="2024-11-21T12:15:00Z" w16du:dateUtc="2024-11-21T11:15:00Z">
              <w:rPr/>
            </w:rPrChange>
          </w:rPr>
          <w:delText>Overgangen in profielen: n.v.t.</w:delText>
        </w:r>
      </w:del>
    </w:p>
    <w:p w14:paraId="3C61FC9C" w14:textId="60AADA17" w:rsidR="0070769B" w:rsidRPr="00F936FC" w:rsidDel="00254E94" w:rsidRDefault="0070769B" w:rsidP="0070769B">
      <w:pPr>
        <w:pStyle w:val="ListParagraph"/>
        <w:numPr>
          <w:ilvl w:val="0"/>
          <w:numId w:val="6"/>
        </w:numPr>
        <w:rPr>
          <w:del w:id="6156" w:author="Flory Koole" w:date="2024-10-15T18:04:00Z" w16du:dateUtc="2024-10-15T16:04:00Z"/>
          <w:rFonts w:cs="Calibri"/>
          <w:lang w:eastAsia="en-US"/>
          <w:rPrChange w:id="6157" w:author="Flory Koole" w:date="2024-11-21T12:15:00Z" w16du:dateUtc="2024-11-21T11:15:00Z">
            <w:rPr>
              <w:del w:id="6158" w:author="Flory Koole" w:date="2024-10-15T18:04:00Z" w16du:dateUtc="2024-10-15T16:04:00Z"/>
            </w:rPr>
          </w:rPrChange>
        </w:rPr>
      </w:pPr>
      <w:del w:id="6159" w:author="Flory Koole" w:date="2024-10-15T18:04:00Z" w16du:dateUtc="2024-10-15T16:04:00Z">
        <w:r w:rsidRPr="00F936FC" w:rsidDel="00254E94">
          <w:rPr>
            <w:rFonts w:cs="Calibri"/>
            <w:lang w:eastAsia="en-US"/>
            <w:rPrChange w:id="6160" w:author="Flory Koole" w:date="2024-11-21T12:15:00Z" w16du:dateUtc="2024-11-21T11:15:00Z">
              <w:rPr/>
            </w:rPrChange>
          </w:rPr>
          <w:delText>Koppelingen</w:delText>
        </w:r>
      </w:del>
    </w:p>
    <w:p w14:paraId="1624BF65" w14:textId="0F0AE00A" w:rsidR="0070769B" w:rsidRPr="00F936FC" w:rsidDel="00254E94" w:rsidRDefault="0070769B" w:rsidP="0070769B">
      <w:pPr>
        <w:pStyle w:val="ListParagraph"/>
        <w:numPr>
          <w:ilvl w:val="0"/>
          <w:numId w:val="6"/>
        </w:numPr>
        <w:rPr>
          <w:del w:id="6161" w:author="Flory Koole" w:date="2024-10-15T18:04:00Z" w16du:dateUtc="2024-10-15T16:04:00Z"/>
          <w:rFonts w:cs="Calibri"/>
          <w:lang w:eastAsia="en-US"/>
          <w:rPrChange w:id="6162" w:author="Flory Koole" w:date="2024-11-21T12:15:00Z" w16du:dateUtc="2024-11-21T11:15:00Z">
            <w:rPr>
              <w:del w:id="6163" w:author="Flory Koole" w:date="2024-10-15T18:04:00Z" w16du:dateUtc="2024-10-15T16:04:00Z"/>
            </w:rPr>
          </w:rPrChange>
        </w:rPr>
      </w:pPr>
      <w:del w:id="6164" w:author="Flory Koole" w:date="2024-10-15T18:04:00Z" w16du:dateUtc="2024-10-15T16:04:00Z">
        <w:r w:rsidRPr="00F936FC" w:rsidDel="00254E94">
          <w:rPr>
            <w:rFonts w:cs="Calibri"/>
            <w:lang w:eastAsia="en-US"/>
            <w:rPrChange w:id="6165" w:author="Flory Koole" w:date="2024-11-21T12:15:00Z" w16du:dateUtc="2024-11-21T11:15:00Z">
              <w:rPr/>
            </w:rPrChange>
          </w:rPr>
          <w:delText>Speciale berekeningen</w:delText>
        </w:r>
      </w:del>
    </w:p>
    <w:p w14:paraId="1ACF4D8D" w14:textId="2F419EA6" w:rsidR="0070769B" w:rsidRPr="00F936FC" w:rsidDel="00254E94" w:rsidRDefault="0070769B" w:rsidP="0070769B">
      <w:pPr>
        <w:pStyle w:val="ListParagraph"/>
        <w:numPr>
          <w:ilvl w:val="1"/>
          <w:numId w:val="6"/>
        </w:numPr>
        <w:rPr>
          <w:del w:id="6166" w:author="Flory Koole" w:date="2024-10-15T18:04:00Z" w16du:dateUtc="2024-10-15T16:04:00Z"/>
          <w:rFonts w:cs="Calibri"/>
          <w:lang w:eastAsia="en-US"/>
          <w:rPrChange w:id="6167" w:author="Flory Koole" w:date="2024-11-21T12:15:00Z" w16du:dateUtc="2024-11-21T11:15:00Z">
            <w:rPr>
              <w:del w:id="6168" w:author="Flory Koole" w:date="2024-10-15T18:04:00Z" w16du:dateUtc="2024-10-15T16:04:00Z"/>
            </w:rPr>
          </w:rPrChange>
        </w:rPr>
      </w:pPr>
    </w:p>
    <w:p w14:paraId="1DDED51E" w14:textId="7E2C6D04" w:rsidR="0070769B" w:rsidRPr="00F936FC" w:rsidDel="00254E94" w:rsidRDefault="0070769B" w:rsidP="0070769B">
      <w:pPr>
        <w:pStyle w:val="ListParagraph"/>
        <w:numPr>
          <w:ilvl w:val="0"/>
          <w:numId w:val="6"/>
        </w:numPr>
        <w:rPr>
          <w:del w:id="6169" w:author="Flory Koole" w:date="2024-10-15T18:04:00Z" w16du:dateUtc="2024-10-15T16:04:00Z"/>
          <w:rFonts w:cs="Calibri"/>
          <w:lang w:eastAsia="en-US"/>
          <w:rPrChange w:id="6170" w:author="Flory Koole" w:date="2024-11-21T12:15:00Z" w16du:dateUtc="2024-11-21T11:15:00Z">
            <w:rPr>
              <w:del w:id="6171" w:author="Flory Koole" w:date="2024-10-15T18:04:00Z" w16du:dateUtc="2024-10-15T16:04:00Z"/>
            </w:rPr>
          </w:rPrChange>
        </w:rPr>
      </w:pPr>
      <w:del w:id="6172" w:author="Flory Koole" w:date="2024-10-15T18:04:00Z" w16du:dateUtc="2024-10-15T16:04:00Z">
        <w:r w:rsidRPr="00F936FC" w:rsidDel="00254E94">
          <w:rPr>
            <w:rFonts w:cs="Calibri"/>
            <w:lang w:eastAsia="en-US"/>
            <w:rPrChange w:id="6173" w:author="Flory Koole" w:date="2024-11-21T12:15:00Z" w16du:dateUtc="2024-11-21T11:15:00Z">
              <w:rPr/>
            </w:rPrChange>
          </w:rPr>
          <w:delText>Bijzonderheden</w:delText>
        </w:r>
      </w:del>
    </w:p>
    <w:p w14:paraId="08A2B0E6" w14:textId="095F3A60" w:rsidR="0070769B" w:rsidDel="00254E94" w:rsidRDefault="0070769B" w:rsidP="0070769B">
      <w:pPr>
        <w:rPr>
          <w:del w:id="6174" w:author="Flory Koole" w:date="2024-10-15T18:04:00Z" w16du:dateUtc="2024-10-15T16:04:00Z"/>
          <w:rFonts w:cs="Calibri"/>
          <w:lang w:eastAsia="en-US"/>
        </w:rPr>
      </w:pPr>
    </w:p>
    <w:p w14:paraId="6AF70B3F" w14:textId="41B3D1D0" w:rsidR="0079688D" w:rsidDel="00F936FC" w:rsidRDefault="0079688D" w:rsidP="00233F87">
      <w:pPr>
        <w:rPr>
          <w:del w:id="6175" w:author="Flory Koole" w:date="2024-11-21T12:15:00Z" w16du:dateUtc="2024-11-21T11:15:00Z"/>
          <w:rFonts w:cs="Calibri"/>
          <w:lang w:eastAsia="en-US"/>
        </w:rPr>
      </w:pPr>
    </w:p>
    <w:p w14:paraId="666B3233" w14:textId="7B6E0049" w:rsidR="00685623" w:rsidDel="0080291D" w:rsidRDefault="00685623" w:rsidP="00233F87">
      <w:pPr>
        <w:rPr>
          <w:del w:id="6176" w:author="Flory Koole" w:date="2024-11-21T12:16:00Z" w16du:dateUtc="2024-11-21T11:16:00Z"/>
          <w:rFonts w:cs="Calibri"/>
          <w:lang w:eastAsia="en-US"/>
        </w:rPr>
      </w:pPr>
    </w:p>
    <w:p w14:paraId="055CBE97" w14:textId="77777777" w:rsidR="00233F87" w:rsidRDefault="00233F87" w:rsidP="00233F87">
      <w:pPr>
        <w:rPr>
          <w:ins w:id="6177" w:author="Flory Koole" w:date="2024-11-21T12:16:00Z" w16du:dateUtc="2024-11-21T11:16:00Z"/>
          <w:rFonts w:cs="Calibri"/>
          <w:lang w:eastAsia="en-US"/>
        </w:rPr>
      </w:pPr>
    </w:p>
    <w:p w14:paraId="1EB2E991" w14:textId="012E0697" w:rsidR="00D923DC" w:rsidRDefault="00ED28D8">
      <w:pPr>
        <w:pStyle w:val="Heading2"/>
        <w:rPr>
          <w:ins w:id="6178" w:author="Flory Koole" w:date="2024-11-21T12:17:00Z" w16du:dateUtc="2024-11-21T11:17:00Z"/>
          <w:lang w:eastAsia="en-US"/>
        </w:rPr>
        <w:pPrChange w:id="6179" w:author="Flory Koole" w:date="2024-11-21T12:17:00Z" w16du:dateUtc="2024-11-21T11:17:00Z">
          <w:pPr/>
        </w:pPrChange>
      </w:pPr>
      <w:bookmarkStart w:id="6180" w:name="_Toc187312302"/>
      <w:bookmarkStart w:id="6181" w:name="_Toc383013382"/>
      <w:bookmarkStart w:id="6182" w:name="_Toc526180879"/>
      <w:ins w:id="6183" w:author="Flory Koole" w:date="2024-11-21T12:17:00Z">
        <w:r w:rsidRPr="2B26B8BC">
          <w:rPr>
            <w:lang w:eastAsia="en-US"/>
          </w:rPr>
          <w:t>Storting reserve</w:t>
        </w:r>
      </w:ins>
      <w:bookmarkEnd w:id="6180"/>
      <w:bookmarkEnd w:id="6181"/>
      <w:bookmarkEnd w:id="6182"/>
    </w:p>
    <w:p w14:paraId="16AD0BEB" w14:textId="7F6B0E4E" w:rsidR="00ED28D8" w:rsidRDefault="008274A2" w:rsidP="00233F87">
      <w:pPr>
        <w:rPr>
          <w:ins w:id="6184" w:author="Flory Koole" w:date="2024-11-21T12:16:00Z" w16du:dateUtc="2024-11-21T11:16:00Z"/>
          <w:rFonts w:cs="Calibri"/>
          <w:lang w:eastAsia="en-US"/>
        </w:rPr>
      </w:pPr>
      <w:ins w:id="6185" w:author="Flory Koole" w:date="2024-11-21T12:17:00Z" w16du:dateUtc="2024-11-21T11:17:00Z">
        <w:r>
          <w:rPr>
            <w:rFonts w:cs="Calibri"/>
            <w:lang w:eastAsia="en-US"/>
          </w:rPr>
          <w:t xml:space="preserve">Bijvoorbeeld voor </w:t>
        </w:r>
        <w:r w:rsidR="00464A7C">
          <w:rPr>
            <w:rFonts w:cs="Calibri"/>
            <w:lang w:eastAsia="en-US"/>
          </w:rPr>
          <w:t>belegd deel VOR</w:t>
        </w:r>
      </w:ins>
    </w:p>
    <w:p w14:paraId="1AD98BAB" w14:textId="77777777" w:rsidR="00D923DC" w:rsidRDefault="00D923DC" w:rsidP="00233F87">
      <w:pPr>
        <w:rPr>
          <w:ins w:id="6186" w:author="Flory Koole" w:date="2025-11-24T15:29:00Z" w16du:dateUtc="2025-11-24T14:29:00Z"/>
          <w:rFonts w:cs="Calibri"/>
          <w:lang w:eastAsia="en-US"/>
        </w:rPr>
      </w:pPr>
      <w:bookmarkStart w:id="6187" w:name="_Hlk214890896"/>
    </w:p>
    <w:p w14:paraId="621BD874" w14:textId="47FEE207" w:rsidR="009A4083" w:rsidRPr="00183263" w:rsidRDefault="009A4083">
      <w:pPr>
        <w:pStyle w:val="Heading2"/>
        <w:rPr>
          <w:ins w:id="6188" w:author="Flory Koole" w:date="2025-11-24T15:30:00Z" w16du:dateUtc="2025-11-24T14:30:00Z"/>
          <w:lang w:eastAsia="en-US"/>
        </w:rPr>
        <w:pPrChange w:id="6189" w:author="Flory Koole" w:date="2025-11-24T15:31:00Z" w16du:dateUtc="2025-11-24T14:31:00Z">
          <w:pPr/>
        </w:pPrChange>
      </w:pPr>
      <w:ins w:id="6190" w:author="Flory Koole" w:date="2025-11-24T15:30:00Z" w16du:dateUtc="2025-11-24T14:30:00Z">
        <w:r w:rsidRPr="00183263">
          <w:rPr>
            <w:lang w:eastAsia="en-US"/>
          </w:rPr>
          <w:t xml:space="preserve">Gebeurtenissen: </w:t>
        </w:r>
      </w:ins>
      <w:ins w:id="6191" w:author="Flory Koole" w:date="2025-11-24T15:29:00Z" w16du:dateUtc="2025-11-24T14:29:00Z">
        <w:r w:rsidRPr="00183263">
          <w:rPr>
            <w:lang w:eastAsia="en-US"/>
          </w:rPr>
          <w:t>Storting units</w:t>
        </w:r>
      </w:ins>
    </w:p>
    <w:p w14:paraId="45B519A6" w14:textId="4F074DA4" w:rsidR="009A4083" w:rsidRDefault="009A4083" w:rsidP="00233F87">
      <w:pPr>
        <w:rPr>
          <w:ins w:id="6192" w:author="Flory Koole" w:date="2025-11-24T15:30:00Z" w16du:dateUtc="2025-11-24T14:30:00Z"/>
          <w:rFonts w:cs="Calibri"/>
          <w:lang w:eastAsia="en-US"/>
        </w:rPr>
      </w:pPr>
      <w:ins w:id="6193" w:author="Flory Koole" w:date="2025-11-24T15:30:00Z" w16du:dateUtc="2025-11-24T14:30:00Z">
        <w:r>
          <w:rPr>
            <w:rFonts w:cs="Calibri"/>
            <w:lang w:eastAsia="en-US"/>
          </w:rPr>
          <w:t>Dit geldt alleen voor unitgerichte reserves</w:t>
        </w:r>
      </w:ins>
      <w:ins w:id="6194" w:author="Flory Koole" w:date="2025-11-24T15:31:00Z" w16du:dateUtc="2025-11-24T14:31:00Z">
        <w:r>
          <w:rPr>
            <w:rFonts w:cs="Calibri"/>
            <w:lang w:eastAsia="en-US"/>
          </w:rPr>
          <w:t>.</w:t>
        </w:r>
        <w:r w:rsidRPr="009A4083">
          <w:rPr>
            <w:rFonts w:cs="Calibri"/>
            <w:lang w:eastAsia="en-US"/>
          </w:rPr>
          <w:t xml:space="preserve"> Er zijn 2 gebeurtenissen toegevoegd</w:t>
        </w:r>
      </w:ins>
    </w:p>
    <w:p w14:paraId="785CA916" w14:textId="77777777" w:rsidR="009A4083" w:rsidRPr="009A4083" w:rsidRDefault="009A4083">
      <w:pPr>
        <w:numPr>
          <w:ilvl w:val="0"/>
          <w:numId w:val="85"/>
        </w:numPr>
        <w:rPr>
          <w:ins w:id="6195" w:author="Flory Koole" w:date="2025-11-24T15:30:00Z"/>
          <w:rFonts w:cs="Calibri"/>
          <w:lang w:eastAsia="en-US"/>
        </w:rPr>
        <w:pPrChange w:id="6196" w:author="Flory Koole" w:date="2025-11-24T15:31:00Z" w16du:dateUtc="2025-11-24T14:31:00Z">
          <w:pPr>
            <w:numPr>
              <w:ilvl w:val="2"/>
              <w:numId w:val="85"/>
            </w:numPr>
            <w:ind w:left="1800" w:hanging="360"/>
          </w:pPr>
        </w:pPrChange>
      </w:pPr>
      <w:ins w:id="6197" w:author="Flory Koole" w:date="2025-11-24T15:30:00Z">
        <w:r w:rsidRPr="009A4083">
          <w:rPr>
            <w:rFonts w:cs="Calibri"/>
            <w:lang w:eastAsia="en-US"/>
          </w:rPr>
          <w:t xml:space="preserve">Gebeurtenis 29085 </w:t>
        </w:r>
        <w:r w:rsidRPr="009A4083">
          <w:rPr>
            <w:rFonts w:cs="Calibri"/>
            <w:i/>
            <w:iCs/>
            <w:lang w:eastAsia="en-US"/>
          </w:rPr>
          <w:t>Storting units eenmalig</w:t>
        </w:r>
        <w:r w:rsidRPr="009A4083">
          <w:rPr>
            <w:rFonts w:cs="Calibri"/>
            <w:lang w:eastAsia="en-US"/>
          </w:rPr>
          <w:t xml:space="preserve"> wordt niet gelijk gealloceerd, maar wordt verwerkt in het volgende allocatieproces en wordt dus gecommuniceerd naar de beleggingsfondsen en naar de vermogensbeheerder. Deze gebeurtenis wordt aangemaakt door </w:t>
        </w:r>
        <w:r w:rsidRPr="009A4083">
          <w:rPr>
            <w:rFonts w:cs="Calibri"/>
            <w:i/>
            <w:iCs/>
            <w:lang w:eastAsia="en-US"/>
          </w:rPr>
          <w:t>resHandmatigStortingUnits</w:t>
        </w:r>
        <w:r w:rsidRPr="009A4083">
          <w:rPr>
            <w:rFonts w:cs="Calibri"/>
            <w:lang w:eastAsia="en-US"/>
          </w:rPr>
          <w:t xml:space="preserve"> mee te geven in het invoerbestand</w:t>
        </w:r>
      </w:ins>
    </w:p>
    <w:p w14:paraId="15CFB219" w14:textId="77777777" w:rsidR="009A4083" w:rsidRDefault="009A4083" w:rsidP="009A4083">
      <w:pPr>
        <w:numPr>
          <w:ilvl w:val="0"/>
          <w:numId w:val="85"/>
        </w:numPr>
        <w:rPr>
          <w:ins w:id="6198" w:author="Flory Koole" w:date="2025-11-24T15:31:00Z" w16du:dateUtc="2025-11-24T14:31:00Z"/>
          <w:rFonts w:cs="Calibri"/>
          <w:lang w:eastAsia="en-US"/>
        </w:rPr>
      </w:pPr>
      <w:ins w:id="6199" w:author="Flory Koole" w:date="2025-11-24T15:30:00Z">
        <w:r w:rsidRPr="009A4083">
          <w:rPr>
            <w:rFonts w:cs="Calibri"/>
            <w:lang w:eastAsia="en-US"/>
          </w:rPr>
          <w:t xml:space="preserve">Gebeurtenis 29086 </w:t>
        </w:r>
        <w:r w:rsidRPr="009A4083">
          <w:rPr>
            <w:rFonts w:cs="Calibri"/>
            <w:i/>
            <w:iCs/>
            <w:lang w:eastAsia="en-US"/>
          </w:rPr>
          <w:t>Storting units eenmalig met allocatie</w:t>
        </w:r>
        <w:r w:rsidRPr="009A4083">
          <w:rPr>
            <w:rFonts w:cs="Calibri"/>
            <w:lang w:eastAsia="en-US"/>
          </w:rPr>
          <w:t xml:space="preserve"> wordt gelijk gealloceerd, oftewel verwerkt tegen de laatst bekende koersen en wordt dus </w:t>
        </w:r>
        <w:r w:rsidRPr="009A4083">
          <w:rPr>
            <w:rFonts w:cs="Calibri"/>
            <w:u w:val="single"/>
            <w:lang w:eastAsia="en-US"/>
          </w:rPr>
          <w:t>niet</w:t>
        </w:r>
        <w:r w:rsidRPr="009A4083">
          <w:rPr>
            <w:rFonts w:cs="Calibri"/>
            <w:lang w:eastAsia="en-US"/>
          </w:rPr>
          <w:t xml:space="preserve"> gecommuniceerd naar de beleggingsfondsen en </w:t>
        </w:r>
        <w:r w:rsidRPr="009A4083">
          <w:rPr>
            <w:rFonts w:cs="Calibri"/>
            <w:u w:val="single"/>
            <w:lang w:eastAsia="en-US"/>
          </w:rPr>
          <w:t>niet</w:t>
        </w:r>
        <w:r w:rsidRPr="009A4083">
          <w:rPr>
            <w:rFonts w:cs="Calibri"/>
            <w:lang w:eastAsia="en-US"/>
          </w:rPr>
          <w:t xml:space="preserve"> naar de vermogensbeheerder Deze gebeurtenis wordt aangemaakt door </w:t>
        </w:r>
        <w:r w:rsidRPr="009A4083">
          <w:rPr>
            <w:rFonts w:cs="Calibri"/>
            <w:i/>
            <w:iCs/>
            <w:lang w:eastAsia="en-US"/>
          </w:rPr>
          <w:t>resHandmatigStortingUnitsAlloc</w:t>
        </w:r>
        <w:r w:rsidRPr="009A4083">
          <w:rPr>
            <w:rFonts w:cs="Calibri"/>
            <w:lang w:eastAsia="en-US"/>
          </w:rPr>
          <w:t xml:space="preserve"> mee te geven in het invoerbestand </w:t>
        </w:r>
      </w:ins>
    </w:p>
    <w:p w14:paraId="7822F97E" w14:textId="4AB3AFBB" w:rsidR="009A4083" w:rsidRPr="009A4083" w:rsidRDefault="009A4083">
      <w:pPr>
        <w:numPr>
          <w:ilvl w:val="0"/>
          <w:numId w:val="85"/>
        </w:numPr>
        <w:rPr>
          <w:ins w:id="6200" w:author="Flory Koole" w:date="2025-11-24T15:30:00Z"/>
          <w:rFonts w:cs="Calibri"/>
          <w:lang w:eastAsia="en-US"/>
        </w:rPr>
        <w:pPrChange w:id="6201" w:author="Flory Koole" w:date="2025-11-24T15:34:00Z" w16du:dateUtc="2025-11-24T14:34:00Z">
          <w:pPr>
            <w:numPr>
              <w:ilvl w:val="2"/>
              <w:numId w:val="85"/>
            </w:numPr>
            <w:ind w:left="1800" w:hanging="360"/>
          </w:pPr>
        </w:pPrChange>
      </w:pPr>
      <w:ins w:id="6202" w:author="Flory Koole" w:date="2025-11-24T15:31:00Z" w16du:dateUtc="2025-11-24T14:31:00Z">
        <w:r>
          <w:rPr>
            <w:rFonts w:cs="Calibri"/>
            <w:lang w:eastAsia="en-US"/>
          </w:rPr>
          <w:t>Invoer</w:t>
        </w:r>
      </w:ins>
    </w:p>
    <w:p w14:paraId="5BF01B5C" w14:textId="77777777" w:rsidR="009A4083" w:rsidRPr="009A4083" w:rsidRDefault="009A4083" w:rsidP="00DE3418">
      <w:pPr>
        <w:numPr>
          <w:ilvl w:val="1"/>
          <w:numId w:val="85"/>
        </w:numPr>
        <w:rPr>
          <w:ins w:id="6203" w:author="Flory Koole" w:date="2025-11-24T15:30:00Z"/>
          <w:rFonts w:cs="Calibri"/>
          <w:lang w:eastAsia="en-US"/>
        </w:rPr>
      </w:pPr>
      <w:ins w:id="6204" w:author="Flory Koole" w:date="2025-11-24T15:30:00Z">
        <w:r w:rsidRPr="009A4083">
          <w:rPr>
            <w:rFonts w:cs="Calibri"/>
            <w:lang w:eastAsia="en-US"/>
          </w:rPr>
          <w:t>resWijzigDatum. Op deze datum wordt de gebeurtenis uitgevoerd. Let op dat er geen twk wordt veroorzaakt!</w:t>
        </w:r>
      </w:ins>
    </w:p>
    <w:p w14:paraId="25566DB1" w14:textId="77777777" w:rsidR="009A4083" w:rsidRPr="009A4083" w:rsidRDefault="009A4083" w:rsidP="00DE3418">
      <w:pPr>
        <w:numPr>
          <w:ilvl w:val="1"/>
          <w:numId w:val="85"/>
        </w:numPr>
        <w:rPr>
          <w:ins w:id="6205" w:author="Flory Koole" w:date="2025-11-24T15:30:00Z"/>
          <w:rFonts w:cs="Calibri"/>
          <w:lang w:eastAsia="en-US"/>
        </w:rPr>
      </w:pPr>
      <w:ins w:id="6206" w:author="Flory Koole" w:date="2025-11-24T15:30:00Z">
        <w:r w:rsidRPr="009A4083">
          <w:rPr>
            <w:rFonts w:cs="Calibri"/>
            <w:lang w:eastAsia="en-US"/>
          </w:rPr>
          <w:t>resFondsen kan meegegeven worden als er een storting gedaan moet worden in een fonds waar de deelnemer nog geen units in heeft zitten. Let op dat een negatieve storting kan leiden tot negatieve units!</w:t>
        </w:r>
      </w:ins>
    </w:p>
    <w:p w14:paraId="0BEB6934" w14:textId="77777777" w:rsidR="009A4083" w:rsidRDefault="009A4083" w:rsidP="00233F87">
      <w:pPr>
        <w:rPr>
          <w:ins w:id="6207" w:author="Flory Koole (F)" w:date="2025-08-14T13:49:00Z" w16du:dateUtc="2025-08-14T11:49:00Z"/>
          <w:rFonts w:cs="Calibri"/>
          <w:lang w:eastAsia="en-US"/>
        </w:rPr>
      </w:pPr>
    </w:p>
    <w:bookmarkEnd w:id="6187"/>
    <w:p w14:paraId="5E5828D3" w14:textId="77777777" w:rsidR="00BC07BD" w:rsidRDefault="00BC07BD" w:rsidP="00233F87">
      <w:pPr>
        <w:rPr>
          <w:rFonts w:cs="Calibri"/>
          <w:lang w:eastAsia="en-US"/>
        </w:rPr>
      </w:pPr>
    </w:p>
    <w:p w14:paraId="520867AB" w14:textId="70E65CD6" w:rsidR="00233F87" w:rsidRDefault="00CE539E" w:rsidP="00233F87">
      <w:pPr>
        <w:pStyle w:val="Heading2"/>
        <w:rPr>
          <w:rFonts w:eastAsia="Times New Roman"/>
        </w:rPr>
      </w:pPr>
      <w:bookmarkStart w:id="6208" w:name="_Toc187312303"/>
      <w:bookmarkStart w:id="6209" w:name="_Toc1257186319"/>
      <w:bookmarkStart w:id="6210" w:name="_Toc459741177"/>
      <w:r w:rsidRPr="2B26B8BC">
        <w:rPr>
          <w:lang w:eastAsia="en-US"/>
        </w:rPr>
        <w:t>Timing van de verschillende onderdelen</w:t>
      </w:r>
      <w:bookmarkEnd w:id="6208"/>
      <w:bookmarkEnd w:id="6209"/>
      <w:bookmarkEnd w:id="6210"/>
    </w:p>
    <w:p w14:paraId="277DE988" w14:textId="496AD740" w:rsidR="00233F87" w:rsidRDefault="00CE539E" w:rsidP="00233F87">
      <w:pPr>
        <w:rPr>
          <w:ins w:id="6211" w:author="Flory Koole (F)" w:date="2025-08-14T12:58:00Z" w16du:dateUtc="2025-08-14T10:58:00Z"/>
        </w:rPr>
      </w:pPr>
      <w:r>
        <w:t>In de uitvoering moeten de verschillende processen elke maand in een bepaalde volgorde worden uitgevoerd voor juiste administratieve verwerking.</w:t>
      </w:r>
      <w:ins w:id="6212" w:author="Flory Koole (F)" w:date="2025-08-14T12:57:00Z" w16du:dateUtc="2025-08-14T10:57:00Z">
        <w:r w:rsidR="00A3273C">
          <w:t xml:space="preserve"> In een maand </w:t>
        </w:r>
        <w:r w:rsidR="005A2C46">
          <w:t xml:space="preserve">is de volgorde </w:t>
        </w:r>
        <w:r w:rsidR="00A209DB">
          <w:t>als volgt, uitgaande van meerdere beleggingsm</w:t>
        </w:r>
        <w:r w:rsidR="00867673">
          <w:t>omenten</w:t>
        </w:r>
        <w:r w:rsidR="00F654E2">
          <w:t xml:space="preserve"> waarbij er 1 of meerdere zogenaamde kleine</w:t>
        </w:r>
        <w:r w:rsidR="00D26C65">
          <w:t xml:space="preserve"> orders zijn </w:t>
        </w:r>
      </w:ins>
      <w:ins w:id="6213" w:author="Flory Koole (F)" w:date="2025-08-14T12:58:00Z" w16du:dateUtc="2025-08-14T10:58:00Z">
        <w:r w:rsidR="00D26C65">
          <w:t>en 1 grote order ultimo maand.</w:t>
        </w:r>
      </w:ins>
      <w:ins w:id="6214" w:author="Flory Koole (F)" w:date="2025-08-14T13:00:00Z" w16du:dateUtc="2025-08-14T11:00:00Z">
        <w:r w:rsidR="00A04E8E">
          <w:t xml:space="preserve"> Waar onderstaand dag staat, kan ook werkdag worden gel</w:t>
        </w:r>
        <w:r w:rsidR="00157325">
          <w:t>ezen</w:t>
        </w:r>
      </w:ins>
    </w:p>
    <w:p w14:paraId="6D575716" w14:textId="77777777" w:rsidR="00424B0E" w:rsidRDefault="004458B2" w:rsidP="004458B2">
      <w:pPr>
        <w:pStyle w:val="ListParagraph"/>
        <w:numPr>
          <w:ilvl w:val="0"/>
          <w:numId w:val="6"/>
        </w:numPr>
        <w:rPr>
          <w:ins w:id="6215" w:author="Flory Koole (F)" w:date="2025-08-14T12:59:00Z" w16du:dateUtc="2025-08-14T10:59:00Z"/>
        </w:rPr>
      </w:pPr>
      <w:ins w:id="6216" w:author="Flory Koole (F)" w:date="2025-08-14T12:58:00Z" w16du:dateUtc="2025-08-14T10:58:00Z">
        <w:r>
          <w:t xml:space="preserve">Primo maand: </w:t>
        </w:r>
      </w:ins>
    </w:p>
    <w:p w14:paraId="14EB2FD2" w14:textId="19F85EC4" w:rsidR="00157325" w:rsidRDefault="00157325" w:rsidP="00424B0E">
      <w:pPr>
        <w:pStyle w:val="ListParagraph"/>
        <w:numPr>
          <w:ilvl w:val="1"/>
          <w:numId w:val="6"/>
        </w:numPr>
        <w:rPr>
          <w:ins w:id="6217" w:author="Flory Koole (F)" w:date="2025-08-14T13:00:00Z" w16du:dateUtc="2025-08-14T11:00:00Z"/>
        </w:rPr>
      </w:pPr>
      <w:ins w:id="6218" w:author="Flory Koole (F)" w:date="2025-08-14T13:00:00Z" w16du:dateUtc="2025-08-14T11:00:00Z">
        <w:r>
          <w:t>Rond de 1</w:t>
        </w:r>
        <w:r w:rsidRPr="00157325">
          <w:rPr>
            <w:vertAlign w:val="superscript"/>
            <w:rPrChange w:id="6219" w:author="Flory Koole (F)" w:date="2025-08-14T13:00:00Z" w16du:dateUtc="2025-08-14T11:00:00Z">
              <w:rPr/>
            </w:rPrChange>
          </w:rPr>
          <w:t>e</w:t>
        </w:r>
        <w:r>
          <w:t xml:space="preserve"> dag van de maand worden de koersen </w:t>
        </w:r>
        <w:r w:rsidR="00F70314">
          <w:t>geleverd waartegen de grote order ultimo vorige ma</w:t>
        </w:r>
      </w:ins>
      <w:ins w:id="6220" w:author="Flory Koole (F)" w:date="2025-08-14T13:01:00Z" w16du:dateUtc="2025-08-14T11:01:00Z">
        <w:r w:rsidR="00F70314">
          <w:t>and is verwerkt.</w:t>
        </w:r>
      </w:ins>
      <w:ins w:id="6221" w:author="Flory Koole (F)" w:date="2025-08-14T13:02:00Z" w16du:dateUtc="2025-08-14T11:02:00Z">
        <w:r w:rsidR="00B16F49">
          <w:t xml:space="preserve"> Hiermee kan deze allocatie worden afgerond</w:t>
        </w:r>
        <w:r w:rsidR="00244BD1">
          <w:t xml:space="preserve"> en worden de units op de belegg</w:t>
        </w:r>
        <w:r w:rsidR="00D64327">
          <w:t>ingsrekeningen bijgewerkt</w:t>
        </w:r>
      </w:ins>
    </w:p>
    <w:p w14:paraId="47DC5B3D" w14:textId="49C19ECB" w:rsidR="0010240C" w:rsidRDefault="00424B0E" w:rsidP="00424B0E">
      <w:pPr>
        <w:pStyle w:val="ListParagraph"/>
        <w:numPr>
          <w:ilvl w:val="1"/>
          <w:numId w:val="6"/>
        </w:numPr>
        <w:rPr>
          <w:ins w:id="6222" w:author="Flory Koole (F)" w:date="2025-08-14T13:05:00Z" w16du:dateUtc="2025-08-14T11:05:00Z"/>
        </w:rPr>
      </w:pPr>
      <w:ins w:id="6223" w:author="Flory Koole (F)" w:date="2025-08-14T12:59:00Z" w16du:dateUtc="2025-08-14T10:59:00Z">
        <w:r>
          <w:t>Rond de 4</w:t>
        </w:r>
        <w:r w:rsidRPr="00424B0E">
          <w:rPr>
            <w:vertAlign w:val="superscript"/>
            <w:rPrChange w:id="6224" w:author="Flory Koole (F)" w:date="2025-08-14T12:59:00Z" w16du:dateUtc="2025-08-14T10:59:00Z">
              <w:rPr/>
            </w:rPrChange>
          </w:rPr>
          <w:t>e</w:t>
        </w:r>
        <w:r>
          <w:t xml:space="preserve"> </w:t>
        </w:r>
        <w:r w:rsidR="00EB0D08">
          <w:t xml:space="preserve">dag wordt de </w:t>
        </w:r>
      </w:ins>
      <w:ins w:id="6225" w:author="Flory Koole (F)" w:date="2025-08-14T12:58:00Z" w16du:dateUtc="2025-08-14T10:58:00Z">
        <w:r w:rsidR="004458B2">
          <w:t xml:space="preserve">RTS </w:t>
        </w:r>
        <w:r w:rsidR="00E045C0">
          <w:t>ge</w:t>
        </w:r>
      </w:ins>
      <w:ins w:id="6226" w:author="Flory Koole (F)" w:date="2025-08-14T12:59:00Z" w16du:dateUtc="2025-08-14T10:59:00Z">
        <w:r w:rsidR="00E045C0">
          <w:t>publiceerd</w:t>
        </w:r>
        <w:r w:rsidR="00EB0D08">
          <w:t xml:space="preserve"> door DNB</w:t>
        </w:r>
        <w:r w:rsidR="00A04E8E">
          <w:t xml:space="preserve">, welke moet worden ingelezen voor de bepaling van de </w:t>
        </w:r>
      </w:ins>
      <w:ins w:id="6227" w:author="Flory Koole (F)" w:date="2025-08-14T13:31:00Z" w16du:dateUtc="2025-08-14T11:31:00Z">
        <w:r w:rsidR="005F2FC0">
          <w:t>nieuwe</w:t>
        </w:r>
      </w:ins>
      <w:ins w:id="6228" w:author="Flory Koole (F)" w:date="2025-08-14T12:59:00Z" w16du:dateUtc="2025-08-14T10:59:00Z">
        <w:r w:rsidR="00A04E8E">
          <w:t xml:space="preserve"> financieringsfactor</w:t>
        </w:r>
      </w:ins>
    </w:p>
    <w:p w14:paraId="275A8812" w14:textId="77777777" w:rsidR="00021E88" w:rsidRDefault="00B34848" w:rsidP="00424B0E">
      <w:pPr>
        <w:pStyle w:val="ListParagraph"/>
        <w:numPr>
          <w:ilvl w:val="1"/>
          <w:numId w:val="6"/>
        </w:numPr>
        <w:rPr>
          <w:ins w:id="6229" w:author="Flory Koole (F)" w:date="2025-08-14T13:07:00Z" w16du:dateUtc="2025-08-14T11:07:00Z"/>
        </w:rPr>
      </w:pPr>
      <w:ins w:id="6230" w:author="Flory Koole (F)" w:date="2025-08-14T13:05:00Z" w16du:dateUtc="2025-08-14T11:05:00Z">
        <w:r>
          <w:t>Rond de 6</w:t>
        </w:r>
        <w:r w:rsidRPr="00B34848">
          <w:rPr>
            <w:vertAlign w:val="superscript"/>
            <w:rPrChange w:id="6231" w:author="Flory Koole (F)" w:date="2025-08-14T13:05:00Z" w16du:dateUtc="2025-08-14T11:05:00Z">
              <w:rPr/>
            </w:rPrChange>
          </w:rPr>
          <w:t>e</w:t>
        </w:r>
        <w:r>
          <w:t xml:space="preserve"> dag </w:t>
        </w:r>
        <w:r w:rsidR="008B5CF4">
          <w:t>wordt door AIM</w:t>
        </w:r>
      </w:ins>
      <w:ins w:id="6232" w:author="Flory Koole (F)" w:date="2025-08-14T13:06:00Z" w16du:dateUtc="2025-08-14T11:06:00Z">
        <w:r w:rsidR="00017AF1">
          <w:t xml:space="preserve"> de waarde van het CVP mandaat doorgegeven</w:t>
        </w:r>
        <w:r w:rsidR="007C03A0">
          <w:t>, waarna</w:t>
        </w:r>
        <w:r w:rsidR="00CB2377">
          <w:t xml:space="preserve"> de financieringsgraad wordt bepaald</w:t>
        </w:r>
      </w:ins>
    </w:p>
    <w:p w14:paraId="4FF18823" w14:textId="633CF50F" w:rsidR="00B34848" w:rsidRDefault="001209F1">
      <w:pPr>
        <w:pStyle w:val="ListParagraph"/>
        <w:numPr>
          <w:ilvl w:val="0"/>
          <w:numId w:val="6"/>
        </w:numPr>
        <w:rPr>
          <w:ins w:id="6233" w:author="Flory Koole (F)" w:date="2025-08-14T13:13:00Z" w16du:dateUtc="2025-08-14T11:13:00Z"/>
        </w:rPr>
        <w:pPrChange w:id="6234" w:author="Flory Koole (F)" w:date="2025-08-14T13:15:00Z" w16du:dateUtc="2025-08-14T11:15:00Z">
          <w:pPr>
            <w:pStyle w:val="ListParagraph"/>
            <w:numPr>
              <w:ilvl w:val="1"/>
              <w:numId w:val="6"/>
            </w:numPr>
            <w:ind w:left="1440" w:hanging="360"/>
          </w:pPr>
        </w:pPrChange>
      </w:pPr>
      <w:ins w:id="6235" w:author="Flory Koole (F)" w:date="2025-08-14T13:07:00Z" w16du:dateUtc="2025-08-14T11:07:00Z">
        <w:r>
          <w:t xml:space="preserve">Gedurende de maand zijn er 1 </w:t>
        </w:r>
        <w:r w:rsidR="007C1B14">
          <w:t xml:space="preserve">tot maximaal 3 </w:t>
        </w:r>
        <w:r w:rsidR="00BE1188">
          <w:t xml:space="preserve">zogenaamde kleine orders die </w:t>
        </w:r>
      </w:ins>
      <w:ins w:id="6236" w:author="Flory Koole (F)" w:date="2025-08-14T13:09:00Z" w16du:dateUtc="2025-08-14T11:09:00Z">
        <w:r w:rsidR="00762A82">
          <w:t xml:space="preserve">naast mutaties </w:t>
        </w:r>
        <w:r w:rsidR="00CF0E85">
          <w:t xml:space="preserve">vanaf de laatste </w:t>
        </w:r>
      </w:ins>
      <w:ins w:id="6237" w:author="Flory Koole (F)" w:date="2025-08-14T13:07:00Z" w16du:dateUtc="2025-08-14T11:07:00Z">
        <w:r w:rsidR="007A3E86">
          <w:t>allee</w:t>
        </w:r>
      </w:ins>
      <w:ins w:id="6238" w:author="Flory Koole (F)" w:date="2025-08-14T13:08:00Z" w16du:dateUtc="2025-08-14T11:08:00Z">
        <w:r w:rsidR="006054F1">
          <w:t>n</w:t>
        </w:r>
      </w:ins>
      <w:ins w:id="6239" w:author="Flory Koole (F)" w:date="2025-08-14T13:07:00Z" w16du:dateUtc="2025-08-14T11:07:00Z">
        <w:r w:rsidR="007A3E86">
          <w:t xml:space="preserve"> premiestortingen van </w:t>
        </w:r>
      </w:ins>
      <w:ins w:id="6240" w:author="Flory Koole (F)" w:date="2025-08-14T13:08:00Z" w16du:dateUtc="2025-08-14T11:08:00Z">
        <w:r w:rsidR="0061084A">
          <w:t xml:space="preserve">(verondersteld) </w:t>
        </w:r>
      </w:ins>
      <w:ins w:id="6241" w:author="Flory Koole (F)" w:date="2025-08-14T13:07:00Z" w16du:dateUtc="2025-08-14T11:07:00Z">
        <w:r w:rsidR="007A3E86">
          <w:t>betaalde premies bevatten</w:t>
        </w:r>
      </w:ins>
      <w:ins w:id="6242" w:author="Flory Koole (F)" w:date="2025-08-14T13:08:00Z" w16du:dateUtc="2025-08-14T11:08:00Z">
        <w:r w:rsidR="00026A5A">
          <w:t>. Voordat deze order wordt gemaakt</w:t>
        </w:r>
      </w:ins>
      <w:ins w:id="6243" w:author="Flory Koole (F)" w:date="2025-08-14T13:13:00Z" w16du:dateUtc="2025-08-14T11:13:00Z">
        <w:r w:rsidR="00980A0C">
          <w:t xml:space="preserve"> word</w:t>
        </w:r>
        <w:r w:rsidR="00C3314C">
          <w:t>t opdracht gegeven om deze stortingen aan te maken</w:t>
        </w:r>
      </w:ins>
    </w:p>
    <w:p w14:paraId="26A90ED4" w14:textId="7ED16E16" w:rsidR="00C3314C" w:rsidRDefault="00C3314C">
      <w:pPr>
        <w:pStyle w:val="ListParagraph"/>
        <w:numPr>
          <w:ilvl w:val="1"/>
          <w:numId w:val="6"/>
        </w:numPr>
        <w:rPr>
          <w:ins w:id="6244" w:author="Flory Koole (F)" w:date="2025-08-14T13:13:00Z" w16du:dateUtc="2025-08-14T11:13:00Z"/>
        </w:rPr>
        <w:pPrChange w:id="6245" w:author="Flory Koole (F)" w:date="2025-08-14T13:33:00Z" w16du:dateUtc="2025-08-14T11:33:00Z">
          <w:pPr>
            <w:pStyle w:val="ListParagraph"/>
            <w:numPr>
              <w:ilvl w:val="2"/>
              <w:numId w:val="6"/>
            </w:numPr>
            <w:ind w:left="2160" w:hanging="360"/>
          </w:pPr>
        </w:pPrChange>
      </w:pPr>
      <w:ins w:id="6246" w:author="Flory Koole (F)" w:date="2025-08-14T13:13:00Z" w16du:dateUtc="2025-08-14T11:13:00Z">
        <w:r>
          <w:t>Premiestorting</w:t>
        </w:r>
      </w:ins>
    </w:p>
    <w:p w14:paraId="5EC89663" w14:textId="171FB64A" w:rsidR="00C3314C" w:rsidRDefault="00C3314C">
      <w:pPr>
        <w:pStyle w:val="ListParagraph"/>
        <w:numPr>
          <w:ilvl w:val="1"/>
          <w:numId w:val="6"/>
        </w:numPr>
        <w:rPr>
          <w:ins w:id="6247" w:author="Flory Koole (F)" w:date="2025-08-14T13:14:00Z" w16du:dateUtc="2025-08-14T11:14:00Z"/>
        </w:rPr>
        <w:pPrChange w:id="6248" w:author="Flory Koole (F)" w:date="2025-08-14T13:33:00Z" w16du:dateUtc="2025-08-14T11:33:00Z">
          <w:pPr>
            <w:pStyle w:val="ListParagraph"/>
            <w:numPr>
              <w:ilvl w:val="2"/>
              <w:numId w:val="6"/>
            </w:numPr>
            <w:ind w:left="2160" w:hanging="360"/>
          </w:pPr>
        </w:pPrChange>
      </w:pPr>
      <w:ins w:id="6249" w:author="Flory Koole (F)" w:date="2025-08-14T13:13:00Z" w16du:dateUtc="2025-08-14T11:13:00Z">
        <w:r>
          <w:t>Premiestorting AO (vrijgestelde</w:t>
        </w:r>
      </w:ins>
      <w:ins w:id="6250" w:author="Flory Koole (F)" w:date="2025-08-14T13:14:00Z" w16du:dateUtc="2025-08-14T11:14:00Z">
        <w:r>
          <w:t xml:space="preserve"> premies</w:t>
        </w:r>
        <w:r w:rsidR="003370D4">
          <w:t>)</w:t>
        </w:r>
      </w:ins>
    </w:p>
    <w:p w14:paraId="736636B3" w14:textId="7784A25C" w:rsidR="00F1151A" w:rsidRDefault="00A17139" w:rsidP="0017222D">
      <w:pPr>
        <w:pStyle w:val="ListParagraph"/>
        <w:numPr>
          <w:ilvl w:val="0"/>
          <w:numId w:val="6"/>
        </w:numPr>
        <w:rPr>
          <w:ins w:id="6251" w:author="Flory Koole (F)" w:date="2025-08-14T13:24:00Z" w16du:dateUtc="2025-08-14T11:24:00Z"/>
        </w:rPr>
      </w:pPr>
      <w:ins w:id="6252" w:author="Flory Koole (F)" w:date="2025-08-14T13:15:00Z" w16du:dateUtc="2025-08-14T11:15:00Z">
        <w:r>
          <w:t>Einde van de maand</w:t>
        </w:r>
        <w:r w:rsidR="00E410B8">
          <w:t xml:space="preserve"> </w:t>
        </w:r>
      </w:ins>
      <w:ins w:id="6253" w:author="Flory Koole (F)" w:date="2025-08-14T13:34:00Z" w16du:dateUtc="2025-08-14T11:34:00Z">
        <w:r w:rsidR="001E4B9C">
          <w:t>wordt de bel</w:t>
        </w:r>
        <w:r w:rsidR="00854B2B">
          <w:t>eggingsopdracht zo groot mogelijk gemaakt</w:t>
        </w:r>
        <w:r w:rsidR="005F5363">
          <w:t xml:space="preserve"> o</w:t>
        </w:r>
      </w:ins>
      <w:ins w:id="6254" w:author="Flory Koole (F)" w:date="2025-08-14T13:33:00Z" w16du:dateUtc="2025-08-14T11:33:00Z">
        <w:r w:rsidR="00940DB8">
          <w:t>m zo vee</w:t>
        </w:r>
      </w:ins>
      <w:ins w:id="6255" w:author="Flory Koole (F)" w:date="2025-08-14T13:34:00Z" w16du:dateUtc="2025-08-14T11:34:00Z">
        <w:r w:rsidR="00940DB8">
          <w:t xml:space="preserve">l mogelijk voordeel te behalen vanuit netting </w:t>
        </w:r>
      </w:ins>
      <w:ins w:id="6256" w:author="Flory Koole (F)" w:date="2025-08-14T13:35:00Z" w16du:dateUtc="2025-08-14T11:35:00Z">
        <w:r w:rsidR="004E2A97">
          <w:t>door de vermogensbeheerder</w:t>
        </w:r>
        <w:r w:rsidR="00A77791">
          <w:t>. Dit leidt gezamenlijk tot de zogenaamde grote order</w:t>
        </w:r>
      </w:ins>
    </w:p>
    <w:p w14:paraId="46232A35" w14:textId="238FEB1F" w:rsidR="00D40229" w:rsidRDefault="001015AE" w:rsidP="00F1151A">
      <w:pPr>
        <w:pStyle w:val="ListParagraph"/>
        <w:numPr>
          <w:ilvl w:val="1"/>
          <w:numId w:val="6"/>
        </w:numPr>
        <w:rPr>
          <w:ins w:id="6257" w:author="Flory Koole (F)" w:date="2025-08-14T13:28:00Z" w16du:dateUtc="2025-08-14T11:28:00Z"/>
        </w:rPr>
      </w:pPr>
      <w:ins w:id="6258" w:author="Flory Koole (F)" w:date="2025-08-14T13:28:00Z" w16du:dateUtc="2025-08-14T11:28:00Z">
        <w:r>
          <w:t xml:space="preserve">De uitkeringen vanuit CVP aanspraken worden doorgegeven aan AllVida, die worden verwerkt </w:t>
        </w:r>
        <w:r w:rsidR="00EB3CA2">
          <w:t xml:space="preserve">als </w:t>
        </w:r>
        <w:r w:rsidR="007326BB">
          <w:t>te o</w:t>
        </w:r>
      </w:ins>
      <w:ins w:id="6259" w:author="Flory Koole (F)" w:date="2025-08-14T13:29:00Z" w16du:dateUtc="2025-08-14T11:29:00Z">
        <w:r w:rsidR="007326BB">
          <w:t xml:space="preserve">nttrekken bedrag </w:t>
        </w:r>
        <w:r w:rsidR="00812CF9">
          <w:t>aan de CVP reserve</w:t>
        </w:r>
      </w:ins>
      <w:ins w:id="6260" w:author="Flory Koole (F)" w:date="2025-08-14T13:28:00Z" w16du:dateUtc="2025-08-14T11:28:00Z">
        <w:r w:rsidR="00761536">
          <w:t xml:space="preserve"> </w:t>
        </w:r>
      </w:ins>
    </w:p>
    <w:p w14:paraId="6E61620B" w14:textId="26C3578B" w:rsidR="00D1261F" w:rsidRDefault="00646295" w:rsidP="00F1151A">
      <w:pPr>
        <w:pStyle w:val="ListParagraph"/>
        <w:numPr>
          <w:ilvl w:val="1"/>
          <w:numId w:val="6"/>
        </w:numPr>
        <w:rPr>
          <w:ins w:id="6261" w:author="Flory Koole (F)" w:date="2025-08-14T13:37:00Z" w16du:dateUtc="2025-08-14T11:37:00Z"/>
        </w:rPr>
      </w:pPr>
      <w:ins w:id="6262" w:author="Flory Koole (F)" w:date="2025-08-14T13:14:00Z" w16du:dateUtc="2025-08-14T11:14:00Z">
        <w:r>
          <w:t xml:space="preserve">Door </w:t>
        </w:r>
        <w:r w:rsidR="006F4416">
          <w:t>automatische incasso en inrichting van de keten worden de meeste premie</w:t>
        </w:r>
        <w:r w:rsidR="00F21D70">
          <w:t xml:space="preserve">s betaald </w:t>
        </w:r>
      </w:ins>
      <w:ins w:id="6263" w:author="Flory Koole (F)" w:date="2025-08-14T13:15:00Z" w16du:dateUtc="2025-08-14T11:15:00Z">
        <w:r w:rsidR="005325EE">
          <w:t>aan het einde van de maand</w:t>
        </w:r>
      </w:ins>
      <w:ins w:id="6264" w:author="Flory Koole (F)" w:date="2025-08-14T13:36:00Z" w16du:dateUtc="2025-08-14T11:36:00Z">
        <w:r w:rsidR="008C5DA2">
          <w:t xml:space="preserve">. De opdracht Premiestorting </w:t>
        </w:r>
        <w:r w:rsidR="003D6E34">
          <w:t>levert hierdoor</w:t>
        </w:r>
        <w:r w:rsidR="00214E1E">
          <w:t xml:space="preserve"> een </w:t>
        </w:r>
      </w:ins>
      <w:ins w:id="6265" w:author="Flory Koole (F)" w:date="2025-08-14T13:37:00Z" w16du:dateUtc="2025-08-14T11:37:00Z">
        <w:r w:rsidR="00720C37">
          <w:t xml:space="preserve">groot bedrag in geld op om </w:t>
        </w:r>
        <w:r w:rsidR="00395864">
          <w:t>in te leggen</w:t>
        </w:r>
      </w:ins>
    </w:p>
    <w:p w14:paraId="20276A9F" w14:textId="4C08A40A" w:rsidR="007677D7" w:rsidRDefault="007677D7">
      <w:pPr>
        <w:pStyle w:val="ListParagraph"/>
        <w:numPr>
          <w:ilvl w:val="2"/>
          <w:numId w:val="6"/>
        </w:numPr>
        <w:rPr>
          <w:ins w:id="6266" w:author="Flory Koole (F)" w:date="2025-08-14T13:29:00Z" w16du:dateUtc="2025-08-14T11:29:00Z"/>
        </w:rPr>
        <w:pPrChange w:id="6267" w:author="Flory Koole (F)" w:date="2025-08-14T13:37:00Z" w16du:dateUtc="2025-08-14T11:37:00Z">
          <w:pPr>
            <w:pStyle w:val="ListParagraph"/>
            <w:numPr>
              <w:ilvl w:val="1"/>
              <w:numId w:val="6"/>
            </w:numPr>
            <w:ind w:left="1440" w:hanging="360"/>
          </w:pPr>
        </w:pPrChange>
      </w:pPr>
      <w:ins w:id="6268" w:author="Flory Koole (F)" w:date="2025-08-14T13:37:00Z" w16du:dateUtc="2025-08-14T11:37:00Z">
        <w:r>
          <w:t>NB: voor de opdracht Premiestorting AO</w:t>
        </w:r>
        <w:r w:rsidR="001A745F">
          <w:t xml:space="preserve"> die ook wordt gegeven, geldt dit niet of in mindere mate, omdat de nota voor de vrijgestelde premies</w:t>
        </w:r>
      </w:ins>
      <w:ins w:id="6269" w:author="Flory Koole (F)" w:date="2025-08-14T13:38:00Z" w16du:dateUtc="2025-08-14T11:38:00Z">
        <w:r w:rsidR="00EF3103">
          <w:t xml:space="preserve"> direct bij aanmaken als betaald wordt geadministreerd</w:t>
        </w:r>
      </w:ins>
      <w:ins w:id="6270" w:author="Flory Koole (F)" w:date="2025-08-14T13:40:00Z" w16du:dateUtc="2025-08-14T11:40:00Z">
        <w:r w:rsidR="001D4D6D">
          <w:t>. Dit zal daardoor tot premiestortingen leiden in een kleine allocati</w:t>
        </w:r>
        <w:r w:rsidR="00906146">
          <w:t>e; dit is afgesproken</w:t>
        </w:r>
      </w:ins>
      <w:ins w:id="6271" w:author="Flory Koole (F)" w:date="2025-08-14T13:41:00Z" w16du:dateUtc="2025-08-14T11:41:00Z">
        <w:r w:rsidR="002E55FD">
          <w:t>.</w:t>
        </w:r>
      </w:ins>
    </w:p>
    <w:p w14:paraId="14A1F3C7" w14:textId="2DC2A9F2" w:rsidR="00AA4AE5" w:rsidRDefault="009D3143" w:rsidP="00F1151A">
      <w:pPr>
        <w:pStyle w:val="ListParagraph"/>
        <w:numPr>
          <w:ilvl w:val="1"/>
          <w:numId w:val="6"/>
        </w:numPr>
        <w:rPr>
          <w:ins w:id="6272" w:author="Flory Koole (F)" w:date="2025-08-14T13:31:00Z" w16du:dateUtc="2025-08-14T11:31:00Z"/>
        </w:rPr>
      </w:pPr>
      <w:ins w:id="6273" w:author="Flory Koole (F)" w:date="2025-08-14T13:32:00Z" w16du:dateUtc="2025-08-14T11:32:00Z">
        <w:r>
          <w:t xml:space="preserve">Voor de </w:t>
        </w:r>
        <w:r w:rsidR="00387C27">
          <w:t xml:space="preserve">deelnemers die maximaal </w:t>
        </w:r>
        <w:r w:rsidR="00C35900">
          <w:t>een maand voor pensionering</w:t>
        </w:r>
        <w:r w:rsidR="00237318">
          <w:t xml:space="preserve"> zitten, worden </w:t>
        </w:r>
        <w:r w:rsidR="00CB4769">
          <w:t xml:space="preserve">de aanwezige units verkocht </w:t>
        </w:r>
        <w:r w:rsidR="005E10E9">
          <w:t xml:space="preserve">en </w:t>
        </w:r>
      </w:ins>
      <w:ins w:id="6274" w:author="Flory Koole (F)" w:date="2025-08-14T13:41:00Z" w16du:dateUtc="2025-08-14T11:41:00Z">
        <w:r w:rsidR="00E22BAC">
          <w:t>hiervoor worden CVP aanspraken aangekocht</w:t>
        </w:r>
        <w:r w:rsidR="00D2043A">
          <w:t>.</w:t>
        </w:r>
      </w:ins>
    </w:p>
    <w:p w14:paraId="0C356674" w14:textId="37215949" w:rsidR="004509AE" w:rsidRDefault="004509AE" w:rsidP="00F1151A">
      <w:pPr>
        <w:pStyle w:val="ListParagraph"/>
        <w:numPr>
          <w:ilvl w:val="1"/>
          <w:numId w:val="6"/>
        </w:numPr>
        <w:rPr>
          <w:ins w:id="6275" w:author="Flory Koole (F)" w:date="2025-08-14T13:30:00Z" w16du:dateUtc="2025-08-14T11:30:00Z"/>
        </w:rPr>
      </w:pPr>
      <w:ins w:id="6276" w:author="Flory Koole (F)" w:date="2025-08-14T13:29:00Z" w16du:dateUtc="2025-08-14T11:29:00Z">
        <w:r>
          <w:t>Er wordt opdracht gegeven voor rebalan</w:t>
        </w:r>
        <w:r w:rsidR="009A3B68">
          <w:t xml:space="preserve">ce van zowel de beleggingsrekeningen als </w:t>
        </w:r>
        <w:r w:rsidR="00CC0D68">
          <w:t>geunitiseerde reserves</w:t>
        </w:r>
      </w:ins>
      <w:ins w:id="6277" w:author="Flory Koole (F)" w:date="2025-08-14T13:30:00Z" w16du:dateUtc="2025-08-14T11:30:00Z">
        <w:r w:rsidR="004C27B1">
          <w:t>, wat tot switches leidt</w:t>
        </w:r>
      </w:ins>
    </w:p>
    <w:p w14:paraId="354E6772" w14:textId="7A37C773" w:rsidR="000B0001" w:rsidRDefault="000B0001" w:rsidP="00F1151A">
      <w:pPr>
        <w:pStyle w:val="ListParagraph"/>
        <w:numPr>
          <w:ilvl w:val="1"/>
          <w:numId w:val="6"/>
        </w:numPr>
        <w:rPr>
          <w:ins w:id="6278" w:author="Flory Koole (F)" w:date="2025-08-14T13:47:00Z" w16du:dateUtc="2025-08-14T11:47:00Z"/>
        </w:rPr>
      </w:pPr>
      <w:ins w:id="6279" w:author="Flory Koole (F)" w:date="2025-08-14T13:30:00Z" w16du:dateUtc="2025-08-14T11:30:00Z">
        <w:r>
          <w:t xml:space="preserve">Er wordt </w:t>
        </w:r>
        <w:r w:rsidR="00E531A8">
          <w:t xml:space="preserve">opdracht gegeven tot kostenonttrekking. Hierbij </w:t>
        </w:r>
        <w:r w:rsidR="00A001CD">
          <w:t xml:space="preserve">worden </w:t>
        </w:r>
      </w:ins>
      <w:ins w:id="6280" w:author="Flory Koole (F)" w:date="2025-08-14T13:41:00Z" w16du:dateUtc="2025-08-14T11:41:00Z">
        <w:r w:rsidR="004040EF">
          <w:t>mogelijk 2 gebeurtenissen aangemaakt: een kostenonttrekkin</w:t>
        </w:r>
      </w:ins>
      <w:ins w:id="6281" w:author="Flory Koole (F)" w:date="2025-08-14T13:42:00Z" w16du:dateUtc="2025-08-14T11:42:00Z">
        <w:r w:rsidR="004040EF">
          <w:t>g</w:t>
        </w:r>
        <w:r w:rsidR="0014434A">
          <w:t xml:space="preserve"> voor de kosten van de beleggingsrekening (bij het schrijven staat deze op 0%</w:t>
        </w:r>
        <w:r w:rsidR="00F03087">
          <w:t>)</w:t>
        </w:r>
        <w:r w:rsidR="0088630C">
          <w:t xml:space="preserve"> en </w:t>
        </w:r>
      </w:ins>
      <w:ins w:id="6282" w:author="Flory Koole (F)" w:date="2025-08-14T13:43:00Z" w16du:dateUtc="2025-08-14T11:43:00Z">
        <w:r w:rsidR="00B17AA1">
          <w:t>Kosten vrijwillige voortzetting</w:t>
        </w:r>
      </w:ins>
      <w:ins w:id="6283" w:author="Flory Koole (F)" w:date="2025-08-14T13:44:00Z" w16du:dateUtc="2025-08-14T11:44:00Z">
        <w:r w:rsidR="00BB78EB">
          <w:t xml:space="preserve"> waarbij de risicopremies voor </w:t>
        </w:r>
        <w:r w:rsidR="00513DCF">
          <w:t>risico</w:t>
        </w:r>
      </w:ins>
      <w:ins w:id="6284" w:author="Flory Koole (F)" w:date="2025-08-14T13:45:00Z" w16du:dateUtc="2025-08-14T11:45:00Z">
        <w:r w:rsidR="00513DCF">
          <w:t xml:space="preserve">dekking </w:t>
        </w:r>
        <w:r w:rsidR="0024790D">
          <w:t>worden verrekend</w:t>
        </w:r>
      </w:ins>
    </w:p>
    <w:p w14:paraId="31DE2DAD" w14:textId="79EA09DA" w:rsidR="00523997" w:rsidRDefault="00C97406">
      <w:pPr>
        <w:pStyle w:val="ListParagraph"/>
        <w:numPr>
          <w:ilvl w:val="0"/>
          <w:numId w:val="6"/>
        </w:numPr>
        <w:pPrChange w:id="6285" w:author="Flory Koole (F)" w:date="2025-08-14T13:47:00Z" w16du:dateUtc="2025-08-14T11:47:00Z">
          <w:pPr/>
        </w:pPrChange>
      </w:pPr>
      <w:ins w:id="6286" w:author="Flory Koole (F)" w:date="2025-08-14T13:48:00Z" w16du:dateUtc="2025-08-14T11:48:00Z">
        <w:r>
          <w:t xml:space="preserve">Als de order doorgegeven is aan de vermogensbeheerder, dan </w:t>
        </w:r>
        <w:r w:rsidR="00255B9F">
          <w:t xml:space="preserve">is het wachten op de koersen </w:t>
        </w:r>
        <w:r w:rsidR="000B4C83">
          <w:t>en begint de volgende maand op een</w:t>
        </w:r>
      </w:ins>
      <w:ins w:id="6287" w:author="Flory Koole (F)" w:date="2025-08-14T13:49:00Z" w16du:dateUtc="2025-08-14T11:49:00Z">
        <w:r w:rsidR="000B4C83">
          <w:t>zelfde manier</w:t>
        </w:r>
      </w:ins>
    </w:p>
    <w:p w14:paraId="018530D8" w14:textId="77777777" w:rsidR="00CE539E" w:rsidRPr="0005282C" w:rsidRDefault="00CE539E" w:rsidP="00233F87"/>
    <w:p w14:paraId="2474DB27" w14:textId="77777777" w:rsidR="00233F87" w:rsidRDefault="00233F87" w:rsidP="00233F87">
      <w:pPr>
        <w:pStyle w:val="Heading2"/>
        <w:rPr>
          <w:lang w:eastAsia="en-US"/>
        </w:rPr>
      </w:pPr>
      <w:bookmarkStart w:id="6288" w:name="_Toc187312304"/>
      <w:bookmarkStart w:id="6289" w:name="_Toc854019532"/>
      <w:bookmarkStart w:id="6290" w:name="_Toc1687302665"/>
      <w:r w:rsidRPr="2B26B8BC">
        <w:rPr>
          <w:lang w:eastAsia="en-US"/>
        </w:rPr>
        <w:t>Andere reserves</w:t>
      </w:r>
      <w:bookmarkEnd w:id="6288"/>
      <w:bookmarkEnd w:id="6289"/>
      <w:bookmarkEnd w:id="6290"/>
    </w:p>
    <w:p w14:paraId="32082B5B" w14:textId="3AD37D8F" w:rsidR="00233F87" w:rsidRDefault="00233F87" w:rsidP="00233F87">
      <w:pPr>
        <w:rPr>
          <w:rFonts w:cs="Calibri"/>
          <w:lang w:eastAsia="en-US"/>
        </w:rPr>
      </w:pPr>
      <w:r>
        <w:rPr>
          <w:rFonts w:cs="Calibri"/>
          <w:lang w:eastAsia="en-US"/>
        </w:rPr>
        <w:t>Een andere reserve dan de CVP reserve is de administratie nooit leidend in beheer door de administratie</w:t>
      </w:r>
      <w:ins w:id="6291" w:author="Flory Koole" w:date="2024-11-21T12:10:00Z" w16du:dateUtc="2024-11-21T11:10:00Z">
        <w:r w:rsidR="006A03C5">
          <w:rPr>
            <w:rFonts w:cs="Calibri"/>
            <w:lang w:eastAsia="en-US"/>
          </w:rPr>
          <w:t>, behalve</w:t>
        </w:r>
      </w:ins>
      <w:del w:id="6292" w:author="Flory Koole" w:date="2024-11-21T12:10:00Z" w16du:dateUtc="2024-11-21T11:10:00Z">
        <w:r w:rsidDel="006A03C5">
          <w:rPr>
            <w:rFonts w:cs="Calibri"/>
            <w:lang w:eastAsia="en-US"/>
          </w:rPr>
          <w:delText xml:space="preserve">. </w:delText>
        </w:r>
        <w:r w:rsidRPr="00104470" w:rsidDel="006A03C5">
          <w:rPr>
            <w:rFonts w:cs="Calibri"/>
            <w:highlight w:val="yellow"/>
            <w:lang w:eastAsia="en-US"/>
          </w:rPr>
          <w:delText>Vraag</w:delText>
        </w:r>
        <w:r w:rsidDel="006A03C5">
          <w:rPr>
            <w:rFonts w:cs="Calibri"/>
            <w:lang w:eastAsia="en-US"/>
          </w:rPr>
          <w:delText>: of</w:delText>
        </w:r>
      </w:del>
      <w:r>
        <w:rPr>
          <w:rFonts w:cs="Calibri"/>
          <w:lang w:eastAsia="en-US"/>
        </w:rPr>
        <w:t xml:space="preserve"> RDR wel in FPR</w:t>
      </w:r>
      <w:del w:id="6293" w:author="Flory Koole" w:date="2024-11-21T12:10:00Z" w16du:dateUtc="2024-11-21T11:10:00Z">
        <w:r w:rsidDel="006A03C5">
          <w:rPr>
            <w:rFonts w:cs="Calibri"/>
            <w:lang w:eastAsia="en-US"/>
          </w:rPr>
          <w:delText>?</w:delText>
        </w:r>
      </w:del>
    </w:p>
    <w:p w14:paraId="7E7400C5" w14:textId="77777777" w:rsidR="00233F87" w:rsidRDefault="00233F87" w:rsidP="00233F87">
      <w:pPr>
        <w:rPr>
          <w:rFonts w:cs="Calibri"/>
          <w:lang w:eastAsia="en-US"/>
        </w:rPr>
      </w:pPr>
    </w:p>
    <w:p w14:paraId="434E870B" w14:textId="5956C35B" w:rsidR="00233F87" w:rsidRDefault="00233F87" w:rsidP="00233F87">
      <w:pPr>
        <w:rPr>
          <w:rFonts w:cs="Calibri"/>
          <w:lang w:eastAsia="en-US"/>
        </w:rPr>
      </w:pPr>
      <w:r>
        <w:rPr>
          <w:rFonts w:cs="Calibri"/>
          <w:lang w:eastAsia="en-US"/>
        </w:rPr>
        <w:t>Er kunnen wel andere reserves worden toegevoegd die alleen bedoeld zijn om te kunnen communiceren met AIM, bijvoorbeeld als een deel van de gelden van operationele reserve (OR) of risicodelingsreserve (RDR) belegd moet worden.</w:t>
      </w:r>
      <w:r w:rsidRPr="002C22A0">
        <w:rPr>
          <w:rFonts w:cs="Calibri"/>
          <w:lang w:eastAsia="en-US"/>
        </w:rPr>
        <w:t xml:space="preserve"> </w:t>
      </w:r>
      <w:r>
        <w:rPr>
          <w:rFonts w:cs="Calibri"/>
          <w:lang w:eastAsia="en-US"/>
        </w:rPr>
        <w:t>Voor die reserves kunnen handmatig stortingen of onttrekkingen worden ingevoerd, die dan worden doorgegeven aan AIM.</w:t>
      </w:r>
      <w:r w:rsidR="00C31C67">
        <w:rPr>
          <w:rFonts w:cs="Calibri"/>
          <w:lang w:eastAsia="en-US"/>
        </w:rPr>
        <w:t xml:space="preserve"> </w:t>
      </w:r>
    </w:p>
    <w:p w14:paraId="369F860A" w14:textId="1420FB26" w:rsidR="00233F87" w:rsidRDefault="00233F87" w:rsidP="00233F87">
      <w:pPr>
        <w:rPr>
          <w:rFonts w:cs="Calibri"/>
          <w:lang w:eastAsia="en-US"/>
        </w:rPr>
      </w:pPr>
      <w:r>
        <w:rPr>
          <w:rFonts w:cs="Calibri"/>
          <w:lang w:eastAsia="en-US"/>
        </w:rPr>
        <w:t>Een reserve in Qwik is</w:t>
      </w:r>
      <w:r w:rsidR="00C31C67">
        <w:rPr>
          <w:rFonts w:cs="Calibri"/>
          <w:lang w:eastAsia="en-US"/>
        </w:rPr>
        <w:t xml:space="preserve"> </w:t>
      </w:r>
      <w:r>
        <w:rPr>
          <w:rFonts w:cs="Calibri"/>
          <w:lang w:eastAsia="en-US"/>
        </w:rPr>
        <w:t>mandaat gebaseerd of niet.</w:t>
      </w:r>
      <w:r w:rsidR="00C31C67">
        <w:rPr>
          <w:rFonts w:cs="Calibri"/>
          <w:lang w:eastAsia="en-US"/>
        </w:rPr>
        <w:t xml:space="preserve"> </w:t>
      </w:r>
      <w:r>
        <w:rPr>
          <w:rFonts w:eastAsia="Times New Roman" w:cs="Calibri"/>
          <w:lang w:eastAsia="en-US"/>
        </w:rPr>
        <w:t>Als een reserve een mandaat heeft dan is er wel uitwisseling met AIM.</w:t>
      </w:r>
      <w:r w:rsidRPr="002C22A0">
        <w:rPr>
          <w:rFonts w:eastAsia="Times New Roman" w:cs="Calibri"/>
          <w:lang w:eastAsia="en-US"/>
        </w:rPr>
        <w:t xml:space="preserve"> </w:t>
      </w:r>
      <w:r>
        <w:rPr>
          <w:rFonts w:eastAsia="Times New Roman" w:cs="Calibri"/>
          <w:lang w:eastAsia="en-US"/>
        </w:rPr>
        <w:t>Als een reserve geen mandaat heeft, maar belegd in de bekende modules, dan is er geen directe uitwisseling met AIM, wel indirect omdat handel in de modules van deze reserve meegaat in het totaal. De handel in modules wordt gecumuleerd doorgegeven aan AIM.</w:t>
      </w:r>
      <w:r>
        <w:rPr>
          <w:rFonts w:cs="Calibri"/>
          <w:lang w:eastAsia="en-US"/>
        </w:rPr>
        <w:t xml:space="preserve"> Naar verwachting zullen de OR en de RDR geen mandaat hebben. Welke fondsverdeling er per reserve moet worden gebruikt, moet wel bekend zijn. </w:t>
      </w:r>
    </w:p>
    <w:p w14:paraId="20E60DB1" w14:textId="77777777" w:rsidR="00233F87" w:rsidRDefault="00233F87" w:rsidP="00233F87">
      <w:pPr>
        <w:spacing w:line="240" w:lineRule="auto"/>
      </w:pPr>
    </w:p>
    <w:p w14:paraId="34A813E5" w14:textId="77777777" w:rsidR="00233F87" w:rsidRDefault="00233F87" w:rsidP="00233F87">
      <w:pPr>
        <w:spacing w:line="240" w:lineRule="auto"/>
        <w:ind w:left="720"/>
      </w:pPr>
    </w:p>
    <w:p w14:paraId="0E8DD56E" w14:textId="2FCEF566" w:rsidR="00685623" w:rsidRPr="00630317" w:rsidRDefault="00685623" w:rsidP="00685623">
      <w:pPr>
        <w:pStyle w:val="Heading2"/>
        <w:rPr>
          <w:rFonts w:cs="Calibri"/>
          <w:lang w:eastAsia="en-US"/>
        </w:rPr>
      </w:pPr>
      <w:bookmarkStart w:id="6294" w:name="_Toc187312305"/>
      <w:bookmarkStart w:id="6295" w:name="_Toc1660765544"/>
      <w:bookmarkStart w:id="6296" w:name="_Toc1060857207"/>
      <w:r>
        <w:t>Reis van de Euro</w:t>
      </w:r>
      <w:bookmarkEnd w:id="6294"/>
      <w:bookmarkEnd w:id="6295"/>
      <w:bookmarkEnd w:id="6296"/>
    </w:p>
    <w:p w14:paraId="7241868B" w14:textId="77777777" w:rsidR="00685623" w:rsidRPr="00630317" w:rsidRDefault="00685623" w:rsidP="00685623">
      <w:pPr>
        <w:rPr>
          <w:rFonts w:cs="Calibri"/>
          <w:lang w:eastAsia="en-US"/>
        </w:rPr>
      </w:pPr>
      <w:r w:rsidRPr="00630317">
        <w:rPr>
          <w:rFonts w:cs="Calibri"/>
          <w:lang w:eastAsia="en-US"/>
        </w:rPr>
        <w:t>We weten dat bij inkoop een deel van kapitaal dat aan de IDC kant wordt verkocht bestemd is voor de operationele reserve (toekomstige uitvoeringskosten) en dat een deel bestemd is voor de risicodelingsreserve (RDR)</w:t>
      </w:r>
      <w:r>
        <w:rPr>
          <w:rFonts w:cs="Calibri"/>
          <w:lang w:eastAsia="en-US"/>
        </w:rPr>
        <w:t>.</w:t>
      </w:r>
      <w:r w:rsidRPr="00630317">
        <w:rPr>
          <w:rFonts w:cs="Calibri"/>
          <w:lang w:eastAsia="en-US"/>
        </w:rPr>
        <w:t xml:space="preserve"> Of dat ook bij geleidelijke inkoop gebeurt is nog afhankelijk van DNB. </w:t>
      </w:r>
    </w:p>
    <w:p w14:paraId="273ACB38" w14:textId="77777777" w:rsidR="00233F87" w:rsidRDefault="00233F87" w:rsidP="00AD541C">
      <w:pPr>
        <w:spacing w:line="240" w:lineRule="auto"/>
        <w:rPr>
          <w:ins w:id="6297" w:author="Flory Koole" w:date="2025-03-05T14:17:00Z" w16du:dateUtc="2025-03-05T13:17:00Z"/>
        </w:rPr>
      </w:pPr>
    </w:p>
    <w:p w14:paraId="3194F50A" w14:textId="02DBF095" w:rsidR="00344C4E" w:rsidRDefault="00344C4E" w:rsidP="00AD541C">
      <w:pPr>
        <w:spacing w:line="240" w:lineRule="auto"/>
        <w:rPr>
          <w:ins w:id="6298" w:author="Flory Koole" w:date="2025-03-05T14:17:00Z" w16du:dateUtc="2025-03-05T13:17:00Z"/>
        </w:rPr>
      </w:pPr>
      <w:ins w:id="6299" w:author="Flory Koole" w:date="2025-03-05T14:17:00Z" w16du:dateUtc="2025-03-05T13:17:00Z">
        <w:r>
          <w:t>Mail d.d. 05-03-2025</w:t>
        </w:r>
      </w:ins>
      <w:ins w:id="6300" w:author="Flory Koole" w:date="2025-03-05T14:18:00Z" w16du:dateUtc="2025-03-05T13:18:00Z">
        <w:r w:rsidR="00055107">
          <w:t xml:space="preserve"> van Rianne de Groot</w:t>
        </w:r>
      </w:ins>
    </w:p>
    <w:p w14:paraId="4B624C5E" w14:textId="77777777" w:rsidR="00C716C0" w:rsidRPr="00C716C0" w:rsidRDefault="00C716C0" w:rsidP="00C716C0">
      <w:pPr>
        <w:spacing w:line="240" w:lineRule="auto"/>
        <w:rPr>
          <w:ins w:id="6301" w:author="Flory Koole" w:date="2025-03-05T14:18:00Z"/>
        </w:rPr>
      </w:pPr>
      <w:ins w:id="6302" w:author="Flory Koole" w:date="2025-03-05T14:18:00Z">
        <w:r w:rsidRPr="00C716C0">
          <w:t xml:space="preserve">Vorige week tijdens de workshop voor SPD/SPF is dit onderwerp op tafel gekomen omdat er onduidelijkheid was over de gemaakte afspraken over waar deze boekingen vandaan komen. </w:t>
        </w:r>
      </w:ins>
    </w:p>
    <w:p w14:paraId="1518870C" w14:textId="77777777" w:rsidR="00C716C0" w:rsidRPr="00C716C0" w:rsidRDefault="00C716C0" w:rsidP="00C716C0">
      <w:pPr>
        <w:spacing w:line="240" w:lineRule="auto"/>
        <w:rPr>
          <w:ins w:id="6303" w:author="Flory Koole" w:date="2025-03-05T14:18:00Z"/>
        </w:rPr>
      </w:pPr>
      <w:ins w:id="6304" w:author="Flory Koole" w:date="2025-03-05T14:18:00Z">
        <w:r w:rsidRPr="00C716C0">
          <w:t xml:space="preserve">Deze afspraken zorgen ervoor dat er boekingen vanuit Actuariaat geleverd worden in plaats van allVida. Gezien er geen interface is voorzien tussen ACE en FICO betekent dit dat deze boekingen handmatig moeten worden aangeleverd door Actuariaat en via een handmatige actie moeten worden verwerkt binnen FC. </w:t>
        </w:r>
      </w:ins>
    </w:p>
    <w:p w14:paraId="6901831E" w14:textId="77777777" w:rsidR="00C716C0" w:rsidRPr="00C716C0" w:rsidRDefault="00C716C0" w:rsidP="00C716C0">
      <w:pPr>
        <w:spacing w:line="240" w:lineRule="auto"/>
        <w:rPr>
          <w:ins w:id="6305" w:author="Flory Koole" w:date="2025-03-05T14:18:00Z"/>
        </w:rPr>
      </w:pPr>
    </w:p>
    <w:p w14:paraId="7A0FF2BB" w14:textId="77777777" w:rsidR="00C716C0" w:rsidRPr="00C716C0" w:rsidRDefault="00C716C0" w:rsidP="00C716C0">
      <w:pPr>
        <w:spacing w:line="240" w:lineRule="auto"/>
        <w:rPr>
          <w:ins w:id="6306" w:author="Flory Koole" w:date="2025-03-05T14:18:00Z"/>
        </w:rPr>
      </w:pPr>
      <w:ins w:id="6307" w:author="Flory Koole" w:date="2025-03-05T14:18:00Z">
        <w:r w:rsidRPr="00C716C0">
          <w:t>Vanochtend heb ik samen met René het vraagstuk besproken met betrekking tot het aanleveren van de boekingen. Hieruit zijn de volgende uitgangspunten gekomen:</w:t>
        </w:r>
      </w:ins>
    </w:p>
    <w:p w14:paraId="50DFF229" w14:textId="77777777" w:rsidR="00C716C0" w:rsidRPr="00C716C0" w:rsidRDefault="00C716C0">
      <w:pPr>
        <w:numPr>
          <w:ilvl w:val="0"/>
          <w:numId w:val="47"/>
        </w:numPr>
        <w:spacing w:before="0" w:after="0" w:line="240" w:lineRule="auto"/>
        <w:ind w:left="714" w:hanging="357"/>
        <w:rPr>
          <w:ins w:id="6308" w:author="Flory Koole" w:date="2025-03-05T14:18:00Z"/>
        </w:rPr>
        <w:pPrChange w:id="6309" w:author="flory" w:date="2025-03-06T09:18:00Z" w16du:dateUtc="2025-03-06T08:18:00Z">
          <w:pPr>
            <w:numPr>
              <w:numId w:val="47"/>
            </w:numPr>
            <w:spacing w:line="240" w:lineRule="auto"/>
            <w:ind w:left="720" w:hanging="360"/>
          </w:pPr>
        </w:pPrChange>
      </w:pPr>
      <w:ins w:id="6310" w:author="Flory Koole" w:date="2025-03-05T14:18:00Z">
        <w:r w:rsidRPr="00C716C0">
          <w:t>allVida is de bron van de proces gerelateerde boekingen</w:t>
        </w:r>
      </w:ins>
    </w:p>
    <w:p w14:paraId="3A59DD0C" w14:textId="77777777" w:rsidR="00C716C0" w:rsidRPr="00C716C0" w:rsidRDefault="00C716C0">
      <w:pPr>
        <w:numPr>
          <w:ilvl w:val="0"/>
          <w:numId w:val="47"/>
        </w:numPr>
        <w:spacing w:before="0" w:after="0" w:line="240" w:lineRule="auto"/>
        <w:ind w:left="714" w:hanging="357"/>
        <w:rPr>
          <w:ins w:id="6311" w:author="Flory Koole" w:date="2025-03-05T14:18:00Z"/>
        </w:rPr>
        <w:pPrChange w:id="6312" w:author="flory" w:date="2025-03-06T09:18:00Z" w16du:dateUtc="2025-03-06T08:18:00Z">
          <w:pPr>
            <w:numPr>
              <w:numId w:val="47"/>
            </w:numPr>
            <w:spacing w:line="240" w:lineRule="auto"/>
            <w:ind w:left="720" w:hanging="360"/>
          </w:pPr>
        </w:pPrChange>
      </w:pPr>
      <w:ins w:id="6313" w:author="Flory Koole" w:date="2025-03-05T14:18:00Z">
        <w:r w:rsidRPr="00C716C0">
          <w:t xml:space="preserve">ACE maakt alleen berekeningen en houdt geen data vast. </w:t>
        </w:r>
      </w:ins>
    </w:p>
    <w:p w14:paraId="2481DA25" w14:textId="77777777" w:rsidR="00C716C0" w:rsidRPr="00C716C0" w:rsidRDefault="00C716C0">
      <w:pPr>
        <w:numPr>
          <w:ilvl w:val="0"/>
          <w:numId w:val="47"/>
        </w:numPr>
        <w:spacing w:before="0" w:after="0" w:line="240" w:lineRule="auto"/>
        <w:ind w:left="714" w:hanging="357"/>
        <w:rPr>
          <w:ins w:id="6314" w:author="Flory Koole" w:date="2025-03-05T14:18:00Z"/>
        </w:rPr>
        <w:pPrChange w:id="6315" w:author="flory" w:date="2025-03-06T09:18:00Z" w16du:dateUtc="2025-03-06T08:18:00Z">
          <w:pPr>
            <w:numPr>
              <w:numId w:val="47"/>
            </w:numPr>
            <w:spacing w:line="240" w:lineRule="auto"/>
            <w:ind w:left="720" w:hanging="360"/>
          </w:pPr>
        </w:pPrChange>
      </w:pPr>
      <w:ins w:id="6316" w:author="Flory Koole" w:date="2025-03-05T14:18:00Z">
        <w:r w:rsidRPr="00C716C0">
          <w:t>Berekeningen binnen ACE worden uitgevoerd op basis van de stand vanuit de bron allVida</w:t>
        </w:r>
      </w:ins>
    </w:p>
    <w:p w14:paraId="249A8D8B" w14:textId="77777777" w:rsidR="00C716C0" w:rsidRPr="00C716C0" w:rsidRDefault="00C716C0">
      <w:pPr>
        <w:numPr>
          <w:ilvl w:val="0"/>
          <w:numId w:val="47"/>
        </w:numPr>
        <w:spacing w:before="0" w:after="0" w:line="240" w:lineRule="auto"/>
        <w:ind w:left="714" w:hanging="357"/>
        <w:rPr>
          <w:ins w:id="6317" w:author="Flory Koole" w:date="2025-03-05T14:18:00Z"/>
        </w:rPr>
        <w:pPrChange w:id="6318" w:author="flory" w:date="2025-03-06T09:18:00Z" w16du:dateUtc="2025-03-06T08:18:00Z">
          <w:pPr>
            <w:numPr>
              <w:numId w:val="47"/>
            </w:numPr>
            <w:spacing w:line="240" w:lineRule="auto"/>
            <w:ind w:left="720" w:hanging="360"/>
          </w:pPr>
        </w:pPrChange>
      </w:pPr>
      <w:ins w:id="6319" w:author="Flory Koole" w:date="2025-03-05T14:18:00Z">
        <w:r w:rsidRPr="00C716C0">
          <w:t>Indien Actuariaat constateert dat de stand vanuit de bron onjuist is, moeten zij deze correcties aanleveren aan allVida.</w:t>
        </w:r>
      </w:ins>
    </w:p>
    <w:p w14:paraId="5834C7A4" w14:textId="77777777" w:rsidR="00C716C0" w:rsidRPr="00C716C0" w:rsidRDefault="00C716C0">
      <w:pPr>
        <w:numPr>
          <w:ilvl w:val="0"/>
          <w:numId w:val="47"/>
        </w:numPr>
        <w:spacing w:before="0" w:after="0" w:line="240" w:lineRule="auto"/>
        <w:ind w:left="714" w:hanging="357"/>
        <w:rPr>
          <w:ins w:id="6320" w:author="Flory Koole" w:date="2025-03-05T14:18:00Z"/>
        </w:rPr>
        <w:pPrChange w:id="6321" w:author="flory" w:date="2025-03-06T09:18:00Z" w16du:dateUtc="2025-03-06T08:18:00Z">
          <w:pPr>
            <w:numPr>
              <w:numId w:val="47"/>
            </w:numPr>
            <w:spacing w:line="240" w:lineRule="auto"/>
            <w:ind w:left="720" w:hanging="360"/>
          </w:pPr>
        </w:pPrChange>
      </w:pPr>
      <w:ins w:id="6322" w:author="Flory Koole" w:date="2025-03-05T14:18:00Z">
        <w:r w:rsidRPr="00C716C0">
          <w:t xml:space="preserve">Boekingen vanuit het Actuariaat worden alleen aangeleverd als deze werkzaamheden betreffen die niet binnen allVida worden geadministreerd. </w:t>
        </w:r>
      </w:ins>
    </w:p>
    <w:p w14:paraId="7BDBB69E" w14:textId="77777777" w:rsidR="00C716C0" w:rsidRPr="00C716C0" w:rsidRDefault="00C716C0" w:rsidP="00C716C0">
      <w:pPr>
        <w:spacing w:line="240" w:lineRule="auto"/>
        <w:rPr>
          <w:ins w:id="6323" w:author="Flory Koole" w:date="2025-03-05T14:18:00Z"/>
        </w:rPr>
      </w:pPr>
    </w:p>
    <w:p w14:paraId="36F9B5A6" w14:textId="77777777" w:rsidR="00C716C0" w:rsidRPr="00C716C0" w:rsidRDefault="00C716C0" w:rsidP="00C716C0">
      <w:pPr>
        <w:spacing w:line="240" w:lineRule="auto"/>
        <w:rPr>
          <w:ins w:id="6324" w:author="Flory Koole" w:date="2025-03-05T14:18:00Z"/>
        </w:rPr>
      </w:pPr>
      <w:ins w:id="6325" w:author="Flory Koole" w:date="2025-03-05T14:18:00Z">
        <w:r w:rsidRPr="00C716C0">
          <w:t>Deze uitgangspunten leiden tot de volgende acties:</w:t>
        </w:r>
      </w:ins>
    </w:p>
    <w:p w14:paraId="24BA6AA9" w14:textId="77777777" w:rsidR="00C716C0" w:rsidRPr="00C716C0" w:rsidRDefault="00C716C0">
      <w:pPr>
        <w:numPr>
          <w:ilvl w:val="0"/>
          <w:numId w:val="48"/>
        </w:numPr>
        <w:spacing w:before="0" w:after="0" w:line="240" w:lineRule="auto"/>
        <w:ind w:left="714" w:hanging="357"/>
        <w:rPr>
          <w:ins w:id="6326" w:author="Flory Koole" w:date="2025-03-05T14:18:00Z"/>
        </w:rPr>
        <w:pPrChange w:id="6327" w:author="flory" w:date="2025-03-06T09:18:00Z" w16du:dateUtc="2025-03-06T08:18:00Z">
          <w:pPr>
            <w:numPr>
              <w:numId w:val="48"/>
            </w:numPr>
            <w:spacing w:line="240" w:lineRule="auto"/>
            <w:ind w:left="720" w:hanging="360"/>
          </w:pPr>
        </w:pPrChange>
      </w:pPr>
      <w:ins w:id="6328" w:author="Flory Koole" w:date="2025-03-05T14:18:00Z">
        <w:r w:rsidRPr="00C716C0">
          <w:t>Vaststellen welke processen binnen allVida een boeking moeten leveren.</w:t>
        </w:r>
      </w:ins>
    </w:p>
    <w:p w14:paraId="1E9AA891" w14:textId="77777777" w:rsidR="00C716C0" w:rsidRPr="00C716C0" w:rsidRDefault="00C716C0">
      <w:pPr>
        <w:numPr>
          <w:ilvl w:val="0"/>
          <w:numId w:val="48"/>
        </w:numPr>
        <w:spacing w:before="0" w:after="0" w:line="240" w:lineRule="auto"/>
        <w:ind w:left="714" w:hanging="357"/>
        <w:rPr>
          <w:ins w:id="6329" w:author="Flory Koole" w:date="2025-03-05T14:18:00Z"/>
        </w:rPr>
        <w:pPrChange w:id="6330" w:author="flory" w:date="2025-03-06T09:18:00Z" w16du:dateUtc="2025-03-06T08:18:00Z">
          <w:pPr>
            <w:numPr>
              <w:numId w:val="48"/>
            </w:numPr>
            <w:spacing w:line="240" w:lineRule="auto"/>
            <w:ind w:left="720" w:hanging="360"/>
          </w:pPr>
        </w:pPrChange>
      </w:pPr>
      <w:ins w:id="6331" w:author="Flory Koole" w:date="2025-03-05T14:18:00Z">
        <w:r w:rsidRPr="00C716C0">
          <w:t>Afstemmen met Flory/Matthijs Jan welke processen dit zijn</w:t>
        </w:r>
      </w:ins>
    </w:p>
    <w:p w14:paraId="2E418DFB" w14:textId="77777777" w:rsidR="00C716C0" w:rsidRPr="00C716C0" w:rsidRDefault="00C716C0">
      <w:pPr>
        <w:numPr>
          <w:ilvl w:val="0"/>
          <w:numId w:val="48"/>
        </w:numPr>
        <w:spacing w:before="0" w:after="0" w:line="240" w:lineRule="auto"/>
        <w:ind w:left="714" w:hanging="357"/>
        <w:rPr>
          <w:ins w:id="6332" w:author="Flory Koole" w:date="2025-03-05T14:18:00Z"/>
        </w:rPr>
        <w:pPrChange w:id="6333" w:author="flory" w:date="2025-03-06T09:18:00Z" w16du:dateUtc="2025-03-06T08:18:00Z">
          <w:pPr>
            <w:numPr>
              <w:numId w:val="48"/>
            </w:numPr>
            <w:spacing w:line="240" w:lineRule="auto"/>
            <w:ind w:left="720" w:hanging="360"/>
          </w:pPr>
        </w:pPrChange>
      </w:pPr>
      <w:ins w:id="6334" w:author="Flory Koole" w:date="2025-03-05T14:18:00Z">
        <w:r w:rsidRPr="00C716C0">
          <w:t>Opstellen boekingsgang per proces en toevoegen aan feature per proces.</w:t>
        </w:r>
      </w:ins>
    </w:p>
    <w:p w14:paraId="23F09EB7" w14:textId="77777777" w:rsidR="00C716C0" w:rsidRPr="00C716C0" w:rsidRDefault="00C716C0">
      <w:pPr>
        <w:numPr>
          <w:ilvl w:val="0"/>
          <w:numId w:val="48"/>
        </w:numPr>
        <w:spacing w:before="0" w:after="0" w:line="240" w:lineRule="auto"/>
        <w:ind w:left="714" w:hanging="357"/>
        <w:rPr>
          <w:ins w:id="6335" w:author="Flory Koole" w:date="2025-03-05T14:18:00Z"/>
        </w:rPr>
        <w:pPrChange w:id="6336" w:author="flory" w:date="2025-03-06T09:18:00Z" w16du:dateUtc="2025-03-06T08:18:00Z">
          <w:pPr>
            <w:numPr>
              <w:numId w:val="48"/>
            </w:numPr>
            <w:spacing w:line="240" w:lineRule="auto"/>
            <w:ind w:left="720" w:hanging="360"/>
          </w:pPr>
        </w:pPrChange>
      </w:pPr>
      <w:ins w:id="6337" w:author="Flory Koole" w:date="2025-03-05T14:18:00Z">
        <w:r w:rsidRPr="00C716C0">
          <w:t xml:space="preserve">Specificeren werkzaamheden Actuariaat welke leiden tot aanvullende handmatige boekingen. </w:t>
        </w:r>
      </w:ins>
    </w:p>
    <w:p w14:paraId="6105A5B9" w14:textId="77777777" w:rsidR="00C716C0" w:rsidRPr="00C716C0" w:rsidRDefault="00C716C0">
      <w:pPr>
        <w:numPr>
          <w:ilvl w:val="0"/>
          <w:numId w:val="48"/>
        </w:numPr>
        <w:spacing w:before="0" w:after="0" w:line="240" w:lineRule="auto"/>
        <w:ind w:left="714" w:hanging="357"/>
        <w:rPr>
          <w:ins w:id="6338" w:author="Flory Koole" w:date="2025-03-05T14:18:00Z"/>
        </w:rPr>
        <w:pPrChange w:id="6339" w:author="flory" w:date="2025-03-06T09:18:00Z" w16du:dateUtc="2025-03-06T08:18:00Z">
          <w:pPr>
            <w:numPr>
              <w:numId w:val="48"/>
            </w:numPr>
            <w:spacing w:line="240" w:lineRule="auto"/>
            <w:ind w:left="720" w:hanging="360"/>
          </w:pPr>
        </w:pPrChange>
      </w:pPr>
      <w:ins w:id="6340" w:author="Flory Koole" w:date="2025-03-05T14:18:00Z">
        <w:r w:rsidRPr="00C716C0">
          <w:t>Afstemmen werkproces aanleveren handmatige boeking vanuit Actuariaat.</w:t>
        </w:r>
      </w:ins>
    </w:p>
    <w:p w14:paraId="30B3A2D8" w14:textId="77777777" w:rsidR="00C716C0" w:rsidRPr="00C716C0" w:rsidRDefault="00C716C0" w:rsidP="00C716C0">
      <w:pPr>
        <w:spacing w:line="240" w:lineRule="auto"/>
        <w:rPr>
          <w:ins w:id="6341" w:author="Flory Koole" w:date="2025-03-05T14:18:00Z"/>
        </w:rPr>
      </w:pPr>
    </w:p>
    <w:p w14:paraId="767AFCE0" w14:textId="77777777" w:rsidR="00C716C0" w:rsidRPr="00C716C0" w:rsidRDefault="00C716C0" w:rsidP="00C716C0">
      <w:pPr>
        <w:spacing w:line="240" w:lineRule="auto"/>
        <w:rPr>
          <w:ins w:id="6342" w:author="Flory Koole" w:date="2025-03-05T14:18:00Z"/>
        </w:rPr>
      </w:pPr>
      <w:ins w:id="6343" w:author="Flory Koole" w:date="2025-03-05T14:18:00Z">
        <w:r w:rsidRPr="00C716C0">
          <w:fldChar w:fldCharType="begin"/>
        </w:r>
        <w:r w:rsidRPr="00C716C0">
          <w:instrText>HYPERLINK "mailto:Sebastiaan.Hamilton@achmea.nl"</w:instrText>
        </w:r>
        <w:r w:rsidRPr="00C716C0">
          <w:fldChar w:fldCharType="separate"/>
        </w:r>
        <w:r w:rsidRPr="00C716C0">
          <w:rPr>
            <w:rStyle w:val="Hyperlink"/>
          </w:rPr>
          <w:t>@Sebastiaan Hamilton (SP)</w:t>
        </w:r>
      </w:ins>
      <w:ins w:id="6344" w:author="Flory Koole" w:date="2025-03-05T14:18:00Z" w16du:dateUtc="2025-03-05T13:18:00Z">
        <w:r w:rsidRPr="00C716C0">
          <w:fldChar w:fldCharType="end"/>
        </w:r>
      </w:ins>
      <w:ins w:id="6345" w:author="Flory Koole" w:date="2025-03-05T14:18:00Z">
        <w:r w:rsidRPr="00C716C0">
          <w:t xml:space="preserve"> Wil jij deze uitgangspunten verwerken in een formeel startdocument? </w:t>
        </w:r>
      </w:ins>
    </w:p>
    <w:p w14:paraId="6744175B" w14:textId="77777777" w:rsidR="00C716C0" w:rsidRPr="00C716C0" w:rsidRDefault="00C716C0" w:rsidP="00C716C0">
      <w:pPr>
        <w:spacing w:line="240" w:lineRule="auto"/>
        <w:rPr>
          <w:ins w:id="6346" w:author="Flory Koole" w:date="2025-03-05T14:18:00Z"/>
        </w:rPr>
      </w:pPr>
      <w:ins w:id="6347" w:author="Flory Koole" w:date="2025-03-05T14:18:00Z">
        <w:r w:rsidRPr="00C716C0">
          <w:fldChar w:fldCharType="begin"/>
        </w:r>
        <w:r w:rsidRPr="00C716C0">
          <w:instrText>HYPERLINK "mailto:Monique.van.der.Meijden@achmea.nl"</w:instrText>
        </w:r>
        <w:r w:rsidRPr="00C716C0">
          <w:fldChar w:fldCharType="separate"/>
        </w:r>
        <w:r w:rsidRPr="00C716C0">
          <w:rPr>
            <w:rStyle w:val="Hyperlink"/>
          </w:rPr>
          <w:t>@Monique van der Meijden (M)</w:t>
        </w:r>
      </w:ins>
      <w:ins w:id="6348" w:author="Flory Koole" w:date="2025-03-05T14:18:00Z" w16du:dateUtc="2025-03-05T13:18:00Z">
        <w:r w:rsidRPr="00C716C0">
          <w:fldChar w:fldCharType="end"/>
        </w:r>
      </w:ins>
      <w:ins w:id="6349" w:author="Flory Koole" w:date="2025-03-05T14:18:00Z">
        <w:r w:rsidRPr="00C716C0">
          <w:t xml:space="preserve"> Voordat de discussie mbt Actuariaat/ACE begon heb jij een inventarisatie gemaakt welke processen een boekingsgang moeten opleveren. Kun je deze lijst met de mensen in deze e-mail delen? En wil je daarnaast op basis van deze oorspronkelijke inventarisatie op procesniveau met jouw team de boekingsgang vaststellen en linken aan een procesnummer? </w:t>
        </w:r>
      </w:ins>
    </w:p>
    <w:p w14:paraId="3A40F32C" w14:textId="77777777" w:rsidR="00C716C0" w:rsidRPr="00C716C0" w:rsidRDefault="00C716C0" w:rsidP="00C716C0">
      <w:pPr>
        <w:spacing w:line="240" w:lineRule="auto"/>
        <w:rPr>
          <w:ins w:id="6350" w:author="Flory Koole" w:date="2025-03-05T14:18:00Z"/>
        </w:rPr>
      </w:pPr>
      <w:ins w:id="6351" w:author="Flory Koole" w:date="2025-03-05T14:18:00Z">
        <w:r w:rsidRPr="00C716C0">
          <w:fldChar w:fldCharType="begin"/>
        </w:r>
        <w:r w:rsidRPr="00C716C0">
          <w:instrText>HYPERLINK "mailto:Marco.de.Kuijer@achmea.nl"</w:instrText>
        </w:r>
        <w:r w:rsidRPr="00C716C0">
          <w:fldChar w:fldCharType="separate"/>
        </w:r>
        <w:r w:rsidRPr="00C716C0">
          <w:rPr>
            <w:rStyle w:val="Hyperlink"/>
          </w:rPr>
          <w:t>@Marco de Kuijer (MMM)</w:t>
        </w:r>
      </w:ins>
      <w:ins w:id="6352" w:author="Flory Koole" w:date="2025-03-05T14:18:00Z" w16du:dateUtc="2025-03-05T13:18:00Z">
        <w:r w:rsidRPr="00C716C0">
          <w:fldChar w:fldCharType="end"/>
        </w:r>
      </w:ins>
      <w:ins w:id="6353" w:author="Flory Koole" w:date="2025-03-05T14:18:00Z">
        <w:r w:rsidRPr="00C716C0">
          <w:t xml:space="preserve"> Kun jij een inventarisatie maken welke boekingen jullie vanuit Actuariaat voorzien welke niet gevoed kunnen worden vanuit allVida?</w:t>
        </w:r>
      </w:ins>
    </w:p>
    <w:p w14:paraId="730CA4BA" w14:textId="77777777" w:rsidR="00344C4E" w:rsidRPr="007E262A" w:rsidRDefault="00344C4E" w:rsidP="00AD541C">
      <w:pPr>
        <w:spacing w:line="240" w:lineRule="auto"/>
      </w:pPr>
    </w:p>
    <w:sectPr w:rsidR="00344C4E" w:rsidRPr="007E262A" w:rsidSect="00894B7B">
      <w:headerReference w:type="default" r:id="rId33"/>
      <w:footerReference w:type="default" r:id="rId34"/>
      <w:pgSz w:w="11906" w:h="16838" w:code="9"/>
      <w:pgMar w:top="1985" w:right="1644" w:bottom="1440" w:left="1644" w:header="850"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70" w:author="Flory Koole" w:date="2024-10-07T11:43:00Z" w:initials="fko">
    <w:p w14:paraId="0786271F" w14:textId="77777777" w:rsidR="00872D79" w:rsidRDefault="00EE7F11" w:rsidP="00872D79">
      <w:pPr>
        <w:pStyle w:val="CommentText"/>
      </w:pPr>
      <w:r>
        <w:rPr>
          <w:rStyle w:val="CommentReference"/>
        </w:rPr>
        <w:annotationRef/>
      </w:r>
      <w:r w:rsidR="00872D79">
        <w:rPr>
          <w:color w:val="4D322D"/>
        </w:rPr>
        <w:t>Dit is niet juist. Ook over vrijgestelde premies zou factorA berekend moeten worden. Moet nog worden ingericht</w:t>
      </w:r>
    </w:p>
  </w:comment>
  <w:comment w:id="1489" w:author="Flory Koole" w:date="2024-07-09T14:04:00Z" w:initials="fko">
    <w:p w14:paraId="46FF0746" w14:textId="4781DAE2" w:rsidR="007A28BE" w:rsidRDefault="007A28BE" w:rsidP="007A28BE">
      <w:pPr>
        <w:pStyle w:val="CommentText"/>
      </w:pPr>
      <w:r>
        <w:rPr>
          <w:rStyle w:val="CommentReference"/>
        </w:rPr>
        <w:annotationRef/>
      </w:r>
      <w:r>
        <w:t>Is deze intussen opgelost?</w:t>
      </w:r>
    </w:p>
  </w:comment>
  <w:comment w:id="1560" w:author="Flory Koole" w:date="2025-01-14T17:45:00Z" w:initials="fko">
    <w:p w14:paraId="723987C4" w14:textId="77777777" w:rsidR="00C72462" w:rsidRDefault="00C72462" w:rsidP="00C72462">
      <w:pPr>
        <w:pStyle w:val="CommentText"/>
      </w:pPr>
      <w:r>
        <w:rPr>
          <w:rStyle w:val="CommentReference"/>
        </w:rPr>
        <w:annotationRef/>
      </w:r>
      <w:r>
        <w:t>Niet duidelijk of dit al goed werkt voor FPR. Opgenomen in openstaande punten</w:t>
      </w:r>
    </w:p>
  </w:comment>
  <w:comment w:id="1972" w:author="Flory Koole" w:date="2024-10-15T12:18:00Z" w:initials="fko">
    <w:p w14:paraId="44742961" w14:textId="77777777" w:rsidR="005B1686" w:rsidRDefault="005B1686" w:rsidP="005B1686">
      <w:pPr>
        <w:pStyle w:val="CommentText"/>
      </w:pPr>
      <w:r>
        <w:rPr>
          <w:rStyle w:val="CommentReference"/>
        </w:rPr>
        <w:annotationRef/>
      </w:r>
      <w:r>
        <w:t>Analoog als bij Opvoer ingegane partner: is dit zo ook gewenst en wat is nog meer gewenst?</w:t>
      </w:r>
    </w:p>
  </w:comment>
  <w:comment w:id="2182" w:author="Flory Koole" w:date="2024-07-15T16:41:00Z" w:initials="fko">
    <w:p w14:paraId="59CCE2F9" w14:textId="6CE41E3B" w:rsidR="00F50CD7" w:rsidRDefault="00F50CD7" w:rsidP="00F50CD7">
      <w:pPr>
        <w:pStyle w:val="CommentText"/>
      </w:pPr>
      <w:r>
        <w:rPr>
          <w:rStyle w:val="CommentReference"/>
        </w:rPr>
        <w:annotationRef/>
      </w:r>
      <w:r>
        <w:t>Er wordt 1 percentage aangeboden door het fonds, eventueel 2 (voor stijging en voor daling). Deze geldt. Let op: is afh van commissie parameters, percentage moet hierbinnen blijven. Wat te doen als deze parameter verandert?</w:t>
      </w:r>
    </w:p>
  </w:comment>
  <w:comment w:id="2183" w:author="Flory Koole" w:date="2024-07-15T16:52:00Z" w:initials="fko">
    <w:p w14:paraId="091CC718" w14:textId="77777777" w:rsidR="00E52DAC" w:rsidRDefault="00E52DAC" w:rsidP="00E52DAC">
      <w:pPr>
        <w:pStyle w:val="CommentText"/>
      </w:pPr>
      <w:r>
        <w:rPr>
          <w:rStyle w:val="CommentReference"/>
        </w:rPr>
        <w:annotationRef/>
      </w:r>
      <w:r>
        <w:t>Is een productvariabele, bij pensionering opnieuw toetsen</w:t>
      </w:r>
    </w:p>
  </w:comment>
  <w:comment w:id="2192" w:author="Flory Koole" w:date="2024-07-15T16:41:00Z" w:initials="fko">
    <w:p w14:paraId="2BEEBE09" w14:textId="77777777" w:rsidR="008C108A" w:rsidRDefault="008C108A" w:rsidP="008C108A">
      <w:pPr>
        <w:pStyle w:val="CommentText"/>
      </w:pPr>
      <w:r>
        <w:rPr>
          <w:rStyle w:val="CommentReference"/>
        </w:rPr>
        <w:annotationRef/>
      </w:r>
      <w:r>
        <w:t>Er wordt 1 percentage aangeboden door het fonds, eventueel 2 (voor stijging en voor daling). Deze geldt. Let op: is afh van commissie parameters, percentage moet hierbinnen blijven. Wat te doen als deze parameter verandert?</w:t>
      </w:r>
    </w:p>
  </w:comment>
  <w:comment w:id="2193" w:author="Flory Koole" w:date="2024-07-15T16:52:00Z" w:initials="fko">
    <w:p w14:paraId="00FD191E" w14:textId="77777777" w:rsidR="008C108A" w:rsidRDefault="008C108A" w:rsidP="008C108A">
      <w:pPr>
        <w:pStyle w:val="CommentText"/>
      </w:pPr>
      <w:r>
        <w:rPr>
          <w:rStyle w:val="CommentReference"/>
        </w:rPr>
        <w:annotationRef/>
      </w:r>
      <w:r>
        <w:t>Is een productvariabele, bij pensionering opnieuw toetsen</w:t>
      </w:r>
    </w:p>
  </w:comment>
  <w:comment w:id="2591" w:author="Flory Koole" w:date="2024-09-25T09:02:00Z" w:initials="fko">
    <w:p w14:paraId="436AC803" w14:textId="77777777" w:rsidR="00054BA8" w:rsidRDefault="00054BA8" w:rsidP="00054BA8">
      <w:pPr>
        <w:pStyle w:val="CommentText"/>
      </w:pPr>
      <w:r>
        <w:rPr>
          <w:rStyle w:val="CommentReference"/>
        </w:rPr>
        <w:annotationRef/>
      </w:r>
      <w:r>
        <w:t>Tekst nog aanvullen voor Aanvang AO uit dienst. Check bij gebeurtenissen</w:t>
      </w:r>
    </w:p>
  </w:comment>
  <w:comment w:id="2606" w:author="Flory Koole" w:date="2024-08-27T11:24:00Z" w:initials="fko">
    <w:p w14:paraId="1C7BA384" w14:textId="7BFA12EA" w:rsidR="00013CA1" w:rsidRDefault="00013CA1" w:rsidP="00013CA1">
      <w:pPr>
        <w:pStyle w:val="CommentText"/>
      </w:pPr>
      <w:r>
        <w:rPr>
          <w:rStyle w:val="CommentReference"/>
        </w:rPr>
        <w:annotationRef/>
      </w:r>
      <w:r>
        <w:t>Tekst leest niet intuïtief duidelijk, maar lijkt wel correct</w:t>
      </w:r>
    </w:p>
  </w:comment>
  <w:comment w:id="2621" w:author="Mariska Scholtes (MM)" w:date="2024-08-21T10:11:00Z" w:initials="MS">
    <w:p w14:paraId="193D1FC9" w14:textId="2CF344F2" w:rsidR="00FC7180" w:rsidRDefault="00FC7180" w:rsidP="00FC7180">
      <w:pPr>
        <w:pStyle w:val="CommentText"/>
      </w:pPr>
      <w:r>
        <w:rPr>
          <w:rStyle w:val="CommentReference"/>
        </w:rPr>
        <w:annotationRef/>
      </w:r>
      <w:r>
        <w:rPr>
          <w:color w:val="4D322D"/>
        </w:rPr>
        <w:t>Verwerken aoKlasseBijToetreding opnemen in het proces Aanvang AO?</w:t>
      </w:r>
    </w:p>
    <w:p w14:paraId="58F9163E" w14:textId="77777777" w:rsidR="00FC7180" w:rsidRDefault="00FC7180" w:rsidP="00FC7180">
      <w:pPr>
        <w:pStyle w:val="CommentText"/>
      </w:pPr>
      <w:r>
        <w:rPr>
          <w:color w:val="4D322D"/>
        </w:rPr>
        <w:t>Ook het vullen van de 1</w:t>
      </w:r>
      <w:r>
        <w:rPr>
          <w:color w:val="4D322D"/>
          <w:vertAlign w:val="superscript"/>
        </w:rPr>
        <w:t>ste</w:t>
      </w:r>
      <w:r>
        <w:rPr>
          <w:color w:val="4D322D"/>
        </w:rPr>
        <w:t xml:space="preserve"> ziektedag opnemen in het proces</w:t>
      </w:r>
    </w:p>
    <w:p w14:paraId="66D73983" w14:textId="77777777" w:rsidR="00FC7180" w:rsidRDefault="00FC7180" w:rsidP="00FC7180">
      <w:pPr>
        <w:pStyle w:val="CommentText"/>
      </w:pPr>
    </w:p>
    <w:p w14:paraId="69C6537E" w14:textId="77777777" w:rsidR="00FC7180" w:rsidRDefault="00FC7180" w:rsidP="00FC7180">
      <w:pPr>
        <w:pStyle w:val="CommentText"/>
      </w:pPr>
      <w:r>
        <w:rPr>
          <w:color w:val="4D322D"/>
        </w:rPr>
        <w:t>Bespreken met Petra en Matthijs</w:t>
      </w:r>
    </w:p>
  </w:comment>
  <w:comment w:id="2626" w:author="Flory Koole" w:date="2024-09-30T13:52:00Z" w:initials="fko">
    <w:p w14:paraId="6D3F4A99" w14:textId="77777777" w:rsidR="008E4D57" w:rsidRDefault="003E6AE7" w:rsidP="008E4D57">
      <w:pPr>
        <w:pStyle w:val="CommentText"/>
      </w:pPr>
      <w:r>
        <w:rPr>
          <w:rStyle w:val="CommentReference"/>
        </w:rPr>
        <w:annotationRef/>
      </w:r>
      <w:r w:rsidR="008E4D57">
        <w:rPr>
          <w:color w:val="4D322D"/>
        </w:rPr>
        <w:t>Actie Petra: met Matthijs afstemmen</w:t>
      </w:r>
    </w:p>
  </w:comment>
  <w:comment w:id="2671" w:author="Flory Koole" w:date="2024-10-07T13:52:00Z" w:initials="fko">
    <w:p w14:paraId="1CBAA494" w14:textId="77777777" w:rsidR="009C13AE" w:rsidRDefault="009C13AE" w:rsidP="009C13AE">
      <w:pPr>
        <w:pStyle w:val="CommentText"/>
      </w:pPr>
      <w:r>
        <w:rPr>
          <w:rStyle w:val="CommentReference"/>
        </w:rPr>
        <w:annotationRef/>
      </w:r>
      <w:r>
        <w:t>Zie CR3893398</w:t>
      </w:r>
    </w:p>
  </w:comment>
  <w:comment w:id="2682" w:author="Flory Koole" w:date="2024-08-28T14:09:00Z" w:initials="fko">
    <w:p w14:paraId="441C5D7B" w14:textId="099F0434" w:rsidR="00C23F03" w:rsidRDefault="00C23F03" w:rsidP="00C23F03">
      <w:pPr>
        <w:pStyle w:val="CommentText"/>
      </w:pPr>
      <w:r>
        <w:rPr>
          <w:rStyle w:val="CommentReference"/>
        </w:rPr>
        <w:annotationRef/>
      </w:r>
      <w:r>
        <w:t>Zie ook actie naar Kees/Mark: uitzoeken of we parttimePrcEersteZiektedag kunnen opslaan om mee verder te rekenen</w:t>
      </w:r>
    </w:p>
  </w:comment>
  <w:comment w:id="2683" w:author="Flory Koole" w:date="2024-08-28T13:45:00Z" w:initials="fko">
    <w:p w14:paraId="56241156" w14:textId="58E7E656" w:rsidR="0082043D" w:rsidRDefault="0082043D" w:rsidP="0082043D">
      <w:pPr>
        <w:pStyle w:val="CommentText"/>
      </w:pPr>
      <w:r>
        <w:rPr>
          <w:rStyle w:val="CommentReference"/>
        </w:rPr>
        <w:annotationRef/>
      </w:r>
      <w:r>
        <w:t>Dit wordt een berekend o.i.d.</w:t>
      </w:r>
    </w:p>
  </w:comment>
  <w:comment w:id="2684" w:author="Flory Koole" w:date="2024-08-28T13:49:00Z" w:initials="fko">
    <w:p w14:paraId="143C70FC" w14:textId="77777777" w:rsidR="00BC17FE" w:rsidRDefault="00BC17FE" w:rsidP="00BC17FE">
      <w:pPr>
        <w:pStyle w:val="CommentText"/>
      </w:pPr>
      <w:r>
        <w:rPr>
          <w:rStyle w:val="CommentReference"/>
        </w:rPr>
        <w:annotationRef/>
      </w:r>
      <w:r>
        <w:t>Checken of we inderdaad dln gegeven gebruiken of dlnDvb property</w:t>
      </w:r>
    </w:p>
  </w:comment>
  <w:comment w:id="2686" w:author="Flory Koole" w:date="2024-08-28T13:46:00Z" w:initials="fko">
    <w:p w14:paraId="4200C8FA" w14:textId="5CFC8308" w:rsidR="003B2A12" w:rsidRDefault="003B2A12" w:rsidP="003B2A12">
      <w:pPr>
        <w:pStyle w:val="CommentText"/>
      </w:pPr>
      <w:r>
        <w:rPr>
          <w:rStyle w:val="CommentReference"/>
        </w:rPr>
        <w:annotationRef/>
      </w:r>
      <w:r>
        <w:t>Actie: meenemen naar Kees en Mark</w:t>
      </w:r>
    </w:p>
  </w:comment>
  <w:comment w:id="2687" w:author="Flory Koole" w:date="2024-09-25T09:14:00Z" w:initials="fko">
    <w:p w14:paraId="2FF4A573" w14:textId="77777777" w:rsidR="006A32A2" w:rsidRDefault="006A32A2" w:rsidP="006A32A2">
      <w:pPr>
        <w:pStyle w:val="CommentText"/>
      </w:pPr>
      <w:r>
        <w:rPr>
          <w:rStyle w:val="CommentReference"/>
        </w:rPr>
        <w:annotationRef/>
      </w:r>
      <w:r>
        <w:t>Werkt nog niet, alleen goed vanaf klasse 0. Known bug</w:t>
      </w:r>
    </w:p>
  </w:comment>
  <w:comment w:id="2698" w:author="Flory Koole" w:date="2024-08-28T14:11:00Z" w:initials="fko">
    <w:p w14:paraId="2A51394F" w14:textId="25A9ED6B" w:rsidR="00D43890" w:rsidRDefault="00D43890" w:rsidP="00D43890">
      <w:pPr>
        <w:pStyle w:val="CommentText"/>
      </w:pPr>
      <w:r>
        <w:rPr>
          <w:rStyle w:val="CommentReference"/>
        </w:rPr>
        <w:annotationRef/>
      </w:r>
      <w:r>
        <w:t>Gewenst: invoergegeven, zodat niet voorzettingsPrc handmatig berekend hoeft te worden</w:t>
      </w:r>
    </w:p>
  </w:comment>
  <w:comment w:id="2711" w:author="Flory Koole" w:date="2024-09-25T09:52:00Z" w:initials="fko">
    <w:p w14:paraId="30B9E57E" w14:textId="77777777" w:rsidR="00313C94" w:rsidRDefault="00313C94" w:rsidP="00313C94">
      <w:pPr>
        <w:pStyle w:val="CommentText"/>
      </w:pPr>
      <w:r>
        <w:rPr>
          <w:rStyle w:val="CommentReference"/>
        </w:rPr>
        <w:annotationRef/>
      </w:r>
      <w:r>
        <w:t>Houdt dezelfde status, maar premievrijstelling stopt (was al generieke standaard voor als er wel AOP’s zijn)</w:t>
      </w:r>
    </w:p>
  </w:comment>
  <w:comment w:id="2716" w:author="Flory Koole" w:date="2024-08-28T14:41:00Z" w:initials="fko">
    <w:p w14:paraId="4F772A70" w14:textId="77777777" w:rsidR="00200A1E" w:rsidRDefault="00200A1E" w:rsidP="00200A1E">
      <w:pPr>
        <w:pStyle w:val="CommentText"/>
      </w:pPr>
      <w:r>
        <w:rPr>
          <w:rStyle w:val="CommentReference"/>
        </w:rPr>
        <w:annotationRef/>
      </w:r>
      <w:r>
        <w:t>Afstemmen met Roy, Kees/Mark</w:t>
      </w:r>
    </w:p>
  </w:comment>
  <w:comment w:id="2717" w:author="Mariska Scholtes (MM)" w:date="2024-08-22T08:29:00Z" w:initials="MS">
    <w:p w14:paraId="6452BB84" w14:textId="276354BA" w:rsidR="00FC7180" w:rsidRDefault="00FC7180" w:rsidP="00FC7180">
      <w:pPr>
        <w:pStyle w:val="CommentText"/>
      </w:pPr>
      <w:r>
        <w:rPr>
          <w:rStyle w:val="CommentReference"/>
        </w:rPr>
        <w:annotationRef/>
      </w:r>
      <w:r>
        <w:t>Hoe kan proces Einde AO dan worden getriggerd?</w:t>
      </w:r>
    </w:p>
  </w:comment>
  <w:comment w:id="2718" w:author="Flory Koole" w:date="2024-08-28T14:48:00Z" w:initials="fko">
    <w:p w14:paraId="64DFE6A8" w14:textId="77777777" w:rsidR="00626967" w:rsidRDefault="00626967" w:rsidP="00626967">
      <w:pPr>
        <w:pStyle w:val="CommentText"/>
      </w:pPr>
      <w:r>
        <w:rPr>
          <w:rStyle w:val="CommentReference"/>
        </w:rPr>
        <w:annotationRef/>
      </w:r>
      <w:r>
        <w:t>Actie: afstemmen met Roy (techniek) en met Kees (gemist bij ADP?)</w:t>
      </w:r>
    </w:p>
  </w:comment>
  <w:comment w:id="2719" w:author="Mariska Scholtes (MM)" w:date="2024-08-20T13:48:00Z" w:initials="MS">
    <w:p w14:paraId="2DD8376F" w14:textId="77777777" w:rsidR="00FC7180" w:rsidRDefault="00FC7180" w:rsidP="00FC7180">
      <w:pPr>
        <w:pStyle w:val="CommentText"/>
      </w:pPr>
      <w:r>
        <w:rPr>
          <w:rStyle w:val="CommentReference"/>
        </w:rPr>
        <w:annotationRef/>
      </w:r>
      <w:r>
        <w:rPr>
          <w:color w:val="4D322D"/>
        </w:rPr>
        <w:t>Dit is de standaard methode die we willen gebruiken</w:t>
      </w:r>
    </w:p>
  </w:comment>
  <w:comment w:id="2720" w:author="Flory Koole" w:date="2024-08-28T14:54:00Z" w:initials="fko">
    <w:p w14:paraId="153A80D7" w14:textId="77777777" w:rsidR="00113A0F" w:rsidRDefault="00113A0F" w:rsidP="00113A0F">
      <w:pPr>
        <w:pStyle w:val="CommentText"/>
      </w:pPr>
      <w:r>
        <w:rPr>
          <w:rStyle w:val="CommentReference"/>
        </w:rPr>
        <w:annotationRef/>
      </w:r>
      <w:r>
        <w:t>Actie FKO: afstemmen met Joost/PH&amp;C of dit generiek standaard kan</w:t>
      </w:r>
    </w:p>
  </w:comment>
  <w:comment w:id="2735" w:author="Flory Koole" w:date="2022-03-23T14:36:00Z" w:initials="FK">
    <w:p w14:paraId="30AB3629" w14:textId="77777777" w:rsidR="00FC7180" w:rsidRDefault="00FC7180" w:rsidP="00FC7180">
      <w:pPr>
        <w:pStyle w:val="CommentText"/>
      </w:pPr>
      <w:r>
        <w:rPr>
          <w:rStyle w:val="CommentReference"/>
        </w:rPr>
        <w:annotationRef/>
      </w:r>
      <w:r>
        <w:t>Of is deze niet gelijk aan de einddatum, dus moet einddatum worden overgenomen als versiedatum?</w:t>
      </w:r>
    </w:p>
  </w:comment>
  <w:comment w:id="3729" w:author="Flory Koole" w:date="2025-01-21T18:22:00Z" w:initials="fko">
    <w:p w14:paraId="56955BDE" w14:textId="560DB124" w:rsidR="0015656E" w:rsidRDefault="00EA3E97" w:rsidP="0015656E">
      <w:pPr>
        <w:pStyle w:val="CommentText"/>
      </w:pPr>
      <w:r>
        <w:rPr>
          <w:rStyle w:val="CommentReference"/>
        </w:rPr>
        <w:annotationRef/>
      </w:r>
      <w:r w:rsidR="0015656E">
        <w:rPr>
          <w:color w:val="4D322D"/>
        </w:rPr>
        <w:t>Samen met Roy</w:t>
      </w:r>
    </w:p>
  </w:comment>
  <w:comment w:id="3973" w:author="Ronald Kocks (R)" w:date="2025-08-14T13:59:00Z" w:initials="RK">
    <w:p w14:paraId="0F8D4EBA" w14:textId="77777777" w:rsidR="005837A9" w:rsidRDefault="005837A9" w:rsidP="005837A9">
      <w:pPr>
        <w:pStyle w:val="CommentText"/>
      </w:pPr>
      <w:r>
        <w:rPr>
          <w:rStyle w:val="CommentReference"/>
        </w:rPr>
        <w:annotationRef/>
      </w:r>
      <w:r>
        <w:t>Voorlopig voorzie ik geen aparte gebeurtenis voor het einde van de gehele regeling. Anders aanvullen na behandeling van story mbt dit onderwerp)</w:t>
      </w:r>
    </w:p>
  </w:comment>
  <w:comment w:id="5923" w:author="Flory Koole" w:date="2024-11-25T17:52:00Z" w:initials="fko">
    <w:p w14:paraId="03BB5A80" w14:textId="50CF1DB1" w:rsidR="00065B48" w:rsidRDefault="00065B48" w:rsidP="00065B48">
      <w:pPr>
        <w:pStyle w:val="CommentText"/>
      </w:pPr>
      <w:r>
        <w:rPr>
          <w:rStyle w:val="CommentReference"/>
        </w:rPr>
        <w:annotationRef/>
      </w:r>
      <w:r>
        <w:t>Roy helpen verder uitwerken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86271F" w15:done="0"/>
  <w15:commentEx w15:paraId="46FF0746" w15:done="0"/>
  <w15:commentEx w15:paraId="723987C4" w15:done="0"/>
  <w15:commentEx w15:paraId="44742961" w15:done="0"/>
  <w15:commentEx w15:paraId="59CCE2F9" w15:done="0"/>
  <w15:commentEx w15:paraId="091CC718" w15:paraIdParent="59CCE2F9" w15:done="0"/>
  <w15:commentEx w15:paraId="2BEEBE09" w15:done="0"/>
  <w15:commentEx w15:paraId="00FD191E" w15:paraIdParent="2BEEBE09" w15:done="0"/>
  <w15:commentEx w15:paraId="436AC803" w15:done="0"/>
  <w15:commentEx w15:paraId="1C7BA384" w15:done="0"/>
  <w15:commentEx w15:paraId="69C6537E" w15:done="0"/>
  <w15:commentEx w15:paraId="6D3F4A99" w15:done="0"/>
  <w15:commentEx w15:paraId="1CBAA494" w15:done="0"/>
  <w15:commentEx w15:paraId="441C5D7B" w15:done="0"/>
  <w15:commentEx w15:paraId="56241156" w15:done="0"/>
  <w15:commentEx w15:paraId="143C70FC" w15:done="0"/>
  <w15:commentEx w15:paraId="4200C8FA" w15:done="0"/>
  <w15:commentEx w15:paraId="2FF4A573" w15:done="0"/>
  <w15:commentEx w15:paraId="2A51394F" w15:done="0"/>
  <w15:commentEx w15:paraId="30B9E57E" w15:done="0"/>
  <w15:commentEx w15:paraId="4F772A70" w15:done="0"/>
  <w15:commentEx w15:paraId="6452BB84" w15:done="0"/>
  <w15:commentEx w15:paraId="64DFE6A8" w15:paraIdParent="6452BB84" w15:done="0"/>
  <w15:commentEx w15:paraId="2DD8376F" w15:done="0"/>
  <w15:commentEx w15:paraId="153A80D7" w15:paraIdParent="2DD8376F" w15:done="0"/>
  <w15:commentEx w15:paraId="30AB3629" w15:done="0"/>
  <w15:commentEx w15:paraId="56955BDE" w15:done="0"/>
  <w15:commentEx w15:paraId="0F8D4EBA" w15:done="0"/>
  <w15:commentEx w15:paraId="03BB5A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E363FF" w16cex:dateUtc="2024-10-07T09:43:00Z"/>
  <w16cex:commentExtensible w16cex:durableId="1F6FDD84" w16cex:dateUtc="2024-07-09T12:04:00Z"/>
  <w16cex:commentExtensible w16cex:durableId="04FF4628" w16cex:dateUtc="2025-01-14T16:45:00Z"/>
  <w16cex:commentExtensible w16cex:durableId="0AA783B4" w16cex:dateUtc="2024-10-15T10:18:00Z"/>
  <w16cex:commentExtensible w16cex:durableId="1CA41980" w16cex:dateUtc="2024-07-15T14:41:00Z"/>
  <w16cex:commentExtensible w16cex:durableId="3E3F7CDB" w16cex:dateUtc="2024-07-15T14:52:00Z"/>
  <w16cex:commentExtensible w16cex:durableId="4045269F" w16cex:dateUtc="2024-07-15T14:41:00Z"/>
  <w16cex:commentExtensible w16cex:durableId="632D4CB8" w16cex:dateUtc="2024-07-15T14:52:00Z"/>
  <w16cex:commentExtensible w16cex:durableId="6136325E" w16cex:dateUtc="2024-09-25T07:02:00Z"/>
  <w16cex:commentExtensible w16cex:durableId="7E0DA782" w16cex:dateUtc="2024-08-27T09:24:00Z"/>
  <w16cex:commentExtensible w16cex:durableId="75AC919C" w16cex:dateUtc="2024-08-21T08:11:00Z"/>
  <w16cex:commentExtensible w16cex:durableId="6DBDC8D4" w16cex:dateUtc="2024-09-30T11:52:00Z"/>
  <w16cex:commentExtensible w16cex:durableId="1CBF02AC" w16cex:dateUtc="2024-10-07T11:52:00Z"/>
  <w16cex:commentExtensible w16cex:durableId="158C9BA0" w16cex:dateUtc="2024-08-28T12:09:00Z"/>
  <w16cex:commentExtensible w16cex:durableId="2B04C5E6" w16cex:dateUtc="2024-08-28T11:45:00Z"/>
  <w16cex:commentExtensible w16cex:durableId="41816909" w16cex:dateUtc="2024-08-28T11:49:00Z"/>
  <w16cex:commentExtensible w16cex:durableId="58FEACFA" w16cex:dateUtc="2024-08-28T11:46:00Z"/>
  <w16cex:commentExtensible w16cex:durableId="42712276" w16cex:dateUtc="2024-09-25T07:14:00Z"/>
  <w16cex:commentExtensible w16cex:durableId="7B88E878" w16cex:dateUtc="2024-08-28T12:11:00Z"/>
  <w16cex:commentExtensible w16cex:durableId="57B8D6CD" w16cex:dateUtc="2024-09-25T07:52:00Z"/>
  <w16cex:commentExtensible w16cex:durableId="5468E1E2" w16cex:dateUtc="2024-08-28T12:41:00Z"/>
  <w16cex:commentExtensible w16cex:durableId="1C0B6979" w16cex:dateUtc="2024-08-22T06:29:00Z"/>
  <w16cex:commentExtensible w16cex:durableId="67C04901" w16cex:dateUtc="2024-08-28T12:48:00Z"/>
  <w16cex:commentExtensible w16cex:durableId="41E7DBAA" w16cex:dateUtc="2024-08-20T11:48:00Z"/>
  <w16cex:commentExtensible w16cex:durableId="2FD24861" w16cex:dateUtc="2024-08-28T12:54:00Z"/>
  <w16cex:commentExtensible w16cex:durableId="64A7A8EB" w16cex:dateUtc="2022-03-23T13:36:00Z"/>
  <w16cex:commentExtensible w16cex:durableId="09FCEE35" w16cex:dateUtc="2025-01-21T17:22:00Z"/>
  <w16cex:commentExtensible w16cex:durableId="02F6934A" w16cex:dateUtc="2025-08-14T11:59:00Z"/>
  <w16cex:commentExtensible w16cex:durableId="4CF02940" w16cex:dateUtc="2024-11-25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86271F" w16cid:durableId="01E363FF"/>
  <w16cid:commentId w16cid:paraId="46FF0746" w16cid:durableId="1F6FDD84"/>
  <w16cid:commentId w16cid:paraId="723987C4" w16cid:durableId="04FF4628"/>
  <w16cid:commentId w16cid:paraId="44742961" w16cid:durableId="0AA783B4"/>
  <w16cid:commentId w16cid:paraId="59CCE2F9" w16cid:durableId="1CA41980"/>
  <w16cid:commentId w16cid:paraId="091CC718" w16cid:durableId="3E3F7CDB"/>
  <w16cid:commentId w16cid:paraId="2BEEBE09" w16cid:durableId="4045269F"/>
  <w16cid:commentId w16cid:paraId="00FD191E" w16cid:durableId="632D4CB8"/>
  <w16cid:commentId w16cid:paraId="436AC803" w16cid:durableId="6136325E"/>
  <w16cid:commentId w16cid:paraId="1C7BA384" w16cid:durableId="7E0DA782"/>
  <w16cid:commentId w16cid:paraId="69C6537E" w16cid:durableId="75AC919C"/>
  <w16cid:commentId w16cid:paraId="6D3F4A99" w16cid:durableId="6DBDC8D4"/>
  <w16cid:commentId w16cid:paraId="1CBAA494" w16cid:durableId="1CBF02AC"/>
  <w16cid:commentId w16cid:paraId="441C5D7B" w16cid:durableId="158C9BA0"/>
  <w16cid:commentId w16cid:paraId="56241156" w16cid:durableId="2B04C5E6"/>
  <w16cid:commentId w16cid:paraId="143C70FC" w16cid:durableId="41816909"/>
  <w16cid:commentId w16cid:paraId="4200C8FA" w16cid:durableId="58FEACFA"/>
  <w16cid:commentId w16cid:paraId="2FF4A573" w16cid:durableId="42712276"/>
  <w16cid:commentId w16cid:paraId="2A51394F" w16cid:durableId="7B88E878"/>
  <w16cid:commentId w16cid:paraId="30B9E57E" w16cid:durableId="57B8D6CD"/>
  <w16cid:commentId w16cid:paraId="4F772A70" w16cid:durableId="5468E1E2"/>
  <w16cid:commentId w16cid:paraId="6452BB84" w16cid:durableId="1C0B6979"/>
  <w16cid:commentId w16cid:paraId="64DFE6A8" w16cid:durableId="67C04901"/>
  <w16cid:commentId w16cid:paraId="2DD8376F" w16cid:durableId="41E7DBAA"/>
  <w16cid:commentId w16cid:paraId="153A80D7" w16cid:durableId="2FD24861"/>
  <w16cid:commentId w16cid:paraId="30AB3629" w16cid:durableId="64A7A8EB"/>
  <w16cid:commentId w16cid:paraId="56955BDE" w16cid:durableId="09FCEE35"/>
  <w16cid:commentId w16cid:paraId="0F8D4EBA" w16cid:durableId="02F6934A"/>
  <w16cid:commentId w16cid:paraId="03BB5A80" w16cid:durableId="4CF029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CA587" w14:textId="77777777" w:rsidR="00507A08" w:rsidRDefault="00507A08">
      <w:pPr>
        <w:spacing w:before="0" w:after="0" w:line="240" w:lineRule="auto"/>
      </w:pPr>
      <w:r>
        <w:separator/>
      </w:r>
    </w:p>
  </w:endnote>
  <w:endnote w:type="continuationSeparator" w:id="0">
    <w:p w14:paraId="38A184CD" w14:textId="77777777" w:rsidR="00507A08" w:rsidRDefault="00507A08">
      <w:pPr>
        <w:spacing w:before="0" w:after="0" w:line="240" w:lineRule="auto"/>
      </w:pPr>
      <w:r>
        <w:continuationSeparator/>
      </w:r>
    </w:p>
  </w:endnote>
  <w:endnote w:type="continuationNotice" w:id="1">
    <w:p w14:paraId="1FF21E5D" w14:textId="77777777" w:rsidR="00507A08" w:rsidRDefault="00507A0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HGMinchoE">
    <w:charset w:val="80"/>
    <w:family w:val="modern"/>
    <w:pitch w:val="fixed"/>
    <w:sig w:usb0="E00002FF" w:usb1="2AC7EDFE" w:usb2="00000012" w:usb3="00000000" w:csb0="0002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468A" w14:textId="77777777" w:rsidR="00FB1FA6" w:rsidRPr="00C55FBE" w:rsidRDefault="00FB1FA6">
    <w:pPr>
      <w:pStyle w:val="Caption"/>
      <w:rPr>
        <w:color w:val="630A00"/>
      </w:rPr>
    </w:pPr>
    <w:r w:rsidRPr="00C55FBE">
      <w:rPr>
        <w:color w:val="630A00"/>
        <w:lang w:bidi="nl-NL"/>
      </w:rPr>
      <w:t xml:space="preserve">Pagina </w:t>
    </w:r>
    <w:r w:rsidRPr="00C55FBE">
      <w:rPr>
        <w:b/>
        <w:bCs/>
        <w:color w:val="630A00"/>
        <w:lang w:bidi="nl-NL"/>
      </w:rPr>
      <w:fldChar w:fldCharType="begin"/>
    </w:r>
    <w:r w:rsidRPr="00C55FBE">
      <w:rPr>
        <w:b/>
        <w:bCs/>
        <w:color w:val="630A00"/>
        <w:lang w:bidi="nl-NL"/>
      </w:rPr>
      <w:instrText>PAGE  \* Arabic  \* MERGEFORMAT</w:instrText>
    </w:r>
    <w:r w:rsidRPr="00C55FBE">
      <w:rPr>
        <w:b/>
        <w:bCs/>
        <w:color w:val="630A00"/>
        <w:lang w:bidi="nl-NL"/>
      </w:rPr>
      <w:fldChar w:fldCharType="separate"/>
    </w:r>
    <w:r>
      <w:rPr>
        <w:b/>
        <w:bCs/>
        <w:noProof/>
        <w:color w:val="630A00"/>
        <w:lang w:bidi="nl-NL"/>
      </w:rPr>
      <w:t>20</w:t>
    </w:r>
    <w:r w:rsidRPr="00C55FBE">
      <w:rPr>
        <w:b/>
        <w:bCs/>
        <w:color w:val="630A00"/>
        <w:lang w:bidi="nl-NL"/>
      </w:rPr>
      <w:fldChar w:fldCharType="end"/>
    </w:r>
    <w:r w:rsidRPr="00C55FBE">
      <w:rPr>
        <w:color w:val="630A00"/>
        <w:lang w:bidi="nl-NL"/>
      </w:rPr>
      <w:t xml:space="preserve"> van </w:t>
    </w:r>
    <w:r w:rsidRPr="00C55FBE">
      <w:rPr>
        <w:b/>
        <w:bCs/>
        <w:color w:val="630A00"/>
        <w:lang w:bidi="nl-NL"/>
      </w:rPr>
      <w:fldChar w:fldCharType="begin"/>
    </w:r>
    <w:r w:rsidRPr="00C55FBE">
      <w:rPr>
        <w:b/>
        <w:bCs/>
        <w:color w:val="630A00"/>
        <w:lang w:bidi="nl-NL"/>
      </w:rPr>
      <w:instrText>NUMPAGES  \* Arabic  \* MERGEFORMAT</w:instrText>
    </w:r>
    <w:r w:rsidRPr="00C55FBE">
      <w:rPr>
        <w:b/>
        <w:bCs/>
        <w:color w:val="630A00"/>
        <w:lang w:bidi="nl-NL"/>
      </w:rPr>
      <w:fldChar w:fldCharType="separate"/>
    </w:r>
    <w:r>
      <w:rPr>
        <w:b/>
        <w:bCs/>
        <w:noProof/>
        <w:color w:val="630A00"/>
        <w:lang w:bidi="nl-NL"/>
      </w:rPr>
      <w:t>20</w:t>
    </w:r>
    <w:r w:rsidRPr="00C55FBE">
      <w:rPr>
        <w:b/>
        <w:bCs/>
        <w:color w:val="630A00"/>
        <w:lang w:bidi="nl-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7B5F9" w14:textId="77777777" w:rsidR="00507A08" w:rsidRDefault="00507A08">
      <w:pPr>
        <w:spacing w:before="0" w:after="0" w:line="240" w:lineRule="auto"/>
      </w:pPr>
      <w:r>
        <w:separator/>
      </w:r>
    </w:p>
  </w:footnote>
  <w:footnote w:type="continuationSeparator" w:id="0">
    <w:p w14:paraId="14B0FD01" w14:textId="77777777" w:rsidR="00507A08" w:rsidRDefault="00507A08">
      <w:pPr>
        <w:spacing w:before="0" w:after="0" w:line="240" w:lineRule="auto"/>
      </w:pPr>
      <w:r>
        <w:continuationSeparator/>
      </w:r>
    </w:p>
  </w:footnote>
  <w:footnote w:type="continuationNotice" w:id="1">
    <w:p w14:paraId="078D9896" w14:textId="77777777" w:rsidR="00507A08" w:rsidRDefault="00507A0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6B37" w14:textId="0A569BA1" w:rsidR="00FB1FA6" w:rsidRDefault="000308D5">
    <w:r>
      <w:rPr>
        <w:noProof/>
      </w:rPr>
      <mc:AlternateContent>
        <mc:Choice Requires="wps">
          <w:drawing>
            <wp:anchor distT="4294967295" distB="4294967295" distL="114300" distR="114300" simplePos="0" relativeHeight="251658241" behindDoc="0" locked="0" layoutInCell="1" allowOverlap="1" wp14:anchorId="3D9257AA" wp14:editId="151499F1">
              <wp:simplePos x="0" y="0"/>
              <wp:positionH relativeFrom="column">
                <wp:posOffset>-97790</wp:posOffset>
              </wp:positionH>
              <wp:positionV relativeFrom="paragraph">
                <wp:posOffset>397509</wp:posOffset>
              </wp:positionV>
              <wp:extent cx="5762625" cy="0"/>
              <wp:effectExtent l="0" t="0" r="0" b="0"/>
              <wp:wrapNone/>
              <wp:docPr id="9" name="Rechte verbindingslijn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2625" cy="0"/>
                      </a:xfrm>
                      <a:prstGeom prst="line">
                        <a:avLst/>
                      </a:prstGeom>
                      <a:ln>
                        <a:solidFill>
                          <a:srgbClr val="630A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F1255" id="Rechte verbindingslijn 1"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7pt,31.3pt" to="446.0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" strokecolor="#630a00">
              <o:lock v:ext="edit" shapetype="f"/>
            </v:line>
          </w:pict>
        </mc:Fallback>
      </mc:AlternateContent>
    </w:r>
    <w:r w:rsidR="00FB1FA6">
      <w:rPr>
        <w:noProof/>
        <w:lang w:eastAsia="nl-NL"/>
      </w:rPr>
      <w:drawing>
        <wp:anchor distT="0" distB="0" distL="114300" distR="114300" simplePos="0" relativeHeight="251658240" behindDoc="0" locked="0" layoutInCell="1" allowOverlap="1" wp14:anchorId="6B49C431" wp14:editId="07F87C92">
          <wp:simplePos x="0" y="0"/>
          <wp:positionH relativeFrom="column">
            <wp:posOffset>4697641</wp:posOffset>
          </wp:positionH>
          <wp:positionV relativeFrom="page">
            <wp:posOffset>74428</wp:posOffset>
          </wp:positionV>
          <wp:extent cx="1121410" cy="840740"/>
          <wp:effectExtent l="0" t="0" r="2540" b="0"/>
          <wp:wrapSquare wrapText="bothSides"/>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Feniqs.jpg"/>
                  <pic:cNvPicPr/>
                </pic:nvPicPr>
                <pic:blipFill>
                  <a:blip r:embed="rId1"/>
                  <a:stretch>
                    <a:fillRect/>
                  </a:stretch>
                </pic:blipFill>
                <pic:spPr>
                  <a:xfrm>
                    <a:off x="0" y="0"/>
                    <a:ext cx="1121410" cy="8407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3737EC5"/>
    <w:multiLevelType w:val="hybridMultilevel"/>
    <w:tmpl w:val="0FA47CE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 w15:restartNumberingAfterBreak="0">
    <w:nsid w:val="04902E25"/>
    <w:multiLevelType w:val="multilevel"/>
    <w:tmpl w:val="DBFAAFBE"/>
    <w:lvl w:ilvl="0">
      <w:start w:val="1"/>
      <w:numFmt w:val="decimal"/>
      <w:pStyle w:val="Heading1"/>
      <w:lvlText w:val="%1."/>
      <w:lvlJc w:val="left"/>
      <w:pPr>
        <w:ind w:left="2061"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58F6C56"/>
    <w:multiLevelType w:val="hybridMultilevel"/>
    <w:tmpl w:val="CFF0B8A0"/>
    <w:lvl w:ilvl="0" w:tplc="12FA6BD2">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5" w15:restartNumberingAfterBreak="0">
    <w:nsid w:val="07C85CDE"/>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7E922F0"/>
    <w:multiLevelType w:val="hybridMultilevel"/>
    <w:tmpl w:val="218C635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7" w15:restartNumberingAfterBreak="0">
    <w:nsid w:val="08887329"/>
    <w:multiLevelType w:val="hybridMultilevel"/>
    <w:tmpl w:val="2B4677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8" w15:restartNumberingAfterBreak="0">
    <w:nsid w:val="0A8E2952"/>
    <w:multiLevelType w:val="hybridMultilevel"/>
    <w:tmpl w:val="D5248836"/>
    <w:lvl w:ilvl="0" w:tplc="77C09B9A">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9" w15:restartNumberingAfterBreak="0">
    <w:nsid w:val="0AD07162"/>
    <w:multiLevelType w:val="hybridMultilevel"/>
    <w:tmpl w:val="12328398"/>
    <w:lvl w:ilvl="0" w:tplc="E21A9E22">
      <w:numFmt w:val="bullet"/>
      <w:lvlText w:val="-"/>
      <w:lvlJc w:val="left"/>
      <w:pPr>
        <w:ind w:left="720" w:hanging="360"/>
      </w:pPr>
      <w:rPr>
        <w:rFonts w:ascii="Calibri" w:eastAsia="Times New Roman"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AEF128D"/>
    <w:multiLevelType w:val="hybridMultilevel"/>
    <w:tmpl w:val="CFAA2CA0"/>
    <w:lvl w:ilvl="0" w:tplc="E21A9E22">
      <w:numFmt w:val="bullet"/>
      <w:lvlText w:val="-"/>
      <w:lvlJc w:val="left"/>
      <w:pPr>
        <w:ind w:left="720" w:hanging="360"/>
      </w:pPr>
      <w:rPr>
        <w:rFonts w:ascii="Calibri" w:eastAsia="Times New Roman"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CC80720"/>
    <w:multiLevelType w:val="hybridMultilevel"/>
    <w:tmpl w:val="1C84674C"/>
    <w:lvl w:ilvl="0" w:tplc="7EC25E10">
      <w:numFmt w:val="bullet"/>
      <w:lvlText w:val="-"/>
      <w:lvlJc w:val="left"/>
      <w:pPr>
        <w:ind w:left="720" w:hanging="360"/>
      </w:pPr>
      <w:rPr>
        <w:rFonts w:ascii="Calibri" w:eastAsia="Calibr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2" w15:restartNumberingAfterBreak="0">
    <w:nsid w:val="0CD04734"/>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ECF5517"/>
    <w:multiLevelType w:val="hybridMultilevel"/>
    <w:tmpl w:val="BA2EEBDE"/>
    <w:lvl w:ilvl="0" w:tplc="349A6E4C">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4" w15:restartNumberingAfterBreak="0">
    <w:nsid w:val="123B11FC"/>
    <w:multiLevelType w:val="hybridMultilevel"/>
    <w:tmpl w:val="AE6E2DCC"/>
    <w:lvl w:ilvl="0" w:tplc="FFFFFFFF">
      <w:start w:val="13"/>
      <w:numFmt w:val="bullet"/>
      <w:lvlText w:val="-"/>
      <w:lvlJc w:val="left"/>
      <w:pPr>
        <w:ind w:left="720" w:hanging="360"/>
      </w:pPr>
      <w:rPr>
        <w:rFonts w:ascii="Constantia" w:eastAsiaTheme="minorEastAsia" w:hAnsi="Constantia" w:cstheme="minorBidi" w:hint="default"/>
      </w:rPr>
    </w:lvl>
    <w:lvl w:ilvl="1" w:tplc="FFFFFFFF">
      <w:start w:val="1"/>
      <w:numFmt w:val="bullet"/>
      <w:lvlText w:val="o"/>
      <w:lvlJc w:val="left"/>
      <w:pPr>
        <w:ind w:left="1440" w:hanging="360"/>
      </w:pPr>
      <w:rPr>
        <w:rFonts w:ascii="Courier New" w:hAnsi="Courier New" w:cs="Courier New" w:hint="default"/>
      </w:rPr>
    </w:lvl>
    <w:lvl w:ilvl="2" w:tplc="0413000F">
      <w:start w:val="1"/>
      <w:numFmt w:val="decimal"/>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7F1BF9"/>
    <w:multiLevelType w:val="hybridMultilevel"/>
    <w:tmpl w:val="87624678"/>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16" w15:restartNumberingAfterBreak="0">
    <w:nsid w:val="14C21CEE"/>
    <w:multiLevelType w:val="hybridMultilevel"/>
    <w:tmpl w:val="228E28E8"/>
    <w:lvl w:ilvl="0" w:tplc="A78AEF4E">
      <w:numFmt w:val="bullet"/>
      <w:lvlText w:val="-"/>
      <w:lvlJc w:val="left"/>
      <w:pPr>
        <w:ind w:left="720" w:hanging="360"/>
      </w:pPr>
      <w:rPr>
        <w:rFonts w:ascii="Calibri" w:eastAsiaTheme="minorEastAsia"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7B54D6E"/>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2B0772"/>
    <w:multiLevelType w:val="hybridMultilevel"/>
    <w:tmpl w:val="3D1CC76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B6701EA"/>
    <w:multiLevelType w:val="hybridMultilevel"/>
    <w:tmpl w:val="E3C224A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0" w15:restartNumberingAfterBreak="0">
    <w:nsid w:val="1BA55046"/>
    <w:multiLevelType w:val="hybridMultilevel"/>
    <w:tmpl w:val="C3D2E3F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1" w15:restartNumberingAfterBreak="0">
    <w:nsid w:val="1BDB4E60"/>
    <w:multiLevelType w:val="hybridMultilevel"/>
    <w:tmpl w:val="3B128350"/>
    <w:lvl w:ilvl="0" w:tplc="43C40F5A">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2" w15:restartNumberingAfterBreak="0">
    <w:nsid w:val="1DD401C7"/>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E734C27"/>
    <w:multiLevelType w:val="hybridMultilevel"/>
    <w:tmpl w:val="7A7EB3B2"/>
    <w:lvl w:ilvl="0" w:tplc="3BE4E604">
      <w:start w:val="13"/>
      <w:numFmt w:val="bullet"/>
      <w:lvlText w:val="-"/>
      <w:lvlJc w:val="left"/>
      <w:pPr>
        <w:ind w:left="720" w:hanging="360"/>
      </w:pPr>
      <w:rPr>
        <w:rFonts w:ascii="Constantia" w:eastAsiaTheme="minorEastAsia" w:hAnsi="Constantia"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EA963AE"/>
    <w:multiLevelType w:val="hybridMultilevel"/>
    <w:tmpl w:val="45E826E8"/>
    <w:lvl w:ilvl="0" w:tplc="365A7224">
      <w:start w:val="1"/>
      <w:numFmt w:val="bullet"/>
      <w:lvlText w:val="-"/>
      <w:lvlJc w:val="left"/>
      <w:pPr>
        <w:ind w:left="720" w:hanging="360"/>
      </w:pPr>
      <w:rPr>
        <w:rFonts w:ascii="Calibri" w:eastAsiaTheme="minorEastAsia" w:hAnsi="Calibri"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5" w15:restartNumberingAfterBreak="0">
    <w:nsid w:val="1F761E2F"/>
    <w:multiLevelType w:val="hybridMultilevel"/>
    <w:tmpl w:val="E904D016"/>
    <w:lvl w:ilvl="0" w:tplc="FED4A24C">
      <w:numFmt w:val="bullet"/>
      <w:lvlText w:val="-"/>
      <w:lvlJc w:val="left"/>
      <w:pPr>
        <w:ind w:left="720" w:hanging="360"/>
      </w:pPr>
      <w:rPr>
        <w:rFonts w:ascii="Calibri" w:eastAsia="Calibr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6" w15:restartNumberingAfterBreak="0">
    <w:nsid w:val="20A80B40"/>
    <w:multiLevelType w:val="hybridMultilevel"/>
    <w:tmpl w:val="AE30EFE8"/>
    <w:lvl w:ilvl="0" w:tplc="1A32733E">
      <w:numFmt w:val="bullet"/>
      <w:lvlText w:val="-"/>
      <w:lvlJc w:val="left"/>
      <w:pPr>
        <w:ind w:left="720" w:hanging="360"/>
      </w:pPr>
      <w:rPr>
        <w:rFonts w:ascii="Arial" w:eastAsia="Aptos"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7" w15:restartNumberingAfterBreak="0">
    <w:nsid w:val="220547B4"/>
    <w:multiLevelType w:val="hybridMultilevel"/>
    <w:tmpl w:val="2FD083DA"/>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334792F"/>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5381D65"/>
    <w:multiLevelType w:val="hybridMultilevel"/>
    <w:tmpl w:val="B01E0DEC"/>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30" w15:restartNumberingAfterBreak="0">
    <w:nsid w:val="25D218DD"/>
    <w:multiLevelType w:val="hybridMultilevel"/>
    <w:tmpl w:val="9FCCC80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1" w15:restartNumberingAfterBreak="0">
    <w:nsid w:val="265B1F73"/>
    <w:multiLevelType w:val="hybridMultilevel"/>
    <w:tmpl w:val="61E037E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32" w15:restartNumberingAfterBreak="0">
    <w:nsid w:val="26F11FE7"/>
    <w:multiLevelType w:val="hybridMultilevel"/>
    <w:tmpl w:val="1DE40F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2A39A4E1"/>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D15432D"/>
    <w:multiLevelType w:val="multilevel"/>
    <w:tmpl w:val="B93A7C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2DA25F41"/>
    <w:multiLevelType w:val="hybridMultilevel"/>
    <w:tmpl w:val="560ED8A8"/>
    <w:lvl w:ilvl="0" w:tplc="DFE28CA6">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6" w15:restartNumberingAfterBreak="0">
    <w:nsid w:val="2DFB262B"/>
    <w:multiLevelType w:val="hybridMultilevel"/>
    <w:tmpl w:val="1388B8D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2F8B30A5"/>
    <w:multiLevelType w:val="hybridMultilevel"/>
    <w:tmpl w:val="E08630CC"/>
    <w:lvl w:ilvl="0" w:tplc="31E8FF40">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8" w15:restartNumberingAfterBreak="0">
    <w:nsid w:val="309F7A1A"/>
    <w:multiLevelType w:val="multilevel"/>
    <w:tmpl w:val="38BE5C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31C7C3E"/>
    <w:multiLevelType w:val="hybridMultilevel"/>
    <w:tmpl w:val="38EC400C"/>
    <w:lvl w:ilvl="0" w:tplc="CADA8B58">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40" w15:restartNumberingAfterBreak="0">
    <w:nsid w:val="410758E4"/>
    <w:multiLevelType w:val="multilevel"/>
    <w:tmpl w:val="B8366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D5E57"/>
    <w:multiLevelType w:val="hybridMultilevel"/>
    <w:tmpl w:val="CE262F10"/>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42" w15:restartNumberingAfterBreak="0">
    <w:nsid w:val="4BB105A4"/>
    <w:multiLevelType w:val="hybridMultilevel"/>
    <w:tmpl w:val="B0F2DA5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43" w15:restartNumberingAfterBreak="0">
    <w:nsid w:val="4D2E4D20"/>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704E93"/>
    <w:multiLevelType w:val="hybridMultilevel"/>
    <w:tmpl w:val="33BC2D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587423CB"/>
    <w:multiLevelType w:val="hybridMultilevel"/>
    <w:tmpl w:val="5D52A5AE"/>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46" w15:restartNumberingAfterBreak="0">
    <w:nsid w:val="5A497902"/>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61147DE5"/>
    <w:multiLevelType w:val="hybridMultilevel"/>
    <w:tmpl w:val="12664986"/>
    <w:lvl w:ilvl="0" w:tplc="B5FADD08">
      <w:start w:val="6"/>
      <w:numFmt w:val="bullet"/>
      <w:lvlText w:val=""/>
      <w:lvlJc w:val="left"/>
      <w:pPr>
        <w:ind w:left="720" w:hanging="360"/>
      </w:pPr>
      <w:rPr>
        <w:rFonts w:ascii="Symbol" w:eastAsiaTheme="minorEastAsia"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61280E77"/>
    <w:multiLevelType w:val="hybridMultilevel"/>
    <w:tmpl w:val="3AAAF0C8"/>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49" w15:restartNumberingAfterBreak="0">
    <w:nsid w:val="62117064"/>
    <w:multiLevelType w:val="hybridMultilevel"/>
    <w:tmpl w:val="E4284D9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50" w15:restartNumberingAfterBreak="0">
    <w:nsid w:val="631E3A01"/>
    <w:multiLevelType w:val="hybridMultilevel"/>
    <w:tmpl w:val="D640D50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51" w15:restartNumberingAfterBreak="0">
    <w:nsid w:val="63352BEC"/>
    <w:multiLevelType w:val="hybridMultilevel"/>
    <w:tmpl w:val="714255F0"/>
    <w:lvl w:ilvl="0" w:tplc="04130003">
      <w:start w:val="1"/>
      <w:numFmt w:val="bullet"/>
      <w:lvlText w:val="o"/>
      <w:lvlJc w:val="left"/>
      <w:pPr>
        <w:ind w:left="1080" w:hanging="360"/>
      </w:pPr>
      <w:rPr>
        <w:rFonts w:ascii="Courier New" w:hAnsi="Courier New" w:cs="Courier New"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2" w15:restartNumberingAfterBreak="0">
    <w:nsid w:val="652506D0"/>
    <w:multiLevelType w:val="hybridMultilevel"/>
    <w:tmpl w:val="058AF9C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67601AC4"/>
    <w:multiLevelType w:val="hybridMultilevel"/>
    <w:tmpl w:val="06122B2A"/>
    <w:lvl w:ilvl="0" w:tplc="F508C21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54" w15:restartNumberingAfterBreak="0">
    <w:nsid w:val="69732013"/>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6B2533F6"/>
    <w:multiLevelType w:val="hybridMultilevel"/>
    <w:tmpl w:val="75EA11D4"/>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56" w15:restartNumberingAfterBreak="0">
    <w:nsid w:val="6C4144AB"/>
    <w:multiLevelType w:val="hybridMultilevel"/>
    <w:tmpl w:val="D2AA442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57" w15:restartNumberingAfterBreak="0">
    <w:nsid w:val="6DFD6431"/>
    <w:multiLevelType w:val="hybridMultilevel"/>
    <w:tmpl w:val="F9F4CDD2"/>
    <w:lvl w:ilvl="0" w:tplc="E6D8A97C">
      <w:start w:val="1"/>
      <w:numFmt w:val="decimal"/>
      <w:pStyle w:val="TOCHeading"/>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70D74AE1"/>
    <w:multiLevelType w:val="hybridMultilevel"/>
    <w:tmpl w:val="D0028A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71B4517B"/>
    <w:multiLevelType w:val="hybridMultilevel"/>
    <w:tmpl w:val="5A4EBEC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0" w15:restartNumberingAfterBreak="0">
    <w:nsid w:val="74912C3B"/>
    <w:multiLevelType w:val="hybridMultilevel"/>
    <w:tmpl w:val="18D28650"/>
    <w:lvl w:ilvl="0" w:tplc="F51246AE">
      <w:start w:val="6"/>
      <w:numFmt w:val="bullet"/>
      <w:lvlText w:val="-"/>
      <w:lvlJc w:val="left"/>
      <w:pPr>
        <w:ind w:left="720" w:hanging="360"/>
      </w:pPr>
      <w:rPr>
        <w:rFonts w:ascii="Calibri" w:eastAsiaTheme="minorEastAsia"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74C20D2E"/>
    <w:multiLevelType w:val="hybridMultilevel"/>
    <w:tmpl w:val="8C7CDAAC"/>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62" w15:restartNumberingAfterBreak="0">
    <w:nsid w:val="75825445"/>
    <w:multiLevelType w:val="hybridMultilevel"/>
    <w:tmpl w:val="47CCEEC2"/>
    <w:lvl w:ilvl="0" w:tplc="4D8A1C54">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3" w15:restartNumberingAfterBreak="0">
    <w:nsid w:val="79493001"/>
    <w:multiLevelType w:val="hybridMultilevel"/>
    <w:tmpl w:val="9718DDCC"/>
    <w:lvl w:ilvl="0" w:tplc="3C5E5B30">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4" w15:restartNumberingAfterBreak="0">
    <w:nsid w:val="7A124A6E"/>
    <w:multiLevelType w:val="hybridMultilevel"/>
    <w:tmpl w:val="F91AFD06"/>
    <w:lvl w:ilvl="0" w:tplc="E2660090">
      <w:start w:val="1"/>
      <w:numFmt w:val="bullet"/>
      <w:lvlText w:val="-"/>
      <w:lvlJc w:val="left"/>
      <w:pPr>
        <w:ind w:left="720" w:hanging="360"/>
      </w:pPr>
      <w:rPr>
        <w:rFonts w:ascii="Calibri" w:eastAsia="Aptos"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5" w15:restartNumberingAfterBreak="0">
    <w:nsid w:val="7B595C9B"/>
    <w:multiLevelType w:val="hybridMultilevel"/>
    <w:tmpl w:val="FC62D7DC"/>
    <w:lvl w:ilvl="0" w:tplc="11486E1A">
      <w:start w:val="1"/>
      <w:numFmt w:val="bullet"/>
      <w:lvlText w:val="-"/>
      <w:lvlJc w:val="left"/>
      <w:pPr>
        <w:ind w:left="720" w:hanging="360"/>
      </w:pPr>
      <w:rPr>
        <w:rFonts w:ascii="Calibri" w:eastAsia="Calibr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6" w15:restartNumberingAfterBreak="0">
    <w:nsid w:val="7EAD7BB8"/>
    <w:multiLevelType w:val="hybridMultilevel"/>
    <w:tmpl w:val="2DF2FF2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7" w15:restartNumberingAfterBreak="0">
    <w:nsid w:val="7F6F0723"/>
    <w:multiLevelType w:val="hybridMultilevel"/>
    <w:tmpl w:val="04AA5BF6"/>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num w:numId="1" w16cid:durableId="1860191285">
    <w:abstractNumId w:val="1"/>
  </w:num>
  <w:num w:numId="2" w16cid:durableId="26954495">
    <w:abstractNumId w:val="0"/>
  </w:num>
  <w:num w:numId="3" w16cid:durableId="912542982">
    <w:abstractNumId w:val="57"/>
  </w:num>
  <w:num w:numId="4" w16cid:durableId="1733112278">
    <w:abstractNumId w:val="3"/>
  </w:num>
  <w:num w:numId="5" w16cid:durableId="607600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4401798">
    <w:abstractNumId w:val="23"/>
  </w:num>
  <w:num w:numId="7" w16cid:durableId="388306837">
    <w:abstractNumId w:val="58"/>
  </w:num>
  <w:num w:numId="8" w16cid:durableId="1401711800">
    <w:abstractNumId w:val="32"/>
  </w:num>
  <w:num w:numId="9" w16cid:durableId="1239367095">
    <w:abstractNumId w:val="44"/>
  </w:num>
  <w:num w:numId="10" w16cid:durableId="966743224">
    <w:abstractNumId w:val="16"/>
  </w:num>
  <w:num w:numId="11" w16cid:durableId="1862545876">
    <w:abstractNumId w:val="2"/>
  </w:num>
  <w:num w:numId="12" w16cid:durableId="921719491">
    <w:abstractNumId w:val="49"/>
  </w:num>
  <w:num w:numId="13" w16cid:durableId="161236826">
    <w:abstractNumId w:val="30"/>
  </w:num>
  <w:num w:numId="14" w16cid:durableId="568267738">
    <w:abstractNumId w:val="35"/>
  </w:num>
  <w:num w:numId="15" w16cid:durableId="1695769313">
    <w:abstractNumId w:val="66"/>
  </w:num>
  <w:num w:numId="16" w16cid:durableId="792989551">
    <w:abstractNumId w:val="45"/>
  </w:num>
  <w:num w:numId="17" w16cid:durableId="313143904">
    <w:abstractNumId w:val="50"/>
  </w:num>
  <w:num w:numId="18" w16cid:durableId="545678748">
    <w:abstractNumId w:val="42"/>
  </w:num>
  <w:num w:numId="19" w16cid:durableId="470368484">
    <w:abstractNumId w:val="67"/>
  </w:num>
  <w:num w:numId="20" w16cid:durableId="1932352799">
    <w:abstractNumId w:val="41"/>
  </w:num>
  <w:num w:numId="21" w16cid:durableId="2052612903">
    <w:abstractNumId w:val="23"/>
  </w:num>
  <w:num w:numId="22" w16cid:durableId="1585216743">
    <w:abstractNumId w:val="9"/>
  </w:num>
  <w:num w:numId="23" w16cid:durableId="653068166">
    <w:abstractNumId w:val="26"/>
  </w:num>
  <w:num w:numId="24" w16cid:durableId="1171456570">
    <w:abstractNumId w:val="63"/>
  </w:num>
  <w:num w:numId="25" w16cid:durableId="2116243973">
    <w:abstractNumId w:val="24"/>
  </w:num>
  <w:num w:numId="26" w16cid:durableId="666129454">
    <w:abstractNumId w:val="56"/>
  </w:num>
  <w:num w:numId="27" w16cid:durableId="1573003427">
    <w:abstractNumId w:val="9"/>
  </w:num>
  <w:num w:numId="28" w16cid:durableId="158081720">
    <w:abstractNumId w:val="23"/>
  </w:num>
  <w:num w:numId="29" w16cid:durableId="1421826755">
    <w:abstractNumId w:val="6"/>
  </w:num>
  <w:num w:numId="30" w16cid:durableId="1137383445">
    <w:abstractNumId w:val="3"/>
  </w:num>
  <w:num w:numId="31" w16cid:durableId="1025326696">
    <w:abstractNumId w:val="25"/>
  </w:num>
  <w:num w:numId="32" w16cid:durableId="1971009510">
    <w:abstractNumId w:val="3"/>
  </w:num>
  <w:num w:numId="33" w16cid:durableId="2051176466">
    <w:abstractNumId w:val="3"/>
  </w:num>
  <w:num w:numId="34" w16cid:durableId="444545595">
    <w:abstractNumId w:val="3"/>
  </w:num>
  <w:num w:numId="35" w16cid:durableId="331808856">
    <w:abstractNumId w:val="3"/>
  </w:num>
  <w:num w:numId="36" w16cid:durableId="1051342384">
    <w:abstractNumId w:val="64"/>
  </w:num>
  <w:num w:numId="37" w16cid:durableId="357196799">
    <w:abstractNumId w:val="7"/>
  </w:num>
  <w:num w:numId="38" w16cid:durableId="245574904">
    <w:abstractNumId w:val="51"/>
  </w:num>
  <w:num w:numId="39" w16cid:durableId="1561209769">
    <w:abstractNumId w:val="18"/>
  </w:num>
  <w:num w:numId="40" w16cid:durableId="1227762923">
    <w:abstractNumId w:val="52"/>
  </w:num>
  <w:num w:numId="41" w16cid:durableId="1284726423">
    <w:abstractNumId w:val="37"/>
  </w:num>
  <w:num w:numId="42" w16cid:durableId="353386993">
    <w:abstractNumId w:val="3"/>
  </w:num>
  <w:num w:numId="43" w16cid:durableId="966663375">
    <w:abstractNumId w:val="3"/>
  </w:num>
  <w:num w:numId="44" w16cid:durableId="1623340938">
    <w:abstractNumId w:val="60"/>
  </w:num>
  <w:num w:numId="45" w16cid:durableId="751657338">
    <w:abstractNumId w:val="21"/>
  </w:num>
  <w:num w:numId="46" w16cid:durableId="1332639422">
    <w:abstractNumId w:val="19"/>
  </w:num>
  <w:num w:numId="47" w16cid:durableId="780878448">
    <w:abstractNumId w:val="59"/>
  </w:num>
  <w:num w:numId="48" w16cid:durableId="14857322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46274075">
    <w:abstractNumId w:val="61"/>
  </w:num>
  <w:num w:numId="50" w16cid:durableId="1104037700">
    <w:abstractNumId w:val="55"/>
  </w:num>
  <w:num w:numId="51" w16cid:durableId="1467041368">
    <w:abstractNumId w:val="48"/>
  </w:num>
  <w:num w:numId="52" w16cid:durableId="1586039190">
    <w:abstractNumId w:val="29"/>
  </w:num>
  <w:num w:numId="53" w16cid:durableId="1660233326">
    <w:abstractNumId w:val="53"/>
  </w:num>
  <w:num w:numId="54" w16cid:durableId="1890535055">
    <w:abstractNumId w:val="13"/>
  </w:num>
  <w:num w:numId="55" w16cid:durableId="918832904">
    <w:abstractNumId w:val="39"/>
  </w:num>
  <w:num w:numId="56" w16cid:durableId="1705908726">
    <w:abstractNumId w:val="3"/>
  </w:num>
  <w:num w:numId="57" w16cid:durableId="1503204240">
    <w:abstractNumId w:val="3"/>
  </w:num>
  <w:num w:numId="58" w16cid:durableId="2006929086">
    <w:abstractNumId w:val="3"/>
  </w:num>
  <w:num w:numId="59" w16cid:durableId="2076269802">
    <w:abstractNumId w:val="31"/>
  </w:num>
  <w:num w:numId="60" w16cid:durableId="2019035000">
    <w:abstractNumId w:val="36"/>
  </w:num>
  <w:num w:numId="61" w16cid:durableId="1858613764">
    <w:abstractNumId w:val="3"/>
  </w:num>
  <w:num w:numId="62" w16cid:durableId="968633310">
    <w:abstractNumId w:val="4"/>
  </w:num>
  <w:num w:numId="63" w16cid:durableId="2124959155">
    <w:abstractNumId w:val="27"/>
  </w:num>
  <w:num w:numId="64" w16cid:durableId="630985165">
    <w:abstractNumId w:val="10"/>
  </w:num>
  <w:num w:numId="65" w16cid:durableId="131287977">
    <w:abstractNumId w:val="46"/>
  </w:num>
  <w:num w:numId="66" w16cid:durableId="1797940603">
    <w:abstractNumId w:val="3"/>
  </w:num>
  <w:num w:numId="67" w16cid:durableId="588848716">
    <w:abstractNumId w:val="20"/>
  </w:num>
  <w:num w:numId="68" w16cid:durableId="1655913896">
    <w:abstractNumId w:val="8"/>
  </w:num>
  <w:num w:numId="69" w16cid:durableId="2016036344">
    <w:abstractNumId w:val="5"/>
  </w:num>
  <w:num w:numId="70" w16cid:durableId="1532302969">
    <w:abstractNumId w:val="28"/>
  </w:num>
  <w:num w:numId="71" w16cid:durableId="1628506396">
    <w:abstractNumId w:val="43"/>
  </w:num>
  <w:num w:numId="72" w16cid:durableId="1339304830">
    <w:abstractNumId w:val="33"/>
  </w:num>
  <w:num w:numId="73" w16cid:durableId="355930452">
    <w:abstractNumId w:val="17"/>
  </w:num>
  <w:num w:numId="74" w16cid:durableId="1223058722">
    <w:abstractNumId w:val="22"/>
  </w:num>
  <w:num w:numId="75" w16cid:durableId="1734893440">
    <w:abstractNumId w:val="12"/>
  </w:num>
  <w:num w:numId="76" w16cid:durableId="1780223283">
    <w:abstractNumId w:val="34"/>
  </w:num>
  <w:num w:numId="77" w16cid:durableId="867260976">
    <w:abstractNumId w:val="54"/>
  </w:num>
  <w:num w:numId="78" w16cid:durableId="377165293">
    <w:abstractNumId w:val="14"/>
  </w:num>
  <w:num w:numId="79" w16cid:durableId="2066486861">
    <w:abstractNumId w:val="3"/>
  </w:num>
  <w:num w:numId="80" w16cid:durableId="678192102">
    <w:abstractNumId w:val="62"/>
  </w:num>
  <w:num w:numId="81" w16cid:durableId="1243178764">
    <w:abstractNumId w:val="47"/>
  </w:num>
  <w:num w:numId="82" w16cid:durableId="1135829577">
    <w:abstractNumId w:val="11"/>
  </w:num>
  <w:num w:numId="83" w16cid:durableId="989092299">
    <w:abstractNumId w:val="65"/>
  </w:num>
  <w:num w:numId="84" w16cid:durableId="630475923">
    <w:abstractNumId w:val="40"/>
  </w:num>
  <w:num w:numId="85" w16cid:durableId="1196963355">
    <w:abstractNumId w:val="15"/>
  </w:num>
  <w:num w:numId="86" w16cid:durableId="56247900">
    <w:abstractNumId w:val="3"/>
  </w:num>
  <w:num w:numId="87" w16cid:durableId="360472785">
    <w:abstractNumId w:val="3"/>
  </w:num>
  <w:num w:numId="88" w16cid:durableId="1411658152">
    <w:abstractNumId w:val="23"/>
  </w:num>
  <w:num w:numId="89" w16cid:durableId="1121069243">
    <w:abstractNumId w:val="38"/>
  </w:num>
  <w:num w:numId="90" w16cid:durableId="96603843">
    <w:abstractNumId w:val="3"/>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ory Koole">
    <w15:presenceInfo w15:providerId="AD" w15:userId="S::flory.koole@feniqs.nl::d6720652-49a5-4883-810e-c9a5bbb5f661"/>
  </w15:person>
  <w15:person w15:author="Ronald Kocks (R)">
    <w15:presenceInfo w15:providerId="AD" w15:userId="S::ronald.kocks@achmea.nl::ddb59d40-a62f-47ca-b39c-4739680a7abf"/>
  </w15:person>
  <w15:person w15:author="Flory Koole (F)">
    <w15:presenceInfo w15:providerId="AD" w15:userId="S::flory.koole@achmea.nl::3bd2d444-7508-4340-b541-15b76fa86d08"/>
  </w15:person>
  <w15:person w15:author="Flory Koole [2]">
    <w15:presenceInfo w15:providerId="AD" w15:userId="S::flory.koole@feniqs.nl::a43c11c4-4607-4de3-be9a-9cd165743816"/>
  </w15:person>
  <w15:person w15:author="Jitty van der Kuur">
    <w15:presenceInfo w15:providerId="AD" w15:userId="S::jitty.vanderkuur@igh.com::2fd6d8d5-72de-4363-97ee-e13169c35a1b"/>
  </w15:person>
  <w15:person w15:author="Mariska Scholtes (MM)">
    <w15:presenceInfo w15:providerId="AD" w15:userId="S::mariska.scholtes@achmea.nl::dca0caf5-d954-4d75-98ed-91f49be8f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0A"/>
    <w:rsid w:val="000004A4"/>
    <w:rsid w:val="00000AFC"/>
    <w:rsid w:val="00000C5F"/>
    <w:rsid w:val="00000CA1"/>
    <w:rsid w:val="00001D36"/>
    <w:rsid w:val="00001F35"/>
    <w:rsid w:val="0000317A"/>
    <w:rsid w:val="000047EB"/>
    <w:rsid w:val="00004A3F"/>
    <w:rsid w:val="000055FB"/>
    <w:rsid w:val="00005714"/>
    <w:rsid w:val="00005832"/>
    <w:rsid w:val="00005C18"/>
    <w:rsid w:val="0000625E"/>
    <w:rsid w:val="00006356"/>
    <w:rsid w:val="000071D7"/>
    <w:rsid w:val="0000745A"/>
    <w:rsid w:val="00007A0D"/>
    <w:rsid w:val="000107FD"/>
    <w:rsid w:val="000108C6"/>
    <w:rsid w:val="00011997"/>
    <w:rsid w:val="00011C9C"/>
    <w:rsid w:val="000120A9"/>
    <w:rsid w:val="000128AD"/>
    <w:rsid w:val="00012C0C"/>
    <w:rsid w:val="000137F8"/>
    <w:rsid w:val="00013C79"/>
    <w:rsid w:val="00013CA1"/>
    <w:rsid w:val="00014E23"/>
    <w:rsid w:val="00015073"/>
    <w:rsid w:val="00015471"/>
    <w:rsid w:val="000154B5"/>
    <w:rsid w:val="000155E7"/>
    <w:rsid w:val="00016342"/>
    <w:rsid w:val="00016B54"/>
    <w:rsid w:val="00017A70"/>
    <w:rsid w:val="00017AF1"/>
    <w:rsid w:val="00017C2F"/>
    <w:rsid w:val="00017C89"/>
    <w:rsid w:val="00020C92"/>
    <w:rsid w:val="00020F00"/>
    <w:rsid w:val="0002117F"/>
    <w:rsid w:val="00021BA0"/>
    <w:rsid w:val="00021E88"/>
    <w:rsid w:val="00021F04"/>
    <w:rsid w:val="000220C6"/>
    <w:rsid w:val="00022FB8"/>
    <w:rsid w:val="00023609"/>
    <w:rsid w:val="00023690"/>
    <w:rsid w:val="0002378A"/>
    <w:rsid w:val="00023EF0"/>
    <w:rsid w:val="00024572"/>
    <w:rsid w:val="000252E6"/>
    <w:rsid w:val="000254BC"/>
    <w:rsid w:val="000259D5"/>
    <w:rsid w:val="00025D06"/>
    <w:rsid w:val="00025FC6"/>
    <w:rsid w:val="00026375"/>
    <w:rsid w:val="000263B1"/>
    <w:rsid w:val="0002662B"/>
    <w:rsid w:val="0002677B"/>
    <w:rsid w:val="00026A5A"/>
    <w:rsid w:val="000276F2"/>
    <w:rsid w:val="00027891"/>
    <w:rsid w:val="000302C6"/>
    <w:rsid w:val="000302CF"/>
    <w:rsid w:val="000308D5"/>
    <w:rsid w:val="000308F3"/>
    <w:rsid w:val="00031035"/>
    <w:rsid w:val="00031981"/>
    <w:rsid w:val="00031F9F"/>
    <w:rsid w:val="000322B9"/>
    <w:rsid w:val="000329A9"/>
    <w:rsid w:val="00032F10"/>
    <w:rsid w:val="00033070"/>
    <w:rsid w:val="00033238"/>
    <w:rsid w:val="00033354"/>
    <w:rsid w:val="000334EF"/>
    <w:rsid w:val="00033681"/>
    <w:rsid w:val="00034431"/>
    <w:rsid w:val="00034871"/>
    <w:rsid w:val="00034E2D"/>
    <w:rsid w:val="00035070"/>
    <w:rsid w:val="0003507D"/>
    <w:rsid w:val="0003528C"/>
    <w:rsid w:val="000353C8"/>
    <w:rsid w:val="000357F0"/>
    <w:rsid w:val="0003584B"/>
    <w:rsid w:val="00035C3A"/>
    <w:rsid w:val="00035DCF"/>
    <w:rsid w:val="00036078"/>
    <w:rsid w:val="000361B7"/>
    <w:rsid w:val="000361DC"/>
    <w:rsid w:val="0003632C"/>
    <w:rsid w:val="00036749"/>
    <w:rsid w:val="000367DA"/>
    <w:rsid w:val="00036AD0"/>
    <w:rsid w:val="0003724F"/>
    <w:rsid w:val="00037C49"/>
    <w:rsid w:val="00040085"/>
    <w:rsid w:val="000406E3"/>
    <w:rsid w:val="00040911"/>
    <w:rsid w:val="00040D51"/>
    <w:rsid w:val="00040E80"/>
    <w:rsid w:val="000424B6"/>
    <w:rsid w:val="00042838"/>
    <w:rsid w:val="0004394A"/>
    <w:rsid w:val="00043AB1"/>
    <w:rsid w:val="00043F8A"/>
    <w:rsid w:val="00043FBC"/>
    <w:rsid w:val="000444B9"/>
    <w:rsid w:val="000447C6"/>
    <w:rsid w:val="00044D85"/>
    <w:rsid w:val="00045487"/>
    <w:rsid w:val="000464BD"/>
    <w:rsid w:val="00046724"/>
    <w:rsid w:val="00046FC0"/>
    <w:rsid w:val="00047525"/>
    <w:rsid w:val="0005044D"/>
    <w:rsid w:val="000507B5"/>
    <w:rsid w:val="00051A94"/>
    <w:rsid w:val="00051EB0"/>
    <w:rsid w:val="00051FB7"/>
    <w:rsid w:val="00052237"/>
    <w:rsid w:val="0005257E"/>
    <w:rsid w:val="0005282C"/>
    <w:rsid w:val="0005325A"/>
    <w:rsid w:val="000532AC"/>
    <w:rsid w:val="0005367F"/>
    <w:rsid w:val="00053814"/>
    <w:rsid w:val="00053B0A"/>
    <w:rsid w:val="00053CA5"/>
    <w:rsid w:val="00054146"/>
    <w:rsid w:val="00054215"/>
    <w:rsid w:val="000542C8"/>
    <w:rsid w:val="00054689"/>
    <w:rsid w:val="0005476B"/>
    <w:rsid w:val="0005491F"/>
    <w:rsid w:val="00054A22"/>
    <w:rsid w:val="00054BA8"/>
    <w:rsid w:val="00054D48"/>
    <w:rsid w:val="00055107"/>
    <w:rsid w:val="0005588A"/>
    <w:rsid w:val="00055999"/>
    <w:rsid w:val="00055FB7"/>
    <w:rsid w:val="00056A33"/>
    <w:rsid w:val="00056F43"/>
    <w:rsid w:val="00056F8B"/>
    <w:rsid w:val="00057264"/>
    <w:rsid w:val="00060AF9"/>
    <w:rsid w:val="00060B0C"/>
    <w:rsid w:val="00060C67"/>
    <w:rsid w:val="000615A6"/>
    <w:rsid w:val="00062325"/>
    <w:rsid w:val="0006237F"/>
    <w:rsid w:val="00062412"/>
    <w:rsid w:val="00062A58"/>
    <w:rsid w:val="00063B5C"/>
    <w:rsid w:val="00064492"/>
    <w:rsid w:val="000646C1"/>
    <w:rsid w:val="000649AF"/>
    <w:rsid w:val="00064D25"/>
    <w:rsid w:val="00064FAB"/>
    <w:rsid w:val="000651DF"/>
    <w:rsid w:val="00065B48"/>
    <w:rsid w:val="000669B5"/>
    <w:rsid w:val="00067828"/>
    <w:rsid w:val="00067E4A"/>
    <w:rsid w:val="00070366"/>
    <w:rsid w:val="0007134A"/>
    <w:rsid w:val="000716AE"/>
    <w:rsid w:val="000716B7"/>
    <w:rsid w:val="00071D56"/>
    <w:rsid w:val="000724FC"/>
    <w:rsid w:val="0007256D"/>
    <w:rsid w:val="00072BBA"/>
    <w:rsid w:val="00073A18"/>
    <w:rsid w:val="00073C74"/>
    <w:rsid w:val="000748AA"/>
    <w:rsid w:val="00074BF3"/>
    <w:rsid w:val="0007506B"/>
    <w:rsid w:val="00075075"/>
    <w:rsid w:val="00076C3A"/>
    <w:rsid w:val="00076D70"/>
    <w:rsid w:val="000770FA"/>
    <w:rsid w:val="00077812"/>
    <w:rsid w:val="00077B90"/>
    <w:rsid w:val="00077C97"/>
    <w:rsid w:val="00080C4F"/>
    <w:rsid w:val="00080E95"/>
    <w:rsid w:val="00081148"/>
    <w:rsid w:val="000817D0"/>
    <w:rsid w:val="00081DC4"/>
    <w:rsid w:val="00083555"/>
    <w:rsid w:val="00083C01"/>
    <w:rsid w:val="00084693"/>
    <w:rsid w:val="0008484A"/>
    <w:rsid w:val="0008573E"/>
    <w:rsid w:val="00085986"/>
    <w:rsid w:val="000859CA"/>
    <w:rsid w:val="00085B36"/>
    <w:rsid w:val="00085ED7"/>
    <w:rsid w:val="0008649C"/>
    <w:rsid w:val="0008674B"/>
    <w:rsid w:val="00086CA2"/>
    <w:rsid w:val="00090A0D"/>
    <w:rsid w:val="00090B10"/>
    <w:rsid w:val="00091414"/>
    <w:rsid w:val="00091607"/>
    <w:rsid w:val="0009178A"/>
    <w:rsid w:val="00091F14"/>
    <w:rsid w:val="00092338"/>
    <w:rsid w:val="0009247C"/>
    <w:rsid w:val="000929D5"/>
    <w:rsid w:val="00092BE2"/>
    <w:rsid w:val="00092F76"/>
    <w:rsid w:val="00093BA9"/>
    <w:rsid w:val="00094A04"/>
    <w:rsid w:val="00094A40"/>
    <w:rsid w:val="000952A3"/>
    <w:rsid w:val="00095A8F"/>
    <w:rsid w:val="00095E79"/>
    <w:rsid w:val="00095EA3"/>
    <w:rsid w:val="00096372"/>
    <w:rsid w:val="000966D0"/>
    <w:rsid w:val="00096ADE"/>
    <w:rsid w:val="00097117"/>
    <w:rsid w:val="000A01D8"/>
    <w:rsid w:val="000A085D"/>
    <w:rsid w:val="000A0F77"/>
    <w:rsid w:val="000A19C6"/>
    <w:rsid w:val="000A1C67"/>
    <w:rsid w:val="000A1E39"/>
    <w:rsid w:val="000A1E74"/>
    <w:rsid w:val="000A3C9B"/>
    <w:rsid w:val="000A3F16"/>
    <w:rsid w:val="000A4346"/>
    <w:rsid w:val="000A4754"/>
    <w:rsid w:val="000A4D73"/>
    <w:rsid w:val="000A4D9B"/>
    <w:rsid w:val="000A4EB1"/>
    <w:rsid w:val="000A4EE9"/>
    <w:rsid w:val="000A501A"/>
    <w:rsid w:val="000A5269"/>
    <w:rsid w:val="000A5775"/>
    <w:rsid w:val="000A5A51"/>
    <w:rsid w:val="000A5BCF"/>
    <w:rsid w:val="000A5C82"/>
    <w:rsid w:val="000A5EBB"/>
    <w:rsid w:val="000A5F59"/>
    <w:rsid w:val="000A65F0"/>
    <w:rsid w:val="000A6A06"/>
    <w:rsid w:val="000A70BC"/>
    <w:rsid w:val="000A74B5"/>
    <w:rsid w:val="000A7A59"/>
    <w:rsid w:val="000A7B95"/>
    <w:rsid w:val="000B0001"/>
    <w:rsid w:val="000B04D5"/>
    <w:rsid w:val="000B086E"/>
    <w:rsid w:val="000B1170"/>
    <w:rsid w:val="000B17CA"/>
    <w:rsid w:val="000B1D1D"/>
    <w:rsid w:val="000B2073"/>
    <w:rsid w:val="000B2168"/>
    <w:rsid w:val="000B3995"/>
    <w:rsid w:val="000B3A31"/>
    <w:rsid w:val="000B3B1C"/>
    <w:rsid w:val="000B484D"/>
    <w:rsid w:val="000B49E6"/>
    <w:rsid w:val="000B4C83"/>
    <w:rsid w:val="000B5AE9"/>
    <w:rsid w:val="000B5DBA"/>
    <w:rsid w:val="000B69AD"/>
    <w:rsid w:val="000C02DC"/>
    <w:rsid w:val="000C0615"/>
    <w:rsid w:val="000C0D52"/>
    <w:rsid w:val="000C0D60"/>
    <w:rsid w:val="000C0EB3"/>
    <w:rsid w:val="000C1728"/>
    <w:rsid w:val="000C1C4E"/>
    <w:rsid w:val="000C1E59"/>
    <w:rsid w:val="000C35C7"/>
    <w:rsid w:val="000C4741"/>
    <w:rsid w:val="000C50B1"/>
    <w:rsid w:val="000C5830"/>
    <w:rsid w:val="000C5917"/>
    <w:rsid w:val="000C7146"/>
    <w:rsid w:val="000C7579"/>
    <w:rsid w:val="000D045F"/>
    <w:rsid w:val="000D06DB"/>
    <w:rsid w:val="000D0825"/>
    <w:rsid w:val="000D116D"/>
    <w:rsid w:val="000D11C0"/>
    <w:rsid w:val="000D1566"/>
    <w:rsid w:val="000D20B1"/>
    <w:rsid w:val="000D20F0"/>
    <w:rsid w:val="000D218A"/>
    <w:rsid w:val="000D27F0"/>
    <w:rsid w:val="000D2B49"/>
    <w:rsid w:val="000D2E6E"/>
    <w:rsid w:val="000D2FFE"/>
    <w:rsid w:val="000D3195"/>
    <w:rsid w:val="000D3677"/>
    <w:rsid w:val="000D3C87"/>
    <w:rsid w:val="000D41EF"/>
    <w:rsid w:val="000D48A2"/>
    <w:rsid w:val="000D5811"/>
    <w:rsid w:val="000D630B"/>
    <w:rsid w:val="000D66B5"/>
    <w:rsid w:val="000D7484"/>
    <w:rsid w:val="000E0199"/>
    <w:rsid w:val="000E0245"/>
    <w:rsid w:val="000E05F8"/>
    <w:rsid w:val="000E0CF7"/>
    <w:rsid w:val="000E0E84"/>
    <w:rsid w:val="000E0FC8"/>
    <w:rsid w:val="000E1174"/>
    <w:rsid w:val="000E1FA2"/>
    <w:rsid w:val="000E2346"/>
    <w:rsid w:val="000E2D27"/>
    <w:rsid w:val="000E32CB"/>
    <w:rsid w:val="000E3B26"/>
    <w:rsid w:val="000E4311"/>
    <w:rsid w:val="000E5C89"/>
    <w:rsid w:val="000E6374"/>
    <w:rsid w:val="000E68C8"/>
    <w:rsid w:val="000E73FF"/>
    <w:rsid w:val="000E795D"/>
    <w:rsid w:val="000E7AF7"/>
    <w:rsid w:val="000E7BE5"/>
    <w:rsid w:val="000F02F6"/>
    <w:rsid w:val="000F0378"/>
    <w:rsid w:val="000F0BDC"/>
    <w:rsid w:val="000F0C7F"/>
    <w:rsid w:val="000F0F7B"/>
    <w:rsid w:val="000F1177"/>
    <w:rsid w:val="000F11FE"/>
    <w:rsid w:val="000F1978"/>
    <w:rsid w:val="000F2156"/>
    <w:rsid w:val="000F34E9"/>
    <w:rsid w:val="000F4A7E"/>
    <w:rsid w:val="000F57E3"/>
    <w:rsid w:val="000F6CC2"/>
    <w:rsid w:val="000F6DE7"/>
    <w:rsid w:val="000F702E"/>
    <w:rsid w:val="000F7610"/>
    <w:rsid w:val="000F79C0"/>
    <w:rsid w:val="000F7D01"/>
    <w:rsid w:val="001002EF"/>
    <w:rsid w:val="00100728"/>
    <w:rsid w:val="00100F4A"/>
    <w:rsid w:val="001015AE"/>
    <w:rsid w:val="00102128"/>
    <w:rsid w:val="0010240C"/>
    <w:rsid w:val="00102F22"/>
    <w:rsid w:val="00104470"/>
    <w:rsid w:val="00104A54"/>
    <w:rsid w:val="00104B90"/>
    <w:rsid w:val="00105908"/>
    <w:rsid w:val="00105960"/>
    <w:rsid w:val="0010630B"/>
    <w:rsid w:val="00107702"/>
    <w:rsid w:val="00107CBF"/>
    <w:rsid w:val="0011009F"/>
    <w:rsid w:val="001108D3"/>
    <w:rsid w:val="00110FEB"/>
    <w:rsid w:val="00111F5B"/>
    <w:rsid w:val="001121B0"/>
    <w:rsid w:val="00112948"/>
    <w:rsid w:val="00112A6A"/>
    <w:rsid w:val="00112F3C"/>
    <w:rsid w:val="0011304A"/>
    <w:rsid w:val="001136F8"/>
    <w:rsid w:val="00113A0F"/>
    <w:rsid w:val="00114125"/>
    <w:rsid w:val="00114440"/>
    <w:rsid w:val="00114BF6"/>
    <w:rsid w:val="00114D90"/>
    <w:rsid w:val="00114EC7"/>
    <w:rsid w:val="00114F67"/>
    <w:rsid w:val="001155F0"/>
    <w:rsid w:val="00115C56"/>
    <w:rsid w:val="00115C7A"/>
    <w:rsid w:val="00115D34"/>
    <w:rsid w:val="00115F68"/>
    <w:rsid w:val="00116A18"/>
    <w:rsid w:val="00116BC9"/>
    <w:rsid w:val="00116DF8"/>
    <w:rsid w:val="001177B8"/>
    <w:rsid w:val="00117A42"/>
    <w:rsid w:val="00117CB5"/>
    <w:rsid w:val="00117E24"/>
    <w:rsid w:val="00120443"/>
    <w:rsid w:val="001209F1"/>
    <w:rsid w:val="00120A00"/>
    <w:rsid w:val="00121115"/>
    <w:rsid w:val="0012120B"/>
    <w:rsid w:val="0012193F"/>
    <w:rsid w:val="00122D33"/>
    <w:rsid w:val="00122D61"/>
    <w:rsid w:val="001231DC"/>
    <w:rsid w:val="00123398"/>
    <w:rsid w:val="00123D20"/>
    <w:rsid w:val="00124231"/>
    <w:rsid w:val="00125383"/>
    <w:rsid w:val="001256AF"/>
    <w:rsid w:val="00125EB8"/>
    <w:rsid w:val="00126109"/>
    <w:rsid w:val="001266AF"/>
    <w:rsid w:val="00126BDC"/>
    <w:rsid w:val="00127628"/>
    <w:rsid w:val="00127651"/>
    <w:rsid w:val="00127FBE"/>
    <w:rsid w:val="0013122A"/>
    <w:rsid w:val="0013215B"/>
    <w:rsid w:val="001324C7"/>
    <w:rsid w:val="00132E3E"/>
    <w:rsid w:val="0013350D"/>
    <w:rsid w:val="00133524"/>
    <w:rsid w:val="00133BBB"/>
    <w:rsid w:val="00133C76"/>
    <w:rsid w:val="00134150"/>
    <w:rsid w:val="00134ACB"/>
    <w:rsid w:val="00134DCA"/>
    <w:rsid w:val="001360C0"/>
    <w:rsid w:val="001367AA"/>
    <w:rsid w:val="00136C9F"/>
    <w:rsid w:val="00137528"/>
    <w:rsid w:val="0013752B"/>
    <w:rsid w:val="00137AD2"/>
    <w:rsid w:val="00137BF9"/>
    <w:rsid w:val="0014019D"/>
    <w:rsid w:val="00140E68"/>
    <w:rsid w:val="0014124A"/>
    <w:rsid w:val="00141450"/>
    <w:rsid w:val="00141694"/>
    <w:rsid w:val="00141B56"/>
    <w:rsid w:val="00141D01"/>
    <w:rsid w:val="00141FD8"/>
    <w:rsid w:val="001427EA"/>
    <w:rsid w:val="00142D46"/>
    <w:rsid w:val="00143360"/>
    <w:rsid w:val="00143777"/>
    <w:rsid w:val="0014434A"/>
    <w:rsid w:val="0014457A"/>
    <w:rsid w:val="00144809"/>
    <w:rsid w:val="00144957"/>
    <w:rsid w:val="00145169"/>
    <w:rsid w:val="001459A4"/>
    <w:rsid w:val="00145C32"/>
    <w:rsid w:val="001469B1"/>
    <w:rsid w:val="00146DD7"/>
    <w:rsid w:val="00147005"/>
    <w:rsid w:val="001470CE"/>
    <w:rsid w:val="001471EE"/>
    <w:rsid w:val="001474B1"/>
    <w:rsid w:val="00147AA8"/>
    <w:rsid w:val="00150069"/>
    <w:rsid w:val="001504C5"/>
    <w:rsid w:val="001508E9"/>
    <w:rsid w:val="00150BA5"/>
    <w:rsid w:val="00150DF0"/>
    <w:rsid w:val="00150E74"/>
    <w:rsid w:val="001510D3"/>
    <w:rsid w:val="0015247C"/>
    <w:rsid w:val="001525B9"/>
    <w:rsid w:val="001533B1"/>
    <w:rsid w:val="0015435C"/>
    <w:rsid w:val="00154965"/>
    <w:rsid w:val="00154ED6"/>
    <w:rsid w:val="001552E2"/>
    <w:rsid w:val="00155554"/>
    <w:rsid w:val="00155C27"/>
    <w:rsid w:val="00155E03"/>
    <w:rsid w:val="0015656E"/>
    <w:rsid w:val="001566F0"/>
    <w:rsid w:val="0015673D"/>
    <w:rsid w:val="001568D9"/>
    <w:rsid w:val="00156AEF"/>
    <w:rsid w:val="00156BA3"/>
    <w:rsid w:val="00156BE2"/>
    <w:rsid w:val="00156F5B"/>
    <w:rsid w:val="0015702D"/>
    <w:rsid w:val="00157133"/>
    <w:rsid w:val="00157325"/>
    <w:rsid w:val="0015785F"/>
    <w:rsid w:val="00157E10"/>
    <w:rsid w:val="00160093"/>
    <w:rsid w:val="001601F0"/>
    <w:rsid w:val="0016035D"/>
    <w:rsid w:val="001603BA"/>
    <w:rsid w:val="00161541"/>
    <w:rsid w:val="001615BC"/>
    <w:rsid w:val="00161E43"/>
    <w:rsid w:val="00162C45"/>
    <w:rsid w:val="00162E67"/>
    <w:rsid w:val="00162E82"/>
    <w:rsid w:val="001638F6"/>
    <w:rsid w:val="00163C9F"/>
    <w:rsid w:val="001640A9"/>
    <w:rsid w:val="001647E3"/>
    <w:rsid w:val="00164BAB"/>
    <w:rsid w:val="001654E5"/>
    <w:rsid w:val="00165A84"/>
    <w:rsid w:val="0016612F"/>
    <w:rsid w:val="0016657D"/>
    <w:rsid w:val="0016666E"/>
    <w:rsid w:val="00166867"/>
    <w:rsid w:val="001669CD"/>
    <w:rsid w:val="00166B0F"/>
    <w:rsid w:val="00166C6B"/>
    <w:rsid w:val="00166E57"/>
    <w:rsid w:val="001674EC"/>
    <w:rsid w:val="00167751"/>
    <w:rsid w:val="00167925"/>
    <w:rsid w:val="00167F4D"/>
    <w:rsid w:val="00170476"/>
    <w:rsid w:val="00170BE5"/>
    <w:rsid w:val="001713E7"/>
    <w:rsid w:val="001718AB"/>
    <w:rsid w:val="0017222D"/>
    <w:rsid w:val="001728A9"/>
    <w:rsid w:val="00172E3E"/>
    <w:rsid w:val="00173192"/>
    <w:rsid w:val="00173AC4"/>
    <w:rsid w:val="0017463A"/>
    <w:rsid w:val="00175BFC"/>
    <w:rsid w:val="00175E0F"/>
    <w:rsid w:val="0017601F"/>
    <w:rsid w:val="0017642B"/>
    <w:rsid w:val="0017668F"/>
    <w:rsid w:val="0017684A"/>
    <w:rsid w:val="00176E7E"/>
    <w:rsid w:val="00176EC3"/>
    <w:rsid w:val="001772A6"/>
    <w:rsid w:val="00177782"/>
    <w:rsid w:val="00177A78"/>
    <w:rsid w:val="00177AA9"/>
    <w:rsid w:val="0018091D"/>
    <w:rsid w:val="00181193"/>
    <w:rsid w:val="0018184E"/>
    <w:rsid w:val="00181A83"/>
    <w:rsid w:val="00181DCA"/>
    <w:rsid w:val="001820EF"/>
    <w:rsid w:val="00182351"/>
    <w:rsid w:val="00183263"/>
    <w:rsid w:val="001833AC"/>
    <w:rsid w:val="00183DA7"/>
    <w:rsid w:val="0018400B"/>
    <w:rsid w:val="0018459F"/>
    <w:rsid w:val="00184976"/>
    <w:rsid w:val="00185188"/>
    <w:rsid w:val="00185286"/>
    <w:rsid w:val="00186008"/>
    <w:rsid w:val="001862B7"/>
    <w:rsid w:val="00186502"/>
    <w:rsid w:val="0018666A"/>
    <w:rsid w:val="001869CD"/>
    <w:rsid w:val="00186FAD"/>
    <w:rsid w:val="001873F3"/>
    <w:rsid w:val="00187716"/>
    <w:rsid w:val="00187871"/>
    <w:rsid w:val="001904ED"/>
    <w:rsid w:val="00190853"/>
    <w:rsid w:val="00190CEA"/>
    <w:rsid w:val="0019181E"/>
    <w:rsid w:val="00191AD4"/>
    <w:rsid w:val="00191E2C"/>
    <w:rsid w:val="00192362"/>
    <w:rsid w:val="00192391"/>
    <w:rsid w:val="001929AF"/>
    <w:rsid w:val="0019305E"/>
    <w:rsid w:val="00193568"/>
    <w:rsid w:val="0019368D"/>
    <w:rsid w:val="00193968"/>
    <w:rsid w:val="00193E7D"/>
    <w:rsid w:val="00194BFA"/>
    <w:rsid w:val="00195045"/>
    <w:rsid w:val="00195536"/>
    <w:rsid w:val="00195689"/>
    <w:rsid w:val="00195BC6"/>
    <w:rsid w:val="00196559"/>
    <w:rsid w:val="001969D4"/>
    <w:rsid w:val="001971B9"/>
    <w:rsid w:val="0019730D"/>
    <w:rsid w:val="001977D6"/>
    <w:rsid w:val="00197D05"/>
    <w:rsid w:val="001A0A15"/>
    <w:rsid w:val="001A0C8F"/>
    <w:rsid w:val="001A0CBF"/>
    <w:rsid w:val="001A0F7E"/>
    <w:rsid w:val="001A178C"/>
    <w:rsid w:val="001A1FD9"/>
    <w:rsid w:val="001A2000"/>
    <w:rsid w:val="001A207A"/>
    <w:rsid w:val="001A24EE"/>
    <w:rsid w:val="001A30DE"/>
    <w:rsid w:val="001A34D2"/>
    <w:rsid w:val="001A381D"/>
    <w:rsid w:val="001A3E6F"/>
    <w:rsid w:val="001A3F5D"/>
    <w:rsid w:val="001A44A7"/>
    <w:rsid w:val="001A479B"/>
    <w:rsid w:val="001A4D3B"/>
    <w:rsid w:val="001A4E7C"/>
    <w:rsid w:val="001A54F4"/>
    <w:rsid w:val="001A5BB8"/>
    <w:rsid w:val="001A61C1"/>
    <w:rsid w:val="001A6905"/>
    <w:rsid w:val="001A6968"/>
    <w:rsid w:val="001A745F"/>
    <w:rsid w:val="001A77B6"/>
    <w:rsid w:val="001A7B19"/>
    <w:rsid w:val="001A7E28"/>
    <w:rsid w:val="001B073D"/>
    <w:rsid w:val="001B0DE2"/>
    <w:rsid w:val="001B11C9"/>
    <w:rsid w:val="001B150C"/>
    <w:rsid w:val="001B1A53"/>
    <w:rsid w:val="001B1AC7"/>
    <w:rsid w:val="001B1AFA"/>
    <w:rsid w:val="001B1ECE"/>
    <w:rsid w:val="001B265A"/>
    <w:rsid w:val="001B27DF"/>
    <w:rsid w:val="001B3188"/>
    <w:rsid w:val="001B3787"/>
    <w:rsid w:val="001B379E"/>
    <w:rsid w:val="001B3B88"/>
    <w:rsid w:val="001B3D70"/>
    <w:rsid w:val="001B4D1B"/>
    <w:rsid w:val="001B51B6"/>
    <w:rsid w:val="001B612F"/>
    <w:rsid w:val="001B63C9"/>
    <w:rsid w:val="001B73FC"/>
    <w:rsid w:val="001B77F1"/>
    <w:rsid w:val="001B7914"/>
    <w:rsid w:val="001B7997"/>
    <w:rsid w:val="001C0102"/>
    <w:rsid w:val="001C0558"/>
    <w:rsid w:val="001C0924"/>
    <w:rsid w:val="001C10D5"/>
    <w:rsid w:val="001C1B1B"/>
    <w:rsid w:val="001C1BDC"/>
    <w:rsid w:val="001C1E24"/>
    <w:rsid w:val="001C20B0"/>
    <w:rsid w:val="001C2BFB"/>
    <w:rsid w:val="001C3917"/>
    <w:rsid w:val="001C40A7"/>
    <w:rsid w:val="001C40EC"/>
    <w:rsid w:val="001C4262"/>
    <w:rsid w:val="001C45D2"/>
    <w:rsid w:val="001C4A85"/>
    <w:rsid w:val="001C5DF2"/>
    <w:rsid w:val="001C60EB"/>
    <w:rsid w:val="001C75D2"/>
    <w:rsid w:val="001C7A46"/>
    <w:rsid w:val="001C7DEF"/>
    <w:rsid w:val="001D0476"/>
    <w:rsid w:val="001D060E"/>
    <w:rsid w:val="001D0E76"/>
    <w:rsid w:val="001D1015"/>
    <w:rsid w:val="001D108E"/>
    <w:rsid w:val="001D12EA"/>
    <w:rsid w:val="001D133C"/>
    <w:rsid w:val="001D1A42"/>
    <w:rsid w:val="001D1B1D"/>
    <w:rsid w:val="001D1E73"/>
    <w:rsid w:val="001D2654"/>
    <w:rsid w:val="001D29C9"/>
    <w:rsid w:val="001D2ABC"/>
    <w:rsid w:val="001D2C9F"/>
    <w:rsid w:val="001D3983"/>
    <w:rsid w:val="001D41A5"/>
    <w:rsid w:val="001D49FE"/>
    <w:rsid w:val="001D4D6D"/>
    <w:rsid w:val="001D4DC4"/>
    <w:rsid w:val="001D4DD8"/>
    <w:rsid w:val="001D4E7E"/>
    <w:rsid w:val="001D5002"/>
    <w:rsid w:val="001D5741"/>
    <w:rsid w:val="001D58C7"/>
    <w:rsid w:val="001D5A20"/>
    <w:rsid w:val="001D7FA3"/>
    <w:rsid w:val="001E0154"/>
    <w:rsid w:val="001E0583"/>
    <w:rsid w:val="001E0D50"/>
    <w:rsid w:val="001E100E"/>
    <w:rsid w:val="001E1146"/>
    <w:rsid w:val="001E127B"/>
    <w:rsid w:val="001E1487"/>
    <w:rsid w:val="001E1DBB"/>
    <w:rsid w:val="001E1FDD"/>
    <w:rsid w:val="001E217F"/>
    <w:rsid w:val="001E2B3C"/>
    <w:rsid w:val="001E2E99"/>
    <w:rsid w:val="001E3000"/>
    <w:rsid w:val="001E37A3"/>
    <w:rsid w:val="001E3941"/>
    <w:rsid w:val="001E4046"/>
    <w:rsid w:val="001E428D"/>
    <w:rsid w:val="001E4B02"/>
    <w:rsid w:val="001E4B9C"/>
    <w:rsid w:val="001E4C5D"/>
    <w:rsid w:val="001E52D6"/>
    <w:rsid w:val="001E66DC"/>
    <w:rsid w:val="001E73A5"/>
    <w:rsid w:val="001E74FC"/>
    <w:rsid w:val="001F0087"/>
    <w:rsid w:val="001F1306"/>
    <w:rsid w:val="001F1558"/>
    <w:rsid w:val="001F19D9"/>
    <w:rsid w:val="001F247A"/>
    <w:rsid w:val="001F283E"/>
    <w:rsid w:val="001F313E"/>
    <w:rsid w:val="001F3750"/>
    <w:rsid w:val="001F3765"/>
    <w:rsid w:val="001F3833"/>
    <w:rsid w:val="001F39F1"/>
    <w:rsid w:val="001F3DBE"/>
    <w:rsid w:val="001F42DE"/>
    <w:rsid w:val="001F46BF"/>
    <w:rsid w:val="001F4C6A"/>
    <w:rsid w:val="001F4D19"/>
    <w:rsid w:val="001F5220"/>
    <w:rsid w:val="001F5453"/>
    <w:rsid w:val="001F56CA"/>
    <w:rsid w:val="001F571E"/>
    <w:rsid w:val="001F5BC9"/>
    <w:rsid w:val="001F5CCF"/>
    <w:rsid w:val="001F6304"/>
    <w:rsid w:val="001F66AE"/>
    <w:rsid w:val="001F6959"/>
    <w:rsid w:val="001F6A49"/>
    <w:rsid w:val="001F6C3B"/>
    <w:rsid w:val="0020022B"/>
    <w:rsid w:val="00200A1E"/>
    <w:rsid w:val="00200D5B"/>
    <w:rsid w:val="00203632"/>
    <w:rsid w:val="00203C48"/>
    <w:rsid w:val="00203C89"/>
    <w:rsid w:val="00203E79"/>
    <w:rsid w:val="00204124"/>
    <w:rsid w:val="0020413C"/>
    <w:rsid w:val="00204256"/>
    <w:rsid w:val="00204F4D"/>
    <w:rsid w:val="002052D2"/>
    <w:rsid w:val="002065B0"/>
    <w:rsid w:val="00206A4C"/>
    <w:rsid w:val="00207679"/>
    <w:rsid w:val="00210123"/>
    <w:rsid w:val="00210C84"/>
    <w:rsid w:val="00210E6F"/>
    <w:rsid w:val="00210F3F"/>
    <w:rsid w:val="00211126"/>
    <w:rsid w:val="00211205"/>
    <w:rsid w:val="002114B5"/>
    <w:rsid w:val="0021202F"/>
    <w:rsid w:val="00212621"/>
    <w:rsid w:val="0021268D"/>
    <w:rsid w:val="00212C18"/>
    <w:rsid w:val="0021325B"/>
    <w:rsid w:val="0021400C"/>
    <w:rsid w:val="0021481D"/>
    <w:rsid w:val="00214E1E"/>
    <w:rsid w:val="002158DB"/>
    <w:rsid w:val="00215A2D"/>
    <w:rsid w:val="00215C5D"/>
    <w:rsid w:val="00215CAA"/>
    <w:rsid w:val="00215CFC"/>
    <w:rsid w:val="002163F2"/>
    <w:rsid w:val="00216BDE"/>
    <w:rsid w:val="00217817"/>
    <w:rsid w:val="002179CB"/>
    <w:rsid w:val="00220A14"/>
    <w:rsid w:val="002218C8"/>
    <w:rsid w:val="002218D9"/>
    <w:rsid w:val="00221D35"/>
    <w:rsid w:val="00222831"/>
    <w:rsid w:val="00222EC8"/>
    <w:rsid w:val="00222FF9"/>
    <w:rsid w:val="00223219"/>
    <w:rsid w:val="002232F3"/>
    <w:rsid w:val="00223C4A"/>
    <w:rsid w:val="00223DA7"/>
    <w:rsid w:val="00223E29"/>
    <w:rsid w:val="00224205"/>
    <w:rsid w:val="002244E2"/>
    <w:rsid w:val="002247C8"/>
    <w:rsid w:val="0022490C"/>
    <w:rsid w:val="00224941"/>
    <w:rsid w:val="00224985"/>
    <w:rsid w:val="00224D80"/>
    <w:rsid w:val="00225054"/>
    <w:rsid w:val="002251A1"/>
    <w:rsid w:val="00226015"/>
    <w:rsid w:val="00226466"/>
    <w:rsid w:val="0022681B"/>
    <w:rsid w:val="00226AC3"/>
    <w:rsid w:val="00226F7B"/>
    <w:rsid w:val="002321F5"/>
    <w:rsid w:val="00233028"/>
    <w:rsid w:val="00233309"/>
    <w:rsid w:val="00233577"/>
    <w:rsid w:val="002335F7"/>
    <w:rsid w:val="002337D7"/>
    <w:rsid w:val="00233CA7"/>
    <w:rsid w:val="00233F87"/>
    <w:rsid w:val="00235233"/>
    <w:rsid w:val="0023561D"/>
    <w:rsid w:val="00235A9F"/>
    <w:rsid w:val="00235E09"/>
    <w:rsid w:val="0023602D"/>
    <w:rsid w:val="0023632C"/>
    <w:rsid w:val="002363F3"/>
    <w:rsid w:val="00236A6F"/>
    <w:rsid w:val="0023703B"/>
    <w:rsid w:val="002371AD"/>
    <w:rsid w:val="002372E9"/>
    <w:rsid w:val="00237318"/>
    <w:rsid w:val="0023754E"/>
    <w:rsid w:val="002376D3"/>
    <w:rsid w:val="00237A3B"/>
    <w:rsid w:val="00237A87"/>
    <w:rsid w:val="0024005B"/>
    <w:rsid w:val="0024027F"/>
    <w:rsid w:val="002404E3"/>
    <w:rsid w:val="00240949"/>
    <w:rsid w:val="002409DB"/>
    <w:rsid w:val="00240A4E"/>
    <w:rsid w:val="00241235"/>
    <w:rsid w:val="00241992"/>
    <w:rsid w:val="00241A42"/>
    <w:rsid w:val="002426DB"/>
    <w:rsid w:val="00242F89"/>
    <w:rsid w:val="002430CB"/>
    <w:rsid w:val="002437E5"/>
    <w:rsid w:val="00243FAF"/>
    <w:rsid w:val="002444B0"/>
    <w:rsid w:val="002444B1"/>
    <w:rsid w:val="00244731"/>
    <w:rsid w:val="00244BD1"/>
    <w:rsid w:val="002459C7"/>
    <w:rsid w:val="002463F1"/>
    <w:rsid w:val="00246471"/>
    <w:rsid w:val="00246E6D"/>
    <w:rsid w:val="0024758A"/>
    <w:rsid w:val="002475AD"/>
    <w:rsid w:val="0024790D"/>
    <w:rsid w:val="00247BCC"/>
    <w:rsid w:val="00250253"/>
    <w:rsid w:val="00250423"/>
    <w:rsid w:val="0025059B"/>
    <w:rsid w:val="002507D9"/>
    <w:rsid w:val="00250804"/>
    <w:rsid w:val="00250871"/>
    <w:rsid w:val="0025150B"/>
    <w:rsid w:val="0025246D"/>
    <w:rsid w:val="0025289C"/>
    <w:rsid w:val="0025314E"/>
    <w:rsid w:val="002538ED"/>
    <w:rsid w:val="00254315"/>
    <w:rsid w:val="00254489"/>
    <w:rsid w:val="00254C83"/>
    <w:rsid w:val="00254E94"/>
    <w:rsid w:val="002559EE"/>
    <w:rsid w:val="00255B9F"/>
    <w:rsid w:val="00255F9C"/>
    <w:rsid w:val="002566DB"/>
    <w:rsid w:val="00256D19"/>
    <w:rsid w:val="00257E03"/>
    <w:rsid w:val="00260174"/>
    <w:rsid w:val="00260237"/>
    <w:rsid w:val="00260A05"/>
    <w:rsid w:val="00260B0E"/>
    <w:rsid w:val="00260F14"/>
    <w:rsid w:val="00261A92"/>
    <w:rsid w:val="002634A8"/>
    <w:rsid w:val="002637B1"/>
    <w:rsid w:val="00263AE6"/>
    <w:rsid w:val="00263C61"/>
    <w:rsid w:val="0026456F"/>
    <w:rsid w:val="00264844"/>
    <w:rsid w:val="0026551C"/>
    <w:rsid w:val="0026560B"/>
    <w:rsid w:val="00266DFF"/>
    <w:rsid w:val="00270260"/>
    <w:rsid w:val="00270640"/>
    <w:rsid w:val="002718E8"/>
    <w:rsid w:val="002722AD"/>
    <w:rsid w:val="00272486"/>
    <w:rsid w:val="0027250A"/>
    <w:rsid w:val="0027251C"/>
    <w:rsid w:val="002729E8"/>
    <w:rsid w:val="0027376B"/>
    <w:rsid w:val="002737BE"/>
    <w:rsid w:val="00273E5C"/>
    <w:rsid w:val="0027401F"/>
    <w:rsid w:val="002740A5"/>
    <w:rsid w:val="00275872"/>
    <w:rsid w:val="00275D0C"/>
    <w:rsid w:val="00275D45"/>
    <w:rsid w:val="00275DE6"/>
    <w:rsid w:val="0027622E"/>
    <w:rsid w:val="002767C2"/>
    <w:rsid w:val="00277142"/>
    <w:rsid w:val="00277C31"/>
    <w:rsid w:val="00277ECA"/>
    <w:rsid w:val="00277F9E"/>
    <w:rsid w:val="00280EE2"/>
    <w:rsid w:val="0028128F"/>
    <w:rsid w:val="002819B2"/>
    <w:rsid w:val="00281B2D"/>
    <w:rsid w:val="00281B3C"/>
    <w:rsid w:val="00281D8A"/>
    <w:rsid w:val="00281DFA"/>
    <w:rsid w:val="00282252"/>
    <w:rsid w:val="00282334"/>
    <w:rsid w:val="00282575"/>
    <w:rsid w:val="00282822"/>
    <w:rsid w:val="00282980"/>
    <w:rsid w:val="00282DE8"/>
    <w:rsid w:val="002831BF"/>
    <w:rsid w:val="00283229"/>
    <w:rsid w:val="0028322A"/>
    <w:rsid w:val="00283927"/>
    <w:rsid w:val="00283EDC"/>
    <w:rsid w:val="00283F99"/>
    <w:rsid w:val="0028459E"/>
    <w:rsid w:val="00284DEB"/>
    <w:rsid w:val="002851B1"/>
    <w:rsid w:val="00285441"/>
    <w:rsid w:val="00285956"/>
    <w:rsid w:val="00286A16"/>
    <w:rsid w:val="002874A0"/>
    <w:rsid w:val="002878FB"/>
    <w:rsid w:val="00287A77"/>
    <w:rsid w:val="00287B3D"/>
    <w:rsid w:val="00290413"/>
    <w:rsid w:val="00290C5C"/>
    <w:rsid w:val="0029178B"/>
    <w:rsid w:val="00291D39"/>
    <w:rsid w:val="002921DE"/>
    <w:rsid w:val="00292587"/>
    <w:rsid w:val="002926A2"/>
    <w:rsid w:val="00292ED2"/>
    <w:rsid w:val="00293163"/>
    <w:rsid w:val="0029343C"/>
    <w:rsid w:val="002936CB"/>
    <w:rsid w:val="00293A76"/>
    <w:rsid w:val="00293AB5"/>
    <w:rsid w:val="002944C1"/>
    <w:rsid w:val="00294D83"/>
    <w:rsid w:val="00294ED3"/>
    <w:rsid w:val="0029546B"/>
    <w:rsid w:val="00295833"/>
    <w:rsid w:val="00295EF8"/>
    <w:rsid w:val="00296308"/>
    <w:rsid w:val="0029713E"/>
    <w:rsid w:val="0029778F"/>
    <w:rsid w:val="002A160A"/>
    <w:rsid w:val="002A1734"/>
    <w:rsid w:val="002A1950"/>
    <w:rsid w:val="002A2E14"/>
    <w:rsid w:val="002A3FB5"/>
    <w:rsid w:val="002A4432"/>
    <w:rsid w:val="002A451E"/>
    <w:rsid w:val="002A4BDE"/>
    <w:rsid w:val="002A5180"/>
    <w:rsid w:val="002A6924"/>
    <w:rsid w:val="002A69DF"/>
    <w:rsid w:val="002A75A7"/>
    <w:rsid w:val="002A75EE"/>
    <w:rsid w:val="002B169A"/>
    <w:rsid w:val="002B179D"/>
    <w:rsid w:val="002B1813"/>
    <w:rsid w:val="002B1902"/>
    <w:rsid w:val="002B1A2B"/>
    <w:rsid w:val="002B1AC6"/>
    <w:rsid w:val="002B221C"/>
    <w:rsid w:val="002B2AAF"/>
    <w:rsid w:val="002B305E"/>
    <w:rsid w:val="002B30E9"/>
    <w:rsid w:val="002B3A12"/>
    <w:rsid w:val="002B3A95"/>
    <w:rsid w:val="002B3CB6"/>
    <w:rsid w:val="002B3E0E"/>
    <w:rsid w:val="002B4653"/>
    <w:rsid w:val="002B4684"/>
    <w:rsid w:val="002B4B0E"/>
    <w:rsid w:val="002B4F9F"/>
    <w:rsid w:val="002B5320"/>
    <w:rsid w:val="002B5AD6"/>
    <w:rsid w:val="002B7330"/>
    <w:rsid w:val="002C1011"/>
    <w:rsid w:val="002C1054"/>
    <w:rsid w:val="002C122D"/>
    <w:rsid w:val="002C1A6B"/>
    <w:rsid w:val="002C21CA"/>
    <w:rsid w:val="002C22A0"/>
    <w:rsid w:val="002C2AAC"/>
    <w:rsid w:val="002C2BA3"/>
    <w:rsid w:val="002C35EC"/>
    <w:rsid w:val="002C3625"/>
    <w:rsid w:val="002C3B6E"/>
    <w:rsid w:val="002C4827"/>
    <w:rsid w:val="002C5188"/>
    <w:rsid w:val="002C5229"/>
    <w:rsid w:val="002C52C5"/>
    <w:rsid w:val="002C54F2"/>
    <w:rsid w:val="002C56BA"/>
    <w:rsid w:val="002C5763"/>
    <w:rsid w:val="002C58CE"/>
    <w:rsid w:val="002C6595"/>
    <w:rsid w:val="002C6637"/>
    <w:rsid w:val="002C6D9B"/>
    <w:rsid w:val="002C6DAD"/>
    <w:rsid w:val="002C7279"/>
    <w:rsid w:val="002C72BB"/>
    <w:rsid w:val="002C7434"/>
    <w:rsid w:val="002D1E21"/>
    <w:rsid w:val="002D1ECF"/>
    <w:rsid w:val="002D28CA"/>
    <w:rsid w:val="002D2A21"/>
    <w:rsid w:val="002D2DC9"/>
    <w:rsid w:val="002D2F20"/>
    <w:rsid w:val="002D2F65"/>
    <w:rsid w:val="002D3D9F"/>
    <w:rsid w:val="002D41A0"/>
    <w:rsid w:val="002D495F"/>
    <w:rsid w:val="002D4B78"/>
    <w:rsid w:val="002D4E49"/>
    <w:rsid w:val="002D5540"/>
    <w:rsid w:val="002D6600"/>
    <w:rsid w:val="002D7391"/>
    <w:rsid w:val="002D7EF0"/>
    <w:rsid w:val="002E162A"/>
    <w:rsid w:val="002E2025"/>
    <w:rsid w:val="002E229E"/>
    <w:rsid w:val="002E2F18"/>
    <w:rsid w:val="002E3591"/>
    <w:rsid w:val="002E38E4"/>
    <w:rsid w:val="002E3DE7"/>
    <w:rsid w:val="002E3FEC"/>
    <w:rsid w:val="002E4DC2"/>
    <w:rsid w:val="002E5131"/>
    <w:rsid w:val="002E5166"/>
    <w:rsid w:val="002E55FD"/>
    <w:rsid w:val="002E5764"/>
    <w:rsid w:val="002E6014"/>
    <w:rsid w:val="002E63CE"/>
    <w:rsid w:val="002E651E"/>
    <w:rsid w:val="002E6621"/>
    <w:rsid w:val="002E6A6D"/>
    <w:rsid w:val="002E6AF1"/>
    <w:rsid w:val="002E6C3E"/>
    <w:rsid w:val="002E779C"/>
    <w:rsid w:val="002F0C49"/>
    <w:rsid w:val="002F1838"/>
    <w:rsid w:val="002F1ABA"/>
    <w:rsid w:val="002F1C02"/>
    <w:rsid w:val="002F1C5B"/>
    <w:rsid w:val="002F1DC3"/>
    <w:rsid w:val="002F25F2"/>
    <w:rsid w:val="002F2775"/>
    <w:rsid w:val="002F2A2C"/>
    <w:rsid w:val="002F2C6D"/>
    <w:rsid w:val="002F33C3"/>
    <w:rsid w:val="002F3977"/>
    <w:rsid w:val="002F3E40"/>
    <w:rsid w:val="002F471E"/>
    <w:rsid w:val="002F4B56"/>
    <w:rsid w:val="002F5532"/>
    <w:rsid w:val="002F59E4"/>
    <w:rsid w:val="002F5CFC"/>
    <w:rsid w:val="002F6921"/>
    <w:rsid w:val="002F6D00"/>
    <w:rsid w:val="002F7028"/>
    <w:rsid w:val="002F7BD4"/>
    <w:rsid w:val="002F7E5B"/>
    <w:rsid w:val="003007FE"/>
    <w:rsid w:val="003013AE"/>
    <w:rsid w:val="0030193A"/>
    <w:rsid w:val="003019D5"/>
    <w:rsid w:val="003020AA"/>
    <w:rsid w:val="003020F8"/>
    <w:rsid w:val="00302532"/>
    <w:rsid w:val="0030291D"/>
    <w:rsid w:val="00302AA7"/>
    <w:rsid w:val="00302C6D"/>
    <w:rsid w:val="0030329D"/>
    <w:rsid w:val="00303BA4"/>
    <w:rsid w:val="00303BE2"/>
    <w:rsid w:val="0030408D"/>
    <w:rsid w:val="0030414A"/>
    <w:rsid w:val="0030422F"/>
    <w:rsid w:val="00304476"/>
    <w:rsid w:val="00304B15"/>
    <w:rsid w:val="00304C83"/>
    <w:rsid w:val="00304D07"/>
    <w:rsid w:val="00304DEA"/>
    <w:rsid w:val="0030501E"/>
    <w:rsid w:val="00305443"/>
    <w:rsid w:val="003057C8"/>
    <w:rsid w:val="00306C00"/>
    <w:rsid w:val="00306D7D"/>
    <w:rsid w:val="00306E58"/>
    <w:rsid w:val="003071E5"/>
    <w:rsid w:val="003103DD"/>
    <w:rsid w:val="00310580"/>
    <w:rsid w:val="00310777"/>
    <w:rsid w:val="00310870"/>
    <w:rsid w:val="0031130D"/>
    <w:rsid w:val="00312143"/>
    <w:rsid w:val="003124EE"/>
    <w:rsid w:val="0031375E"/>
    <w:rsid w:val="00313BE0"/>
    <w:rsid w:val="00313C94"/>
    <w:rsid w:val="003140E3"/>
    <w:rsid w:val="003143D8"/>
    <w:rsid w:val="00314F5D"/>
    <w:rsid w:val="0031516D"/>
    <w:rsid w:val="003151C4"/>
    <w:rsid w:val="00315457"/>
    <w:rsid w:val="003157F8"/>
    <w:rsid w:val="0031589E"/>
    <w:rsid w:val="00315911"/>
    <w:rsid w:val="00315B2A"/>
    <w:rsid w:val="00315B9F"/>
    <w:rsid w:val="00315C25"/>
    <w:rsid w:val="00316184"/>
    <w:rsid w:val="00316830"/>
    <w:rsid w:val="00317231"/>
    <w:rsid w:val="00317436"/>
    <w:rsid w:val="003209D6"/>
    <w:rsid w:val="00320B19"/>
    <w:rsid w:val="00320B1B"/>
    <w:rsid w:val="00320ED7"/>
    <w:rsid w:val="0032188A"/>
    <w:rsid w:val="00321B98"/>
    <w:rsid w:val="00322079"/>
    <w:rsid w:val="0032209A"/>
    <w:rsid w:val="00322C66"/>
    <w:rsid w:val="0032338D"/>
    <w:rsid w:val="003245B0"/>
    <w:rsid w:val="0032463F"/>
    <w:rsid w:val="00324C23"/>
    <w:rsid w:val="00324EBE"/>
    <w:rsid w:val="00325118"/>
    <w:rsid w:val="003251A3"/>
    <w:rsid w:val="003256AD"/>
    <w:rsid w:val="00325C2D"/>
    <w:rsid w:val="00325E4A"/>
    <w:rsid w:val="00326CA0"/>
    <w:rsid w:val="00326E8B"/>
    <w:rsid w:val="00327848"/>
    <w:rsid w:val="00327B39"/>
    <w:rsid w:val="00327B65"/>
    <w:rsid w:val="00327E9F"/>
    <w:rsid w:val="003302DB"/>
    <w:rsid w:val="00331795"/>
    <w:rsid w:val="0033194D"/>
    <w:rsid w:val="00331AA6"/>
    <w:rsid w:val="00331DC5"/>
    <w:rsid w:val="0033237B"/>
    <w:rsid w:val="003325D3"/>
    <w:rsid w:val="00332804"/>
    <w:rsid w:val="00332858"/>
    <w:rsid w:val="00332B52"/>
    <w:rsid w:val="00332C3A"/>
    <w:rsid w:val="00332C82"/>
    <w:rsid w:val="00332DB7"/>
    <w:rsid w:val="003331AC"/>
    <w:rsid w:val="0033329C"/>
    <w:rsid w:val="003334C0"/>
    <w:rsid w:val="003334D5"/>
    <w:rsid w:val="00333A53"/>
    <w:rsid w:val="00333B10"/>
    <w:rsid w:val="00333F3E"/>
    <w:rsid w:val="003345E7"/>
    <w:rsid w:val="00334695"/>
    <w:rsid w:val="00334A73"/>
    <w:rsid w:val="00334B3B"/>
    <w:rsid w:val="00335073"/>
    <w:rsid w:val="00335679"/>
    <w:rsid w:val="00335CBE"/>
    <w:rsid w:val="003370D4"/>
    <w:rsid w:val="003373CD"/>
    <w:rsid w:val="00337F8A"/>
    <w:rsid w:val="00340758"/>
    <w:rsid w:val="0034097B"/>
    <w:rsid w:val="00340BE4"/>
    <w:rsid w:val="00340E2E"/>
    <w:rsid w:val="00341245"/>
    <w:rsid w:val="00341267"/>
    <w:rsid w:val="00341D03"/>
    <w:rsid w:val="003422FF"/>
    <w:rsid w:val="00342CF3"/>
    <w:rsid w:val="00342D98"/>
    <w:rsid w:val="00343C35"/>
    <w:rsid w:val="00343D5A"/>
    <w:rsid w:val="0034405A"/>
    <w:rsid w:val="00344102"/>
    <w:rsid w:val="003442AC"/>
    <w:rsid w:val="0034480E"/>
    <w:rsid w:val="00344C4E"/>
    <w:rsid w:val="00344F9E"/>
    <w:rsid w:val="00345083"/>
    <w:rsid w:val="0034595D"/>
    <w:rsid w:val="00346156"/>
    <w:rsid w:val="00346874"/>
    <w:rsid w:val="003468AD"/>
    <w:rsid w:val="00347361"/>
    <w:rsid w:val="003475C4"/>
    <w:rsid w:val="00347960"/>
    <w:rsid w:val="00351976"/>
    <w:rsid w:val="00353D0A"/>
    <w:rsid w:val="00354BB4"/>
    <w:rsid w:val="00354C69"/>
    <w:rsid w:val="00354D4A"/>
    <w:rsid w:val="00354D5B"/>
    <w:rsid w:val="00355C05"/>
    <w:rsid w:val="00356015"/>
    <w:rsid w:val="00356992"/>
    <w:rsid w:val="00357187"/>
    <w:rsid w:val="00357233"/>
    <w:rsid w:val="00357676"/>
    <w:rsid w:val="00357F4E"/>
    <w:rsid w:val="0036077D"/>
    <w:rsid w:val="0036085E"/>
    <w:rsid w:val="00360FC6"/>
    <w:rsid w:val="00361A56"/>
    <w:rsid w:val="003627A6"/>
    <w:rsid w:val="0036327F"/>
    <w:rsid w:val="0036354C"/>
    <w:rsid w:val="00363950"/>
    <w:rsid w:val="003642B9"/>
    <w:rsid w:val="0036448B"/>
    <w:rsid w:val="00364BB4"/>
    <w:rsid w:val="00364E99"/>
    <w:rsid w:val="00365ED4"/>
    <w:rsid w:val="003660AA"/>
    <w:rsid w:val="00366992"/>
    <w:rsid w:val="003669DF"/>
    <w:rsid w:val="00366B8F"/>
    <w:rsid w:val="00366CF2"/>
    <w:rsid w:val="003670EC"/>
    <w:rsid w:val="00367A9F"/>
    <w:rsid w:val="00367EBD"/>
    <w:rsid w:val="00370220"/>
    <w:rsid w:val="00370381"/>
    <w:rsid w:val="00370613"/>
    <w:rsid w:val="00370678"/>
    <w:rsid w:val="00370C3D"/>
    <w:rsid w:val="003711F1"/>
    <w:rsid w:val="003712C1"/>
    <w:rsid w:val="003715EE"/>
    <w:rsid w:val="0037166A"/>
    <w:rsid w:val="0037289D"/>
    <w:rsid w:val="003729D2"/>
    <w:rsid w:val="0037331D"/>
    <w:rsid w:val="00373566"/>
    <w:rsid w:val="0037370D"/>
    <w:rsid w:val="00373E1C"/>
    <w:rsid w:val="00373EE4"/>
    <w:rsid w:val="00373FBD"/>
    <w:rsid w:val="00374104"/>
    <w:rsid w:val="00374390"/>
    <w:rsid w:val="00374D60"/>
    <w:rsid w:val="00374F58"/>
    <w:rsid w:val="00374FEE"/>
    <w:rsid w:val="00375944"/>
    <w:rsid w:val="00375C7D"/>
    <w:rsid w:val="003760ED"/>
    <w:rsid w:val="003765B5"/>
    <w:rsid w:val="00376D8C"/>
    <w:rsid w:val="0037794D"/>
    <w:rsid w:val="0038009F"/>
    <w:rsid w:val="00380403"/>
    <w:rsid w:val="003806C7"/>
    <w:rsid w:val="00380726"/>
    <w:rsid w:val="003807D8"/>
    <w:rsid w:val="00380A62"/>
    <w:rsid w:val="00380A9B"/>
    <w:rsid w:val="003814F0"/>
    <w:rsid w:val="00381562"/>
    <w:rsid w:val="0038180C"/>
    <w:rsid w:val="00381B1B"/>
    <w:rsid w:val="003823D7"/>
    <w:rsid w:val="003831D2"/>
    <w:rsid w:val="00383E06"/>
    <w:rsid w:val="00383EF4"/>
    <w:rsid w:val="00384931"/>
    <w:rsid w:val="00386018"/>
    <w:rsid w:val="003863AA"/>
    <w:rsid w:val="003868AD"/>
    <w:rsid w:val="00386CE3"/>
    <w:rsid w:val="0038711F"/>
    <w:rsid w:val="003877DD"/>
    <w:rsid w:val="00387C27"/>
    <w:rsid w:val="003902A3"/>
    <w:rsid w:val="003904B3"/>
    <w:rsid w:val="00391102"/>
    <w:rsid w:val="00392583"/>
    <w:rsid w:val="003927F7"/>
    <w:rsid w:val="00393C31"/>
    <w:rsid w:val="0039426F"/>
    <w:rsid w:val="0039453A"/>
    <w:rsid w:val="00394564"/>
    <w:rsid w:val="0039476B"/>
    <w:rsid w:val="0039569D"/>
    <w:rsid w:val="00395864"/>
    <w:rsid w:val="00395902"/>
    <w:rsid w:val="00395943"/>
    <w:rsid w:val="00395ACF"/>
    <w:rsid w:val="00395F3A"/>
    <w:rsid w:val="003966F5"/>
    <w:rsid w:val="00396754"/>
    <w:rsid w:val="00396860"/>
    <w:rsid w:val="00397119"/>
    <w:rsid w:val="003974F6"/>
    <w:rsid w:val="00397872"/>
    <w:rsid w:val="0039788A"/>
    <w:rsid w:val="00397C29"/>
    <w:rsid w:val="003A01F3"/>
    <w:rsid w:val="003A0781"/>
    <w:rsid w:val="003A08E8"/>
    <w:rsid w:val="003A0B52"/>
    <w:rsid w:val="003A0BA1"/>
    <w:rsid w:val="003A0E20"/>
    <w:rsid w:val="003A1560"/>
    <w:rsid w:val="003A1702"/>
    <w:rsid w:val="003A19B5"/>
    <w:rsid w:val="003A1B6C"/>
    <w:rsid w:val="003A1B7B"/>
    <w:rsid w:val="003A1CAB"/>
    <w:rsid w:val="003A1E3F"/>
    <w:rsid w:val="003A2CE3"/>
    <w:rsid w:val="003A30EE"/>
    <w:rsid w:val="003A33C8"/>
    <w:rsid w:val="003A3F48"/>
    <w:rsid w:val="003A463D"/>
    <w:rsid w:val="003A4756"/>
    <w:rsid w:val="003A4FD2"/>
    <w:rsid w:val="003A50D6"/>
    <w:rsid w:val="003A5BF3"/>
    <w:rsid w:val="003A5CFE"/>
    <w:rsid w:val="003A5E36"/>
    <w:rsid w:val="003A62E1"/>
    <w:rsid w:val="003A6470"/>
    <w:rsid w:val="003A6518"/>
    <w:rsid w:val="003A657F"/>
    <w:rsid w:val="003A6BFA"/>
    <w:rsid w:val="003A6D2D"/>
    <w:rsid w:val="003A710E"/>
    <w:rsid w:val="003A75AE"/>
    <w:rsid w:val="003B038C"/>
    <w:rsid w:val="003B082B"/>
    <w:rsid w:val="003B0CB0"/>
    <w:rsid w:val="003B13C3"/>
    <w:rsid w:val="003B1549"/>
    <w:rsid w:val="003B15B9"/>
    <w:rsid w:val="003B1615"/>
    <w:rsid w:val="003B1BDC"/>
    <w:rsid w:val="003B2283"/>
    <w:rsid w:val="003B2406"/>
    <w:rsid w:val="003B2A12"/>
    <w:rsid w:val="003B2A18"/>
    <w:rsid w:val="003B2E4B"/>
    <w:rsid w:val="003B36D0"/>
    <w:rsid w:val="003B3EB9"/>
    <w:rsid w:val="003B48A9"/>
    <w:rsid w:val="003B4F40"/>
    <w:rsid w:val="003B536D"/>
    <w:rsid w:val="003B584D"/>
    <w:rsid w:val="003B5A07"/>
    <w:rsid w:val="003B5CCC"/>
    <w:rsid w:val="003B5E69"/>
    <w:rsid w:val="003B79A1"/>
    <w:rsid w:val="003B7AB7"/>
    <w:rsid w:val="003C01E0"/>
    <w:rsid w:val="003C09C6"/>
    <w:rsid w:val="003C0BCC"/>
    <w:rsid w:val="003C0D10"/>
    <w:rsid w:val="003C0E0A"/>
    <w:rsid w:val="003C1178"/>
    <w:rsid w:val="003C1610"/>
    <w:rsid w:val="003C1B7F"/>
    <w:rsid w:val="003C2462"/>
    <w:rsid w:val="003C35BA"/>
    <w:rsid w:val="003C3BE8"/>
    <w:rsid w:val="003C468F"/>
    <w:rsid w:val="003C47C3"/>
    <w:rsid w:val="003C4F46"/>
    <w:rsid w:val="003C5106"/>
    <w:rsid w:val="003C59DD"/>
    <w:rsid w:val="003C5AA9"/>
    <w:rsid w:val="003C5B46"/>
    <w:rsid w:val="003C5CC5"/>
    <w:rsid w:val="003C5D47"/>
    <w:rsid w:val="003C77ED"/>
    <w:rsid w:val="003C77FB"/>
    <w:rsid w:val="003C7C6D"/>
    <w:rsid w:val="003D02C1"/>
    <w:rsid w:val="003D0415"/>
    <w:rsid w:val="003D0A01"/>
    <w:rsid w:val="003D11D6"/>
    <w:rsid w:val="003D172E"/>
    <w:rsid w:val="003D226E"/>
    <w:rsid w:val="003D2320"/>
    <w:rsid w:val="003D31D7"/>
    <w:rsid w:val="003D3564"/>
    <w:rsid w:val="003D3B39"/>
    <w:rsid w:val="003D3EAD"/>
    <w:rsid w:val="003D5198"/>
    <w:rsid w:val="003D6210"/>
    <w:rsid w:val="003D634A"/>
    <w:rsid w:val="003D6854"/>
    <w:rsid w:val="003D68DD"/>
    <w:rsid w:val="003D6C92"/>
    <w:rsid w:val="003D6E34"/>
    <w:rsid w:val="003D6E91"/>
    <w:rsid w:val="003D7352"/>
    <w:rsid w:val="003D7397"/>
    <w:rsid w:val="003D7993"/>
    <w:rsid w:val="003E0189"/>
    <w:rsid w:val="003E0353"/>
    <w:rsid w:val="003E092E"/>
    <w:rsid w:val="003E0D6C"/>
    <w:rsid w:val="003E0F87"/>
    <w:rsid w:val="003E1871"/>
    <w:rsid w:val="003E21A1"/>
    <w:rsid w:val="003E2DF3"/>
    <w:rsid w:val="003E3DD9"/>
    <w:rsid w:val="003E48C7"/>
    <w:rsid w:val="003E4BA9"/>
    <w:rsid w:val="003E4FA0"/>
    <w:rsid w:val="003E5F60"/>
    <w:rsid w:val="003E626C"/>
    <w:rsid w:val="003E644F"/>
    <w:rsid w:val="003E65C5"/>
    <w:rsid w:val="003E6789"/>
    <w:rsid w:val="003E6AE7"/>
    <w:rsid w:val="003E6C04"/>
    <w:rsid w:val="003E6C23"/>
    <w:rsid w:val="003E7D10"/>
    <w:rsid w:val="003F01D9"/>
    <w:rsid w:val="003F03A2"/>
    <w:rsid w:val="003F04DC"/>
    <w:rsid w:val="003F10BE"/>
    <w:rsid w:val="003F17AD"/>
    <w:rsid w:val="003F1CE6"/>
    <w:rsid w:val="003F29FE"/>
    <w:rsid w:val="003F3599"/>
    <w:rsid w:val="003F3DC2"/>
    <w:rsid w:val="003F403B"/>
    <w:rsid w:val="003F4753"/>
    <w:rsid w:val="003F4B05"/>
    <w:rsid w:val="003F4E8F"/>
    <w:rsid w:val="003F520E"/>
    <w:rsid w:val="003F53C3"/>
    <w:rsid w:val="003F5773"/>
    <w:rsid w:val="003F6282"/>
    <w:rsid w:val="003F6500"/>
    <w:rsid w:val="003F70B0"/>
    <w:rsid w:val="003F74F6"/>
    <w:rsid w:val="003F752A"/>
    <w:rsid w:val="003F77CC"/>
    <w:rsid w:val="003F7E94"/>
    <w:rsid w:val="003F7EBD"/>
    <w:rsid w:val="0040019F"/>
    <w:rsid w:val="004001D6"/>
    <w:rsid w:val="00400AD6"/>
    <w:rsid w:val="004013E8"/>
    <w:rsid w:val="004018B2"/>
    <w:rsid w:val="00401C3F"/>
    <w:rsid w:val="00401E27"/>
    <w:rsid w:val="0040243D"/>
    <w:rsid w:val="00402D0E"/>
    <w:rsid w:val="004033E6"/>
    <w:rsid w:val="00403F3F"/>
    <w:rsid w:val="004040EF"/>
    <w:rsid w:val="00404B4E"/>
    <w:rsid w:val="00405181"/>
    <w:rsid w:val="00406552"/>
    <w:rsid w:val="004069B6"/>
    <w:rsid w:val="0040716F"/>
    <w:rsid w:val="00407635"/>
    <w:rsid w:val="00407979"/>
    <w:rsid w:val="00410F96"/>
    <w:rsid w:val="00411185"/>
    <w:rsid w:val="00411B7A"/>
    <w:rsid w:val="00411C4E"/>
    <w:rsid w:val="00412586"/>
    <w:rsid w:val="00413193"/>
    <w:rsid w:val="004133F0"/>
    <w:rsid w:val="004138B2"/>
    <w:rsid w:val="00413D9A"/>
    <w:rsid w:val="004141AB"/>
    <w:rsid w:val="0041515A"/>
    <w:rsid w:val="0041515B"/>
    <w:rsid w:val="00415336"/>
    <w:rsid w:val="00415957"/>
    <w:rsid w:val="00415BF0"/>
    <w:rsid w:val="00415F7A"/>
    <w:rsid w:val="00415F9E"/>
    <w:rsid w:val="004171CC"/>
    <w:rsid w:val="0041721D"/>
    <w:rsid w:val="0041755B"/>
    <w:rsid w:val="00417875"/>
    <w:rsid w:val="00417BE8"/>
    <w:rsid w:val="00417D42"/>
    <w:rsid w:val="00420054"/>
    <w:rsid w:val="004200AA"/>
    <w:rsid w:val="0042035A"/>
    <w:rsid w:val="004203DF"/>
    <w:rsid w:val="00420722"/>
    <w:rsid w:val="00421002"/>
    <w:rsid w:val="00421840"/>
    <w:rsid w:val="00421F18"/>
    <w:rsid w:val="00422310"/>
    <w:rsid w:val="004233CA"/>
    <w:rsid w:val="0042343A"/>
    <w:rsid w:val="00423E02"/>
    <w:rsid w:val="00423E45"/>
    <w:rsid w:val="004242E0"/>
    <w:rsid w:val="004243D6"/>
    <w:rsid w:val="00424B0E"/>
    <w:rsid w:val="00424C0C"/>
    <w:rsid w:val="004266F7"/>
    <w:rsid w:val="00426C95"/>
    <w:rsid w:val="004277AA"/>
    <w:rsid w:val="00427B1A"/>
    <w:rsid w:val="00430264"/>
    <w:rsid w:val="00430734"/>
    <w:rsid w:val="004309D9"/>
    <w:rsid w:val="00430BF6"/>
    <w:rsid w:val="00431257"/>
    <w:rsid w:val="00431480"/>
    <w:rsid w:val="004317B0"/>
    <w:rsid w:val="00431BA8"/>
    <w:rsid w:val="00431F7D"/>
    <w:rsid w:val="00432334"/>
    <w:rsid w:val="00432A28"/>
    <w:rsid w:val="00432F11"/>
    <w:rsid w:val="00432FBE"/>
    <w:rsid w:val="004334DD"/>
    <w:rsid w:val="00434343"/>
    <w:rsid w:val="0043564E"/>
    <w:rsid w:val="00436D10"/>
    <w:rsid w:val="0044044A"/>
    <w:rsid w:val="00440661"/>
    <w:rsid w:val="00440795"/>
    <w:rsid w:val="00440B00"/>
    <w:rsid w:val="00440F19"/>
    <w:rsid w:val="00441799"/>
    <w:rsid w:val="00442C64"/>
    <w:rsid w:val="00442D10"/>
    <w:rsid w:val="004439D5"/>
    <w:rsid w:val="00443AC6"/>
    <w:rsid w:val="00443B81"/>
    <w:rsid w:val="00444ACD"/>
    <w:rsid w:val="004451EF"/>
    <w:rsid w:val="0044521D"/>
    <w:rsid w:val="004452F2"/>
    <w:rsid w:val="004458B2"/>
    <w:rsid w:val="00445E67"/>
    <w:rsid w:val="004474A2"/>
    <w:rsid w:val="0044773C"/>
    <w:rsid w:val="00447C9D"/>
    <w:rsid w:val="00447E9F"/>
    <w:rsid w:val="004500BB"/>
    <w:rsid w:val="004502AB"/>
    <w:rsid w:val="0045096A"/>
    <w:rsid w:val="004509AE"/>
    <w:rsid w:val="00450C1C"/>
    <w:rsid w:val="00450E3E"/>
    <w:rsid w:val="00451292"/>
    <w:rsid w:val="004521E6"/>
    <w:rsid w:val="00452276"/>
    <w:rsid w:val="00452B7F"/>
    <w:rsid w:val="00453A42"/>
    <w:rsid w:val="00453BD5"/>
    <w:rsid w:val="00453D06"/>
    <w:rsid w:val="00453F2A"/>
    <w:rsid w:val="00454356"/>
    <w:rsid w:val="00454417"/>
    <w:rsid w:val="00454471"/>
    <w:rsid w:val="00454D43"/>
    <w:rsid w:val="00454E01"/>
    <w:rsid w:val="004553F8"/>
    <w:rsid w:val="00455482"/>
    <w:rsid w:val="00455A62"/>
    <w:rsid w:val="00455D84"/>
    <w:rsid w:val="00456952"/>
    <w:rsid w:val="004571FD"/>
    <w:rsid w:val="00457B09"/>
    <w:rsid w:val="00457B57"/>
    <w:rsid w:val="004606C4"/>
    <w:rsid w:val="00460796"/>
    <w:rsid w:val="00460939"/>
    <w:rsid w:val="00461788"/>
    <w:rsid w:val="0046179A"/>
    <w:rsid w:val="00461A09"/>
    <w:rsid w:val="00462AAD"/>
    <w:rsid w:val="004631EE"/>
    <w:rsid w:val="0046332E"/>
    <w:rsid w:val="004633F9"/>
    <w:rsid w:val="00463895"/>
    <w:rsid w:val="0046416B"/>
    <w:rsid w:val="004642F7"/>
    <w:rsid w:val="0046457C"/>
    <w:rsid w:val="00464A7C"/>
    <w:rsid w:val="0046519A"/>
    <w:rsid w:val="00465BAD"/>
    <w:rsid w:val="00466B6D"/>
    <w:rsid w:val="00466E2B"/>
    <w:rsid w:val="00466F59"/>
    <w:rsid w:val="004670A9"/>
    <w:rsid w:val="00467C6F"/>
    <w:rsid w:val="00467E38"/>
    <w:rsid w:val="00467F84"/>
    <w:rsid w:val="00470250"/>
    <w:rsid w:val="00470779"/>
    <w:rsid w:val="00470A7A"/>
    <w:rsid w:val="00470CD2"/>
    <w:rsid w:val="00470FC2"/>
    <w:rsid w:val="00471024"/>
    <w:rsid w:val="00471996"/>
    <w:rsid w:val="00471EE4"/>
    <w:rsid w:val="00471FBA"/>
    <w:rsid w:val="0047209B"/>
    <w:rsid w:val="00472BBC"/>
    <w:rsid w:val="00474474"/>
    <w:rsid w:val="0047448D"/>
    <w:rsid w:val="0047470A"/>
    <w:rsid w:val="00474B9B"/>
    <w:rsid w:val="00475073"/>
    <w:rsid w:val="004754FB"/>
    <w:rsid w:val="00476204"/>
    <w:rsid w:val="004765D5"/>
    <w:rsid w:val="0047665E"/>
    <w:rsid w:val="0047689E"/>
    <w:rsid w:val="004772F5"/>
    <w:rsid w:val="00477658"/>
    <w:rsid w:val="00480739"/>
    <w:rsid w:val="004807A7"/>
    <w:rsid w:val="00480824"/>
    <w:rsid w:val="00480F52"/>
    <w:rsid w:val="00481031"/>
    <w:rsid w:val="00481436"/>
    <w:rsid w:val="004814B2"/>
    <w:rsid w:val="0048178A"/>
    <w:rsid w:val="00481C5C"/>
    <w:rsid w:val="0048201D"/>
    <w:rsid w:val="004821E0"/>
    <w:rsid w:val="00482272"/>
    <w:rsid w:val="004826FA"/>
    <w:rsid w:val="00482D4A"/>
    <w:rsid w:val="00482F57"/>
    <w:rsid w:val="004835A1"/>
    <w:rsid w:val="004837FB"/>
    <w:rsid w:val="004839A6"/>
    <w:rsid w:val="00484140"/>
    <w:rsid w:val="0048442E"/>
    <w:rsid w:val="00484675"/>
    <w:rsid w:val="0048488D"/>
    <w:rsid w:val="00484E3B"/>
    <w:rsid w:val="004854C0"/>
    <w:rsid w:val="00485FC9"/>
    <w:rsid w:val="00486112"/>
    <w:rsid w:val="00486342"/>
    <w:rsid w:val="00486C7A"/>
    <w:rsid w:val="004870BE"/>
    <w:rsid w:val="004871A7"/>
    <w:rsid w:val="00487332"/>
    <w:rsid w:val="00487935"/>
    <w:rsid w:val="00490582"/>
    <w:rsid w:val="00490E33"/>
    <w:rsid w:val="00490FBC"/>
    <w:rsid w:val="00491991"/>
    <w:rsid w:val="00491ACE"/>
    <w:rsid w:val="00491BC4"/>
    <w:rsid w:val="00492933"/>
    <w:rsid w:val="00492B0B"/>
    <w:rsid w:val="00492DEF"/>
    <w:rsid w:val="00492FDE"/>
    <w:rsid w:val="0049340D"/>
    <w:rsid w:val="004937DD"/>
    <w:rsid w:val="00493E3B"/>
    <w:rsid w:val="0049463B"/>
    <w:rsid w:val="00494AD9"/>
    <w:rsid w:val="00494B13"/>
    <w:rsid w:val="00495065"/>
    <w:rsid w:val="004951C9"/>
    <w:rsid w:val="004952C4"/>
    <w:rsid w:val="00495669"/>
    <w:rsid w:val="00495856"/>
    <w:rsid w:val="004958D6"/>
    <w:rsid w:val="00495BA1"/>
    <w:rsid w:val="00495E48"/>
    <w:rsid w:val="00496222"/>
    <w:rsid w:val="004977EE"/>
    <w:rsid w:val="0049792D"/>
    <w:rsid w:val="004A0754"/>
    <w:rsid w:val="004A1066"/>
    <w:rsid w:val="004A14FC"/>
    <w:rsid w:val="004A2808"/>
    <w:rsid w:val="004A2D10"/>
    <w:rsid w:val="004A2E24"/>
    <w:rsid w:val="004A33ED"/>
    <w:rsid w:val="004A3F85"/>
    <w:rsid w:val="004A5483"/>
    <w:rsid w:val="004A56E0"/>
    <w:rsid w:val="004A584F"/>
    <w:rsid w:val="004A623F"/>
    <w:rsid w:val="004A6864"/>
    <w:rsid w:val="004A69C4"/>
    <w:rsid w:val="004A6DCC"/>
    <w:rsid w:val="004A7723"/>
    <w:rsid w:val="004A7B60"/>
    <w:rsid w:val="004A7DAB"/>
    <w:rsid w:val="004B0E30"/>
    <w:rsid w:val="004B113A"/>
    <w:rsid w:val="004B1494"/>
    <w:rsid w:val="004B1A02"/>
    <w:rsid w:val="004B1C9F"/>
    <w:rsid w:val="004B1EFE"/>
    <w:rsid w:val="004B26DB"/>
    <w:rsid w:val="004B293E"/>
    <w:rsid w:val="004B2B1C"/>
    <w:rsid w:val="004B2B7C"/>
    <w:rsid w:val="004B2BA1"/>
    <w:rsid w:val="004B315C"/>
    <w:rsid w:val="004B3354"/>
    <w:rsid w:val="004B37E8"/>
    <w:rsid w:val="004B3800"/>
    <w:rsid w:val="004B391F"/>
    <w:rsid w:val="004B3995"/>
    <w:rsid w:val="004B39F1"/>
    <w:rsid w:val="004B3E2D"/>
    <w:rsid w:val="004B4108"/>
    <w:rsid w:val="004B4D61"/>
    <w:rsid w:val="004B5246"/>
    <w:rsid w:val="004B5ACE"/>
    <w:rsid w:val="004B6507"/>
    <w:rsid w:val="004B66B0"/>
    <w:rsid w:val="004B6B93"/>
    <w:rsid w:val="004B6C56"/>
    <w:rsid w:val="004B6E3B"/>
    <w:rsid w:val="004B70FA"/>
    <w:rsid w:val="004B7449"/>
    <w:rsid w:val="004B760E"/>
    <w:rsid w:val="004B7CE5"/>
    <w:rsid w:val="004B7DD0"/>
    <w:rsid w:val="004C0043"/>
    <w:rsid w:val="004C016A"/>
    <w:rsid w:val="004C0194"/>
    <w:rsid w:val="004C0388"/>
    <w:rsid w:val="004C0457"/>
    <w:rsid w:val="004C06C8"/>
    <w:rsid w:val="004C0778"/>
    <w:rsid w:val="004C0BDA"/>
    <w:rsid w:val="004C135D"/>
    <w:rsid w:val="004C1863"/>
    <w:rsid w:val="004C19F3"/>
    <w:rsid w:val="004C1C5E"/>
    <w:rsid w:val="004C22D2"/>
    <w:rsid w:val="004C24B4"/>
    <w:rsid w:val="004C26D5"/>
    <w:rsid w:val="004C27B1"/>
    <w:rsid w:val="004C34E0"/>
    <w:rsid w:val="004C36A8"/>
    <w:rsid w:val="004C374C"/>
    <w:rsid w:val="004C4DD6"/>
    <w:rsid w:val="004C54CA"/>
    <w:rsid w:val="004C572D"/>
    <w:rsid w:val="004C5DFD"/>
    <w:rsid w:val="004C5F25"/>
    <w:rsid w:val="004C5F9D"/>
    <w:rsid w:val="004C6129"/>
    <w:rsid w:val="004C62CE"/>
    <w:rsid w:val="004C65E0"/>
    <w:rsid w:val="004C7B47"/>
    <w:rsid w:val="004D05AB"/>
    <w:rsid w:val="004D0B34"/>
    <w:rsid w:val="004D1AA5"/>
    <w:rsid w:val="004D1ACF"/>
    <w:rsid w:val="004D202B"/>
    <w:rsid w:val="004D2162"/>
    <w:rsid w:val="004D2811"/>
    <w:rsid w:val="004D32B6"/>
    <w:rsid w:val="004D346A"/>
    <w:rsid w:val="004D3B46"/>
    <w:rsid w:val="004D3E0B"/>
    <w:rsid w:val="004D40B1"/>
    <w:rsid w:val="004D43CA"/>
    <w:rsid w:val="004D4606"/>
    <w:rsid w:val="004D466C"/>
    <w:rsid w:val="004D4CD1"/>
    <w:rsid w:val="004D50FF"/>
    <w:rsid w:val="004D63CE"/>
    <w:rsid w:val="004D644A"/>
    <w:rsid w:val="004D65F9"/>
    <w:rsid w:val="004D7924"/>
    <w:rsid w:val="004D7AB5"/>
    <w:rsid w:val="004D7EBE"/>
    <w:rsid w:val="004D7F06"/>
    <w:rsid w:val="004E0245"/>
    <w:rsid w:val="004E041B"/>
    <w:rsid w:val="004E09A4"/>
    <w:rsid w:val="004E133A"/>
    <w:rsid w:val="004E2A97"/>
    <w:rsid w:val="004E3110"/>
    <w:rsid w:val="004E35B0"/>
    <w:rsid w:val="004E3D35"/>
    <w:rsid w:val="004E45AA"/>
    <w:rsid w:val="004E4BE2"/>
    <w:rsid w:val="004E4EC7"/>
    <w:rsid w:val="004E5EE1"/>
    <w:rsid w:val="004E606B"/>
    <w:rsid w:val="004E61E3"/>
    <w:rsid w:val="004E6E81"/>
    <w:rsid w:val="004E70A4"/>
    <w:rsid w:val="004E7335"/>
    <w:rsid w:val="004E76F4"/>
    <w:rsid w:val="004F0790"/>
    <w:rsid w:val="004F0AB0"/>
    <w:rsid w:val="004F0F8B"/>
    <w:rsid w:val="004F19BB"/>
    <w:rsid w:val="004F2149"/>
    <w:rsid w:val="004F263C"/>
    <w:rsid w:val="004F2B04"/>
    <w:rsid w:val="004F3C39"/>
    <w:rsid w:val="004F40F7"/>
    <w:rsid w:val="004F46A0"/>
    <w:rsid w:val="004F47D7"/>
    <w:rsid w:val="004F5086"/>
    <w:rsid w:val="004F5293"/>
    <w:rsid w:val="004F5568"/>
    <w:rsid w:val="004F656F"/>
    <w:rsid w:val="004F67B8"/>
    <w:rsid w:val="004F68EB"/>
    <w:rsid w:val="004F6B42"/>
    <w:rsid w:val="004F6B59"/>
    <w:rsid w:val="004F6D30"/>
    <w:rsid w:val="004F71AF"/>
    <w:rsid w:val="00500773"/>
    <w:rsid w:val="005014EB"/>
    <w:rsid w:val="00501759"/>
    <w:rsid w:val="005017AA"/>
    <w:rsid w:val="00501EC7"/>
    <w:rsid w:val="0050202F"/>
    <w:rsid w:val="00502134"/>
    <w:rsid w:val="00502B22"/>
    <w:rsid w:val="00503067"/>
    <w:rsid w:val="00503141"/>
    <w:rsid w:val="00503237"/>
    <w:rsid w:val="00503597"/>
    <w:rsid w:val="00503A0B"/>
    <w:rsid w:val="00503E96"/>
    <w:rsid w:val="00504272"/>
    <w:rsid w:val="00504BBF"/>
    <w:rsid w:val="00505044"/>
    <w:rsid w:val="00505206"/>
    <w:rsid w:val="00505873"/>
    <w:rsid w:val="005067A9"/>
    <w:rsid w:val="00506AAA"/>
    <w:rsid w:val="00506E96"/>
    <w:rsid w:val="00507103"/>
    <w:rsid w:val="0050786D"/>
    <w:rsid w:val="00507A08"/>
    <w:rsid w:val="00507A1F"/>
    <w:rsid w:val="00510329"/>
    <w:rsid w:val="005106D0"/>
    <w:rsid w:val="00510871"/>
    <w:rsid w:val="005109FA"/>
    <w:rsid w:val="00510C4A"/>
    <w:rsid w:val="00511F2A"/>
    <w:rsid w:val="00512804"/>
    <w:rsid w:val="0051331A"/>
    <w:rsid w:val="00513398"/>
    <w:rsid w:val="00513DCF"/>
    <w:rsid w:val="0051426D"/>
    <w:rsid w:val="0051428C"/>
    <w:rsid w:val="00514807"/>
    <w:rsid w:val="00514DA4"/>
    <w:rsid w:val="00514EA2"/>
    <w:rsid w:val="00514F45"/>
    <w:rsid w:val="00515B90"/>
    <w:rsid w:val="00515DF6"/>
    <w:rsid w:val="00515FFA"/>
    <w:rsid w:val="005162B4"/>
    <w:rsid w:val="00517396"/>
    <w:rsid w:val="00517488"/>
    <w:rsid w:val="00517AB6"/>
    <w:rsid w:val="00520B68"/>
    <w:rsid w:val="0052103B"/>
    <w:rsid w:val="005210CF"/>
    <w:rsid w:val="0052187A"/>
    <w:rsid w:val="00521F2A"/>
    <w:rsid w:val="00522585"/>
    <w:rsid w:val="0052357B"/>
    <w:rsid w:val="00523990"/>
    <w:rsid w:val="00523997"/>
    <w:rsid w:val="00524CFF"/>
    <w:rsid w:val="00524D78"/>
    <w:rsid w:val="00524E28"/>
    <w:rsid w:val="00525743"/>
    <w:rsid w:val="00527142"/>
    <w:rsid w:val="005273CB"/>
    <w:rsid w:val="005275F3"/>
    <w:rsid w:val="00527A7A"/>
    <w:rsid w:val="005307E5"/>
    <w:rsid w:val="00530AA9"/>
    <w:rsid w:val="00530DF5"/>
    <w:rsid w:val="00531C56"/>
    <w:rsid w:val="00531E4C"/>
    <w:rsid w:val="0053238E"/>
    <w:rsid w:val="005325EE"/>
    <w:rsid w:val="005328CD"/>
    <w:rsid w:val="005328D3"/>
    <w:rsid w:val="00533099"/>
    <w:rsid w:val="0053359B"/>
    <w:rsid w:val="005339B1"/>
    <w:rsid w:val="005342AF"/>
    <w:rsid w:val="005346DF"/>
    <w:rsid w:val="00534B04"/>
    <w:rsid w:val="0053596A"/>
    <w:rsid w:val="00535AF2"/>
    <w:rsid w:val="00535B77"/>
    <w:rsid w:val="0053659F"/>
    <w:rsid w:val="00536EAA"/>
    <w:rsid w:val="00536F00"/>
    <w:rsid w:val="00537622"/>
    <w:rsid w:val="00537B2E"/>
    <w:rsid w:val="00537BA0"/>
    <w:rsid w:val="00537CAF"/>
    <w:rsid w:val="00537E0C"/>
    <w:rsid w:val="00540BE1"/>
    <w:rsid w:val="00540C05"/>
    <w:rsid w:val="00540C5A"/>
    <w:rsid w:val="00541419"/>
    <w:rsid w:val="0054153C"/>
    <w:rsid w:val="00542920"/>
    <w:rsid w:val="005429C7"/>
    <w:rsid w:val="00542A60"/>
    <w:rsid w:val="00542CE1"/>
    <w:rsid w:val="00543342"/>
    <w:rsid w:val="005434D1"/>
    <w:rsid w:val="0054354B"/>
    <w:rsid w:val="00543943"/>
    <w:rsid w:val="00543D9E"/>
    <w:rsid w:val="005448F0"/>
    <w:rsid w:val="005452AB"/>
    <w:rsid w:val="00545A6F"/>
    <w:rsid w:val="00546DE1"/>
    <w:rsid w:val="005472C2"/>
    <w:rsid w:val="005472D3"/>
    <w:rsid w:val="00547AF9"/>
    <w:rsid w:val="00550636"/>
    <w:rsid w:val="00550747"/>
    <w:rsid w:val="005508E4"/>
    <w:rsid w:val="005508EC"/>
    <w:rsid w:val="00551077"/>
    <w:rsid w:val="00551509"/>
    <w:rsid w:val="005520E1"/>
    <w:rsid w:val="00552CC8"/>
    <w:rsid w:val="00552FB8"/>
    <w:rsid w:val="00552FB9"/>
    <w:rsid w:val="0055351C"/>
    <w:rsid w:val="005535C8"/>
    <w:rsid w:val="0055398A"/>
    <w:rsid w:val="00554297"/>
    <w:rsid w:val="00555929"/>
    <w:rsid w:val="00555D45"/>
    <w:rsid w:val="00556593"/>
    <w:rsid w:val="005569AC"/>
    <w:rsid w:val="00557932"/>
    <w:rsid w:val="00557E99"/>
    <w:rsid w:val="005601C8"/>
    <w:rsid w:val="005607A4"/>
    <w:rsid w:val="00561166"/>
    <w:rsid w:val="00561C3B"/>
    <w:rsid w:val="00561FF0"/>
    <w:rsid w:val="0056202A"/>
    <w:rsid w:val="00562699"/>
    <w:rsid w:val="005638F3"/>
    <w:rsid w:val="00563C35"/>
    <w:rsid w:val="00563E41"/>
    <w:rsid w:val="00563FD4"/>
    <w:rsid w:val="00564240"/>
    <w:rsid w:val="005643AA"/>
    <w:rsid w:val="00564642"/>
    <w:rsid w:val="005647E1"/>
    <w:rsid w:val="0056483A"/>
    <w:rsid w:val="0056490E"/>
    <w:rsid w:val="00565513"/>
    <w:rsid w:val="005659A0"/>
    <w:rsid w:val="00565CE6"/>
    <w:rsid w:val="00566FBC"/>
    <w:rsid w:val="00567054"/>
    <w:rsid w:val="00567621"/>
    <w:rsid w:val="00570BC7"/>
    <w:rsid w:val="00570CDE"/>
    <w:rsid w:val="005711CB"/>
    <w:rsid w:val="005713B3"/>
    <w:rsid w:val="00571C7E"/>
    <w:rsid w:val="005720CD"/>
    <w:rsid w:val="00572241"/>
    <w:rsid w:val="00572528"/>
    <w:rsid w:val="00572AAE"/>
    <w:rsid w:val="00573438"/>
    <w:rsid w:val="00573AD2"/>
    <w:rsid w:val="00573BAF"/>
    <w:rsid w:val="00573C0B"/>
    <w:rsid w:val="00573D81"/>
    <w:rsid w:val="00573DEC"/>
    <w:rsid w:val="005740E9"/>
    <w:rsid w:val="005751F9"/>
    <w:rsid w:val="00575F54"/>
    <w:rsid w:val="0057728D"/>
    <w:rsid w:val="00577EF5"/>
    <w:rsid w:val="00580667"/>
    <w:rsid w:val="005807D9"/>
    <w:rsid w:val="00581199"/>
    <w:rsid w:val="00581257"/>
    <w:rsid w:val="00581999"/>
    <w:rsid w:val="005822C6"/>
    <w:rsid w:val="00582724"/>
    <w:rsid w:val="00582CCA"/>
    <w:rsid w:val="005837A9"/>
    <w:rsid w:val="0058386A"/>
    <w:rsid w:val="00584404"/>
    <w:rsid w:val="005847FD"/>
    <w:rsid w:val="00584805"/>
    <w:rsid w:val="00584A45"/>
    <w:rsid w:val="0058554B"/>
    <w:rsid w:val="00585B66"/>
    <w:rsid w:val="00586524"/>
    <w:rsid w:val="005874DA"/>
    <w:rsid w:val="00587F0E"/>
    <w:rsid w:val="0059017B"/>
    <w:rsid w:val="005909D8"/>
    <w:rsid w:val="00591B69"/>
    <w:rsid w:val="00591D0F"/>
    <w:rsid w:val="00591D9E"/>
    <w:rsid w:val="005926AF"/>
    <w:rsid w:val="00592B58"/>
    <w:rsid w:val="00592E7E"/>
    <w:rsid w:val="00592ED7"/>
    <w:rsid w:val="00592F2A"/>
    <w:rsid w:val="00592FF0"/>
    <w:rsid w:val="00593B1D"/>
    <w:rsid w:val="0059443A"/>
    <w:rsid w:val="00594975"/>
    <w:rsid w:val="005957E4"/>
    <w:rsid w:val="00595C2E"/>
    <w:rsid w:val="005960EA"/>
    <w:rsid w:val="005961D4"/>
    <w:rsid w:val="005964A6"/>
    <w:rsid w:val="0059687D"/>
    <w:rsid w:val="00596A43"/>
    <w:rsid w:val="00596DD1"/>
    <w:rsid w:val="00596F56"/>
    <w:rsid w:val="00597785"/>
    <w:rsid w:val="0059793A"/>
    <w:rsid w:val="00597DD4"/>
    <w:rsid w:val="00597FFB"/>
    <w:rsid w:val="005A0063"/>
    <w:rsid w:val="005A05CE"/>
    <w:rsid w:val="005A0D40"/>
    <w:rsid w:val="005A1319"/>
    <w:rsid w:val="005A1597"/>
    <w:rsid w:val="005A1B7B"/>
    <w:rsid w:val="005A1C5A"/>
    <w:rsid w:val="005A1CC9"/>
    <w:rsid w:val="005A2153"/>
    <w:rsid w:val="005A21BA"/>
    <w:rsid w:val="005A2A7E"/>
    <w:rsid w:val="005A2C46"/>
    <w:rsid w:val="005A3291"/>
    <w:rsid w:val="005A370A"/>
    <w:rsid w:val="005A38C8"/>
    <w:rsid w:val="005A3CA0"/>
    <w:rsid w:val="005A3D1E"/>
    <w:rsid w:val="005A400A"/>
    <w:rsid w:val="005A432F"/>
    <w:rsid w:val="005A4968"/>
    <w:rsid w:val="005A4DFE"/>
    <w:rsid w:val="005A4E1B"/>
    <w:rsid w:val="005A5FE7"/>
    <w:rsid w:val="005A627B"/>
    <w:rsid w:val="005A669A"/>
    <w:rsid w:val="005A6DD9"/>
    <w:rsid w:val="005A7676"/>
    <w:rsid w:val="005A7A7E"/>
    <w:rsid w:val="005A7C2E"/>
    <w:rsid w:val="005B0021"/>
    <w:rsid w:val="005B12F2"/>
    <w:rsid w:val="005B159E"/>
    <w:rsid w:val="005B1686"/>
    <w:rsid w:val="005B1B42"/>
    <w:rsid w:val="005B1CE1"/>
    <w:rsid w:val="005B23B0"/>
    <w:rsid w:val="005B242F"/>
    <w:rsid w:val="005B28B4"/>
    <w:rsid w:val="005B29CE"/>
    <w:rsid w:val="005B2F3C"/>
    <w:rsid w:val="005B335F"/>
    <w:rsid w:val="005B374A"/>
    <w:rsid w:val="005B3BFF"/>
    <w:rsid w:val="005B3DC0"/>
    <w:rsid w:val="005B3E34"/>
    <w:rsid w:val="005B4198"/>
    <w:rsid w:val="005B49CA"/>
    <w:rsid w:val="005B4ACD"/>
    <w:rsid w:val="005B7700"/>
    <w:rsid w:val="005B7A8C"/>
    <w:rsid w:val="005C0D78"/>
    <w:rsid w:val="005C1D8A"/>
    <w:rsid w:val="005C26C8"/>
    <w:rsid w:val="005C2C81"/>
    <w:rsid w:val="005C3F79"/>
    <w:rsid w:val="005C4E72"/>
    <w:rsid w:val="005C5654"/>
    <w:rsid w:val="005C6844"/>
    <w:rsid w:val="005C69E7"/>
    <w:rsid w:val="005C79E3"/>
    <w:rsid w:val="005C7B5E"/>
    <w:rsid w:val="005D01B9"/>
    <w:rsid w:val="005D0266"/>
    <w:rsid w:val="005D0396"/>
    <w:rsid w:val="005D0436"/>
    <w:rsid w:val="005D05F3"/>
    <w:rsid w:val="005D0B47"/>
    <w:rsid w:val="005D114E"/>
    <w:rsid w:val="005D133D"/>
    <w:rsid w:val="005D1760"/>
    <w:rsid w:val="005D1AAC"/>
    <w:rsid w:val="005D1C1D"/>
    <w:rsid w:val="005D1E81"/>
    <w:rsid w:val="005D20C7"/>
    <w:rsid w:val="005D32F4"/>
    <w:rsid w:val="005D356B"/>
    <w:rsid w:val="005D3E10"/>
    <w:rsid w:val="005D4157"/>
    <w:rsid w:val="005D5130"/>
    <w:rsid w:val="005D6444"/>
    <w:rsid w:val="005D6D2B"/>
    <w:rsid w:val="005D7097"/>
    <w:rsid w:val="005E0C6B"/>
    <w:rsid w:val="005E10E9"/>
    <w:rsid w:val="005E1136"/>
    <w:rsid w:val="005E16DD"/>
    <w:rsid w:val="005E1D87"/>
    <w:rsid w:val="005E2045"/>
    <w:rsid w:val="005E21B3"/>
    <w:rsid w:val="005E23B4"/>
    <w:rsid w:val="005E26D8"/>
    <w:rsid w:val="005E2F7B"/>
    <w:rsid w:val="005E2F91"/>
    <w:rsid w:val="005E3145"/>
    <w:rsid w:val="005E3230"/>
    <w:rsid w:val="005E35BC"/>
    <w:rsid w:val="005E3E66"/>
    <w:rsid w:val="005E43D5"/>
    <w:rsid w:val="005E4A2E"/>
    <w:rsid w:val="005E4A57"/>
    <w:rsid w:val="005E55AD"/>
    <w:rsid w:val="005E5B4F"/>
    <w:rsid w:val="005E604F"/>
    <w:rsid w:val="005E6566"/>
    <w:rsid w:val="005E674B"/>
    <w:rsid w:val="005E692B"/>
    <w:rsid w:val="005E6A19"/>
    <w:rsid w:val="005E6D20"/>
    <w:rsid w:val="005E715C"/>
    <w:rsid w:val="005E73F3"/>
    <w:rsid w:val="005E75B3"/>
    <w:rsid w:val="005E7952"/>
    <w:rsid w:val="005E7A2B"/>
    <w:rsid w:val="005E7A94"/>
    <w:rsid w:val="005F05FC"/>
    <w:rsid w:val="005F07EF"/>
    <w:rsid w:val="005F0920"/>
    <w:rsid w:val="005F1569"/>
    <w:rsid w:val="005F15D7"/>
    <w:rsid w:val="005F1C1F"/>
    <w:rsid w:val="005F1EBB"/>
    <w:rsid w:val="005F223C"/>
    <w:rsid w:val="005F2DD3"/>
    <w:rsid w:val="005F2E0B"/>
    <w:rsid w:val="005F2E69"/>
    <w:rsid w:val="005F2EFF"/>
    <w:rsid w:val="005F2FC0"/>
    <w:rsid w:val="005F4024"/>
    <w:rsid w:val="005F418E"/>
    <w:rsid w:val="005F5363"/>
    <w:rsid w:val="005F54DB"/>
    <w:rsid w:val="005F56B5"/>
    <w:rsid w:val="005F57C7"/>
    <w:rsid w:val="005F57CE"/>
    <w:rsid w:val="005F5D32"/>
    <w:rsid w:val="005F6B5B"/>
    <w:rsid w:val="00600087"/>
    <w:rsid w:val="006004CA"/>
    <w:rsid w:val="006004E6"/>
    <w:rsid w:val="0060066F"/>
    <w:rsid w:val="00600AF3"/>
    <w:rsid w:val="00600B04"/>
    <w:rsid w:val="006013E1"/>
    <w:rsid w:val="00602246"/>
    <w:rsid w:val="00602401"/>
    <w:rsid w:val="006027D7"/>
    <w:rsid w:val="0060336C"/>
    <w:rsid w:val="006034F3"/>
    <w:rsid w:val="00603C62"/>
    <w:rsid w:val="00603C84"/>
    <w:rsid w:val="006045D5"/>
    <w:rsid w:val="0060470F"/>
    <w:rsid w:val="00604B14"/>
    <w:rsid w:val="00604DE8"/>
    <w:rsid w:val="00604EEB"/>
    <w:rsid w:val="00604F30"/>
    <w:rsid w:val="006054F1"/>
    <w:rsid w:val="006056AE"/>
    <w:rsid w:val="006065F9"/>
    <w:rsid w:val="006068DC"/>
    <w:rsid w:val="00606908"/>
    <w:rsid w:val="00606D8E"/>
    <w:rsid w:val="00606F3E"/>
    <w:rsid w:val="006072EC"/>
    <w:rsid w:val="00607689"/>
    <w:rsid w:val="00607846"/>
    <w:rsid w:val="00607ADE"/>
    <w:rsid w:val="00607C2D"/>
    <w:rsid w:val="006102E6"/>
    <w:rsid w:val="006103F6"/>
    <w:rsid w:val="0061084A"/>
    <w:rsid w:val="00610909"/>
    <w:rsid w:val="00610D04"/>
    <w:rsid w:val="00611026"/>
    <w:rsid w:val="00611A6E"/>
    <w:rsid w:val="00611D4B"/>
    <w:rsid w:val="0061221B"/>
    <w:rsid w:val="0061235C"/>
    <w:rsid w:val="0061269A"/>
    <w:rsid w:val="00612E6F"/>
    <w:rsid w:val="0061351D"/>
    <w:rsid w:val="00613A29"/>
    <w:rsid w:val="00613F5F"/>
    <w:rsid w:val="0061440D"/>
    <w:rsid w:val="0061448B"/>
    <w:rsid w:val="006144B5"/>
    <w:rsid w:val="00614610"/>
    <w:rsid w:val="00614FB6"/>
    <w:rsid w:val="006152D0"/>
    <w:rsid w:val="006158E8"/>
    <w:rsid w:val="0061642E"/>
    <w:rsid w:val="006168FF"/>
    <w:rsid w:val="00616D1E"/>
    <w:rsid w:val="006172A1"/>
    <w:rsid w:val="0061749D"/>
    <w:rsid w:val="00617A35"/>
    <w:rsid w:val="00617ED9"/>
    <w:rsid w:val="00617FB7"/>
    <w:rsid w:val="006202E0"/>
    <w:rsid w:val="006203D6"/>
    <w:rsid w:val="0062077B"/>
    <w:rsid w:val="00620BF8"/>
    <w:rsid w:val="0062117E"/>
    <w:rsid w:val="006218C5"/>
    <w:rsid w:val="0062193E"/>
    <w:rsid w:val="00621BE8"/>
    <w:rsid w:val="00621EC6"/>
    <w:rsid w:val="0062208D"/>
    <w:rsid w:val="00623C68"/>
    <w:rsid w:val="00623F09"/>
    <w:rsid w:val="006240B1"/>
    <w:rsid w:val="006245E9"/>
    <w:rsid w:val="00624C24"/>
    <w:rsid w:val="0062556C"/>
    <w:rsid w:val="00625E5D"/>
    <w:rsid w:val="00626269"/>
    <w:rsid w:val="0062626D"/>
    <w:rsid w:val="00626967"/>
    <w:rsid w:val="006276EA"/>
    <w:rsid w:val="00630317"/>
    <w:rsid w:val="0063058F"/>
    <w:rsid w:val="00632170"/>
    <w:rsid w:val="006327CF"/>
    <w:rsid w:val="00632B2E"/>
    <w:rsid w:val="006339E1"/>
    <w:rsid w:val="00633DD7"/>
    <w:rsid w:val="00633E2C"/>
    <w:rsid w:val="006341F5"/>
    <w:rsid w:val="00634555"/>
    <w:rsid w:val="006345BF"/>
    <w:rsid w:val="00634E15"/>
    <w:rsid w:val="00635236"/>
    <w:rsid w:val="0063525A"/>
    <w:rsid w:val="006357D7"/>
    <w:rsid w:val="006364C4"/>
    <w:rsid w:val="006367F8"/>
    <w:rsid w:val="0063680A"/>
    <w:rsid w:val="00636DBE"/>
    <w:rsid w:val="00636E84"/>
    <w:rsid w:val="00637663"/>
    <w:rsid w:val="00637D58"/>
    <w:rsid w:val="00637FD4"/>
    <w:rsid w:val="00640394"/>
    <w:rsid w:val="00640B4B"/>
    <w:rsid w:val="00640C22"/>
    <w:rsid w:val="00640E00"/>
    <w:rsid w:val="00640E10"/>
    <w:rsid w:val="00640FEB"/>
    <w:rsid w:val="0064183D"/>
    <w:rsid w:val="00641B22"/>
    <w:rsid w:val="00641FCB"/>
    <w:rsid w:val="00642A55"/>
    <w:rsid w:val="006432D0"/>
    <w:rsid w:val="0064358C"/>
    <w:rsid w:val="00643B82"/>
    <w:rsid w:val="00644274"/>
    <w:rsid w:val="00645082"/>
    <w:rsid w:val="006453EE"/>
    <w:rsid w:val="00645422"/>
    <w:rsid w:val="006457B8"/>
    <w:rsid w:val="00645B8F"/>
    <w:rsid w:val="00645F7E"/>
    <w:rsid w:val="00646008"/>
    <w:rsid w:val="00646295"/>
    <w:rsid w:val="00646A37"/>
    <w:rsid w:val="00646AB8"/>
    <w:rsid w:val="00647596"/>
    <w:rsid w:val="006477FF"/>
    <w:rsid w:val="00647CEC"/>
    <w:rsid w:val="00647EA9"/>
    <w:rsid w:val="00651136"/>
    <w:rsid w:val="00651589"/>
    <w:rsid w:val="006515B9"/>
    <w:rsid w:val="00652BA4"/>
    <w:rsid w:val="00652E1B"/>
    <w:rsid w:val="00652FEA"/>
    <w:rsid w:val="0065312F"/>
    <w:rsid w:val="00653509"/>
    <w:rsid w:val="00653656"/>
    <w:rsid w:val="0065383D"/>
    <w:rsid w:val="006538F1"/>
    <w:rsid w:val="0065396E"/>
    <w:rsid w:val="00654136"/>
    <w:rsid w:val="0065438F"/>
    <w:rsid w:val="00654EE5"/>
    <w:rsid w:val="006550F1"/>
    <w:rsid w:val="00655550"/>
    <w:rsid w:val="00656B3E"/>
    <w:rsid w:val="00656C2D"/>
    <w:rsid w:val="00656DFD"/>
    <w:rsid w:val="00656E6A"/>
    <w:rsid w:val="0065703E"/>
    <w:rsid w:val="006570B8"/>
    <w:rsid w:val="00657AD2"/>
    <w:rsid w:val="00657F54"/>
    <w:rsid w:val="0066098F"/>
    <w:rsid w:val="00660B80"/>
    <w:rsid w:val="006613FA"/>
    <w:rsid w:val="00661493"/>
    <w:rsid w:val="00661C4F"/>
    <w:rsid w:val="006624F0"/>
    <w:rsid w:val="00662757"/>
    <w:rsid w:val="00663153"/>
    <w:rsid w:val="006631E3"/>
    <w:rsid w:val="006635EB"/>
    <w:rsid w:val="00663E15"/>
    <w:rsid w:val="00664155"/>
    <w:rsid w:val="00664322"/>
    <w:rsid w:val="00664487"/>
    <w:rsid w:val="00664499"/>
    <w:rsid w:val="00664CB1"/>
    <w:rsid w:val="0066538A"/>
    <w:rsid w:val="0066548F"/>
    <w:rsid w:val="006658BC"/>
    <w:rsid w:val="006658E9"/>
    <w:rsid w:val="00665EF0"/>
    <w:rsid w:val="00666069"/>
    <w:rsid w:val="006666B9"/>
    <w:rsid w:val="00666875"/>
    <w:rsid w:val="00666E9A"/>
    <w:rsid w:val="00667063"/>
    <w:rsid w:val="0066775B"/>
    <w:rsid w:val="00667CCB"/>
    <w:rsid w:val="00667DAF"/>
    <w:rsid w:val="00667F53"/>
    <w:rsid w:val="006701BA"/>
    <w:rsid w:val="00670DA6"/>
    <w:rsid w:val="00671173"/>
    <w:rsid w:val="00672463"/>
    <w:rsid w:val="006729F7"/>
    <w:rsid w:val="006730D9"/>
    <w:rsid w:val="00673F74"/>
    <w:rsid w:val="00674602"/>
    <w:rsid w:val="00674FF0"/>
    <w:rsid w:val="006756BD"/>
    <w:rsid w:val="00675E3D"/>
    <w:rsid w:val="00675F2F"/>
    <w:rsid w:val="00676080"/>
    <w:rsid w:val="00676B00"/>
    <w:rsid w:val="00676D39"/>
    <w:rsid w:val="00677578"/>
    <w:rsid w:val="00677A42"/>
    <w:rsid w:val="00677D0E"/>
    <w:rsid w:val="00680134"/>
    <w:rsid w:val="00680BDE"/>
    <w:rsid w:val="006813CD"/>
    <w:rsid w:val="006816CE"/>
    <w:rsid w:val="00682459"/>
    <w:rsid w:val="0068248D"/>
    <w:rsid w:val="0068283B"/>
    <w:rsid w:val="00682C07"/>
    <w:rsid w:val="00683624"/>
    <w:rsid w:val="006836FC"/>
    <w:rsid w:val="006838CE"/>
    <w:rsid w:val="00683D1C"/>
    <w:rsid w:val="00683D44"/>
    <w:rsid w:val="00684372"/>
    <w:rsid w:val="006852E6"/>
    <w:rsid w:val="00685580"/>
    <w:rsid w:val="006855A2"/>
    <w:rsid w:val="00685623"/>
    <w:rsid w:val="006856A7"/>
    <w:rsid w:val="00685701"/>
    <w:rsid w:val="00685964"/>
    <w:rsid w:val="006859CD"/>
    <w:rsid w:val="00685D4F"/>
    <w:rsid w:val="00685D53"/>
    <w:rsid w:val="00686694"/>
    <w:rsid w:val="00686699"/>
    <w:rsid w:val="0068758D"/>
    <w:rsid w:val="00690B43"/>
    <w:rsid w:val="00690E5B"/>
    <w:rsid w:val="00690EFD"/>
    <w:rsid w:val="00691E8E"/>
    <w:rsid w:val="006926AD"/>
    <w:rsid w:val="006926CD"/>
    <w:rsid w:val="00692768"/>
    <w:rsid w:val="00692BAA"/>
    <w:rsid w:val="006942C5"/>
    <w:rsid w:val="00695DFE"/>
    <w:rsid w:val="006960A3"/>
    <w:rsid w:val="006966C3"/>
    <w:rsid w:val="0069681C"/>
    <w:rsid w:val="00696CA4"/>
    <w:rsid w:val="00697B43"/>
    <w:rsid w:val="00697CF4"/>
    <w:rsid w:val="006A03C5"/>
    <w:rsid w:val="006A0452"/>
    <w:rsid w:val="006A045C"/>
    <w:rsid w:val="006A07C0"/>
    <w:rsid w:val="006A0FA8"/>
    <w:rsid w:val="006A1605"/>
    <w:rsid w:val="006A23D7"/>
    <w:rsid w:val="006A2A5E"/>
    <w:rsid w:val="006A2F59"/>
    <w:rsid w:val="006A32A2"/>
    <w:rsid w:val="006A372F"/>
    <w:rsid w:val="006A3D9C"/>
    <w:rsid w:val="006A44F2"/>
    <w:rsid w:val="006A458F"/>
    <w:rsid w:val="006A47EC"/>
    <w:rsid w:val="006A493A"/>
    <w:rsid w:val="006A4A21"/>
    <w:rsid w:val="006A5894"/>
    <w:rsid w:val="006A5A26"/>
    <w:rsid w:val="006A673F"/>
    <w:rsid w:val="006A6FE1"/>
    <w:rsid w:val="006A768F"/>
    <w:rsid w:val="006A77A6"/>
    <w:rsid w:val="006B0430"/>
    <w:rsid w:val="006B076C"/>
    <w:rsid w:val="006B17AA"/>
    <w:rsid w:val="006B18C2"/>
    <w:rsid w:val="006B1DE6"/>
    <w:rsid w:val="006B2C7C"/>
    <w:rsid w:val="006B32DF"/>
    <w:rsid w:val="006B34D1"/>
    <w:rsid w:val="006B378A"/>
    <w:rsid w:val="006B3992"/>
    <w:rsid w:val="006B3AA0"/>
    <w:rsid w:val="006B3F61"/>
    <w:rsid w:val="006B4782"/>
    <w:rsid w:val="006B49EC"/>
    <w:rsid w:val="006B5050"/>
    <w:rsid w:val="006B5A56"/>
    <w:rsid w:val="006B5E3D"/>
    <w:rsid w:val="006B6021"/>
    <w:rsid w:val="006B697B"/>
    <w:rsid w:val="006B69A9"/>
    <w:rsid w:val="006C0CF7"/>
    <w:rsid w:val="006C1DAA"/>
    <w:rsid w:val="006C1F2C"/>
    <w:rsid w:val="006C215E"/>
    <w:rsid w:val="006C26A5"/>
    <w:rsid w:val="006C2903"/>
    <w:rsid w:val="006C2C11"/>
    <w:rsid w:val="006C2DFB"/>
    <w:rsid w:val="006C3479"/>
    <w:rsid w:val="006C3744"/>
    <w:rsid w:val="006C390B"/>
    <w:rsid w:val="006C3B54"/>
    <w:rsid w:val="006C3F3E"/>
    <w:rsid w:val="006C49A6"/>
    <w:rsid w:val="006C532F"/>
    <w:rsid w:val="006C53A4"/>
    <w:rsid w:val="006C5DA4"/>
    <w:rsid w:val="006C5EF1"/>
    <w:rsid w:val="006C6937"/>
    <w:rsid w:val="006C6C91"/>
    <w:rsid w:val="006C70BE"/>
    <w:rsid w:val="006D069D"/>
    <w:rsid w:val="006D0A08"/>
    <w:rsid w:val="006D0C37"/>
    <w:rsid w:val="006D1420"/>
    <w:rsid w:val="006D1BAD"/>
    <w:rsid w:val="006D1C4F"/>
    <w:rsid w:val="006D21E3"/>
    <w:rsid w:val="006D2600"/>
    <w:rsid w:val="006D2915"/>
    <w:rsid w:val="006D2B88"/>
    <w:rsid w:val="006D2D02"/>
    <w:rsid w:val="006D2E62"/>
    <w:rsid w:val="006D315B"/>
    <w:rsid w:val="006D362B"/>
    <w:rsid w:val="006D4054"/>
    <w:rsid w:val="006D416C"/>
    <w:rsid w:val="006D4227"/>
    <w:rsid w:val="006D436E"/>
    <w:rsid w:val="006D4BE4"/>
    <w:rsid w:val="006D4DFB"/>
    <w:rsid w:val="006D5EDC"/>
    <w:rsid w:val="006D666F"/>
    <w:rsid w:val="006D6955"/>
    <w:rsid w:val="006D70C0"/>
    <w:rsid w:val="006D7134"/>
    <w:rsid w:val="006D74F1"/>
    <w:rsid w:val="006D7B6D"/>
    <w:rsid w:val="006E0240"/>
    <w:rsid w:val="006E0FB2"/>
    <w:rsid w:val="006E1A84"/>
    <w:rsid w:val="006E1ABD"/>
    <w:rsid w:val="006E1DD3"/>
    <w:rsid w:val="006E1DFE"/>
    <w:rsid w:val="006E2050"/>
    <w:rsid w:val="006E2192"/>
    <w:rsid w:val="006E3D48"/>
    <w:rsid w:val="006E4920"/>
    <w:rsid w:val="006E4CED"/>
    <w:rsid w:val="006E4DD5"/>
    <w:rsid w:val="006E558D"/>
    <w:rsid w:val="006E5697"/>
    <w:rsid w:val="006E579B"/>
    <w:rsid w:val="006E5A86"/>
    <w:rsid w:val="006E5B45"/>
    <w:rsid w:val="006E5D06"/>
    <w:rsid w:val="006E5E10"/>
    <w:rsid w:val="006E64DC"/>
    <w:rsid w:val="006E6616"/>
    <w:rsid w:val="006E6E0C"/>
    <w:rsid w:val="006E7611"/>
    <w:rsid w:val="006E77AB"/>
    <w:rsid w:val="006E78A3"/>
    <w:rsid w:val="006E7B13"/>
    <w:rsid w:val="006F049D"/>
    <w:rsid w:val="006F0C9D"/>
    <w:rsid w:val="006F1408"/>
    <w:rsid w:val="006F15BE"/>
    <w:rsid w:val="006F19C5"/>
    <w:rsid w:val="006F2262"/>
    <w:rsid w:val="006F24CD"/>
    <w:rsid w:val="006F28FB"/>
    <w:rsid w:val="006F2D6D"/>
    <w:rsid w:val="006F2F3F"/>
    <w:rsid w:val="006F3BEF"/>
    <w:rsid w:val="006F4416"/>
    <w:rsid w:val="006F47BA"/>
    <w:rsid w:val="006F5DD7"/>
    <w:rsid w:val="006F6061"/>
    <w:rsid w:val="006F6686"/>
    <w:rsid w:val="006F6792"/>
    <w:rsid w:val="006F6BDA"/>
    <w:rsid w:val="006F7466"/>
    <w:rsid w:val="006F76BD"/>
    <w:rsid w:val="006F7B0F"/>
    <w:rsid w:val="006F7D97"/>
    <w:rsid w:val="007003E0"/>
    <w:rsid w:val="00700590"/>
    <w:rsid w:val="007010E9"/>
    <w:rsid w:val="007012B1"/>
    <w:rsid w:val="007014FD"/>
    <w:rsid w:val="007014FE"/>
    <w:rsid w:val="00701538"/>
    <w:rsid w:val="007021DE"/>
    <w:rsid w:val="00702340"/>
    <w:rsid w:val="00702435"/>
    <w:rsid w:val="00702A0E"/>
    <w:rsid w:val="0070410A"/>
    <w:rsid w:val="00704398"/>
    <w:rsid w:val="00704457"/>
    <w:rsid w:val="00704CAB"/>
    <w:rsid w:val="00705734"/>
    <w:rsid w:val="00705846"/>
    <w:rsid w:val="00705890"/>
    <w:rsid w:val="00705E6D"/>
    <w:rsid w:val="007065F7"/>
    <w:rsid w:val="00706946"/>
    <w:rsid w:val="0070705F"/>
    <w:rsid w:val="0070716E"/>
    <w:rsid w:val="0070769B"/>
    <w:rsid w:val="00707B32"/>
    <w:rsid w:val="00710859"/>
    <w:rsid w:val="00710E8F"/>
    <w:rsid w:val="007114DD"/>
    <w:rsid w:val="00712146"/>
    <w:rsid w:val="007122B0"/>
    <w:rsid w:val="00712626"/>
    <w:rsid w:val="007127B1"/>
    <w:rsid w:val="0071373A"/>
    <w:rsid w:val="00714747"/>
    <w:rsid w:val="0071532F"/>
    <w:rsid w:val="0071543D"/>
    <w:rsid w:val="007154B4"/>
    <w:rsid w:val="00715736"/>
    <w:rsid w:val="007158F7"/>
    <w:rsid w:val="00715DEC"/>
    <w:rsid w:val="0071647B"/>
    <w:rsid w:val="00716CA4"/>
    <w:rsid w:val="00716FC2"/>
    <w:rsid w:val="0071756C"/>
    <w:rsid w:val="00717AEF"/>
    <w:rsid w:val="00717C22"/>
    <w:rsid w:val="00717F14"/>
    <w:rsid w:val="00720130"/>
    <w:rsid w:val="00720294"/>
    <w:rsid w:val="00720785"/>
    <w:rsid w:val="00720A41"/>
    <w:rsid w:val="00720A4C"/>
    <w:rsid w:val="00720C37"/>
    <w:rsid w:val="00720D87"/>
    <w:rsid w:val="00721315"/>
    <w:rsid w:val="00721952"/>
    <w:rsid w:val="00721E98"/>
    <w:rsid w:val="00722017"/>
    <w:rsid w:val="007222C2"/>
    <w:rsid w:val="0072314F"/>
    <w:rsid w:val="00723450"/>
    <w:rsid w:val="00723CBD"/>
    <w:rsid w:val="00723D62"/>
    <w:rsid w:val="00723EDA"/>
    <w:rsid w:val="007241FC"/>
    <w:rsid w:val="007253DF"/>
    <w:rsid w:val="00725701"/>
    <w:rsid w:val="00725960"/>
    <w:rsid w:val="00725FA8"/>
    <w:rsid w:val="00726143"/>
    <w:rsid w:val="007264AC"/>
    <w:rsid w:val="00726C15"/>
    <w:rsid w:val="00726D3B"/>
    <w:rsid w:val="00727573"/>
    <w:rsid w:val="00727862"/>
    <w:rsid w:val="0072788E"/>
    <w:rsid w:val="00727AAA"/>
    <w:rsid w:val="00727F94"/>
    <w:rsid w:val="00730A00"/>
    <w:rsid w:val="007312E2"/>
    <w:rsid w:val="007316F2"/>
    <w:rsid w:val="00731F67"/>
    <w:rsid w:val="00731FC2"/>
    <w:rsid w:val="00732607"/>
    <w:rsid w:val="007326BB"/>
    <w:rsid w:val="00732CD3"/>
    <w:rsid w:val="00733AD8"/>
    <w:rsid w:val="00733FB7"/>
    <w:rsid w:val="00734B2B"/>
    <w:rsid w:val="007350AC"/>
    <w:rsid w:val="00735FB9"/>
    <w:rsid w:val="007365E9"/>
    <w:rsid w:val="007371A5"/>
    <w:rsid w:val="007372D6"/>
    <w:rsid w:val="00737971"/>
    <w:rsid w:val="00737A55"/>
    <w:rsid w:val="00737A77"/>
    <w:rsid w:val="00737BDE"/>
    <w:rsid w:val="00737CC8"/>
    <w:rsid w:val="007413B4"/>
    <w:rsid w:val="00741814"/>
    <w:rsid w:val="0074184F"/>
    <w:rsid w:val="007418DA"/>
    <w:rsid w:val="007418DB"/>
    <w:rsid w:val="00741B6E"/>
    <w:rsid w:val="00742565"/>
    <w:rsid w:val="00742A89"/>
    <w:rsid w:val="00742B3C"/>
    <w:rsid w:val="007434AA"/>
    <w:rsid w:val="00743BDB"/>
    <w:rsid w:val="00743CE9"/>
    <w:rsid w:val="00743E63"/>
    <w:rsid w:val="007445AC"/>
    <w:rsid w:val="007448E4"/>
    <w:rsid w:val="00745A46"/>
    <w:rsid w:val="00745AFE"/>
    <w:rsid w:val="00745B1A"/>
    <w:rsid w:val="007464A2"/>
    <w:rsid w:val="0074688D"/>
    <w:rsid w:val="00746B1D"/>
    <w:rsid w:val="00747221"/>
    <w:rsid w:val="007474B1"/>
    <w:rsid w:val="00747856"/>
    <w:rsid w:val="00747F13"/>
    <w:rsid w:val="007501A9"/>
    <w:rsid w:val="00750491"/>
    <w:rsid w:val="007504C1"/>
    <w:rsid w:val="007506E0"/>
    <w:rsid w:val="00750C39"/>
    <w:rsid w:val="007510B2"/>
    <w:rsid w:val="00751901"/>
    <w:rsid w:val="00751A27"/>
    <w:rsid w:val="00751C4D"/>
    <w:rsid w:val="00751F8E"/>
    <w:rsid w:val="0075221D"/>
    <w:rsid w:val="0075266E"/>
    <w:rsid w:val="00752819"/>
    <w:rsid w:val="00752CFB"/>
    <w:rsid w:val="00753012"/>
    <w:rsid w:val="00753542"/>
    <w:rsid w:val="00753711"/>
    <w:rsid w:val="00753CDF"/>
    <w:rsid w:val="00753F3F"/>
    <w:rsid w:val="0075436D"/>
    <w:rsid w:val="007543D0"/>
    <w:rsid w:val="00754443"/>
    <w:rsid w:val="007545D2"/>
    <w:rsid w:val="0075591A"/>
    <w:rsid w:val="007565DA"/>
    <w:rsid w:val="0075662F"/>
    <w:rsid w:val="00756EBF"/>
    <w:rsid w:val="00757565"/>
    <w:rsid w:val="0075759F"/>
    <w:rsid w:val="007575FB"/>
    <w:rsid w:val="00757721"/>
    <w:rsid w:val="007578D1"/>
    <w:rsid w:val="00757B7B"/>
    <w:rsid w:val="00757CDA"/>
    <w:rsid w:val="0076003F"/>
    <w:rsid w:val="00760432"/>
    <w:rsid w:val="00760695"/>
    <w:rsid w:val="00760BFD"/>
    <w:rsid w:val="00760CB7"/>
    <w:rsid w:val="007611DD"/>
    <w:rsid w:val="007614D0"/>
    <w:rsid w:val="0076150A"/>
    <w:rsid w:val="0076152B"/>
    <w:rsid w:val="00761536"/>
    <w:rsid w:val="00761581"/>
    <w:rsid w:val="00761D43"/>
    <w:rsid w:val="0076211F"/>
    <w:rsid w:val="007624BE"/>
    <w:rsid w:val="00762788"/>
    <w:rsid w:val="007628DD"/>
    <w:rsid w:val="00762A82"/>
    <w:rsid w:val="00762FA1"/>
    <w:rsid w:val="0076315E"/>
    <w:rsid w:val="0076331F"/>
    <w:rsid w:val="0076340C"/>
    <w:rsid w:val="007634C2"/>
    <w:rsid w:val="007639C0"/>
    <w:rsid w:val="00763AD1"/>
    <w:rsid w:val="00764959"/>
    <w:rsid w:val="007649E1"/>
    <w:rsid w:val="00764EE1"/>
    <w:rsid w:val="00765405"/>
    <w:rsid w:val="00765B67"/>
    <w:rsid w:val="00765F6D"/>
    <w:rsid w:val="0076602D"/>
    <w:rsid w:val="0076623B"/>
    <w:rsid w:val="007673E3"/>
    <w:rsid w:val="007677D7"/>
    <w:rsid w:val="0076787B"/>
    <w:rsid w:val="00767956"/>
    <w:rsid w:val="00767B51"/>
    <w:rsid w:val="0077134A"/>
    <w:rsid w:val="00771354"/>
    <w:rsid w:val="00771529"/>
    <w:rsid w:val="00772F45"/>
    <w:rsid w:val="00773AFE"/>
    <w:rsid w:val="00774461"/>
    <w:rsid w:val="00774627"/>
    <w:rsid w:val="0077476B"/>
    <w:rsid w:val="0077491C"/>
    <w:rsid w:val="00774CFF"/>
    <w:rsid w:val="00775969"/>
    <w:rsid w:val="007766B2"/>
    <w:rsid w:val="00777557"/>
    <w:rsid w:val="007779C6"/>
    <w:rsid w:val="00780BED"/>
    <w:rsid w:val="00780C79"/>
    <w:rsid w:val="00780DA9"/>
    <w:rsid w:val="00780DB1"/>
    <w:rsid w:val="00781589"/>
    <w:rsid w:val="0078161E"/>
    <w:rsid w:val="007818AD"/>
    <w:rsid w:val="00781B28"/>
    <w:rsid w:val="00782A1B"/>
    <w:rsid w:val="007837F5"/>
    <w:rsid w:val="00783BC8"/>
    <w:rsid w:val="00783CA5"/>
    <w:rsid w:val="0078405F"/>
    <w:rsid w:val="007841A6"/>
    <w:rsid w:val="007842C0"/>
    <w:rsid w:val="007845FF"/>
    <w:rsid w:val="0078477E"/>
    <w:rsid w:val="0078510C"/>
    <w:rsid w:val="0078569A"/>
    <w:rsid w:val="00785D68"/>
    <w:rsid w:val="00785EE4"/>
    <w:rsid w:val="00786D9A"/>
    <w:rsid w:val="00786F82"/>
    <w:rsid w:val="0078702C"/>
    <w:rsid w:val="007870AF"/>
    <w:rsid w:val="00787696"/>
    <w:rsid w:val="00787E5D"/>
    <w:rsid w:val="00787E9D"/>
    <w:rsid w:val="00790994"/>
    <w:rsid w:val="00790A15"/>
    <w:rsid w:val="00791046"/>
    <w:rsid w:val="0079177B"/>
    <w:rsid w:val="007918C9"/>
    <w:rsid w:val="00792021"/>
    <w:rsid w:val="00792591"/>
    <w:rsid w:val="00792979"/>
    <w:rsid w:val="00792A7D"/>
    <w:rsid w:val="00792BA2"/>
    <w:rsid w:val="007930B3"/>
    <w:rsid w:val="007939F0"/>
    <w:rsid w:val="00793C70"/>
    <w:rsid w:val="00793C8B"/>
    <w:rsid w:val="00794160"/>
    <w:rsid w:val="007945D4"/>
    <w:rsid w:val="007946D1"/>
    <w:rsid w:val="00795A7D"/>
    <w:rsid w:val="0079606C"/>
    <w:rsid w:val="007967ED"/>
    <w:rsid w:val="0079688D"/>
    <w:rsid w:val="00796AA6"/>
    <w:rsid w:val="00796CEC"/>
    <w:rsid w:val="00796EC7"/>
    <w:rsid w:val="0079738D"/>
    <w:rsid w:val="00797804"/>
    <w:rsid w:val="007A07EC"/>
    <w:rsid w:val="007A0B34"/>
    <w:rsid w:val="007A0B5B"/>
    <w:rsid w:val="007A1CDD"/>
    <w:rsid w:val="007A2741"/>
    <w:rsid w:val="007A28BE"/>
    <w:rsid w:val="007A370F"/>
    <w:rsid w:val="007A37BB"/>
    <w:rsid w:val="007A3879"/>
    <w:rsid w:val="007A3B12"/>
    <w:rsid w:val="007A3E86"/>
    <w:rsid w:val="007A412B"/>
    <w:rsid w:val="007A434F"/>
    <w:rsid w:val="007A4590"/>
    <w:rsid w:val="007A4DC5"/>
    <w:rsid w:val="007A6F6B"/>
    <w:rsid w:val="007A706B"/>
    <w:rsid w:val="007A715A"/>
    <w:rsid w:val="007A7200"/>
    <w:rsid w:val="007A7739"/>
    <w:rsid w:val="007B04C7"/>
    <w:rsid w:val="007B0D0D"/>
    <w:rsid w:val="007B1201"/>
    <w:rsid w:val="007B2CC8"/>
    <w:rsid w:val="007B2F8C"/>
    <w:rsid w:val="007B30A7"/>
    <w:rsid w:val="007B34F6"/>
    <w:rsid w:val="007B3F4F"/>
    <w:rsid w:val="007B45ED"/>
    <w:rsid w:val="007B4808"/>
    <w:rsid w:val="007B4BC7"/>
    <w:rsid w:val="007B574B"/>
    <w:rsid w:val="007B5ED7"/>
    <w:rsid w:val="007B6680"/>
    <w:rsid w:val="007B6750"/>
    <w:rsid w:val="007B6F5D"/>
    <w:rsid w:val="007B741F"/>
    <w:rsid w:val="007B7E75"/>
    <w:rsid w:val="007C004F"/>
    <w:rsid w:val="007C00E6"/>
    <w:rsid w:val="007C033C"/>
    <w:rsid w:val="007C03A0"/>
    <w:rsid w:val="007C041E"/>
    <w:rsid w:val="007C0516"/>
    <w:rsid w:val="007C077C"/>
    <w:rsid w:val="007C09B0"/>
    <w:rsid w:val="007C1811"/>
    <w:rsid w:val="007C1B14"/>
    <w:rsid w:val="007C1D39"/>
    <w:rsid w:val="007C2575"/>
    <w:rsid w:val="007C2BF0"/>
    <w:rsid w:val="007C2F22"/>
    <w:rsid w:val="007C3858"/>
    <w:rsid w:val="007C3C63"/>
    <w:rsid w:val="007C3D5D"/>
    <w:rsid w:val="007C3EC2"/>
    <w:rsid w:val="007C4227"/>
    <w:rsid w:val="007C4344"/>
    <w:rsid w:val="007C4ABD"/>
    <w:rsid w:val="007C4EB7"/>
    <w:rsid w:val="007C4EED"/>
    <w:rsid w:val="007C5717"/>
    <w:rsid w:val="007C5990"/>
    <w:rsid w:val="007C5E1C"/>
    <w:rsid w:val="007C6E0B"/>
    <w:rsid w:val="007C740A"/>
    <w:rsid w:val="007C7D26"/>
    <w:rsid w:val="007D0699"/>
    <w:rsid w:val="007D1313"/>
    <w:rsid w:val="007D316D"/>
    <w:rsid w:val="007D336A"/>
    <w:rsid w:val="007D352B"/>
    <w:rsid w:val="007D3728"/>
    <w:rsid w:val="007D4105"/>
    <w:rsid w:val="007D43B4"/>
    <w:rsid w:val="007D4A81"/>
    <w:rsid w:val="007D541B"/>
    <w:rsid w:val="007D5629"/>
    <w:rsid w:val="007D58CA"/>
    <w:rsid w:val="007D63FC"/>
    <w:rsid w:val="007D682D"/>
    <w:rsid w:val="007D6D5B"/>
    <w:rsid w:val="007D7127"/>
    <w:rsid w:val="007D7249"/>
    <w:rsid w:val="007D7536"/>
    <w:rsid w:val="007D791A"/>
    <w:rsid w:val="007D7BE8"/>
    <w:rsid w:val="007E02FD"/>
    <w:rsid w:val="007E051E"/>
    <w:rsid w:val="007E0DDE"/>
    <w:rsid w:val="007E0F15"/>
    <w:rsid w:val="007E1213"/>
    <w:rsid w:val="007E18EF"/>
    <w:rsid w:val="007E1AE9"/>
    <w:rsid w:val="007E1C92"/>
    <w:rsid w:val="007E2079"/>
    <w:rsid w:val="007E2147"/>
    <w:rsid w:val="007E2287"/>
    <w:rsid w:val="007E2290"/>
    <w:rsid w:val="007E25D5"/>
    <w:rsid w:val="007E262A"/>
    <w:rsid w:val="007E2C0D"/>
    <w:rsid w:val="007E3CFB"/>
    <w:rsid w:val="007E3E7F"/>
    <w:rsid w:val="007E4720"/>
    <w:rsid w:val="007E5023"/>
    <w:rsid w:val="007E5435"/>
    <w:rsid w:val="007E5BBF"/>
    <w:rsid w:val="007E5CDD"/>
    <w:rsid w:val="007E5E4A"/>
    <w:rsid w:val="007E617D"/>
    <w:rsid w:val="007E6BA2"/>
    <w:rsid w:val="007E6ECA"/>
    <w:rsid w:val="007E7928"/>
    <w:rsid w:val="007E7BD3"/>
    <w:rsid w:val="007E7E99"/>
    <w:rsid w:val="007F0078"/>
    <w:rsid w:val="007F0820"/>
    <w:rsid w:val="007F0AA0"/>
    <w:rsid w:val="007F209E"/>
    <w:rsid w:val="007F21DB"/>
    <w:rsid w:val="007F3569"/>
    <w:rsid w:val="007F369B"/>
    <w:rsid w:val="007F37A0"/>
    <w:rsid w:val="007F4987"/>
    <w:rsid w:val="007F4D09"/>
    <w:rsid w:val="007F585A"/>
    <w:rsid w:val="007F58F9"/>
    <w:rsid w:val="007F59DD"/>
    <w:rsid w:val="007F5FD9"/>
    <w:rsid w:val="007F66EB"/>
    <w:rsid w:val="007F6859"/>
    <w:rsid w:val="007F6A4C"/>
    <w:rsid w:val="007F6A4D"/>
    <w:rsid w:val="007F7516"/>
    <w:rsid w:val="007F7FCD"/>
    <w:rsid w:val="008001A9"/>
    <w:rsid w:val="008002E9"/>
    <w:rsid w:val="0080042D"/>
    <w:rsid w:val="008005C7"/>
    <w:rsid w:val="0080147B"/>
    <w:rsid w:val="00802314"/>
    <w:rsid w:val="0080291D"/>
    <w:rsid w:val="00802B43"/>
    <w:rsid w:val="00803094"/>
    <w:rsid w:val="0080319F"/>
    <w:rsid w:val="008035C6"/>
    <w:rsid w:val="008035D5"/>
    <w:rsid w:val="00804264"/>
    <w:rsid w:val="0080429D"/>
    <w:rsid w:val="00804585"/>
    <w:rsid w:val="00806195"/>
    <w:rsid w:val="00806428"/>
    <w:rsid w:val="0080644F"/>
    <w:rsid w:val="008109F5"/>
    <w:rsid w:val="00810D88"/>
    <w:rsid w:val="00811063"/>
    <w:rsid w:val="008114E6"/>
    <w:rsid w:val="00811E14"/>
    <w:rsid w:val="00811E30"/>
    <w:rsid w:val="008120D4"/>
    <w:rsid w:val="0081277D"/>
    <w:rsid w:val="00812CF9"/>
    <w:rsid w:val="00812DE1"/>
    <w:rsid w:val="00812EFF"/>
    <w:rsid w:val="00813311"/>
    <w:rsid w:val="008140E2"/>
    <w:rsid w:val="00814507"/>
    <w:rsid w:val="0081470F"/>
    <w:rsid w:val="00814C77"/>
    <w:rsid w:val="00815456"/>
    <w:rsid w:val="0081555E"/>
    <w:rsid w:val="008155BC"/>
    <w:rsid w:val="00815A41"/>
    <w:rsid w:val="00815D7B"/>
    <w:rsid w:val="00816393"/>
    <w:rsid w:val="00817034"/>
    <w:rsid w:val="0081720D"/>
    <w:rsid w:val="00817C5D"/>
    <w:rsid w:val="008200EF"/>
    <w:rsid w:val="0082043D"/>
    <w:rsid w:val="00820714"/>
    <w:rsid w:val="00821068"/>
    <w:rsid w:val="008215A2"/>
    <w:rsid w:val="008218A0"/>
    <w:rsid w:val="008220FB"/>
    <w:rsid w:val="008224BC"/>
    <w:rsid w:val="00822F36"/>
    <w:rsid w:val="00823489"/>
    <w:rsid w:val="00823A86"/>
    <w:rsid w:val="008243D3"/>
    <w:rsid w:val="00824414"/>
    <w:rsid w:val="008245C0"/>
    <w:rsid w:val="008253D0"/>
    <w:rsid w:val="00825F24"/>
    <w:rsid w:val="00826AFF"/>
    <w:rsid w:val="008274A2"/>
    <w:rsid w:val="00827A17"/>
    <w:rsid w:val="00827A66"/>
    <w:rsid w:val="008303E1"/>
    <w:rsid w:val="0083062A"/>
    <w:rsid w:val="00831D46"/>
    <w:rsid w:val="008323DA"/>
    <w:rsid w:val="008323DB"/>
    <w:rsid w:val="00833198"/>
    <w:rsid w:val="00833915"/>
    <w:rsid w:val="00833A13"/>
    <w:rsid w:val="00834306"/>
    <w:rsid w:val="00834466"/>
    <w:rsid w:val="008354DA"/>
    <w:rsid w:val="00835627"/>
    <w:rsid w:val="00835E8F"/>
    <w:rsid w:val="0083602E"/>
    <w:rsid w:val="0083635F"/>
    <w:rsid w:val="00836F55"/>
    <w:rsid w:val="00837893"/>
    <w:rsid w:val="008378A4"/>
    <w:rsid w:val="00837F3E"/>
    <w:rsid w:val="00840021"/>
    <w:rsid w:val="0084015C"/>
    <w:rsid w:val="0084098D"/>
    <w:rsid w:val="0084149B"/>
    <w:rsid w:val="008414BF"/>
    <w:rsid w:val="0084155E"/>
    <w:rsid w:val="00841E6A"/>
    <w:rsid w:val="0084212B"/>
    <w:rsid w:val="00842AE4"/>
    <w:rsid w:val="008439F2"/>
    <w:rsid w:val="00843C97"/>
    <w:rsid w:val="00843F2E"/>
    <w:rsid w:val="0084423E"/>
    <w:rsid w:val="0084430E"/>
    <w:rsid w:val="008443C6"/>
    <w:rsid w:val="00844483"/>
    <w:rsid w:val="00844521"/>
    <w:rsid w:val="00844952"/>
    <w:rsid w:val="00844B93"/>
    <w:rsid w:val="00844E56"/>
    <w:rsid w:val="0084509F"/>
    <w:rsid w:val="008461CD"/>
    <w:rsid w:val="0084666A"/>
    <w:rsid w:val="0084696F"/>
    <w:rsid w:val="00850FFF"/>
    <w:rsid w:val="00851E13"/>
    <w:rsid w:val="00851E56"/>
    <w:rsid w:val="008522A2"/>
    <w:rsid w:val="00852CE5"/>
    <w:rsid w:val="0085365F"/>
    <w:rsid w:val="00853775"/>
    <w:rsid w:val="00854710"/>
    <w:rsid w:val="00854827"/>
    <w:rsid w:val="00854B2B"/>
    <w:rsid w:val="00854B2C"/>
    <w:rsid w:val="0085532E"/>
    <w:rsid w:val="00855EDF"/>
    <w:rsid w:val="00856037"/>
    <w:rsid w:val="00856416"/>
    <w:rsid w:val="0085703F"/>
    <w:rsid w:val="00857DC3"/>
    <w:rsid w:val="00860016"/>
    <w:rsid w:val="00860882"/>
    <w:rsid w:val="00860D8E"/>
    <w:rsid w:val="008613D1"/>
    <w:rsid w:val="00861880"/>
    <w:rsid w:val="00861F54"/>
    <w:rsid w:val="00862044"/>
    <w:rsid w:val="00862942"/>
    <w:rsid w:val="00863AF0"/>
    <w:rsid w:val="00863E5C"/>
    <w:rsid w:val="00863E66"/>
    <w:rsid w:val="008641C3"/>
    <w:rsid w:val="00864336"/>
    <w:rsid w:val="00864BD5"/>
    <w:rsid w:val="00864FFD"/>
    <w:rsid w:val="00865179"/>
    <w:rsid w:val="00865A9F"/>
    <w:rsid w:val="00865F47"/>
    <w:rsid w:val="008667A8"/>
    <w:rsid w:val="00866BF1"/>
    <w:rsid w:val="00866C05"/>
    <w:rsid w:val="00866EAB"/>
    <w:rsid w:val="00867131"/>
    <w:rsid w:val="00867351"/>
    <w:rsid w:val="00867673"/>
    <w:rsid w:val="00867975"/>
    <w:rsid w:val="00867D9D"/>
    <w:rsid w:val="00867F50"/>
    <w:rsid w:val="00870315"/>
    <w:rsid w:val="008704A9"/>
    <w:rsid w:val="0087054F"/>
    <w:rsid w:val="00870777"/>
    <w:rsid w:val="00870AFC"/>
    <w:rsid w:val="00870E38"/>
    <w:rsid w:val="0087111A"/>
    <w:rsid w:val="0087173E"/>
    <w:rsid w:val="00871BF0"/>
    <w:rsid w:val="00871E17"/>
    <w:rsid w:val="00872BD3"/>
    <w:rsid w:val="00872D79"/>
    <w:rsid w:val="008734B4"/>
    <w:rsid w:val="008737B3"/>
    <w:rsid w:val="00874BB1"/>
    <w:rsid w:val="00875600"/>
    <w:rsid w:val="0087630C"/>
    <w:rsid w:val="008764E7"/>
    <w:rsid w:val="0087670C"/>
    <w:rsid w:val="00876B85"/>
    <w:rsid w:val="00877DF0"/>
    <w:rsid w:val="008800C5"/>
    <w:rsid w:val="00880292"/>
    <w:rsid w:val="008805D8"/>
    <w:rsid w:val="008815D7"/>
    <w:rsid w:val="008820A6"/>
    <w:rsid w:val="008830AE"/>
    <w:rsid w:val="0088382A"/>
    <w:rsid w:val="00883A4A"/>
    <w:rsid w:val="008840D7"/>
    <w:rsid w:val="0088424A"/>
    <w:rsid w:val="008849EE"/>
    <w:rsid w:val="00884A24"/>
    <w:rsid w:val="00884E56"/>
    <w:rsid w:val="00884FF0"/>
    <w:rsid w:val="0088503A"/>
    <w:rsid w:val="0088562B"/>
    <w:rsid w:val="00885AFF"/>
    <w:rsid w:val="00885DD8"/>
    <w:rsid w:val="0088630C"/>
    <w:rsid w:val="0088656A"/>
    <w:rsid w:val="00886A0C"/>
    <w:rsid w:val="00887535"/>
    <w:rsid w:val="008904E1"/>
    <w:rsid w:val="00890813"/>
    <w:rsid w:val="0089093F"/>
    <w:rsid w:val="00891311"/>
    <w:rsid w:val="0089136A"/>
    <w:rsid w:val="00891532"/>
    <w:rsid w:val="008919F5"/>
    <w:rsid w:val="008926F8"/>
    <w:rsid w:val="00892E3A"/>
    <w:rsid w:val="00892EF8"/>
    <w:rsid w:val="00893007"/>
    <w:rsid w:val="00893219"/>
    <w:rsid w:val="00893360"/>
    <w:rsid w:val="0089343E"/>
    <w:rsid w:val="00893C9E"/>
    <w:rsid w:val="00894B7B"/>
    <w:rsid w:val="00894D44"/>
    <w:rsid w:val="0089683A"/>
    <w:rsid w:val="00896870"/>
    <w:rsid w:val="008979FC"/>
    <w:rsid w:val="00897B0B"/>
    <w:rsid w:val="008A05C8"/>
    <w:rsid w:val="008A0643"/>
    <w:rsid w:val="008A09E4"/>
    <w:rsid w:val="008A0EB0"/>
    <w:rsid w:val="008A211F"/>
    <w:rsid w:val="008A27A9"/>
    <w:rsid w:val="008A32D4"/>
    <w:rsid w:val="008A3BA9"/>
    <w:rsid w:val="008A3F18"/>
    <w:rsid w:val="008A484B"/>
    <w:rsid w:val="008A4CA3"/>
    <w:rsid w:val="008A4D80"/>
    <w:rsid w:val="008A5D89"/>
    <w:rsid w:val="008A5DD4"/>
    <w:rsid w:val="008A5F48"/>
    <w:rsid w:val="008A657C"/>
    <w:rsid w:val="008A6E4A"/>
    <w:rsid w:val="008A7173"/>
    <w:rsid w:val="008A75A7"/>
    <w:rsid w:val="008A7B52"/>
    <w:rsid w:val="008A7CCB"/>
    <w:rsid w:val="008A7D45"/>
    <w:rsid w:val="008A7D4E"/>
    <w:rsid w:val="008B034F"/>
    <w:rsid w:val="008B054A"/>
    <w:rsid w:val="008B0A84"/>
    <w:rsid w:val="008B0AB4"/>
    <w:rsid w:val="008B1298"/>
    <w:rsid w:val="008B136F"/>
    <w:rsid w:val="008B1509"/>
    <w:rsid w:val="008B153E"/>
    <w:rsid w:val="008B1CE4"/>
    <w:rsid w:val="008B26EE"/>
    <w:rsid w:val="008B2871"/>
    <w:rsid w:val="008B2B5F"/>
    <w:rsid w:val="008B2FAE"/>
    <w:rsid w:val="008B300E"/>
    <w:rsid w:val="008B317E"/>
    <w:rsid w:val="008B32A5"/>
    <w:rsid w:val="008B358C"/>
    <w:rsid w:val="008B38A6"/>
    <w:rsid w:val="008B4677"/>
    <w:rsid w:val="008B4C52"/>
    <w:rsid w:val="008B4D36"/>
    <w:rsid w:val="008B4F4B"/>
    <w:rsid w:val="008B50D3"/>
    <w:rsid w:val="008B538D"/>
    <w:rsid w:val="008B5CF4"/>
    <w:rsid w:val="008B61AD"/>
    <w:rsid w:val="008B61E8"/>
    <w:rsid w:val="008B6283"/>
    <w:rsid w:val="008B6311"/>
    <w:rsid w:val="008B6EFC"/>
    <w:rsid w:val="008B742B"/>
    <w:rsid w:val="008B79FC"/>
    <w:rsid w:val="008B7C67"/>
    <w:rsid w:val="008C108A"/>
    <w:rsid w:val="008C124A"/>
    <w:rsid w:val="008C1AB6"/>
    <w:rsid w:val="008C1C56"/>
    <w:rsid w:val="008C1DF9"/>
    <w:rsid w:val="008C1DFE"/>
    <w:rsid w:val="008C2360"/>
    <w:rsid w:val="008C291B"/>
    <w:rsid w:val="008C2CCE"/>
    <w:rsid w:val="008C3626"/>
    <w:rsid w:val="008C3750"/>
    <w:rsid w:val="008C4172"/>
    <w:rsid w:val="008C4558"/>
    <w:rsid w:val="008C4D78"/>
    <w:rsid w:val="008C5BF7"/>
    <w:rsid w:val="008C5DA2"/>
    <w:rsid w:val="008C5F7A"/>
    <w:rsid w:val="008C64A4"/>
    <w:rsid w:val="008C652F"/>
    <w:rsid w:val="008C6671"/>
    <w:rsid w:val="008C6CF9"/>
    <w:rsid w:val="008C7500"/>
    <w:rsid w:val="008C7620"/>
    <w:rsid w:val="008C797E"/>
    <w:rsid w:val="008C79F9"/>
    <w:rsid w:val="008C7E1F"/>
    <w:rsid w:val="008C7EF6"/>
    <w:rsid w:val="008D02A1"/>
    <w:rsid w:val="008D02B7"/>
    <w:rsid w:val="008D02FE"/>
    <w:rsid w:val="008D0D08"/>
    <w:rsid w:val="008D10C4"/>
    <w:rsid w:val="008D1520"/>
    <w:rsid w:val="008D2A0F"/>
    <w:rsid w:val="008D31A5"/>
    <w:rsid w:val="008D3858"/>
    <w:rsid w:val="008D3914"/>
    <w:rsid w:val="008D3CD4"/>
    <w:rsid w:val="008D63EC"/>
    <w:rsid w:val="008D6838"/>
    <w:rsid w:val="008D6C55"/>
    <w:rsid w:val="008D6CD0"/>
    <w:rsid w:val="008D7EDF"/>
    <w:rsid w:val="008E00FF"/>
    <w:rsid w:val="008E0374"/>
    <w:rsid w:val="008E04DA"/>
    <w:rsid w:val="008E05D6"/>
    <w:rsid w:val="008E09A7"/>
    <w:rsid w:val="008E1282"/>
    <w:rsid w:val="008E30DC"/>
    <w:rsid w:val="008E3477"/>
    <w:rsid w:val="008E3B59"/>
    <w:rsid w:val="008E405E"/>
    <w:rsid w:val="008E40A8"/>
    <w:rsid w:val="008E4180"/>
    <w:rsid w:val="008E4601"/>
    <w:rsid w:val="008E4851"/>
    <w:rsid w:val="008E4D57"/>
    <w:rsid w:val="008E4DED"/>
    <w:rsid w:val="008E5095"/>
    <w:rsid w:val="008E58DC"/>
    <w:rsid w:val="008E5A99"/>
    <w:rsid w:val="008E5B66"/>
    <w:rsid w:val="008E66C1"/>
    <w:rsid w:val="008E66F0"/>
    <w:rsid w:val="008E7526"/>
    <w:rsid w:val="008E760A"/>
    <w:rsid w:val="008E76E3"/>
    <w:rsid w:val="008F0C6E"/>
    <w:rsid w:val="008F0CAB"/>
    <w:rsid w:val="008F1179"/>
    <w:rsid w:val="008F1243"/>
    <w:rsid w:val="008F183D"/>
    <w:rsid w:val="008F1CA3"/>
    <w:rsid w:val="008F2136"/>
    <w:rsid w:val="008F277A"/>
    <w:rsid w:val="008F2830"/>
    <w:rsid w:val="008F2CD5"/>
    <w:rsid w:val="008F2E42"/>
    <w:rsid w:val="008F30E9"/>
    <w:rsid w:val="008F3369"/>
    <w:rsid w:val="008F36CE"/>
    <w:rsid w:val="008F3C2C"/>
    <w:rsid w:val="008F4BD8"/>
    <w:rsid w:val="008F4D30"/>
    <w:rsid w:val="008F632C"/>
    <w:rsid w:val="008F6806"/>
    <w:rsid w:val="008F6D0E"/>
    <w:rsid w:val="0090072F"/>
    <w:rsid w:val="00900971"/>
    <w:rsid w:val="009011E7"/>
    <w:rsid w:val="00901547"/>
    <w:rsid w:val="00901722"/>
    <w:rsid w:val="00901A4E"/>
    <w:rsid w:val="00901B2F"/>
    <w:rsid w:val="00901BC7"/>
    <w:rsid w:val="0090287F"/>
    <w:rsid w:val="009028D3"/>
    <w:rsid w:val="00903036"/>
    <w:rsid w:val="00903459"/>
    <w:rsid w:val="009036B1"/>
    <w:rsid w:val="00903C27"/>
    <w:rsid w:val="009044DA"/>
    <w:rsid w:val="00904AD3"/>
    <w:rsid w:val="00905295"/>
    <w:rsid w:val="00906146"/>
    <w:rsid w:val="0090627B"/>
    <w:rsid w:val="009063F1"/>
    <w:rsid w:val="00907931"/>
    <w:rsid w:val="009079FA"/>
    <w:rsid w:val="00907C1E"/>
    <w:rsid w:val="009104DD"/>
    <w:rsid w:val="009111A5"/>
    <w:rsid w:val="00911C04"/>
    <w:rsid w:val="009123D6"/>
    <w:rsid w:val="0091275E"/>
    <w:rsid w:val="00912AB9"/>
    <w:rsid w:val="00913078"/>
    <w:rsid w:val="009134E9"/>
    <w:rsid w:val="009137D3"/>
    <w:rsid w:val="0091385D"/>
    <w:rsid w:val="00913C76"/>
    <w:rsid w:val="00913D10"/>
    <w:rsid w:val="00914689"/>
    <w:rsid w:val="00914843"/>
    <w:rsid w:val="00914B05"/>
    <w:rsid w:val="00914B89"/>
    <w:rsid w:val="00914C3C"/>
    <w:rsid w:val="009156D6"/>
    <w:rsid w:val="00915E24"/>
    <w:rsid w:val="00915FCB"/>
    <w:rsid w:val="009164B8"/>
    <w:rsid w:val="0091660C"/>
    <w:rsid w:val="009167D7"/>
    <w:rsid w:val="00916963"/>
    <w:rsid w:val="00917356"/>
    <w:rsid w:val="009176A2"/>
    <w:rsid w:val="009177F1"/>
    <w:rsid w:val="00921360"/>
    <w:rsid w:val="00921A61"/>
    <w:rsid w:val="00922E76"/>
    <w:rsid w:val="00923BEA"/>
    <w:rsid w:val="00923D65"/>
    <w:rsid w:val="00923F4B"/>
    <w:rsid w:val="009246DC"/>
    <w:rsid w:val="00924E46"/>
    <w:rsid w:val="009255E2"/>
    <w:rsid w:val="00925AE5"/>
    <w:rsid w:val="00926BBB"/>
    <w:rsid w:val="00926D08"/>
    <w:rsid w:val="00926E78"/>
    <w:rsid w:val="00926E8E"/>
    <w:rsid w:val="009273BC"/>
    <w:rsid w:val="009305C2"/>
    <w:rsid w:val="00931035"/>
    <w:rsid w:val="00931516"/>
    <w:rsid w:val="00932134"/>
    <w:rsid w:val="00933D37"/>
    <w:rsid w:val="00933DE4"/>
    <w:rsid w:val="00933FC7"/>
    <w:rsid w:val="009342E1"/>
    <w:rsid w:val="00934555"/>
    <w:rsid w:val="00934609"/>
    <w:rsid w:val="00934F1C"/>
    <w:rsid w:val="009372AB"/>
    <w:rsid w:val="009378A1"/>
    <w:rsid w:val="00937A64"/>
    <w:rsid w:val="00940575"/>
    <w:rsid w:val="009405EF"/>
    <w:rsid w:val="0094074C"/>
    <w:rsid w:val="00940DB8"/>
    <w:rsid w:val="00940ED7"/>
    <w:rsid w:val="0094183D"/>
    <w:rsid w:val="00941CA0"/>
    <w:rsid w:val="00941CF4"/>
    <w:rsid w:val="00941F9F"/>
    <w:rsid w:val="00942164"/>
    <w:rsid w:val="00942AAC"/>
    <w:rsid w:val="00942B57"/>
    <w:rsid w:val="00942FB9"/>
    <w:rsid w:val="009433F6"/>
    <w:rsid w:val="00943423"/>
    <w:rsid w:val="009435CE"/>
    <w:rsid w:val="00943750"/>
    <w:rsid w:val="00943820"/>
    <w:rsid w:val="00943E8A"/>
    <w:rsid w:val="009443B5"/>
    <w:rsid w:val="00944891"/>
    <w:rsid w:val="0094577C"/>
    <w:rsid w:val="0094644A"/>
    <w:rsid w:val="00946915"/>
    <w:rsid w:val="00946AA9"/>
    <w:rsid w:val="00946BD6"/>
    <w:rsid w:val="00946DF5"/>
    <w:rsid w:val="00946E6D"/>
    <w:rsid w:val="009474D7"/>
    <w:rsid w:val="00947597"/>
    <w:rsid w:val="00947A59"/>
    <w:rsid w:val="00947B2B"/>
    <w:rsid w:val="00947EAB"/>
    <w:rsid w:val="00950D61"/>
    <w:rsid w:val="00950FDE"/>
    <w:rsid w:val="0095102E"/>
    <w:rsid w:val="0095128C"/>
    <w:rsid w:val="009518AE"/>
    <w:rsid w:val="00951BEB"/>
    <w:rsid w:val="0095270D"/>
    <w:rsid w:val="00952872"/>
    <w:rsid w:val="00952AC8"/>
    <w:rsid w:val="00952BA4"/>
    <w:rsid w:val="00952C94"/>
    <w:rsid w:val="009533B7"/>
    <w:rsid w:val="00953E6C"/>
    <w:rsid w:val="0095415C"/>
    <w:rsid w:val="00954279"/>
    <w:rsid w:val="00954CFC"/>
    <w:rsid w:val="00954E11"/>
    <w:rsid w:val="00954F4D"/>
    <w:rsid w:val="00955600"/>
    <w:rsid w:val="009557FE"/>
    <w:rsid w:val="009559FC"/>
    <w:rsid w:val="00955E8D"/>
    <w:rsid w:val="009569F1"/>
    <w:rsid w:val="00956DFF"/>
    <w:rsid w:val="00957409"/>
    <w:rsid w:val="009579AB"/>
    <w:rsid w:val="009600DB"/>
    <w:rsid w:val="009606A7"/>
    <w:rsid w:val="00960945"/>
    <w:rsid w:val="009611A7"/>
    <w:rsid w:val="00961BB7"/>
    <w:rsid w:val="009627AA"/>
    <w:rsid w:val="00962D27"/>
    <w:rsid w:val="00962ED2"/>
    <w:rsid w:val="0096324E"/>
    <w:rsid w:val="0096379A"/>
    <w:rsid w:val="009643B3"/>
    <w:rsid w:val="009645B6"/>
    <w:rsid w:val="00964655"/>
    <w:rsid w:val="009646DE"/>
    <w:rsid w:val="00965435"/>
    <w:rsid w:val="009654C9"/>
    <w:rsid w:val="00966006"/>
    <w:rsid w:val="009660A6"/>
    <w:rsid w:val="009661AE"/>
    <w:rsid w:val="00966699"/>
    <w:rsid w:val="009667C2"/>
    <w:rsid w:val="00966E61"/>
    <w:rsid w:val="00967854"/>
    <w:rsid w:val="00970C35"/>
    <w:rsid w:val="0097180E"/>
    <w:rsid w:val="00972055"/>
    <w:rsid w:val="00972B3D"/>
    <w:rsid w:val="00972C2E"/>
    <w:rsid w:val="009732D9"/>
    <w:rsid w:val="009732FC"/>
    <w:rsid w:val="009735BA"/>
    <w:rsid w:val="00973FCA"/>
    <w:rsid w:val="00975085"/>
    <w:rsid w:val="009752A2"/>
    <w:rsid w:val="0097671F"/>
    <w:rsid w:val="00976940"/>
    <w:rsid w:val="00977A4E"/>
    <w:rsid w:val="00977CD6"/>
    <w:rsid w:val="009802AF"/>
    <w:rsid w:val="009809BA"/>
    <w:rsid w:val="00980A0C"/>
    <w:rsid w:val="00980CE4"/>
    <w:rsid w:val="009813BA"/>
    <w:rsid w:val="0098316E"/>
    <w:rsid w:val="0098323D"/>
    <w:rsid w:val="009833F9"/>
    <w:rsid w:val="00983471"/>
    <w:rsid w:val="00983731"/>
    <w:rsid w:val="0098436F"/>
    <w:rsid w:val="00985023"/>
    <w:rsid w:val="00985374"/>
    <w:rsid w:val="00985769"/>
    <w:rsid w:val="0098598F"/>
    <w:rsid w:val="00985ABD"/>
    <w:rsid w:val="0098645B"/>
    <w:rsid w:val="00986546"/>
    <w:rsid w:val="009865C1"/>
    <w:rsid w:val="00986CF3"/>
    <w:rsid w:val="00986DA9"/>
    <w:rsid w:val="00986F1A"/>
    <w:rsid w:val="00987282"/>
    <w:rsid w:val="009873E3"/>
    <w:rsid w:val="00987923"/>
    <w:rsid w:val="00987AE1"/>
    <w:rsid w:val="00987BE3"/>
    <w:rsid w:val="00987E61"/>
    <w:rsid w:val="00987FF6"/>
    <w:rsid w:val="009905F7"/>
    <w:rsid w:val="009909A5"/>
    <w:rsid w:val="009909F3"/>
    <w:rsid w:val="00990EA6"/>
    <w:rsid w:val="00991682"/>
    <w:rsid w:val="00991CC9"/>
    <w:rsid w:val="00991F7B"/>
    <w:rsid w:val="00993803"/>
    <w:rsid w:val="00993C07"/>
    <w:rsid w:val="00993F62"/>
    <w:rsid w:val="009941F9"/>
    <w:rsid w:val="00994A1C"/>
    <w:rsid w:val="00994C5C"/>
    <w:rsid w:val="00994F80"/>
    <w:rsid w:val="009959AD"/>
    <w:rsid w:val="00995E62"/>
    <w:rsid w:val="009969AF"/>
    <w:rsid w:val="00996A23"/>
    <w:rsid w:val="00996CEC"/>
    <w:rsid w:val="00996EDA"/>
    <w:rsid w:val="009971EF"/>
    <w:rsid w:val="00997C42"/>
    <w:rsid w:val="00997CD4"/>
    <w:rsid w:val="00997D3C"/>
    <w:rsid w:val="009A00E7"/>
    <w:rsid w:val="009A03B5"/>
    <w:rsid w:val="009A0856"/>
    <w:rsid w:val="009A09B8"/>
    <w:rsid w:val="009A10A9"/>
    <w:rsid w:val="009A1248"/>
    <w:rsid w:val="009A25E1"/>
    <w:rsid w:val="009A2C30"/>
    <w:rsid w:val="009A3455"/>
    <w:rsid w:val="009A3631"/>
    <w:rsid w:val="009A3B68"/>
    <w:rsid w:val="009A3BAC"/>
    <w:rsid w:val="009A3D84"/>
    <w:rsid w:val="009A4083"/>
    <w:rsid w:val="009A4AA8"/>
    <w:rsid w:val="009A4BDF"/>
    <w:rsid w:val="009A6132"/>
    <w:rsid w:val="009A6395"/>
    <w:rsid w:val="009A667A"/>
    <w:rsid w:val="009A67D9"/>
    <w:rsid w:val="009A6DCF"/>
    <w:rsid w:val="009A6EE5"/>
    <w:rsid w:val="009A754B"/>
    <w:rsid w:val="009A7FE4"/>
    <w:rsid w:val="009B10B2"/>
    <w:rsid w:val="009B126B"/>
    <w:rsid w:val="009B148B"/>
    <w:rsid w:val="009B1C07"/>
    <w:rsid w:val="009B2156"/>
    <w:rsid w:val="009B2374"/>
    <w:rsid w:val="009B2A7A"/>
    <w:rsid w:val="009B3023"/>
    <w:rsid w:val="009B312F"/>
    <w:rsid w:val="009B333E"/>
    <w:rsid w:val="009B33D8"/>
    <w:rsid w:val="009B3595"/>
    <w:rsid w:val="009B35C8"/>
    <w:rsid w:val="009B3689"/>
    <w:rsid w:val="009B4102"/>
    <w:rsid w:val="009B521A"/>
    <w:rsid w:val="009B53C4"/>
    <w:rsid w:val="009B56BA"/>
    <w:rsid w:val="009B5884"/>
    <w:rsid w:val="009B5909"/>
    <w:rsid w:val="009B5990"/>
    <w:rsid w:val="009B6BB9"/>
    <w:rsid w:val="009B6DEF"/>
    <w:rsid w:val="009B7631"/>
    <w:rsid w:val="009B784A"/>
    <w:rsid w:val="009B7A6D"/>
    <w:rsid w:val="009B7F23"/>
    <w:rsid w:val="009C05AB"/>
    <w:rsid w:val="009C06E8"/>
    <w:rsid w:val="009C0A6E"/>
    <w:rsid w:val="009C0D40"/>
    <w:rsid w:val="009C13AE"/>
    <w:rsid w:val="009C15C5"/>
    <w:rsid w:val="009C1C1C"/>
    <w:rsid w:val="009C1FD7"/>
    <w:rsid w:val="009C311C"/>
    <w:rsid w:val="009C410E"/>
    <w:rsid w:val="009C42FE"/>
    <w:rsid w:val="009C43A6"/>
    <w:rsid w:val="009C43C3"/>
    <w:rsid w:val="009C44D0"/>
    <w:rsid w:val="009C4692"/>
    <w:rsid w:val="009C5A53"/>
    <w:rsid w:val="009C5D26"/>
    <w:rsid w:val="009C62AC"/>
    <w:rsid w:val="009C70E9"/>
    <w:rsid w:val="009C7379"/>
    <w:rsid w:val="009C75B0"/>
    <w:rsid w:val="009C7692"/>
    <w:rsid w:val="009C7863"/>
    <w:rsid w:val="009C7EDC"/>
    <w:rsid w:val="009D0892"/>
    <w:rsid w:val="009D0AF7"/>
    <w:rsid w:val="009D0D19"/>
    <w:rsid w:val="009D1231"/>
    <w:rsid w:val="009D154D"/>
    <w:rsid w:val="009D2231"/>
    <w:rsid w:val="009D2300"/>
    <w:rsid w:val="009D2845"/>
    <w:rsid w:val="009D3143"/>
    <w:rsid w:val="009D34F5"/>
    <w:rsid w:val="009D3815"/>
    <w:rsid w:val="009D3C27"/>
    <w:rsid w:val="009D3EC8"/>
    <w:rsid w:val="009D411F"/>
    <w:rsid w:val="009D4A23"/>
    <w:rsid w:val="009D6410"/>
    <w:rsid w:val="009D6889"/>
    <w:rsid w:val="009D6900"/>
    <w:rsid w:val="009D6AD4"/>
    <w:rsid w:val="009D6F45"/>
    <w:rsid w:val="009D73F4"/>
    <w:rsid w:val="009D7425"/>
    <w:rsid w:val="009D75C0"/>
    <w:rsid w:val="009D79D7"/>
    <w:rsid w:val="009D7AF5"/>
    <w:rsid w:val="009D7E51"/>
    <w:rsid w:val="009E010D"/>
    <w:rsid w:val="009E09BB"/>
    <w:rsid w:val="009E19BF"/>
    <w:rsid w:val="009E1AE1"/>
    <w:rsid w:val="009E1DBD"/>
    <w:rsid w:val="009E26A4"/>
    <w:rsid w:val="009E36A4"/>
    <w:rsid w:val="009E3E90"/>
    <w:rsid w:val="009E4759"/>
    <w:rsid w:val="009E475A"/>
    <w:rsid w:val="009E5730"/>
    <w:rsid w:val="009E5983"/>
    <w:rsid w:val="009E6269"/>
    <w:rsid w:val="009E63CE"/>
    <w:rsid w:val="009E66EC"/>
    <w:rsid w:val="009E67C9"/>
    <w:rsid w:val="009E6C2A"/>
    <w:rsid w:val="009E782F"/>
    <w:rsid w:val="009E7992"/>
    <w:rsid w:val="009F022D"/>
    <w:rsid w:val="009F11B0"/>
    <w:rsid w:val="009F1828"/>
    <w:rsid w:val="009F1B15"/>
    <w:rsid w:val="009F1DA1"/>
    <w:rsid w:val="009F2389"/>
    <w:rsid w:val="009F269C"/>
    <w:rsid w:val="009F2BDD"/>
    <w:rsid w:val="009F30C0"/>
    <w:rsid w:val="009F31B0"/>
    <w:rsid w:val="009F3630"/>
    <w:rsid w:val="009F3A60"/>
    <w:rsid w:val="009F3BDB"/>
    <w:rsid w:val="009F3D6E"/>
    <w:rsid w:val="009F4092"/>
    <w:rsid w:val="009F434A"/>
    <w:rsid w:val="009F4B96"/>
    <w:rsid w:val="009F5434"/>
    <w:rsid w:val="009F5E15"/>
    <w:rsid w:val="009F5E6B"/>
    <w:rsid w:val="009F6795"/>
    <w:rsid w:val="009F6E6A"/>
    <w:rsid w:val="009F6F67"/>
    <w:rsid w:val="009F7292"/>
    <w:rsid w:val="009F7719"/>
    <w:rsid w:val="009F795A"/>
    <w:rsid w:val="009F7995"/>
    <w:rsid w:val="00A001CD"/>
    <w:rsid w:val="00A0051F"/>
    <w:rsid w:val="00A00741"/>
    <w:rsid w:val="00A00F02"/>
    <w:rsid w:val="00A01501"/>
    <w:rsid w:val="00A02248"/>
    <w:rsid w:val="00A02578"/>
    <w:rsid w:val="00A026DA"/>
    <w:rsid w:val="00A02AF0"/>
    <w:rsid w:val="00A02F26"/>
    <w:rsid w:val="00A032D0"/>
    <w:rsid w:val="00A035F9"/>
    <w:rsid w:val="00A04375"/>
    <w:rsid w:val="00A04E8E"/>
    <w:rsid w:val="00A051F6"/>
    <w:rsid w:val="00A0635F"/>
    <w:rsid w:val="00A068BD"/>
    <w:rsid w:val="00A110DE"/>
    <w:rsid w:val="00A112BA"/>
    <w:rsid w:val="00A11BDE"/>
    <w:rsid w:val="00A1208B"/>
    <w:rsid w:val="00A122DB"/>
    <w:rsid w:val="00A12319"/>
    <w:rsid w:val="00A135DE"/>
    <w:rsid w:val="00A13C1A"/>
    <w:rsid w:val="00A14344"/>
    <w:rsid w:val="00A14377"/>
    <w:rsid w:val="00A14630"/>
    <w:rsid w:val="00A1551E"/>
    <w:rsid w:val="00A15674"/>
    <w:rsid w:val="00A15CDD"/>
    <w:rsid w:val="00A160DF"/>
    <w:rsid w:val="00A1611B"/>
    <w:rsid w:val="00A16A1C"/>
    <w:rsid w:val="00A17139"/>
    <w:rsid w:val="00A17A3F"/>
    <w:rsid w:val="00A17CBE"/>
    <w:rsid w:val="00A209DB"/>
    <w:rsid w:val="00A20CFA"/>
    <w:rsid w:val="00A21210"/>
    <w:rsid w:val="00A21539"/>
    <w:rsid w:val="00A21C5A"/>
    <w:rsid w:val="00A21E37"/>
    <w:rsid w:val="00A22057"/>
    <w:rsid w:val="00A221AB"/>
    <w:rsid w:val="00A236B8"/>
    <w:rsid w:val="00A2428D"/>
    <w:rsid w:val="00A24D22"/>
    <w:rsid w:val="00A2521C"/>
    <w:rsid w:val="00A255E1"/>
    <w:rsid w:val="00A2599C"/>
    <w:rsid w:val="00A25A9C"/>
    <w:rsid w:val="00A26594"/>
    <w:rsid w:val="00A27036"/>
    <w:rsid w:val="00A2742F"/>
    <w:rsid w:val="00A27713"/>
    <w:rsid w:val="00A27F15"/>
    <w:rsid w:val="00A30A03"/>
    <w:rsid w:val="00A30CF1"/>
    <w:rsid w:val="00A31451"/>
    <w:rsid w:val="00A31593"/>
    <w:rsid w:val="00A31F1C"/>
    <w:rsid w:val="00A326B0"/>
    <w:rsid w:val="00A3273C"/>
    <w:rsid w:val="00A329BE"/>
    <w:rsid w:val="00A340E4"/>
    <w:rsid w:val="00A3476D"/>
    <w:rsid w:val="00A34E84"/>
    <w:rsid w:val="00A36573"/>
    <w:rsid w:val="00A366F5"/>
    <w:rsid w:val="00A36C7D"/>
    <w:rsid w:val="00A37263"/>
    <w:rsid w:val="00A37FE0"/>
    <w:rsid w:val="00A37FFD"/>
    <w:rsid w:val="00A408EC"/>
    <w:rsid w:val="00A40BBE"/>
    <w:rsid w:val="00A413F1"/>
    <w:rsid w:val="00A42071"/>
    <w:rsid w:val="00A4227F"/>
    <w:rsid w:val="00A4239C"/>
    <w:rsid w:val="00A42478"/>
    <w:rsid w:val="00A426C7"/>
    <w:rsid w:val="00A4297D"/>
    <w:rsid w:val="00A43174"/>
    <w:rsid w:val="00A4359A"/>
    <w:rsid w:val="00A43D1B"/>
    <w:rsid w:val="00A43FAE"/>
    <w:rsid w:val="00A44113"/>
    <w:rsid w:val="00A4426B"/>
    <w:rsid w:val="00A4470B"/>
    <w:rsid w:val="00A449F1"/>
    <w:rsid w:val="00A44B3F"/>
    <w:rsid w:val="00A44F9C"/>
    <w:rsid w:val="00A44FF5"/>
    <w:rsid w:val="00A4508A"/>
    <w:rsid w:val="00A45110"/>
    <w:rsid w:val="00A45983"/>
    <w:rsid w:val="00A45AAA"/>
    <w:rsid w:val="00A46359"/>
    <w:rsid w:val="00A46678"/>
    <w:rsid w:val="00A46863"/>
    <w:rsid w:val="00A46AE7"/>
    <w:rsid w:val="00A4781C"/>
    <w:rsid w:val="00A5056A"/>
    <w:rsid w:val="00A514E6"/>
    <w:rsid w:val="00A51F24"/>
    <w:rsid w:val="00A5225D"/>
    <w:rsid w:val="00A52405"/>
    <w:rsid w:val="00A52AEC"/>
    <w:rsid w:val="00A52D73"/>
    <w:rsid w:val="00A533E8"/>
    <w:rsid w:val="00A53517"/>
    <w:rsid w:val="00A53606"/>
    <w:rsid w:val="00A536F2"/>
    <w:rsid w:val="00A53D07"/>
    <w:rsid w:val="00A54AE6"/>
    <w:rsid w:val="00A5530F"/>
    <w:rsid w:val="00A553BA"/>
    <w:rsid w:val="00A55AC0"/>
    <w:rsid w:val="00A55E60"/>
    <w:rsid w:val="00A5639D"/>
    <w:rsid w:val="00A56423"/>
    <w:rsid w:val="00A56ED9"/>
    <w:rsid w:val="00A570FF"/>
    <w:rsid w:val="00A57598"/>
    <w:rsid w:val="00A5775E"/>
    <w:rsid w:val="00A5783A"/>
    <w:rsid w:val="00A57E95"/>
    <w:rsid w:val="00A57FA6"/>
    <w:rsid w:val="00A60012"/>
    <w:rsid w:val="00A604D1"/>
    <w:rsid w:val="00A607A4"/>
    <w:rsid w:val="00A60D14"/>
    <w:rsid w:val="00A611A7"/>
    <w:rsid w:val="00A61493"/>
    <w:rsid w:val="00A61DE7"/>
    <w:rsid w:val="00A62015"/>
    <w:rsid w:val="00A6221A"/>
    <w:rsid w:val="00A624A8"/>
    <w:rsid w:val="00A6255B"/>
    <w:rsid w:val="00A62962"/>
    <w:rsid w:val="00A63D49"/>
    <w:rsid w:val="00A641A7"/>
    <w:rsid w:val="00A65DDA"/>
    <w:rsid w:val="00A66412"/>
    <w:rsid w:val="00A665BF"/>
    <w:rsid w:val="00A666D2"/>
    <w:rsid w:val="00A66ECC"/>
    <w:rsid w:val="00A674E4"/>
    <w:rsid w:val="00A67BD0"/>
    <w:rsid w:val="00A70107"/>
    <w:rsid w:val="00A70B4C"/>
    <w:rsid w:val="00A70B89"/>
    <w:rsid w:val="00A70C86"/>
    <w:rsid w:val="00A70DC3"/>
    <w:rsid w:val="00A713C2"/>
    <w:rsid w:val="00A7141E"/>
    <w:rsid w:val="00A71E48"/>
    <w:rsid w:val="00A724C4"/>
    <w:rsid w:val="00A73B43"/>
    <w:rsid w:val="00A73C62"/>
    <w:rsid w:val="00A73DFA"/>
    <w:rsid w:val="00A73E69"/>
    <w:rsid w:val="00A73F6D"/>
    <w:rsid w:val="00A75BFA"/>
    <w:rsid w:val="00A76646"/>
    <w:rsid w:val="00A76B80"/>
    <w:rsid w:val="00A77058"/>
    <w:rsid w:val="00A771E3"/>
    <w:rsid w:val="00A7739A"/>
    <w:rsid w:val="00A774EC"/>
    <w:rsid w:val="00A77791"/>
    <w:rsid w:val="00A77CC9"/>
    <w:rsid w:val="00A77CEF"/>
    <w:rsid w:val="00A80250"/>
    <w:rsid w:val="00A806AD"/>
    <w:rsid w:val="00A80B3E"/>
    <w:rsid w:val="00A80B41"/>
    <w:rsid w:val="00A80E2A"/>
    <w:rsid w:val="00A819D8"/>
    <w:rsid w:val="00A81CD4"/>
    <w:rsid w:val="00A826A3"/>
    <w:rsid w:val="00A82DDA"/>
    <w:rsid w:val="00A83369"/>
    <w:rsid w:val="00A8366F"/>
    <w:rsid w:val="00A8377D"/>
    <w:rsid w:val="00A83923"/>
    <w:rsid w:val="00A83A02"/>
    <w:rsid w:val="00A83EE7"/>
    <w:rsid w:val="00A84335"/>
    <w:rsid w:val="00A844D6"/>
    <w:rsid w:val="00A84934"/>
    <w:rsid w:val="00A84A47"/>
    <w:rsid w:val="00A85379"/>
    <w:rsid w:val="00A853E5"/>
    <w:rsid w:val="00A85785"/>
    <w:rsid w:val="00A85B7F"/>
    <w:rsid w:val="00A85F67"/>
    <w:rsid w:val="00A8654B"/>
    <w:rsid w:val="00A869BF"/>
    <w:rsid w:val="00A87A19"/>
    <w:rsid w:val="00A87B66"/>
    <w:rsid w:val="00A905EF"/>
    <w:rsid w:val="00A906CC"/>
    <w:rsid w:val="00A911AD"/>
    <w:rsid w:val="00A9144C"/>
    <w:rsid w:val="00A91C35"/>
    <w:rsid w:val="00A92959"/>
    <w:rsid w:val="00A92BD0"/>
    <w:rsid w:val="00A937A8"/>
    <w:rsid w:val="00A94260"/>
    <w:rsid w:val="00A94660"/>
    <w:rsid w:val="00A94A60"/>
    <w:rsid w:val="00A95507"/>
    <w:rsid w:val="00A9554A"/>
    <w:rsid w:val="00A963CC"/>
    <w:rsid w:val="00A96EF1"/>
    <w:rsid w:val="00AA0013"/>
    <w:rsid w:val="00AA0493"/>
    <w:rsid w:val="00AA07AE"/>
    <w:rsid w:val="00AA0BD9"/>
    <w:rsid w:val="00AA0D6A"/>
    <w:rsid w:val="00AA1015"/>
    <w:rsid w:val="00AA130A"/>
    <w:rsid w:val="00AA1600"/>
    <w:rsid w:val="00AA1912"/>
    <w:rsid w:val="00AA1D93"/>
    <w:rsid w:val="00AA204C"/>
    <w:rsid w:val="00AA27B5"/>
    <w:rsid w:val="00AA2B80"/>
    <w:rsid w:val="00AA2F9F"/>
    <w:rsid w:val="00AA3754"/>
    <w:rsid w:val="00AA3D48"/>
    <w:rsid w:val="00AA4060"/>
    <w:rsid w:val="00AA446A"/>
    <w:rsid w:val="00AA45CB"/>
    <w:rsid w:val="00AA4AE5"/>
    <w:rsid w:val="00AA4C45"/>
    <w:rsid w:val="00AA5151"/>
    <w:rsid w:val="00AA540E"/>
    <w:rsid w:val="00AA612D"/>
    <w:rsid w:val="00AA6494"/>
    <w:rsid w:val="00AA66D6"/>
    <w:rsid w:val="00AA686B"/>
    <w:rsid w:val="00AA6B93"/>
    <w:rsid w:val="00AA6FB6"/>
    <w:rsid w:val="00AA749A"/>
    <w:rsid w:val="00AA7BB4"/>
    <w:rsid w:val="00AA7EE8"/>
    <w:rsid w:val="00AB0F72"/>
    <w:rsid w:val="00AB124C"/>
    <w:rsid w:val="00AB2F9B"/>
    <w:rsid w:val="00AB3862"/>
    <w:rsid w:val="00AB413A"/>
    <w:rsid w:val="00AB49A3"/>
    <w:rsid w:val="00AB545D"/>
    <w:rsid w:val="00AB5928"/>
    <w:rsid w:val="00AB5AEA"/>
    <w:rsid w:val="00AB5BD5"/>
    <w:rsid w:val="00AB6473"/>
    <w:rsid w:val="00AB647B"/>
    <w:rsid w:val="00AB669F"/>
    <w:rsid w:val="00AB6AC5"/>
    <w:rsid w:val="00AB708D"/>
    <w:rsid w:val="00AB75C6"/>
    <w:rsid w:val="00AB7DDB"/>
    <w:rsid w:val="00AC0031"/>
    <w:rsid w:val="00AC0334"/>
    <w:rsid w:val="00AC0C07"/>
    <w:rsid w:val="00AC10C4"/>
    <w:rsid w:val="00AC1482"/>
    <w:rsid w:val="00AC155D"/>
    <w:rsid w:val="00AC19D7"/>
    <w:rsid w:val="00AC1FC6"/>
    <w:rsid w:val="00AC2CBE"/>
    <w:rsid w:val="00AC3D22"/>
    <w:rsid w:val="00AC46D6"/>
    <w:rsid w:val="00AC53BD"/>
    <w:rsid w:val="00AC5BAB"/>
    <w:rsid w:val="00AC5F49"/>
    <w:rsid w:val="00AC62D1"/>
    <w:rsid w:val="00AC6504"/>
    <w:rsid w:val="00AC66C6"/>
    <w:rsid w:val="00AC6786"/>
    <w:rsid w:val="00AC6E72"/>
    <w:rsid w:val="00AC739B"/>
    <w:rsid w:val="00AC781E"/>
    <w:rsid w:val="00AC7A60"/>
    <w:rsid w:val="00AC7D42"/>
    <w:rsid w:val="00AC7D8A"/>
    <w:rsid w:val="00AC7F27"/>
    <w:rsid w:val="00AD04F2"/>
    <w:rsid w:val="00AD092B"/>
    <w:rsid w:val="00AD0980"/>
    <w:rsid w:val="00AD0C24"/>
    <w:rsid w:val="00AD12CC"/>
    <w:rsid w:val="00AD165F"/>
    <w:rsid w:val="00AD1BB5"/>
    <w:rsid w:val="00AD1BBA"/>
    <w:rsid w:val="00AD1FCF"/>
    <w:rsid w:val="00AD2684"/>
    <w:rsid w:val="00AD2AE9"/>
    <w:rsid w:val="00AD2B95"/>
    <w:rsid w:val="00AD2BBE"/>
    <w:rsid w:val="00AD2C45"/>
    <w:rsid w:val="00AD2E16"/>
    <w:rsid w:val="00AD32C5"/>
    <w:rsid w:val="00AD3E91"/>
    <w:rsid w:val="00AD4A47"/>
    <w:rsid w:val="00AD541C"/>
    <w:rsid w:val="00AD549B"/>
    <w:rsid w:val="00AD57AD"/>
    <w:rsid w:val="00AD603E"/>
    <w:rsid w:val="00AD6176"/>
    <w:rsid w:val="00AD621A"/>
    <w:rsid w:val="00AD6344"/>
    <w:rsid w:val="00AD72D4"/>
    <w:rsid w:val="00AE0023"/>
    <w:rsid w:val="00AE0381"/>
    <w:rsid w:val="00AE03FB"/>
    <w:rsid w:val="00AE06E8"/>
    <w:rsid w:val="00AE0B6D"/>
    <w:rsid w:val="00AE11AA"/>
    <w:rsid w:val="00AE28EA"/>
    <w:rsid w:val="00AE2C12"/>
    <w:rsid w:val="00AE323C"/>
    <w:rsid w:val="00AE346D"/>
    <w:rsid w:val="00AE39D5"/>
    <w:rsid w:val="00AE4000"/>
    <w:rsid w:val="00AE45C1"/>
    <w:rsid w:val="00AE4D30"/>
    <w:rsid w:val="00AE5212"/>
    <w:rsid w:val="00AE524A"/>
    <w:rsid w:val="00AE5583"/>
    <w:rsid w:val="00AE5962"/>
    <w:rsid w:val="00AE5B10"/>
    <w:rsid w:val="00AE70B8"/>
    <w:rsid w:val="00AE7750"/>
    <w:rsid w:val="00AE78B9"/>
    <w:rsid w:val="00AE7A6F"/>
    <w:rsid w:val="00AE7B70"/>
    <w:rsid w:val="00AE7BBA"/>
    <w:rsid w:val="00AE7FFD"/>
    <w:rsid w:val="00AF19BA"/>
    <w:rsid w:val="00AF1A4D"/>
    <w:rsid w:val="00AF1A6B"/>
    <w:rsid w:val="00AF1CD5"/>
    <w:rsid w:val="00AF248C"/>
    <w:rsid w:val="00AF2D1B"/>
    <w:rsid w:val="00AF2FE8"/>
    <w:rsid w:val="00AF3461"/>
    <w:rsid w:val="00AF4247"/>
    <w:rsid w:val="00AF4732"/>
    <w:rsid w:val="00AF488E"/>
    <w:rsid w:val="00AF491E"/>
    <w:rsid w:val="00AF4DC5"/>
    <w:rsid w:val="00AF5828"/>
    <w:rsid w:val="00AF5BD4"/>
    <w:rsid w:val="00AF5EDC"/>
    <w:rsid w:val="00AF681D"/>
    <w:rsid w:val="00AF6DDF"/>
    <w:rsid w:val="00AF7E5F"/>
    <w:rsid w:val="00AF7F8A"/>
    <w:rsid w:val="00B002A0"/>
    <w:rsid w:val="00B003BD"/>
    <w:rsid w:val="00B00813"/>
    <w:rsid w:val="00B00A99"/>
    <w:rsid w:val="00B00B87"/>
    <w:rsid w:val="00B00BCB"/>
    <w:rsid w:val="00B0141E"/>
    <w:rsid w:val="00B015D8"/>
    <w:rsid w:val="00B02419"/>
    <w:rsid w:val="00B02C2E"/>
    <w:rsid w:val="00B03AC8"/>
    <w:rsid w:val="00B0493D"/>
    <w:rsid w:val="00B0571C"/>
    <w:rsid w:val="00B05DB5"/>
    <w:rsid w:val="00B06162"/>
    <w:rsid w:val="00B06362"/>
    <w:rsid w:val="00B06383"/>
    <w:rsid w:val="00B063C9"/>
    <w:rsid w:val="00B07100"/>
    <w:rsid w:val="00B0748C"/>
    <w:rsid w:val="00B0777C"/>
    <w:rsid w:val="00B07E23"/>
    <w:rsid w:val="00B07FAE"/>
    <w:rsid w:val="00B104C4"/>
    <w:rsid w:val="00B1098E"/>
    <w:rsid w:val="00B11F7B"/>
    <w:rsid w:val="00B1224B"/>
    <w:rsid w:val="00B12920"/>
    <w:rsid w:val="00B1309E"/>
    <w:rsid w:val="00B1318B"/>
    <w:rsid w:val="00B13DE1"/>
    <w:rsid w:val="00B1421F"/>
    <w:rsid w:val="00B1485F"/>
    <w:rsid w:val="00B14A3F"/>
    <w:rsid w:val="00B14D3C"/>
    <w:rsid w:val="00B14FB4"/>
    <w:rsid w:val="00B155E0"/>
    <w:rsid w:val="00B160A5"/>
    <w:rsid w:val="00B1635C"/>
    <w:rsid w:val="00B16946"/>
    <w:rsid w:val="00B16BC8"/>
    <w:rsid w:val="00B16C5F"/>
    <w:rsid w:val="00B16D51"/>
    <w:rsid w:val="00B16F49"/>
    <w:rsid w:val="00B17056"/>
    <w:rsid w:val="00B171FD"/>
    <w:rsid w:val="00B175DB"/>
    <w:rsid w:val="00B17AA1"/>
    <w:rsid w:val="00B20484"/>
    <w:rsid w:val="00B212F5"/>
    <w:rsid w:val="00B222BB"/>
    <w:rsid w:val="00B22792"/>
    <w:rsid w:val="00B23937"/>
    <w:rsid w:val="00B23A4B"/>
    <w:rsid w:val="00B2473D"/>
    <w:rsid w:val="00B24C2A"/>
    <w:rsid w:val="00B24ED5"/>
    <w:rsid w:val="00B255CD"/>
    <w:rsid w:val="00B255D1"/>
    <w:rsid w:val="00B25902"/>
    <w:rsid w:val="00B26500"/>
    <w:rsid w:val="00B2657A"/>
    <w:rsid w:val="00B26CF0"/>
    <w:rsid w:val="00B26E0A"/>
    <w:rsid w:val="00B27130"/>
    <w:rsid w:val="00B271AD"/>
    <w:rsid w:val="00B27277"/>
    <w:rsid w:val="00B2739B"/>
    <w:rsid w:val="00B274F8"/>
    <w:rsid w:val="00B3042B"/>
    <w:rsid w:val="00B30705"/>
    <w:rsid w:val="00B30C76"/>
    <w:rsid w:val="00B3167F"/>
    <w:rsid w:val="00B31D89"/>
    <w:rsid w:val="00B32090"/>
    <w:rsid w:val="00B3279A"/>
    <w:rsid w:val="00B32893"/>
    <w:rsid w:val="00B32BB6"/>
    <w:rsid w:val="00B32FF2"/>
    <w:rsid w:val="00B33371"/>
    <w:rsid w:val="00B33CEF"/>
    <w:rsid w:val="00B33D4B"/>
    <w:rsid w:val="00B34263"/>
    <w:rsid w:val="00B34848"/>
    <w:rsid w:val="00B34BBE"/>
    <w:rsid w:val="00B34DC1"/>
    <w:rsid w:val="00B3671F"/>
    <w:rsid w:val="00B36DE0"/>
    <w:rsid w:val="00B37859"/>
    <w:rsid w:val="00B37B47"/>
    <w:rsid w:val="00B37EF1"/>
    <w:rsid w:val="00B403E4"/>
    <w:rsid w:val="00B404B6"/>
    <w:rsid w:val="00B40A6A"/>
    <w:rsid w:val="00B42968"/>
    <w:rsid w:val="00B42A9E"/>
    <w:rsid w:val="00B42C8A"/>
    <w:rsid w:val="00B42D36"/>
    <w:rsid w:val="00B4341E"/>
    <w:rsid w:val="00B43B29"/>
    <w:rsid w:val="00B44067"/>
    <w:rsid w:val="00B4408B"/>
    <w:rsid w:val="00B447DB"/>
    <w:rsid w:val="00B448CA"/>
    <w:rsid w:val="00B44E2C"/>
    <w:rsid w:val="00B4567E"/>
    <w:rsid w:val="00B45807"/>
    <w:rsid w:val="00B45898"/>
    <w:rsid w:val="00B4610A"/>
    <w:rsid w:val="00B464F5"/>
    <w:rsid w:val="00B4651B"/>
    <w:rsid w:val="00B467CD"/>
    <w:rsid w:val="00B475F0"/>
    <w:rsid w:val="00B47B7A"/>
    <w:rsid w:val="00B51AC1"/>
    <w:rsid w:val="00B52118"/>
    <w:rsid w:val="00B521D4"/>
    <w:rsid w:val="00B52B32"/>
    <w:rsid w:val="00B52D6C"/>
    <w:rsid w:val="00B52E8B"/>
    <w:rsid w:val="00B52FF3"/>
    <w:rsid w:val="00B5309B"/>
    <w:rsid w:val="00B53167"/>
    <w:rsid w:val="00B534E4"/>
    <w:rsid w:val="00B535EA"/>
    <w:rsid w:val="00B53EA4"/>
    <w:rsid w:val="00B555B1"/>
    <w:rsid w:val="00B55ABF"/>
    <w:rsid w:val="00B55CF9"/>
    <w:rsid w:val="00B561C2"/>
    <w:rsid w:val="00B56D2A"/>
    <w:rsid w:val="00B57907"/>
    <w:rsid w:val="00B57C15"/>
    <w:rsid w:val="00B57C5D"/>
    <w:rsid w:val="00B607D5"/>
    <w:rsid w:val="00B62939"/>
    <w:rsid w:val="00B62BD9"/>
    <w:rsid w:val="00B631FB"/>
    <w:rsid w:val="00B6322B"/>
    <w:rsid w:val="00B63373"/>
    <w:rsid w:val="00B63622"/>
    <w:rsid w:val="00B6369F"/>
    <w:rsid w:val="00B642EA"/>
    <w:rsid w:val="00B646B8"/>
    <w:rsid w:val="00B64BA7"/>
    <w:rsid w:val="00B64DC6"/>
    <w:rsid w:val="00B65274"/>
    <w:rsid w:val="00B66120"/>
    <w:rsid w:val="00B66121"/>
    <w:rsid w:val="00B664DD"/>
    <w:rsid w:val="00B669BE"/>
    <w:rsid w:val="00B66C8C"/>
    <w:rsid w:val="00B66FA6"/>
    <w:rsid w:val="00B672E8"/>
    <w:rsid w:val="00B67612"/>
    <w:rsid w:val="00B67A21"/>
    <w:rsid w:val="00B67BEE"/>
    <w:rsid w:val="00B70696"/>
    <w:rsid w:val="00B7075E"/>
    <w:rsid w:val="00B7193C"/>
    <w:rsid w:val="00B71B68"/>
    <w:rsid w:val="00B72133"/>
    <w:rsid w:val="00B72AA3"/>
    <w:rsid w:val="00B73502"/>
    <w:rsid w:val="00B73649"/>
    <w:rsid w:val="00B7473F"/>
    <w:rsid w:val="00B748C0"/>
    <w:rsid w:val="00B74A6C"/>
    <w:rsid w:val="00B74F71"/>
    <w:rsid w:val="00B751DB"/>
    <w:rsid w:val="00B75565"/>
    <w:rsid w:val="00B75583"/>
    <w:rsid w:val="00B75AC1"/>
    <w:rsid w:val="00B76350"/>
    <w:rsid w:val="00B768CE"/>
    <w:rsid w:val="00B76A80"/>
    <w:rsid w:val="00B772C8"/>
    <w:rsid w:val="00B7750D"/>
    <w:rsid w:val="00B779F5"/>
    <w:rsid w:val="00B81CAB"/>
    <w:rsid w:val="00B81EA0"/>
    <w:rsid w:val="00B82D8A"/>
    <w:rsid w:val="00B839D6"/>
    <w:rsid w:val="00B83A2E"/>
    <w:rsid w:val="00B83CA0"/>
    <w:rsid w:val="00B84AC6"/>
    <w:rsid w:val="00B858DF"/>
    <w:rsid w:val="00B85AA0"/>
    <w:rsid w:val="00B85B52"/>
    <w:rsid w:val="00B860C4"/>
    <w:rsid w:val="00B862B9"/>
    <w:rsid w:val="00B87056"/>
    <w:rsid w:val="00B873A5"/>
    <w:rsid w:val="00B905B3"/>
    <w:rsid w:val="00B90B6E"/>
    <w:rsid w:val="00B9182F"/>
    <w:rsid w:val="00B91A4B"/>
    <w:rsid w:val="00B91C1A"/>
    <w:rsid w:val="00B9219D"/>
    <w:rsid w:val="00B9222D"/>
    <w:rsid w:val="00B92B29"/>
    <w:rsid w:val="00B931BD"/>
    <w:rsid w:val="00B93A19"/>
    <w:rsid w:val="00B93B52"/>
    <w:rsid w:val="00B93C7F"/>
    <w:rsid w:val="00B947C7"/>
    <w:rsid w:val="00B951EF"/>
    <w:rsid w:val="00B95496"/>
    <w:rsid w:val="00B9566B"/>
    <w:rsid w:val="00B958FD"/>
    <w:rsid w:val="00B95B4A"/>
    <w:rsid w:val="00B95F58"/>
    <w:rsid w:val="00B96782"/>
    <w:rsid w:val="00B968DD"/>
    <w:rsid w:val="00BA0177"/>
    <w:rsid w:val="00BA03E2"/>
    <w:rsid w:val="00BA0A0D"/>
    <w:rsid w:val="00BA0EB4"/>
    <w:rsid w:val="00BA107A"/>
    <w:rsid w:val="00BA1505"/>
    <w:rsid w:val="00BA172A"/>
    <w:rsid w:val="00BA1785"/>
    <w:rsid w:val="00BA25C3"/>
    <w:rsid w:val="00BA28A9"/>
    <w:rsid w:val="00BA34B9"/>
    <w:rsid w:val="00BA3883"/>
    <w:rsid w:val="00BA3AD0"/>
    <w:rsid w:val="00BA3CA0"/>
    <w:rsid w:val="00BA4239"/>
    <w:rsid w:val="00BA454A"/>
    <w:rsid w:val="00BA47BA"/>
    <w:rsid w:val="00BA4C39"/>
    <w:rsid w:val="00BA5791"/>
    <w:rsid w:val="00BA5ACC"/>
    <w:rsid w:val="00BA5BA2"/>
    <w:rsid w:val="00BA5DC8"/>
    <w:rsid w:val="00BA64AE"/>
    <w:rsid w:val="00BA6877"/>
    <w:rsid w:val="00BA6B0B"/>
    <w:rsid w:val="00BA790B"/>
    <w:rsid w:val="00BA7AE2"/>
    <w:rsid w:val="00BA7CBB"/>
    <w:rsid w:val="00BB0248"/>
    <w:rsid w:val="00BB027C"/>
    <w:rsid w:val="00BB040B"/>
    <w:rsid w:val="00BB1690"/>
    <w:rsid w:val="00BB17F0"/>
    <w:rsid w:val="00BB182F"/>
    <w:rsid w:val="00BB18B0"/>
    <w:rsid w:val="00BB18B1"/>
    <w:rsid w:val="00BB1C6F"/>
    <w:rsid w:val="00BB2B30"/>
    <w:rsid w:val="00BB2DDF"/>
    <w:rsid w:val="00BB3104"/>
    <w:rsid w:val="00BB3A1F"/>
    <w:rsid w:val="00BB3E2D"/>
    <w:rsid w:val="00BB3E6E"/>
    <w:rsid w:val="00BB4584"/>
    <w:rsid w:val="00BB4E22"/>
    <w:rsid w:val="00BB5500"/>
    <w:rsid w:val="00BB5E72"/>
    <w:rsid w:val="00BB6439"/>
    <w:rsid w:val="00BB73F9"/>
    <w:rsid w:val="00BB78EB"/>
    <w:rsid w:val="00BB7DC5"/>
    <w:rsid w:val="00BC055D"/>
    <w:rsid w:val="00BC07BD"/>
    <w:rsid w:val="00BC0CF5"/>
    <w:rsid w:val="00BC0D59"/>
    <w:rsid w:val="00BC0DA3"/>
    <w:rsid w:val="00BC163B"/>
    <w:rsid w:val="00BC17FE"/>
    <w:rsid w:val="00BC1BFA"/>
    <w:rsid w:val="00BC1F24"/>
    <w:rsid w:val="00BC1FAD"/>
    <w:rsid w:val="00BC2B2C"/>
    <w:rsid w:val="00BC2C12"/>
    <w:rsid w:val="00BC327E"/>
    <w:rsid w:val="00BC33D4"/>
    <w:rsid w:val="00BC3514"/>
    <w:rsid w:val="00BC448A"/>
    <w:rsid w:val="00BC45C8"/>
    <w:rsid w:val="00BC4BCF"/>
    <w:rsid w:val="00BC528B"/>
    <w:rsid w:val="00BC5508"/>
    <w:rsid w:val="00BC5799"/>
    <w:rsid w:val="00BC57A8"/>
    <w:rsid w:val="00BC5B54"/>
    <w:rsid w:val="00BC5C17"/>
    <w:rsid w:val="00BC5C84"/>
    <w:rsid w:val="00BC60E3"/>
    <w:rsid w:val="00BC6553"/>
    <w:rsid w:val="00BC6DCB"/>
    <w:rsid w:val="00BC79C0"/>
    <w:rsid w:val="00BD07E8"/>
    <w:rsid w:val="00BD09C4"/>
    <w:rsid w:val="00BD1782"/>
    <w:rsid w:val="00BD1949"/>
    <w:rsid w:val="00BD23A9"/>
    <w:rsid w:val="00BD26FD"/>
    <w:rsid w:val="00BD277E"/>
    <w:rsid w:val="00BD27A3"/>
    <w:rsid w:val="00BD2870"/>
    <w:rsid w:val="00BD3075"/>
    <w:rsid w:val="00BD31E2"/>
    <w:rsid w:val="00BD39C6"/>
    <w:rsid w:val="00BD41B3"/>
    <w:rsid w:val="00BD41EF"/>
    <w:rsid w:val="00BD4964"/>
    <w:rsid w:val="00BD5242"/>
    <w:rsid w:val="00BD555E"/>
    <w:rsid w:val="00BD5976"/>
    <w:rsid w:val="00BD61C2"/>
    <w:rsid w:val="00BD663C"/>
    <w:rsid w:val="00BD68E6"/>
    <w:rsid w:val="00BD6A6A"/>
    <w:rsid w:val="00BD6DC2"/>
    <w:rsid w:val="00BD73A4"/>
    <w:rsid w:val="00BD76BF"/>
    <w:rsid w:val="00BD7D8B"/>
    <w:rsid w:val="00BE04BC"/>
    <w:rsid w:val="00BE1188"/>
    <w:rsid w:val="00BE1761"/>
    <w:rsid w:val="00BE1772"/>
    <w:rsid w:val="00BE1F38"/>
    <w:rsid w:val="00BE2334"/>
    <w:rsid w:val="00BE2345"/>
    <w:rsid w:val="00BE2432"/>
    <w:rsid w:val="00BE294D"/>
    <w:rsid w:val="00BE3501"/>
    <w:rsid w:val="00BE3955"/>
    <w:rsid w:val="00BE3A72"/>
    <w:rsid w:val="00BE3E7C"/>
    <w:rsid w:val="00BE3E7F"/>
    <w:rsid w:val="00BE59FD"/>
    <w:rsid w:val="00BE5DDB"/>
    <w:rsid w:val="00BE6864"/>
    <w:rsid w:val="00BE6B85"/>
    <w:rsid w:val="00BE7AC7"/>
    <w:rsid w:val="00BE7D05"/>
    <w:rsid w:val="00BF07CD"/>
    <w:rsid w:val="00BF07EE"/>
    <w:rsid w:val="00BF0872"/>
    <w:rsid w:val="00BF0A48"/>
    <w:rsid w:val="00BF0B36"/>
    <w:rsid w:val="00BF160C"/>
    <w:rsid w:val="00BF20C4"/>
    <w:rsid w:val="00BF2978"/>
    <w:rsid w:val="00BF32F1"/>
    <w:rsid w:val="00BF36AA"/>
    <w:rsid w:val="00BF3A70"/>
    <w:rsid w:val="00BF3C14"/>
    <w:rsid w:val="00BF3C86"/>
    <w:rsid w:val="00BF3D32"/>
    <w:rsid w:val="00BF450B"/>
    <w:rsid w:val="00BF4906"/>
    <w:rsid w:val="00BF4A6E"/>
    <w:rsid w:val="00BF510E"/>
    <w:rsid w:val="00BF5556"/>
    <w:rsid w:val="00BF56E0"/>
    <w:rsid w:val="00BF6118"/>
    <w:rsid w:val="00BF6572"/>
    <w:rsid w:val="00BF66D8"/>
    <w:rsid w:val="00BF681B"/>
    <w:rsid w:val="00BF7914"/>
    <w:rsid w:val="00BF7B1E"/>
    <w:rsid w:val="00C00A14"/>
    <w:rsid w:val="00C00CA4"/>
    <w:rsid w:val="00C01804"/>
    <w:rsid w:val="00C01873"/>
    <w:rsid w:val="00C01B39"/>
    <w:rsid w:val="00C02325"/>
    <w:rsid w:val="00C02390"/>
    <w:rsid w:val="00C02872"/>
    <w:rsid w:val="00C02A88"/>
    <w:rsid w:val="00C03AB8"/>
    <w:rsid w:val="00C0548D"/>
    <w:rsid w:val="00C05578"/>
    <w:rsid w:val="00C059E7"/>
    <w:rsid w:val="00C0600E"/>
    <w:rsid w:val="00C0601A"/>
    <w:rsid w:val="00C06793"/>
    <w:rsid w:val="00C06BC9"/>
    <w:rsid w:val="00C073C7"/>
    <w:rsid w:val="00C07613"/>
    <w:rsid w:val="00C101FC"/>
    <w:rsid w:val="00C105D6"/>
    <w:rsid w:val="00C11026"/>
    <w:rsid w:val="00C113D3"/>
    <w:rsid w:val="00C124F6"/>
    <w:rsid w:val="00C12DA1"/>
    <w:rsid w:val="00C1353B"/>
    <w:rsid w:val="00C1519B"/>
    <w:rsid w:val="00C158E5"/>
    <w:rsid w:val="00C15B4E"/>
    <w:rsid w:val="00C15B8C"/>
    <w:rsid w:val="00C15E4C"/>
    <w:rsid w:val="00C1676F"/>
    <w:rsid w:val="00C1680F"/>
    <w:rsid w:val="00C201D6"/>
    <w:rsid w:val="00C20805"/>
    <w:rsid w:val="00C20B05"/>
    <w:rsid w:val="00C2109E"/>
    <w:rsid w:val="00C212DA"/>
    <w:rsid w:val="00C213F0"/>
    <w:rsid w:val="00C215C6"/>
    <w:rsid w:val="00C217C9"/>
    <w:rsid w:val="00C218C5"/>
    <w:rsid w:val="00C219F9"/>
    <w:rsid w:val="00C21FAE"/>
    <w:rsid w:val="00C2238F"/>
    <w:rsid w:val="00C224BB"/>
    <w:rsid w:val="00C22F8E"/>
    <w:rsid w:val="00C233CA"/>
    <w:rsid w:val="00C2389D"/>
    <w:rsid w:val="00C23B19"/>
    <w:rsid w:val="00C23F03"/>
    <w:rsid w:val="00C24168"/>
    <w:rsid w:val="00C24D60"/>
    <w:rsid w:val="00C25A3F"/>
    <w:rsid w:val="00C25B42"/>
    <w:rsid w:val="00C25EF2"/>
    <w:rsid w:val="00C26435"/>
    <w:rsid w:val="00C26B6B"/>
    <w:rsid w:val="00C26C62"/>
    <w:rsid w:val="00C26CD6"/>
    <w:rsid w:val="00C26F1C"/>
    <w:rsid w:val="00C27A40"/>
    <w:rsid w:val="00C300FF"/>
    <w:rsid w:val="00C3084F"/>
    <w:rsid w:val="00C30E9A"/>
    <w:rsid w:val="00C30F7D"/>
    <w:rsid w:val="00C31A71"/>
    <w:rsid w:val="00C31C67"/>
    <w:rsid w:val="00C3240E"/>
    <w:rsid w:val="00C32605"/>
    <w:rsid w:val="00C328F1"/>
    <w:rsid w:val="00C32A86"/>
    <w:rsid w:val="00C32C5E"/>
    <w:rsid w:val="00C32DC0"/>
    <w:rsid w:val="00C3306F"/>
    <w:rsid w:val="00C3314C"/>
    <w:rsid w:val="00C33269"/>
    <w:rsid w:val="00C34A58"/>
    <w:rsid w:val="00C34A94"/>
    <w:rsid w:val="00C34B00"/>
    <w:rsid w:val="00C34CD8"/>
    <w:rsid w:val="00C35096"/>
    <w:rsid w:val="00C35737"/>
    <w:rsid w:val="00C35900"/>
    <w:rsid w:val="00C35945"/>
    <w:rsid w:val="00C3628F"/>
    <w:rsid w:val="00C3684F"/>
    <w:rsid w:val="00C36FB3"/>
    <w:rsid w:val="00C371E5"/>
    <w:rsid w:val="00C37376"/>
    <w:rsid w:val="00C37A18"/>
    <w:rsid w:val="00C37ADB"/>
    <w:rsid w:val="00C37D6E"/>
    <w:rsid w:val="00C37F3F"/>
    <w:rsid w:val="00C40A9F"/>
    <w:rsid w:val="00C40C22"/>
    <w:rsid w:val="00C4137E"/>
    <w:rsid w:val="00C415A1"/>
    <w:rsid w:val="00C416E2"/>
    <w:rsid w:val="00C41772"/>
    <w:rsid w:val="00C41BE7"/>
    <w:rsid w:val="00C41CAF"/>
    <w:rsid w:val="00C420FE"/>
    <w:rsid w:val="00C421B0"/>
    <w:rsid w:val="00C42518"/>
    <w:rsid w:val="00C4257F"/>
    <w:rsid w:val="00C427FA"/>
    <w:rsid w:val="00C42D37"/>
    <w:rsid w:val="00C42D5D"/>
    <w:rsid w:val="00C431A2"/>
    <w:rsid w:val="00C43288"/>
    <w:rsid w:val="00C433D2"/>
    <w:rsid w:val="00C43572"/>
    <w:rsid w:val="00C4395A"/>
    <w:rsid w:val="00C43994"/>
    <w:rsid w:val="00C439CD"/>
    <w:rsid w:val="00C442E1"/>
    <w:rsid w:val="00C445DD"/>
    <w:rsid w:val="00C458F0"/>
    <w:rsid w:val="00C45AB8"/>
    <w:rsid w:val="00C4620C"/>
    <w:rsid w:val="00C4627D"/>
    <w:rsid w:val="00C463E1"/>
    <w:rsid w:val="00C46BB3"/>
    <w:rsid w:val="00C46DF9"/>
    <w:rsid w:val="00C50111"/>
    <w:rsid w:val="00C5052C"/>
    <w:rsid w:val="00C51A2C"/>
    <w:rsid w:val="00C5237D"/>
    <w:rsid w:val="00C52415"/>
    <w:rsid w:val="00C52844"/>
    <w:rsid w:val="00C529A4"/>
    <w:rsid w:val="00C52D87"/>
    <w:rsid w:val="00C5303D"/>
    <w:rsid w:val="00C531CA"/>
    <w:rsid w:val="00C53DAB"/>
    <w:rsid w:val="00C54B9B"/>
    <w:rsid w:val="00C54E1A"/>
    <w:rsid w:val="00C552F5"/>
    <w:rsid w:val="00C558CF"/>
    <w:rsid w:val="00C55FBE"/>
    <w:rsid w:val="00C56726"/>
    <w:rsid w:val="00C56D7D"/>
    <w:rsid w:val="00C574A5"/>
    <w:rsid w:val="00C57808"/>
    <w:rsid w:val="00C57817"/>
    <w:rsid w:val="00C6124B"/>
    <w:rsid w:val="00C61BBA"/>
    <w:rsid w:val="00C61DF3"/>
    <w:rsid w:val="00C62140"/>
    <w:rsid w:val="00C63296"/>
    <w:rsid w:val="00C647BD"/>
    <w:rsid w:val="00C649C3"/>
    <w:rsid w:val="00C64E75"/>
    <w:rsid w:val="00C64FC1"/>
    <w:rsid w:val="00C65179"/>
    <w:rsid w:val="00C6555F"/>
    <w:rsid w:val="00C660F1"/>
    <w:rsid w:val="00C6615A"/>
    <w:rsid w:val="00C661C5"/>
    <w:rsid w:val="00C66BF5"/>
    <w:rsid w:val="00C66C0A"/>
    <w:rsid w:val="00C66C8E"/>
    <w:rsid w:val="00C67F1E"/>
    <w:rsid w:val="00C7017A"/>
    <w:rsid w:val="00C7041B"/>
    <w:rsid w:val="00C707FB"/>
    <w:rsid w:val="00C70828"/>
    <w:rsid w:val="00C716C0"/>
    <w:rsid w:val="00C72101"/>
    <w:rsid w:val="00C72462"/>
    <w:rsid w:val="00C72A4D"/>
    <w:rsid w:val="00C72F2C"/>
    <w:rsid w:val="00C73419"/>
    <w:rsid w:val="00C73AC6"/>
    <w:rsid w:val="00C73B87"/>
    <w:rsid w:val="00C73B8C"/>
    <w:rsid w:val="00C7416C"/>
    <w:rsid w:val="00C745CF"/>
    <w:rsid w:val="00C74D55"/>
    <w:rsid w:val="00C74E08"/>
    <w:rsid w:val="00C74EC2"/>
    <w:rsid w:val="00C74F77"/>
    <w:rsid w:val="00C75252"/>
    <w:rsid w:val="00C75A3F"/>
    <w:rsid w:val="00C75BF6"/>
    <w:rsid w:val="00C75E23"/>
    <w:rsid w:val="00C75E83"/>
    <w:rsid w:val="00C7603C"/>
    <w:rsid w:val="00C76096"/>
    <w:rsid w:val="00C76825"/>
    <w:rsid w:val="00C76D55"/>
    <w:rsid w:val="00C77942"/>
    <w:rsid w:val="00C80777"/>
    <w:rsid w:val="00C8082D"/>
    <w:rsid w:val="00C80863"/>
    <w:rsid w:val="00C80A34"/>
    <w:rsid w:val="00C80BD4"/>
    <w:rsid w:val="00C80D6F"/>
    <w:rsid w:val="00C811BE"/>
    <w:rsid w:val="00C813FF"/>
    <w:rsid w:val="00C81C2D"/>
    <w:rsid w:val="00C824F3"/>
    <w:rsid w:val="00C8250A"/>
    <w:rsid w:val="00C82723"/>
    <w:rsid w:val="00C82B20"/>
    <w:rsid w:val="00C834E9"/>
    <w:rsid w:val="00C83A20"/>
    <w:rsid w:val="00C84D51"/>
    <w:rsid w:val="00C85836"/>
    <w:rsid w:val="00C860F8"/>
    <w:rsid w:val="00C864F1"/>
    <w:rsid w:val="00C86A75"/>
    <w:rsid w:val="00C8705D"/>
    <w:rsid w:val="00C87221"/>
    <w:rsid w:val="00C87974"/>
    <w:rsid w:val="00C879CE"/>
    <w:rsid w:val="00C87A8A"/>
    <w:rsid w:val="00C90041"/>
    <w:rsid w:val="00C900FE"/>
    <w:rsid w:val="00C90793"/>
    <w:rsid w:val="00C907A2"/>
    <w:rsid w:val="00C91C8B"/>
    <w:rsid w:val="00C92140"/>
    <w:rsid w:val="00C92453"/>
    <w:rsid w:val="00C92BEF"/>
    <w:rsid w:val="00C92C25"/>
    <w:rsid w:val="00C932CE"/>
    <w:rsid w:val="00C93802"/>
    <w:rsid w:val="00C93A4B"/>
    <w:rsid w:val="00C941CE"/>
    <w:rsid w:val="00C942AD"/>
    <w:rsid w:val="00C94582"/>
    <w:rsid w:val="00C9468E"/>
    <w:rsid w:val="00C9488B"/>
    <w:rsid w:val="00C94CE4"/>
    <w:rsid w:val="00C9524D"/>
    <w:rsid w:val="00C95942"/>
    <w:rsid w:val="00C95F97"/>
    <w:rsid w:val="00C964BD"/>
    <w:rsid w:val="00C96504"/>
    <w:rsid w:val="00C96C48"/>
    <w:rsid w:val="00C96F26"/>
    <w:rsid w:val="00C9714E"/>
    <w:rsid w:val="00C97406"/>
    <w:rsid w:val="00C979F7"/>
    <w:rsid w:val="00C97B91"/>
    <w:rsid w:val="00C97E3A"/>
    <w:rsid w:val="00CA01B9"/>
    <w:rsid w:val="00CA05FF"/>
    <w:rsid w:val="00CA0D2A"/>
    <w:rsid w:val="00CA1092"/>
    <w:rsid w:val="00CA10EE"/>
    <w:rsid w:val="00CA13DD"/>
    <w:rsid w:val="00CA13F1"/>
    <w:rsid w:val="00CA1632"/>
    <w:rsid w:val="00CA175D"/>
    <w:rsid w:val="00CA1A0D"/>
    <w:rsid w:val="00CA1FEA"/>
    <w:rsid w:val="00CA215D"/>
    <w:rsid w:val="00CA397A"/>
    <w:rsid w:val="00CA3A1B"/>
    <w:rsid w:val="00CA3DB0"/>
    <w:rsid w:val="00CA469B"/>
    <w:rsid w:val="00CA4A85"/>
    <w:rsid w:val="00CA5025"/>
    <w:rsid w:val="00CA548E"/>
    <w:rsid w:val="00CA5B87"/>
    <w:rsid w:val="00CA5CB2"/>
    <w:rsid w:val="00CA6CDA"/>
    <w:rsid w:val="00CA6E17"/>
    <w:rsid w:val="00CA745B"/>
    <w:rsid w:val="00CA79F4"/>
    <w:rsid w:val="00CA7A7B"/>
    <w:rsid w:val="00CA7DDC"/>
    <w:rsid w:val="00CABB67"/>
    <w:rsid w:val="00CB0066"/>
    <w:rsid w:val="00CB00A9"/>
    <w:rsid w:val="00CB1E5E"/>
    <w:rsid w:val="00CB2377"/>
    <w:rsid w:val="00CB27F5"/>
    <w:rsid w:val="00CB2861"/>
    <w:rsid w:val="00CB291D"/>
    <w:rsid w:val="00CB3264"/>
    <w:rsid w:val="00CB3857"/>
    <w:rsid w:val="00CB39F2"/>
    <w:rsid w:val="00CB4769"/>
    <w:rsid w:val="00CB4D5A"/>
    <w:rsid w:val="00CB4E8E"/>
    <w:rsid w:val="00CB5111"/>
    <w:rsid w:val="00CB542F"/>
    <w:rsid w:val="00CB5A29"/>
    <w:rsid w:val="00CB5AF3"/>
    <w:rsid w:val="00CB5B00"/>
    <w:rsid w:val="00CB5E75"/>
    <w:rsid w:val="00CB639F"/>
    <w:rsid w:val="00CB66F9"/>
    <w:rsid w:val="00CB6BD3"/>
    <w:rsid w:val="00CB6CF4"/>
    <w:rsid w:val="00CB6E98"/>
    <w:rsid w:val="00CB7206"/>
    <w:rsid w:val="00CC0532"/>
    <w:rsid w:val="00CC06BE"/>
    <w:rsid w:val="00CC0D02"/>
    <w:rsid w:val="00CC0D68"/>
    <w:rsid w:val="00CC1490"/>
    <w:rsid w:val="00CC16FF"/>
    <w:rsid w:val="00CC18E2"/>
    <w:rsid w:val="00CC1CA2"/>
    <w:rsid w:val="00CC23A9"/>
    <w:rsid w:val="00CC24E2"/>
    <w:rsid w:val="00CC251A"/>
    <w:rsid w:val="00CC2D18"/>
    <w:rsid w:val="00CC31A8"/>
    <w:rsid w:val="00CC3211"/>
    <w:rsid w:val="00CC3276"/>
    <w:rsid w:val="00CC3E33"/>
    <w:rsid w:val="00CC51A5"/>
    <w:rsid w:val="00CC60E4"/>
    <w:rsid w:val="00CC618A"/>
    <w:rsid w:val="00CC61BB"/>
    <w:rsid w:val="00CC6263"/>
    <w:rsid w:val="00CC68A0"/>
    <w:rsid w:val="00CC68C8"/>
    <w:rsid w:val="00CC70FF"/>
    <w:rsid w:val="00CC7CC2"/>
    <w:rsid w:val="00CC7D80"/>
    <w:rsid w:val="00CD0267"/>
    <w:rsid w:val="00CD04A3"/>
    <w:rsid w:val="00CD05D5"/>
    <w:rsid w:val="00CD0828"/>
    <w:rsid w:val="00CD0847"/>
    <w:rsid w:val="00CD0F4D"/>
    <w:rsid w:val="00CD14DA"/>
    <w:rsid w:val="00CD15B6"/>
    <w:rsid w:val="00CD1ABF"/>
    <w:rsid w:val="00CD228C"/>
    <w:rsid w:val="00CD256A"/>
    <w:rsid w:val="00CD2860"/>
    <w:rsid w:val="00CD28CC"/>
    <w:rsid w:val="00CD2FF5"/>
    <w:rsid w:val="00CD3B3E"/>
    <w:rsid w:val="00CD4032"/>
    <w:rsid w:val="00CD4449"/>
    <w:rsid w:val="00CD53AC"/>
    <w:rsid w:val="00CD5517"/>
    <w:rsid w:val="00CD6127"/>
    <w:rsid w:val="00CD6629"/>
    <w:rsid w:val="00CD74C1"/>
    <w:rsid w:val="00CD776A"/>
    <w:rsid w:val="00CE0254"/>
    <w:rsid w:val="00CE06DD"/>
    <w:rsid w:val="00CE0E72"/>
    <w:rsid w:val="00CE14E7"/>
    <w:rsid w:val="00CE16E0"/>
    <w:rsid w:val="00CE21EB"/>
    <w:rsid w:val="00CE3282"/>
    <w:rsid w:val="00CE539E"/>
    <w:rsid w:val="00CE5781"/>
    <w:rsid w:val="00CE5818"/>
    <w:rsid w:val="00CE5980"/>
    <w:rsid w:val="00CE607B"/>
    <w:rsid w:val="00CE6547"/>
    <w:rsid w:val="00CE6E95"/>
    <w:rsid w:val="00CE6F2C"/>
    <w:rsid w:val="00CE71DA"/>
    <w:rsid w:val="00CE7451"/>
    <w:rsid w:val="00CF0167"/>
    <w:rsid w:val="00CF0812"/>
    <w:rsid w:val="00CF0E85"/>
    <w:rsid w:val="00CF1037"/>
    <w:rsid w:val="00CF14B6"/>
    <w:rsid w:val="00CF170E"/>
    <w:rsid w:val="00CF22C1"/>
    <w:rsid w:val="00CF2635"/>
    <w:rsid w:val="00CF2787"/>
    <w:rsid w:val="00CF28C1"/>
    <w:rsid w:val="00CF2929"/>
    <w:rsid w:val="00CF29B0"/>
    <w:rsid w:val="00CF3851"/>
    <w:rsid w:val="00CF3A42"/>
    <w:rsid w:val="00CF4F31"/>
    <w:rsid w:val="00CF5214"/>
    <w:rsid w:val="00CF53DD"/>
    <w:rsid w:val="00CF5751"/>
    <w:rsid w:val="00CF5E0F"/>
    <w:rsid w:val="00CF70ED"/>
    <w:rsid w:val="00CF7147"/>
    <w:rsid w:val="00CF74DD"/>
    <w:rsid w:val="00CF7F2F"/>
    <w:rsid w:val="00D0046B"/>
    <w:rsid w:val="00D00D68"/>
    <w:rsid w:val="00D00E1A"/>
    <w:rsid w:val="00D01336"/>
    <w:rsid w:val="00D01A91"/>
    <w:rsid w:val="00D01ABF"/>
    <w:rsid w:val="00D01B9D"/>
    <w:rsid w:val="00D01E63"/>
    <w:rsid w:val="00D020CE"/>
    <w:rsid w:val="00D02F6A"/>
    <w:rsid w:val="00D03171"/>
    <w:rsid w:val="00D03A2C"/>
    <w:rsid w:val="00D03E10"/>
    <w:rsid w:val="00D044A3"/>
    <w:rsid w:val="00D0456A"/>
    <w:rsid w:val="00D048F3"/>
    <w:rsid w:val="00D058B3"/>
    <w:rsid w:val="00D06239"/>
    <w:rsid w:val="00D06776"/>
    <w:rsid w:val="00D073DC"/>
    <w:rsid w:val="00D07577"/>
    <w:rsid w:val="00D10408"/>
    <w:rsid w:val="00D10E58"/>
    <w:rsid w:val="00D10EBF"/>
    <w:rsid w:val="00D11C2A"/>
    <w:rsid w:val="00D11CCB"/>
    <w:rsid w:val="00D11EC6"/>
    <w:rsid w:val="00D12103"/>
    <w:rsid w:val="00D122E6"/>
    <w:rsid w:val="00D1261F"/>
    <w:rsid w:val="00D12773"/>
    <w:rsid w:val="00D128A2"/>
    <w:rsid w:val="00D12B73"/>
    <w:rsid w:val="00D13566"/>
    <w:rsid w:val="00D13766"/>
    <w:rsid w:val="00D13E4B"/>
    <w:rsid w:val="00D14357"/>
    <w:rsid w:val="00D147E7"/>
    <w:rsid w:val="00D14A68"/>
    <w:rsid w:val="00D14B6E"/>
    <w:rsid w:val="00D156BA"/>
    <w:rsid w:val="00D15716"/>
    <w:rsid w:val="00D15832"/>
    <w:rsid w:val="00D16C06"/>
    <w:rsid w:val="00D16DCC"/>
    <w:rsid w:val="00D16FC7"/>
    <w:rsid w:val="00D173CB"/>
    <w:rsid w:val="00D17971"/>
    <w:rsid w:val="00D17A0B"/>
    <w:rsid w:val="00D17E1E"/>
    <w:rsid w:val="00D17F2E"/>
    <w:rsid w:val="00D20417"/>
    <w:rsid w:val="00D2043A"/>
    <w:rsid w:val="00D20DAC"/>
    <w:rsid w:val="00D20F92"/>
    <w:rsid w:val="00D20FC7"/>
    <w:rsid w:val="00D220F8"/>
    <w:rsid w:val="00D223AD"/>
    <w:rsid w:val="00D22AE8"/>
    <w:rsid w:val="00D23180"/>
    <w:rsid w:val="00D23348"/>
    <w:rsid w:val="00D234C2"/>
    <w:rsid w:val="00D23A63"/>
    <w:rsid w:val="00D23D01"/>
    <w:rsid w:val="00D23E73"/>
    <w:rsid w:val="00D2475C"/>
    <w:rsid w:val="00D24D9A"/>
    <w:rsid w:val="00D24F25"/>
    <w:rsid w:val="00D24F51"/>
    <w:rsid w:val="00D26C65"/>
    <w:rsid w:val="00D275EA"/>
    <w:rsid w:val="00D27ACB"/>
    <w:rsid w:val="00D3053A"/>
    <w:rsid w:val="00D306E2"/>
    <w:rsid w:val="00D31DD5"/>
    <w:rsid w:val="00D32177"/>
    <w:rsid w:val="00D32203"/>
    <w:rsid w:val="00D344B7"/>
    <w:rsid w:val="00D3554F"/>
    <w:rsid w:val="00D35657"/>
    <w:rsid w:val="00D35812"/>
    <w:rsid w:val="00D361EC"/>
    <w:rsid w:val="00D37001"/>
    <w:rsid w:val="00D37095"/>
    <w:rsid w:val="00D37298"/>
    <w:rsid w:val="00D3776D"/>
    <w:rsid w:val="00D379E0"/>
    <w:rsid w:val="00D37C82"/>
    <w:rsid w:val="00D37F62"/>
    <w:rsid w:val="00D40099"/>
    <w:rsid w:val="00D40229"/>
    <w:rsid w:val="00D412CE"/>
    <w:rsid w:val="00D418D5"/>
    <w:rsid w:val="00D41D0B"/>
    <w:rsid w:val="00D4298B"/>
    <w:rsid w:val="00D42C55"/>
    <w:rsid w:val="00D42DA9"/>
    <w:rsid w:val="00D42F2B"/>
    <w:rsid w:val="00D433B7"/>
    <w:rsid w:val="00D43890"/>
    <w:rsid w:val="00D43953"/>
    <w:rsid w:val="00D43BDC"/>
    <w:rsid w:val="00D43C99"/>
    <w:rsid w:val="00D443AB"/>
    <w:rsid w:val="00D44654"/>
    <w:rsid w:val="00D44668"/>
    <w:rsid w:val="00D4483B"/>
    <w:rsid w:val="00D44E82"/>
    <w:rsid w:val="00D456A5"/>
    <w:rsid w:val="00D457A8"/>
    <w:rsid w:val="00D45A72"/>
    <w:rsid w:val="00D45B09"/>
    <w:rsid w:val="00D45BB8"/>
    <w:rsid w:val="00D46528"/>
    <w:rsid w:val="00D4660D"/>
    <w:rsid w:val="00D468DE"/>
    <w:rsid w:val="00D47041"/>
    <w:rsid w:val="00D50025"/>
    <w:rsid w:val="00D50B22"/>
    <w:rsid w:val="00D515FC"/>
    <w:rsid w:val="00D51858"/>
    <w:rsid w:val="00D51EB6"/>
    <w:rsid w:val="00D53420"/>
    <w:rsid w:val="00D537BF"/>
    <w:rsid w:val="00D5386F"/>
    <w:rsid w:val="00D538F6"/>
    <w:rsid w:val="00D5413C"/>
    <w:rsid w:val="00D54365"/>
    <w:rsid w:val="00D545A6"/>
    <w:rsid w:val="00D54895"/>
    <w:rsid w:val="00D5525E"/>
    <w:rsid w:val="00D55E73"/>
    <w:rsid w:val="00D55EA1"/>
    <w:rsid w:val="00D56526"/>
    <w:rsid w:val="00D568CE"/>
    <w:rsid w:val="00D56E1E"/>
    <w:rsid w:val="00D56E33"/>
    <w:rsid w:val="00D5749A"/>
    <w:rsid w:val="00D5764E"/>
    <w:rsid w:val="00D576C6"/>
    <w:rsid w:val="00D6004B"/>
    <w:rsid w:val="00D60144"/>
    <w:rsid w:val="00D604A3"/>
    <w:rsid w:val="00D60F21"/>
    <w:rsid w:val="00D60F28"/>
    <w:rsid w:val="00D61B61"/>
    <w:rsid w:val="00D62428"/>
    <w:rsid w:val="00D62813"/>
    <w:rsid w:val="00D62BC1"/>
    <w:rsid w:val="00D6325C"/>
    <w:rsid w:val="00D632F2"/>
    <w:rsid w:val="00D6340A"/>
    <w:rsid w:val="00D64327"/>
    <w:rsid w:val="00D647A1"/>
    <w:rsid w:val="00D64DF7"/>
    <w:rsid w:val="00D64E0A"/>
    <w:rsid w:val="00D64EC7"/>
    <w:rsid w:val="00D6502A"/>
    <w:rsid w:val="00D6508F"/>
    <w:rsid w:val="00D65369"/>
    <w:rsid w:val="00D656C7"/>
    <w:rsid w:val="00D663CF"/>
    <w:rsid w:val="00D66701"/>
    <w:rsid w:val="00D672AD"/>
    <w:rsid w:val="00D70097"/>
    <w:rsid w:val="00D702AB"/>
    <w:rsid w:val="00D70C7A"/>
    <w:rsid w:val="00D71640"/>
    <w:rsid w:val="00D716B5"/>
    <w:rsid w:val="00D71A61"/>
    <w:rsid w:val="00D71F52"/>
    <w:rsid w:val="00D73219"/>
    <w:rsid w:val="00D737BB"/>
    <w:rsid w:val="00D73870"/>
    <w:rsid w:val="00D73E4B"/>
    <w:rsid w:val="00D7426A"/>
    <w:rsid w:val="00D746AE"/>
    <w:rsid w:val="00D74A92"/>
    <w:rsid w:val="00D75378"/>
    <w:rsid w:val="00D7548F"/>
    <w:rsid w:val="00D754EE"/>
    <w:rsid w:val="00D7593A"/>
    <w:rsid w:val="00D75A94"/>
    <w:rsid w:val="00D75F85"/>
    <w:rsid w:val="00D76294"/>
    <w:rsid w:val="00D76B3A"/>
    <w:rsid w:val="00D8067C"/>
    <w:rsid w:val="00D80D19"/>
    <w:rsid w:val="00D811AE"/>
    <w:rsid w:val="00D81276"/>
    <w:rsid w:val="00D8155C"/>
    <w:rsid w:val="00D8158F"/>
    <w:rsid w:val="00D81757"/>
    <w:rsid w:val="00D81C5D"/>
    <w:rsid w:val="00D81EFD"/>
    <w:rsid w:val="00D82545"/>
    <w:rsid w:val="00D82CC3"/>
    <w:rsid w:val="00D83377"/>
    <w:rsid w:val="00D83A80"/>
    <w:rsid w:val="00D83C94"/>
    <w:rsid w:val="00D842D6"/>
    <w:rsid w:val="00D847A9"/>
    <w:rsid w:val="00D84810"/>
    <w:rsid w:val="00D8497D"/>
    <w:rsid w:val="00D849DE"/>
    <w:rsid w:val="00D84EC1"/>
    <w:rsid w:val="00D85050"/>
    <w:rsid w:val="00D86165"/>
    <w:rsid w:val="00D86228"/>
    <w:rsid w:val="00D863A3"/>
    <w:rsid w:val="00D87217"/>
    <w:rsid w:val="00D87EAF"/>
    <w:rsid w:val="00D905A8"/>
    <w:rsid w:val="00D91493"/>
    <w:rsid w:val="00D91AF4"/>
    <w:rsid w:val="00D91D27"/>
    <w:rsid w:val="00D923DC"/>
    <w:rsid w:val="00D92595"/>
    <w:rsid w:val="00D92DC9"/>
    <w:rsid w:val="00D93C22"/>
    <w:rsid w:val="00D93ECD"/>
    <w:rsid w:val="00D94127"/>
    <w:rsid w:val="00D943FE"/>
    <w:rsid w:val="00D94D7C"/>
    <w:rsid w:val="00D95827"/>
    <w:rsid w:val="00D95BAF"/>
    <w:rsid w:val="00D962E5"/>
    <w:rsid w:val="00D96349"/>
    <w:rsid w:val="00D969E2"/>
    <w:rsid w:val="00D97409"/>
    <w:rsid w:val="00D97A78"/>
    <w:rsid w:val="00D97F6F"/>
    <w:rsid w:val="00DA0104"/>
    <w:rsid w:val="00DA0A5C"/>
    <w:rsid w:val="00DA1C5D"/>
    <w:rsid w:val="00DA1CE9"/>
    <w:rsid w:val="00DA265B"/>
    <w:rsid w:val="00DA2989"/>
    <w:rsid w:val="00DA2A47"/>
    <w:rsid w:val="00DA2A89"/>
    <w:rsid w:val="00DA2D3F"/>
    <w:rsid w:val="00DA3A92"/>
    <w:rsid w:val="00DA4015"/>
    <w:rsid w:val="00DA413F"/>
    <w:rsid w:val="00DA46B0"/>
    <w:rsid w:val="00DA48E6"/>
    <w:rsid w:val="00DA4BB6"/>
    <w:rsid w:val="00DA514B"/>
    <w:rsid w:val="00DA53C6"/>
    <w:rsid w:val="00DA5789"/>
    <w:rsid w:val="00DA66ED"/>
    <w:rsid w:val="00DA67C9"/>
    <w:rsid w:val="00DA68FC"/>
    <w:rsid w:val="00DA7535"/>
    <w:rsid w:val="00DA7782"/>
    <w:rsid w:val="00DA77E2"/>
    <w:rsid w:val="00DA789C"/>
    <w:rsid w:val="00DB02BF"/>
    <w:rsid w:val="00DB08C7"/>
    <w:rsid w:val="00DB0B56"/>
    <w:rsid w:val="00DB0E92"/>
    <w:rsid w:val="00DB1680"/>
    <w:rsid w:val="00DB2017"/>
    <w:rsid w:val="00DB214C"/>
    <w:rsid w:val="00DB230B"/>
    <w:rsid w:val="00DB3291"/>
    <w:rsid w:val="00DB3411"/>
    <w:rsid w:val="00DB3577"/>
    <w:rsid w:val="00DB4498"/>
    <w:rsid w:val="00DB4599"/>
    <w:rsid w:val="00DB4CF4"/>
    <w:rsid w:val="00DB4EE6"/>
    <w:rsid w:val="00DB5790"/>
    <w:rsid w:val="00DB5A18"/>
    <w:rsid w:val="00DB624B"/>
    <w:rsid w:val="00DB640F"/>
    <w:rsid w:val="00DB65F2"/>
    <w:rsid w:val="00DB6767"/>
    <w:rsid w:val="00DB69A7"/>
    <w:rsid w:val="00DB6F46"/>
    <w:rsid w:val="00DB7141"/>
    <w:rsid w:val="00DB7504"/>
    <w:rsid w:val="00DC01EA"/>
    <w:rsid w:val="00DC0304"/>
    <w:rsid w:val="00DC050C"/>
    <w:rsid w:val="00DC074A"/>
    <w:rsid w:val="00DC07A3"/>
    <w:rsid w:val="00DC0BCC"/>
    <w:rsid w:val="00DC0F31"/>
    <w:rsid w:val="00DC1335"/>
    <w:rsid w:val="00DC16F8"/>
    <w:rsid w:val="00DC1783"/>
    <w:rsid w:val="00DC20B3"/>
    <w:rsid w:val="00DC2AC1"/>
    <w:rsid w:val="00DC3249"/>
    <w:rsid w:val="00DC33D4"/>
    <w:rsid w:val="00DC3ED1"/>
    <w:rsid w:val="00DC4715"/>
    <w:rsid w:val="00DC4FF4"/>
    <w:rsid w:val="00DC5ADF"/>
    <w:rsid w:val="00DC6292"/>
    <w:rsid w:val="00DC697D"/>
    <w:rsid w:val="00DC6BBA"/>
    <w:rsid w:val="00DC6E5A"/>
    <w:rsid w:val="00DC7293"/>
    <w:rsid w:val="00DC72B5"/>
    <w:rsid w:val="00DC72BF"/>
    <w:rsid w:val="00DC7AD8"/>
    <w:rsid w:val="00DC7DF3"/>
    <w:rsid w:val="00DD091C"/>
    <w:rsid w:val="00DD0A20"/>
    <w:rsid w:val="00DD0D86"/>
    <w:rsid w:val="00DD1185"/>
    <w:rsid w:val="00DD15D5"/>
    <w:rsid w:val="00DD16F4"/>
    <w:rsid w:val="00DD1BD4"/>
    <w:rsid w:val="00DD2051"/>
    <w:rsid w:val="00DD2515"/>
    <w:rsid w:val="00DD25CE"/>
    <w:rsid w:val="00DD266F"/>
    <w:rsid w:val="00DD28DD"/>
    <w:rsid w:val="00DD295C"/>
    <w:rsid w:val="00DD2C7F"/>
    <w:rsid w:val="00DD2D92"/>
    <w:rsid w:val="00DD3354"/>
    <w:rsid w:val="00DD3A42"/>
    <w:rsid w:val="00DD3C9A"/>
    <w:rsid w:val="00DD44F3"/>
    <w:rsid w:val="00DD491C"/>
    <w:rsid w:val="00DD4987"/>
    <w:rsid w:val="00DD6866"/>
    <w:rsid w:val="00DD723F"/>
    <w:rsid w:val="00DD7881"/>
    <w:rsid w:val="00DD7E6C"/>
    <w:rsid w:val="00DE0190"/>
    <w:rsid w:val="00DE05C1"/>
    <w:rsid w:val="00DE0873"/>
    <w:rsid w:val="00DE0B40"/>
    <w:rsid w:val="00DE0D99"/>
    <w:rsid w:val="00DE13A2"/>
    <w:rsid w:val="00DE1C0D"/>
    <w:rsid w:val="00DE1FE9"/>
    <w:rsid w:val="00DE28A5"/>
    <w:rsid w:val="00DE3418"/>
    <w:rsid w:val="00DE4141"/>
    <w:rsid w:val="00DE44CD"/>
    <w:rsid w:val="00DE4995"/>
    <w:rsid w:val="00DE4A72"/>
    <w:rsid w:val="00DE4DC7"/>
    <w:rsid w:val="00DE51B2"/>
    <w:rsid w:val="00DE54FC"/>
    <w:rsid w:val="00DE5897"/>
    <w:rsid w:val="00DE5B2C"/>
    <w:rsid w:val="00DE6E00"/>
    <w:rsid w:val="00DE7051"/>
    <w:rsid w:val="00DE71A7"/>
    <w:rsid w:val="00DE75D1"/>
    <w:rsid w:val="00DE77ED"/>
    <w:rsid w:val="00DF02D9"/>
    <w:rsid w:val="00DF0C49"/>
    <w:rsid w:val="00DF15BE"/>
    <w:rsid w:val="00DF1FCC"/>
    <w:rsid w:val="00DF240F"/>
    <w:rsid w:val="00DF2AD2"/>
    <w:rsid w:val="00DF2C4A"/>
    <w:rsid w:val="00DF3A55"/>
    <w:rsid w:val="00DF4B0A"/>
    <w:rsid w:val="00DF5542"/>
    <w:rsid w:val="00DF5DA6"/>
    <w:rsid w:val="00DF62E9"/>
    <w:rsid w:val="00DF6A53"/>
    <w:rsid w:val="00DF6EB0"/>
    <w:rsid w:val="00DF73DA"/>
    <w:rsid w:val="00DF7823"/>
    <w:rsid w:val="00DF7DCF"/>
    <w:rsid w:val="00E00841"/>
    <w:rsid w:val="00E00998"/>
    <w:rsid w:val="00E00C44"/>
    <w:rsid w:val="00E00CE5"/>
    <w:rsid w:val="00E0130F"/>
    <w:rsid w:val="00E014B9"/>
    <w:rsid w:val="00E01684"/>
    <w:rsid w:val="00E0176B"/>
    <w:rsid w:val="00E01BCE"/>
    <w:rsid w:val="00E02300"/>
    <w:rsid w:val="00E0362B"/>
    <w:rsid w:val="00E03DCE"/>
    <w:rsid w:val="00E041C0"/>
    <w:rsid w:val="00E045B7"/>
    <w:rsid w:val="00E045C0"/>
    <w:rsid w:val="00E0462D"/>
    <w:rsid w:val="00E048A4"/>
    <w:rsid w:val="00E0544F"/>
    <w:rsid w:val="00E05E57"/>
    <w:rsid w:val="00E06665"/>
    <w:rsid w:val="00E06700"/>
    <w:rsid w:val="00E068B8"/>
    <w:rsid w:val="00E071FA"/>
    <w:rsid w:val="00E079E3"/>
    <w:rsid w:val="00E1033C"/>
    <w:rsid w:val="00E10368"/>
    <w:rsid w:val="00E1072E"/>
    <w:rsid w:val="00E10B14"/>
    <w:rsid w:val="00E1159C"/>
    <w:rsid w:val="00E11B8A"/>
    <w:rsid w:val="00E11FA0"/>
    <w:rsid w:val="00E131C0"/>
    <w:rsid w:val="00E13850"/>
    <w:rsid w:val="00E138DB"/>
    <w:rsid w:val="00E14127"/>
    <w:rsid w:val="00E154D5"/>
    <w:rsid w:val="00E1576A"/>
    <w:rsid w:val="00E15AAE"/>
    <w:rsid w:val="00E16449"/>
    <w:rsid w:val="00E164DC"/>
    <w:rsid w:val="00E17967"/>
    <w:rsid w:val="00E179ED"/>
    <w:rsid w:val="00E17DFC"/>
    <w:rsid w:val="00E20138"/>
    <w:rsid w:val="00E20CCE"/>
    <w:rsid w:val="00E20D02"/>
    <w:rsid w:val="00E20EA1"/>
    <w:rsid w:val="00E21181"/>
    <w:rsid w:val="00E2144B"/>
    <w:rsid w:val="00E21651"/>
    <w:rsid w:val="00E21D74"/>
    <w:rsid w:val="00E22456"/>
    <w:rsid w:val="00E22A4F"/>
    <w:rsid w:val="00E22BAC"/>
    <w:rsid w:val="00E2302A"/>
    <w:rsid w:val="00E2330D"/>
    <w:rsid w:val="00E233AB"/>
    <w:rsid w:val="00E233BB"/>
    <w:rsid w:val="00E2362B"/>
    <w:rsid w:val="00E241A8"/>
    <w:rsid w:val="00E25310"/>
    <w:rsid w:val="00E265A7"/>
    <w:rsid w:val="00E27746"/>
    <w:rsid w:val="00E277AE"/>
    <w:rsid w:val="00E27C6F"/>
    <w:rsid w:val="00E300B7"/>
    <w:rsid w:val="00E30462"/>
    <w:rsid w:val="00E31314"/>
    <w:rsid w:val="00E31547"/>
    <w:rsid w:val="00E316E3"/>
    <w:rsid w:val="00E326FE"/>
    <w:rsid w:val="00E32E67"/>
    <w:rsid w:val="00E339A1"/>
    <w:rsid w:val="00E339EA"/>
    <w:rsid w:val="00E3461B"/>
    <w:rsid w:val="00E34A32"/>
    <w:rsid w:val="00E34D56"/>
    <w:rsid w:val="00E3521E"/>
    <w:rsid w:val="00E35257"/>
    <w:rsid w:val="00E3561D"/>
    <w:rsid w:val="00E3580E"/>
    <w:rsid w:val="00E35C16"/>
    <w:rsid w:val="00E35C2F"/>
    <w:rsid w:val="00E36031"/>
    <w:rsid w:val="00E363E4"/>
    <w:rsid w:val="00E3652F"/>
    <w:rsid w:val="00E36B50"/>
    <w:rsid w:val="00E36E0B"/>
    <w:rsid w:val="00E376D9"/>
    <w:rsid w:val="00E37994"/>
    <w:rsid w:val="00E37C06"/>
    <w:rsid w:val="00E37EF7"/>
    <w:rsid w:val="00E40161"/>
    <w:rsid w:val="00E40F62"/>
    <w:rsid w:val="00E410B8"/>
    <w:rsid w:val="00E41489"/>
    <w:rsid w:val="00E41638"/>
    <w:rsid w:val="00E4171F"/>
    <w:rsid w:val="00E41B32"/>
    <w:rsid w:val="00E4357F"/>
    <w:rsid w:val="00E439DF"/>
    <w:rsid w:val="00E448A6"/>
    <w:rsid w:val="00E44A18"/>
    <w:rsid w:val="00E45C0A"/>
    <w:rsid w:val="00E46129"/>
    <w:rsid w:val="00E46CEB"/>
    <w:rsid w:val="00E47FE4"/>
    <w:rsid w:val="00E506CE"/>
    <w:rsid w:val="00E517EF"/>
    <w:rsid w:val="00E525D5"/>
    <w:rsid w:val="00E5279B"/>
    <w:rsid w:val="00E52DAC"/>
    <w:rsid w:val="00E52E1D"/>
    <w:rsid w:val="00E531A8"/>
    <w:rsid w:val="00E534E7"/>
    <w:rsid w:val="00E53BFA"/>
    <w:rsid w:val="00E53E6D"/>
    <w:rsid w:val="00E545FC"/>
    <w:rsid w:val="00E54737"/>
    <w:rsid w:val="00E54BD5"/>
    <w:rsid w:val="00E55005"/>
    <w:rsid w:val="00E5562C"/>
    <w:rsid w:val="00E55916"/>
    <w:rsid w:val="00E5666F"/>
    <w:rsid w:val="00E57799"/>
    <w:rsid w:val="00E57EAA"/>
    <w:rsid w:val="00E60CF0"/>
    <w:rsid w:val="00E618C2"/>
    <w:rsid w:val="00E61A0F"/>
    <w:rsid w:val="00E61C0E"/>
    <w:rsid w:val="00E61E8D"/>
    <w:rsid w:val="00E62095"/>
    <w:rsid w:val="00E623CC"/>
    <w:rsid w:val="00E62F66"/>
    <w:rsid w:val="00E63377"/>
    <w:rsid w:val="00E63B61"/>
    <w:rsid w:val="00E64408"/>
    <w:rsid w:val="00E64960"/>
    <w:rsid w:val="00E64E47"/>
    <w:rsid w:val="00E65060"/>
    <w:rsid w:val="00E657C4"/>
    <w:rsid w:val="00E658A3"/>
    <w:rsid w:val="00E65D53"/>
    <w:rsid w:val="00E66A68"/>
    <w:rsid w:val="00E67644"/>
    <w:rsid w:val="00E6794E"/>
    <w:rsid w:val="00E70180"/>
    <w:rsid w:val="00E702FC"/>
    <w:rsid w:val="00E70749"/>
    <w:rsid w:val="00E719B1"/>
    <w:rsid w:val="00E7214F"/>
    <w:rsid w:val="00E72680"/>
    <w:rsid w:val="00E72BC9"/>
    <w:rsid w:val="00E72CDF"/>
    <w:rsid w:val="00E72D0E"/>
    <w:rsid w:val="00E72D2E"/>
    <w:rsid w:val="00E72E0D"/>
    <w:rsid w:val="00E734C6"/>
    <w:rsid w:val="00E73978"/>
    <w:rsid w:val="00E745A1"/>
    <w:rsid w:val="00E7491A"/>
    <w:rsid w:val="00E75E0C"/>
    <w:rsid w:val="00E760B0"/>
    <w:rsid w:val="00E76431"/>
    <w:rsid w:val="00E76529"/>
    <w:rsid w:val="00E7771F"/>
    <w:rsid w:val="00E77B70"/>
    <w:rsid w:val="00E77E25"/>
    <w:rsid w:val="00E81464"/>
    <w:rsid w:val="00E81E76"/>
    <w:rsid w:val="00E820AD"/>
    <w:rsid w:val="00E8210C"/>
    <w:rsid w:val="00E8246D"/>
    <w:rsid w:val="00E8318A"/>
    <w:rsid w:val="00E83768"/>
    <w:rsid w:val="00E837C6"/>
    <w:rsid w:val="00E839AE"/>
    <w:rsid w:val="00E83CBE"/>
    <w:rsid w:val="00E847E4"/>
    <w:rsid w:val="00E84E17"/>
    <w:rsid w:val="00E84F01"/>
    <w:rsid w:val="00E855D9"/>
    <w:rsid w:val="00E85AD7"/>
    <w:rsid w:val="00E85E34"/>
    <w:rsid w:val="00E863EC"/>
    <w:rsid w:val="00E86729"/>
    <w:rsid w:val="00E867AB"/>
    <w:rsid w:val="00E86FA8"/>
    <w:rsid w:val="00E870B6"/>
    <w:rsid w:val="00E873D1"/>
    <w:rsid w:val="00E87F28"/>
    <w:rsid w:val="00E90138"/>
    <w:rsid w:val="00E9023F"/>
    <w:rsid w:val="00E90AC4"/>
    <w:rsid w:val="00E91741"/>
    <w:rsid w:val="00E9262D"/>
    <w:rsid w:val="00E93030"/>
    <w:rsid w:val="00E9322F"/>
    <w:rsid w:val="00E94217"/>
    <w:rsid w:val="00E95614"/>
    <w:rsid w:val="00E959C5"/>
    <w:rsid w:val="00E95CB8"/>
    <w:rsid w:val="00E9648A"/>
    <w:rsid w:val="00E967AB"/>
    <w:rsid w:val="00E96A39"/>
    <w:rsid w:val="00E96A8B"/>
    <w:rsid w:val="00E96B25"/>
    <w:rsid w:val="00E96BBC"/>
    <w:rsid w:val="00E96ECA"/>
    <w:rsid w:val="00E9720F"/>
    <w:rsid w:val="00E975AA"/>
    <w:rsid w:val="00E975E2"/>
    <w:rsid w:val="00EA03D4"/>
    <w:rsid w:val="00EA0567"/>
    <w:rsid w:val="00EA128C"/>
    <w:rsid w:val="00EA18CD"/>
    <w:rsid w:val="00EA23A2"/>
    <w:rsid w:val="00EA2D4C"/>
    <w:rsid w:val="00EA32F7"/>
    <w:rsid w:val="00EA3B25"/>
    <w:rsid w:val="00EA3CAA"/>
    <w:rsid w:val="00EA3E10"/>
    <w:rsid w:val="00EA3E97"/>
    <w:rsid w:val="00EA3FDF"/>
    <w:rsid w:val="00EA43DA"/>
    <w:rsid w:val="00EA4420"/>
    <w:rsid w:val="00EA48BA"/>
    <w:rsid w:val="00EA4FBB"/>
    <w:rsid w:val="00EA54CE"/>
    <w:rsid w:val="00EA589B"/>
    <w:rsid w:val="00EA5D2B"/>
    <w:rsid w:val="00EA621A"/>
    <w:rsid w:val="00EA622D"/>
    <w:rsid w:val="00EA63A0"/>
    <w:rsid w:val="00EA7572"/>
    <w:rsid w:val="00EA7BC6"/>
    <w:rsid w:val="00EA7E60"/>
    <w:rsid w:val="00EB0D08"/>
    <w:rsid w:val="00EB1645"/>
    <w:rsid w:val="00EB22E3"/>
    <w:rsid w:val="00EB237A"/>
    <w:rsid w:val="00EB26E2"/>
    <w:rsid w:val="00EB2D5D"/>
    <w:rsid w:val="00EB2EA3"/>
    <w:rsid w:val="00EB322B"/>
    <w:rsid w:val="00EB3446"/>
    <w:rsid w:val="00EB3CA2"/>
    <w:rsid w:val="00EB3D14"/>
    <w:rsid w:val="00EB49CA"/>
    <w:rsid w:val="00EB4B37"/>
    <w:rsid w:val="00EB52EC"/>
    <w:rsid w:val="00EB603A"/>
    <w:rsid w:val="00EB6213"/>
    <w:rsid w:val="00EB65D9"/>
    <w:rsid w:val="00EB6A07"/>
    <w:rsid w:val="00EB6A6D"/>
    <w:rsid w:val="00EB6A7D"/>
    <w:rsid w:val="00EB6FA2"/>
    <w:rsid w:val="00EB6FA6"/>
    <w:rsid w:val="00EB77A6"/>
    <w:rsid w:val="00EC0375"/>
    <w:rsid w:val="00EC0446"/>
    <w:rsid w:val="00EC18F1"/>
    <w:rsid w:val="00EC21EA"/>
    <w:rsid w:val="00EC2599"/>
    <w:rsid w:val="00EC279B"/>
    <w:rsid w:val="00EC3864"/>
    <w:rsid w:val="00EC3CB6"/>
    <w:rsid w:val="00EC4349"/>
    <w:rsid w:val="00EC43D8"/>
    <w:rsid w:val="00EC443B"/>
    <w:rsid w:val="00EC713F"/>
    <w:rsid w:val="00ED092F"/>
    <w:rsid w:val="00ED0D96"/>
    <w:rsid w:val="00ED0DAC"/>
    <w:rsid w:val="00ED0F08"/>
    <w:rsid w:val="00ED11E5"/>
    <w:rsid w:val="00ED12C9"/>
    <w:rsid w:val="00ED12D3"/>
    <w:rsid w:val="00ED1805"/>
    <w:rsid w:val="00ED2164"/>
    <w:rsid w:val="00ED28D8"/>
    <w:rsid w:val="00ED3215"/>
    <w:rsid w:val="00ED3E3C"/>
    <w:rsid w:val="00ED4051"/>
    <w:rsid w:val="00ED47CF"/>
    <w:rsid w:val="00ED4B0C"/>
    <w:rsid w:val="00ED4D4F"/>
    <w:rsid w:val="00ED5522"/>
    <w:rsid w:val="00ED616D"/>
    <w:rsid w:val="00ED6382"/>
    <w:rsid w:val="00ED675D"/>
    <w:rsid w:val="00ED6816"/>
    <w:rsid w:val="00ED6D90"/>
    <w:rsid w:val="00ED6F52"/>
    <w:rsid w:val="00ED729F"/>
    <w:rsid w:val="00EE00A7"/>
    <w:rsid w:val="00EE02B9"/>
    <w:rsid w:val="00EE06C3"/>
    <w:rsid w:val="00EE0E13"/>
    <w:rsid w:val="00EE1F38"/>
    <w:rsid w:val="00EE2479"/>
    <w:rsid w:val="00EE2702"/>
    <w:rsid w:val="00EE2E71"/>
    <w:rsid w:val="00EE2E8C"/>
    <w:rsid w:val="00EE3F77"/>
    <w:rsid w:val="00EE4174"/>
    <w:rsid w:val="00EE464F"/>
    <w:rsid w:val="00EE49CA"/>
    <w:rsid w:val="00EE4E86"/>
    <w:rsid w:val="00EE5823"/>
    <w:rsid w:val="00EE5AF6"/>
    <w:rsid w:val="00EE5D95"/>
    <w:rsid w:val="00EE5F63"/>
    <w:rsid w:val="00EE5FD4"/>
    <w:rsid w:val="00EE722D"/>
    <w:rsid w:val="00EE7F0A"/>
    <w:rsid w:val="00EE7F11"/>
    <w:rsid w:val="00EF18BE"/>
    <w:rsid w:val="00EF1BF3"/>
    <w:rsid w:val="00EF1FFA"/>
    <w:rsid w:val="00EF3103"/>
    <w:rsid w:val="00EF323F"/>
    <w:rsid w:val="00EF3296"/>
    <w:rsid w:val="00EF3632"/>
    <w:rsid w:val="00EF4496"/>
    <w:rsid w:val="00EF4959"/>
    <w:rsid w:val="00EF4995"/>
    <w:rsid w:val="00EF6547"/>
    <w:rsid w:val="00EF6AE4"/>
    <w:rsid w:val="00EF6F10"/>
    <w:rsid w:val="00F006B3"/>
    <w:rsid w:val="00F00940"/>
    <w:rsid w:val="00F013F1"/>
    <w:rsid w:val="00F01621"/>
    <w:rsid w:val="00F026C9"/>
    <w:rsid w:val="00F03087"/>
    <w:rsid w:val="00F0346E"/>
    <w:rsid w:val="00F035D5"/>
    <w:rsid w:val="00F0379C"/>
    <w:rsid w:val="00F037FD"/>
    <w:rsid w:val="00F03E33"/>
    <w:rsid w:val="00F03F27"/>
    <w:rsid w:val="00F043AD"/>
    <w:rsid w:val="00F04E57"/>
    <w:rsid w:val="00F053DF"/>
    <w:rsid w:val="00F05C34"/>
    <w:rsid w:val="00F06910"/>
    <w:rsid w:val="00F06F1E"/>
    <w:rsid w:val="00F07603"/>
    <w:rsid w:val="00F07F52"/>
    <w:rsid w:val="00F1036F"/>
    <w:rsid w:val="00F107C7"/>
    <w:rsid w:val="00F109A7"/>
    <w:rsid w:val="00F10E95"/>
    <w:rsid w:val="00F1100D"/>
    <w:rsid w:val="00F1151A"/>
    <w:rsid w:val="00F11D52"/>
    <w:rsid w:val="00F128D1"/>
    <w:rsid w:val="00F136A5"/>
    <w:rsid w:val="00F14843"/>
    <w:rsid w:val="00F148F6"/>
    <w:rsid w:val="00F14DDB"/>
    <w:rsid w:val="00F150CC"/>
    <w:rsid w:val="00F15DC5"/>
    <w:rsid w:val="00F1618C"/>
    <w:rsid w:val="00F17103"/>
    <w:rsid w:val="00F175ED"/>
    <w:rsid w:val="00F17E3F"/>
    <w:rsid w:val="00F17E50"/>
    <w:rsid w:val="00F2001F"/>
    <w:rsid w:val="00F21AA8"/>
    <w:rsid w:val="00F21D70"/>
    <w:rsid w:val="00F226EC"/>
    <w:rsid w:val="00F2297A"/>
    <w:rsid w:val="00F22D28"/>
    <w:rsid w:val="00F236CC"/>
    <w:rsid w:val="00F23C92"/>
    <w:rsid w:val="00F241C8"/>
    <w:rsid w:val="00F24246"/>
    <w:rsid w:val="00F24756"/>
    <w:rsid w:val="00F24BB6"/>
    <w:rsid w:val="00F24FDE"/>
    <w:rsid w:val="00F25505"/>
    <w:rsid w:val="00F266AF"/>
    <w:rsid w:val="00F26A37"/>
    <w:rsid w:val="00F27D6E"/>
    <w:rsid w:val="00F27F76"/>
    <w:rsid w:val="00F3007B"/>
    <w:rsid w:val="00F308F7"/>
    <w:rsid w:val="00F30AD0"/>
    <w:rsid w:val="00F30D5A"/>
    <w:rsid w:val="00F30D65"/>
    <w:rsid w:val="00F3122B"/>
    <w:rsid w:val="00F3126D"/>
    <w:rsid w:val="00F3146E"/>
    <w:rsid w:val="00F3178B"/>
    <w:rsid w:val="00F31E96"/>
    <w:rsid w:val="00F3246D"/>
    <w:rsid w:val="00F32768"/>
    <w:rsid w:val="00F33818"/>
    <w:rsid w:val="00F342BE"/>
    <w:rsid w:val="00F346CE"/>
    <w:rsid w:val="00F34802"/>
    <w:rsid w:val="00F35728"/>
    <w:rsid w:val="00F359EE"/>
    <w:rsid w:val="00F35BB9"/>
    <w:rsid w:val="00F36159"/>
    <w:rsid w:val="00F36185"/>
    <w:rsid w:val="00F362FB"/>
    <w:rsid w:val="00F36849"/>
    <w:rsid w:val="00F36C15"/>
    <w:rsid w:val="00F36CCA"/>
    <w:rsid w:val="00F37482"/>
    <w:rsid w:val="00F37695"/>
    <w:rsid w:val="00F37FA4"/>
    <w:rsid w:val="00F4030A"/>
    <w:rsid w:val="00F40555"/>
    <w:rsid w:val="00F409DF"/>
    <w:rsid w:val="00F419B5"/>
    <w:rsid w:val="00F41B62"/>
    <w:rsid w:val="00F41B6C"/>
    <w:rsid w:val="00F41F8B"/>
    <w:rsid w:val="00F426B1"/>
    <w:rsid w:val="00F42A47"/>
    <w:rsid w:val="00F43445"/>
    <w:rsid w:val="00F43E86"/>
    <w:rsid w:val="00F4411D"/>
    <w:rsid w:val="00F4442E"/>
    <w:rsid w:val="00F4494D"/>
    <w:rsid w:val="00F451E6"/>
    <w:rsid w:val="00F45B2C"/>
    <w:rsid w:val="00F46884"/>
    <w:rsid w:val="00F46B8F"/>
    <w:rsid w:val="00F47ACF"/>
    <w:rsid w:val="00F504E5"/>
    <w:rsid w:val="00F50611"/>
    <w:rsid w:val="00F50CD7"/>
    <w:rsid w:val="00F50ECA"/>
    <w:rsid w:val="00F513D3"/>
    <w:rsid w:val="00F5140C"/>
    <w:rsid w:val="00F516F9"/>
    <w:rsid w:val="00F524A8"/>
    <w:rsid w:val="00F52919"/>
    <w:rsid w:val="00F52D17"/>
    <w:rsid w:val="00F530D6"/>
    <w:rsid w:val="00F538E7"/>
    <w:rsid w:val="00F53DA1"/>
    <w:rsid w:val="00F551CA"/>
    <w:rsid w:val="00F5566B"/>
    <w:rsid w:val="00F55944"/>
    <w:rsid w:val="00F55B6C"/>
    <w:rsid w:val="00F55C57"/>
    <w:rsid w:val="00F56226"/>
    <w:rsid w:val="00F562DA"/>
    <w:rsid w:val="00F563A2"/>
    <w:rsid w:val="00F56CB3"/>
    <w:rsid w:val="00F56F06"/>
    <w:rsid w:val="00F56F35"/>
    <w:rsid w:val="00F574CA"/>
    <w:rsid w:val="00F57601"/>
    <w:rsid w:val="00F57E02"/>
    <w:rsid w:val="00F601CF"/>
    <w:rsid w:val="00F605B0"/>
    <w:rsid w:val="00F6073B"/>
    <w:rsid w:val="00F609B4"/>
    <w:rsid w:val="00F60A06"/>
    <w:rsid w:val="00F60EAA"/>
    <w:rsid w:val="00F60F4B"/>
    <w:rsid w:val="00F6115A"/>
    <w:rsid w:val="00F613B8"/>
    <w:rsid w:val="00F6175E"/>
    <w:rsid w:val="00F61FF0"/>
    <w:rsid w:val="00F62432"/>
    <w:rsid w:val="00F62751"/>
    <w:rsid w:val="00F6315C"/>
    <w:rsid w:val="00F63714"/>
    <w:rsid w:val="00F64627"/>
    <w:rsid w:val="00F64C6F"/>
    <w:rsid w:val="00F652B7"/>
    <w:rsid w:val="00F654E2"/>
    <w:rsid w:val="00F65FFF"/>
    <w:rsid w:val="00F66488"/>
    <w:rsid w:val="00F66B51"/>
    <w:rsid w:val="00F66EF1"/>
    <w:rsid w:val="00F677F9"/>
    <w:rsid w:val="00F67868"/>
    <w:rsid w:val="00F67CB9"/>
    <w:rsid w:val="00F70314"/>
    <w:rsid w:val="00F70671"/>
    <w:rsid w:val="00F70C82"/>
    <w:rsid w:val="00F70CCE"/>
    <w:rsid w:val="00F70F4C"/>
    <w:rsid w:val="00F71490"/>
    <w:rsid w:val="00F71AA1"/>
    <w:rsid w:val="00F71BEA"/>
    <w:rsid w:val="00F727F6"/>
    <w:rsid w:val="00F72DBF"/>
    <w:rsid w:val="00F73149"/>
    <w:rsid w:val="00F732DB"/>
    <w:rsid w:val="00F73356"/>
    <w:rsid w:val="00F73C50"/>
    <w:rsid w:val="00F73F66"/>
    <w:rsid w:val="00F73FB6"/>
    <w:rsid w:val="00F74267"/>
    <w:rsid w:val="00F7464D"/>
    <w:rsid w:val="00F74B61"/>
    <w:rsid w:val="00F74E80"/>
    <w:rsid w:val="00F77F5A"/>
    <w:rsid w:val="00F80742"/>
    <w:rsid w:val="00F80AEF"/>
    <w:rsid w:val="00F81682"/>
    <w:rsid w:val="00F81D01"/>
    <w:rsid w:val="00F82953"/>
    <w:rsid w:val="00F82EF3"/>
    <w:rsid w:val="00F83B2C"/>
    <w:rsid w:val="00F8407C"/>
    <w:rsid w:val="00F851B0"/>
    <w:rsid w:val="00F8588B"/>
    <w:rsid w:val="00F86027"/>
    <w:rsid w:val="00F870A9"/>
    <w:rsid w:val="00F87613"/>
    <w:rsid w:val="00F87ABD"/>
    <w:rsid w:val="00F9072A"/>
    <w:rsid w:val="00F90BEE"/>
    <w:rsid w:val="00F91357"/>
    <w:rsid w:val="00F91862"/>
    <w:rsid w:val="00F91D6C"/>
    <w:rsid w:val="00F91E87"/>
    <w:rsid w:val="00F92DEB"/>
    <w:rsid w:val="00F92E62"/>
    <w:rsid w:val="00F92EF2"/>
    <w:rsid w:val="00F936FC"/>
    <w:rsid w:val="00F9381D"/>
    <w:rsid w:val="00F945C7"/>
    <w:rsid w:val="00F954B5"/>
    <w:rsid w:val="00F958E2"/>
    <w:rsid w:val="00F9617E"/>
    <w:rsid w:val="00F9668E"/>
    <w:rsid w:val="00F97245"/>
    <w:rsid w:val="00F979D7"/>
    <w:rsid w:val="00F97BFE"/>
    <w:rsid w:val="00FA00F0"/>
    <w:rsid w:val="00FA0475"/>
    <w:rsid w:val="00FA0506"/>
    <w:rsid w:val="00FA0B7A"/>
    <w:rsid w:val="00FA0CDE"/>
    <w:rsid w:val="00FA1130"/>
    <w:rsid w:val="00FA1699"/>
    <w:rsid w:val="00FA2521"/>
    <w:rsid w:val="00FA2E42"/>
    <w:rsid w:val="00FA309B"/>
    <w:rsid w:val="00FA32F5"/>
    <w:rsid w:val="00FA38F7"/>
    <w:rsid w:val="00FA3A35"/>
    <w:rsid w:val="00FA4412"/>
    <w:rsid w:val="00FA45C3"/>
    <w:rsid w:val="00FA4A7A"/>
    <w:rsid w:val="00FA4C69"/>
    <w:rsid w:val="00FA577F"/>
    <w:rsid w:val="00FA5C35"/>
    <w:rsid w:val="00FA6991"/>
    <w:rsid w:val="00FA72D0"/>
    <w:rsid w:val="00FA7359"/>
    <w:rsid w:val="00FA7379"/>
    <w:rsid w:val="00FA7672"/>
    <w:rsid w:val="00FA781C"/>
    <w:rsid w:val="00FB043B"/>
    <w:rsid w:val="00FB0C63"/>
    <w:rsid w:val="00FB11C3"/>
    <w:rsid w:val="00FB1FA6"/>
    <w:rsid w:val="00FB2868"/>
    <w:rsid w:val="00FB3945"/>
    <w:rsid w:val="00FB39FA"/>
    <w:rsid w:val="00FB402E"/>
    <w:rsid w:val="00FB46DC"/>
    <w:rsid w:val="00FB4BC4"/>
    <w:rsid w:val="00FB5A1C"/>
    <w:rsid w:val="00FB6224"/>
    <w:rsid w:val="00FB6289"/>
    <w:rsid w:val="00FB66E9"/>
    <w:rsid w:val="00FB6A74"/>
    <w:rsid w:val="00FB7448"/>
    <w:rsid w:val="00FB7814"/>
    <w:rsid w:val="00FB7F85"/>
    <w:rsid w:val="00FC0B76"/>
    <w:rsid w:val="00FC0C50"/>
    <w:rsid w:val="00FC0EE6"/>
    <w:rsid w:val="00FC134C"/>
    <w:rsid w:val="00FC1AC6"/>
    <w:rsid w:val="00FC233B"/>
    <w:rsid w:val="00FC240D"/>
    <w:rsid w:val="00FC2C51"/>
    <w:rsid w:val="00FC3042"/>
    <w:rsid w:val="00FC3447"/>
    <w:rsid w:val="00FC349E"/>
    <w:rsid w:val="00FC34BE"/>
    <w:rsid w:val="00FC4514"/>
    <w:rsid w:val="00FC4895"/>
    <w:rsid w:val="00FC52A6"/>
    <w:rsid w:val="00FC52B8"/>
    <w:rsid w:val="00FC58C4"/>
    <w:rsid w:val="00FC5B5A"/>
    <w:rsid w:val="00FC5C29"/>
    <w:rsid w:val="00FC6A05"/>
    <w:rsid w:val="00FC7180"/>
    <w:rsid w:val="00FC7592"/>
    <w:rsid w:val="00FC787C"/>
    <w:rsid w:val="00FC797C"/>
    <w:rsid w:val="00FD01EB"/>
    <w:rsid w:val="00FD02EB"/>
    <w:rsid w:val="00FD06B5"/>
    <w:rsid w:val="00FD0806"/>
    <w:rsid w:val="00FD0845"/>
    <w:rsid w:val="00FD097F"/>
    <w:rsid w:val="00FD1078"/>
    <w:rsid w:val="00FD11C6"/>
    <w:rsid w:val="00FD1504"/>
    <w:rsid w:val="00FD24E4"/>
    <w:rsid w:val="00FD343F"/>
    <w:rsid w:val="00FD3BFB"/>
    <w:rsid w:val="00FD475A"/>
    <w:rsid w:val="00FD59DF"/>
    <w:rsid w:val="00FD5FF4"/>
    <w:rsid w:val="00FD646E"/>
    <w:rsid w:val="00FD6F67"/>
    <w:rsid w:val="00FD7B01"/>
    <w:rsid w:val="00FE0286"/>
    <w:rsid w:val="00FE048E"/>
    <w:rsid w:val="00FE07E3"/>
    <w:rsid w:val="00FE0E21"/>
    <w:rsid w:val="00FE1171"/>
    <w:rsid w:val="00FE1FC1"/>
    <w:rsid w:val="00FE2800"/>
    <w:rsid w:val="00FE28A4"/>
    <w:rsid w:val="00FE2A71"/>
    <w:rsid w:val="00FE4EB3"/>
    <w:rsid w:val="00FE543D"/>
    <w:rsid w:val="00FE5816"/>
    <w:rsid w:val="00FE5E99"/>
    <w:rsid w:val="00FE64BB"/>
    <w:rsid w:val="00FE66E4"/>
    <w:rsid w:val="00FF077F"/>
    <w:rsid w:val="00FF07AB"/>
    <w:rsid w:val="00FF0B68"/>
    <w:rsid w:val="00FF11A8"/>
    <w:rsid w:val="00FF1BD1"/>
    <w:rsid w:val="00FF25BE"/>
    <w:rsid w:val="00FF2BDF"/>
    <w:rsid w:val="00FF2D08"/>
    <w:rsid w:val="00FF315A"/>
    <w:rsid w:val="00FF35B1"/>
    <w:rsid w:val="00FF3A1C"/>
    <w:rsid w:val="00FF5367"/>
    <w:rsid w:val="00FF56CC"/>
    <w:rsid w:val="00FF5CAC"/>
    <w:rsid w:val="00FF5FDB"/>
    <w:rsid w:val="00FF6713"/>
    <w:rsid w:val="00FF6F23"/>
    <w:rsid w:val="00FF7011"/>
    <w:rsid w:val="00FF7D4B"/>
    <w:rsid w:val="00FF7E7D"/>
    <w:rsid w:val="017BC76E"/>
    <w:rsid w:val="019CED35"/>
    <w:rsid w:val="01CE56C6"/>
    <w:rsid w:val="02A0DFDD"/>
    <w:rsid w:val="03A6AA85"/>
    <w:rsid w:val="03BD8BD2"/>
    <w:rsid w:val="04B9D07B"/>
    <w:rsid w:val="04D68865"/>
    <w:rsid w:val="06C27927"/>
    <w:rsid w:val="06E0E8B6"/>
    <w:rsid w:val="07333B26"/>
    <w:rsid w:val="07C3F79C"/>
    <w:rsid w:val="07EA02A0"/>
    <w:rsid w:val="08DB1CF0"/>
    <w:rsid w:val="09459DCB"/>
    <w:rsid w:val="0945A024"/>
    <w:rsid w:val="09878D48"/>
    <w:rsid w:val="0995EE9A"/>
    <w:rsid w:val="0B42C845"/>
    <w:rsid w:val="0BD64592"/>
    <w:rsid w:val="0C5E7D02"/>
    <w:rsid w:val="0C7951DF"/>
    <w:rsid w:val="0C796556"/>
    <w:rsid w:val="0D0BE314"/>
    <w:rsid w:val="0D870820"/>
    <w:rsid w:val="0EF77DEE"/>
    <w:rsid w:val="0F7E99E8"/>
    <w:rsid w:val="116C65EB"/>
    <w:rsid w:val="127608CB"/>
    <w:rsid w:val="129FBC24"/>
    <w:rsid w:val="12A755D7"/>
    <w:rsid w:val="1336DC7A"/>
    <w:rsid w:val="1525785B"/>
    <w:rsid w:val="16C8F2EC"/>
    <w:rsid w:val="16ECE159"/>
    <w:rsid w:val="17448501"/>
    <w:rsid w:val="17700182"/>
    <w:rsid w:val="18A54BAB"/>
    <w:rsid w:val="1917C80D"/>
    <w:rsid w:val="1A0C1AEB"/>
    <w:rsid w:val="1A63890D"/>
    <w:rsid w:val="1B99A336"/>
    <w:rsid w:val="1BE89733"/>
    <w:rsid w:val="1C3BA6B5"/>
    <w:rsid w:val="1CAABC1D"/>
    <w:rsid w:val="1D3B89E9"/>
    <w:rsid w:val="1D3D3BD4"/>
    <w:rsid w:val="1DBF7FED"/>
    <w:rsid w:val="1DE5F353"/>
    <w:rsid w:val="1DE94AF0"/>
    <w:rsid w:val="1DEE56B9"/>
    <w:rsid w:val="1E51CF77"/>
    <w:rsid w:val="1EE263CC"/>
    <w:rsid w:val="2118196A"/>
    <w:rsid w:val="2141B9E4"/>
    <w:rsid w:val="225A1024"/>
    <w:rsid w:val="24894E38"/>
    <w:rsid w:val="25238F0D"/>
    <w:rsid w:val="2526B610"/>
    <w:rsid w:val="2688A60C"/>
    <w:rsid w:val="27642D9D"/>
    <w:rsid w:val="276CB65B"/>
    <w:rsid w:val="28A57CA7"/>
    <w:rsid w:val="29B5ED4D"/>
    <w:rsid w:val="29FD7E6C"/>
    <w:rsid w:val="2A174914"/>
    <w:rsid w:val="2ABE4EF5"/>
    <w:rsid w:val="2B26B8BC"/>
    <w:rsid w:val="2BDF731A"/>
    <w:rsid w:val="2BF8E243"/>
    <w:rsid w:val="2D3C5E40"/>
    <w:rsid w:val="2D3F6D37"/>
    <w:rsid w:val="2DE3FDBE"/>
    <w:rsid w:val="2E70D34E"/>
    <w:rsid w:val="2E83D0E5"/>
    <w:rsid w:val="2EC670C4"/>
    <w:rsid w:val="2EDC2405"/>
    <w:rsid w:val="2F475A92"/>
    <w:rsid w:val="320A69F8"/>
    <w:rsid w:val="32A7A2B4"/>
    <w:rsid w:val="331AC42D"/>
    <w:rsid w:val="3331C916"/>
    <w:rsid w:val="33AB187E"/>
    <w:rsid w:val="3413D23C"/>
    <w:rsid w:val="349D03B4"/>
    <w:rsid w:val="376ADBA8"/>
    <w:rsid w:val="38121169"/>
    <w:rsid w:val="3900A8E2"/>
    <w:rsid w:val="395C20F5"/>
    <w:rsid w:val="39B43355"/>
    <w:rsid w:val="39FCDBB2"/>
    <w:rsid w:val="39FF23DB"/>
    <w:rsid w:val="3A1B820E"/>
    <w:rsid w:val="3ABB2BF6"/>
    <w:rsid w:val="3BC3EF7B"/>
    <w:rsid w:val="3C3E93C6"/>
    <w:rsid w:val="3C503E86"/>
    <w:rsid w:val="3C684F17"/>
    <w:rsid w:val="3CADA73E"/>
    <w:rsid w:val="3CAE3B37"/>
    <w:rsid w:val="3D001469"/>
    <w:rsid w:val="3D2A0812"/>
    <w:rsid w:val="3E6BB698"/>
    <w:rsid w:val="41162AD8"/>
    <w:rsid w:val="413FAE4F"/>
    <w:rsid w:val="416615BD"/>
    <w:rsid w:val="41ED473F"/>
    <w:rsid w:val="43B2C13C"/>
    <w:rsid w:val="445A5E60"/>
    <w:rsid w:val="45638E9A"/>
    <w:rsid w:val="45917870"/>
    <w:rsid w:val="45938F8C"/>
    <w:rsid w:val="47E204C5"/>
    <w:rsid w:val="483ECB08"/>
    <w:rsid w:val="4884D03A"/>
    <w:rsid w:val="493FA590"/>
    <w:rsid w:val="4A4C42A7"/>
    <w:rsid w:val="4B919281"/>
    <w:rsid w:val="4B9DCE08"/>
    <w:rsid w:val="4C69F9E2"/>
    <w:rsid w:val="4DE4FA27"/>
    <w:rsid w:val="4E169AC3"/>
    <w:rsid w:val="4EAF6810"/>
    <w:rsid w:val="4EC24623"/>
    <w:rsid w:val="4F796CAE"/>
    <w:rsid w:val="5107DC49"/>
    <w:rsid w:val="510B4984"/>
    <w:rsid w:val="510E5703"/>
    <w:rsid w:val="514176D5"/>
    <w:rsid w:val="52663915"/>
    <w:rsid w:val="52F7D71E"/>
    <w:rsid w:val="532223AF"/>
    <w:rsid w:val="53C7A8AB"/>
    <w:rsid w:val="53E03E40"/>
    <w:rsid w:val="53F9D5B6"/>
    <w:rsid w:val="54392790"/>
    <w:rsid w:val="5522C7C2"/>
    <w:rsid w:val="568B725C"/>
    <w:rsid w:val="57392683"/>
    <w:rsid w:val="57413EFF"/>
    <w:rsid w:val="575A795F"/>
    <w:rsid w:val="57A387E4"/>
    <w:rsid w:val="58345B5D"/>
    <w:rsid w:val="583B610A"/>
    <w:rsid w:val="59C30A61"/>
    <w:rsid w:val="5A58D0A1"/>
    <w:rsid w:val="5AC07379"/>
    <w:rsid w:val="5B71ED75"/>
    <w:rsid w:val="5C1F9A68"/>
    <w:rsid w:val="5C3424E7"/>
    <w:rsid w:val="5CB65B77"/>
    <w:rsid w:val="5EE2C2D4"/>
    <w:rsid w:val="621D99F4"/>
    <w:rsid w:val="62A8CEA0"/>
    <w:rsid w:val="63829A19"/>
    <w:rsid w:val="64B26636"/>
    <w:rsid w:val="64F38E4B"/>
    <w:rsid w:val="653A28DF"/>
    <w:rsid w:val="655845A2"/>
    <w:rsid w:val="65A92093"/>
    <w:rsid w:val="65DFC441"/>
    <w:rsid w:val="65EF7B93"/>
    <w:rsid w:val="665F7A5D"/>
    <w:rsid w:val="667A67AA"/>
    <w:rsid w:val="6722DC74"/>
    <w:rsid w:val="6736D0E4"/>
    <w:rsid w:val="67A2A10E"/>
    <w:rsid w:val="67D334D1"/>
    <w:rsid w:val="68079E2E"/>
    <w:rsid w:val="68119979"/>
    <w:rsid w:val="688D1671"/>
    <w:rsid w:val="688E8162"/>
    <w:rsid w:val="69AF8A00"/>
    <w:rsid w:val="69F38AB2"/>
    <w:rsid w:val="6A0544F5"/>
    <w:rsid w:val="6AC3567D"/>
    <w:rsid w:val="6AC43ED4"/>
    <w:rsid w:val="6B013920"/>
    <w:rsid w:val="6B28BCF1"/>
    <w:rsid w:val="6C08A584"/>
    <w:rsid w:val="6D1CD07D"/>
    <w:rsid w:val="6D259CB9"/>
    <w:rsid w:val="6DCB6AA6"/>
    <w:rsid w:val="6E045474"/>
    <w:rsid w:val="6F1402C8"/>
    <w:rsid w:val="7035EF48"/>
    <w:rsid w:val="7049C2A3"/>
    <w:rsid w:val="71453B0E"/>
    <w:rsid w:val="714F5B93"/>
    <w:rsid w:val="71F96A2E"/>
    <w:rsid w:val="72CF6429"/>
    <w:rsid w:val="738BBD28"/>
    <w:rsid w:val="741143EC"/>
    <w:rsid w:val="749ED084"/>
    <w:rsid w:val="77215BD7"/>
    <w:rsid w:val="772CA24A"/>
    <w:rsid w:val="77B4E85D"/>
    <w:rsid w:val="78FCB14E"/>
    <w:rsid w:val="795E9F8E"/>
    <w:rsid w:val="7A32F7AB"/>
    <w:rsid w:val="7A44870D"/>
    <w:rsid w:val="7A8D1F31"/>
    <w:rsid w:val="7E6EBB02"/>
    <w:rsid w:val="7E8A1F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6FE10D"/>
  <w15:docId w15:val="{80200CD1-BF97-4259-BAA3-8A262DAFB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nl-NL"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4"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4"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A92"/>
    <w:rPr>
      <w:rFonts w:ascii="Calibri" w:hAnsi="Calibri"/>
    </w:rPr>
  </w:style>
  <w:style w:type="paragraph" w:styleId="Heading1">
    <w:name w:val="heading 1"/>
    <w:basedOn w:val="Normal"/>
    <w:next w:val="Normal"/>
    <w:link w:val="Heading1Char"/>
    <w:autoRedefine/>
    <w:uiPriority w:val="4"/>
    <w:qFormat/>
    <w:rsid w:val="002B4653"/>
    <w:pPr>
      <w:keepNext/>
      <w:keepLines/>
      <w:numPr>
        <w:numId w:val="66"/>
      </w:numPr>
      <w:tabs>
        <w:tab w:val="left" w:pos="3790"/>
      </w:tabs>
      <w:spacing w:before="600" w:after="60"/>
      <w:outlineLvl w:val="0"/>
    </w:pPr>
    <w:rPr>
      <w:rFonts w:asciiTheme="majorHAnsi" w:eastAsiaTheme="majorEastAsia" w:hAnsiTheme="majorHAnsi" w:cstheme="majorBidi"/>
      <w:color w:val="630A00"/>
      <w:sz w:val="30"/>
      <w:szCs w:val="30"/>
    </w:rPr>
  </w:style>
  <w:style w:type="paragraph" w:styleId="Heading2">
    <w:name w:val="heading 2"/>
    <w:basedOn w:val="Heading1"/>
    <w:next w:val="Normal"/>
    <w:link w:val="Heading2Char"/>
    <w:autoRedefine/>
    <w:uiPriority w:val="4"/>
    <w:unhideWhenUsed/>
    <w:qFormat/>
    <w:rsid w:val="00760695"/>
    <w:pPr>
      <w:numPr>
        <w:ilvl w:val="1"/>
      </w:numPr>
      <w:spacing w:before="240" w:after="0"/>
      <w:outlineLvl w:val="1"/>
    </w:pPr>
    <w:rPr>
      <w:color w:val="921B07"/>
      <w:sz w:val="26"/>
    </w:rPr>
  </w:style>
  <w:style w:type="paragraph" w:styleId="Heading3">
    <w:name w:val="heading 3"/>
    <w:basedOn w:val="Heading2"/>
    <w:next w:val="Normal"/>
    <w:link w:val="Heading3Char"/>
    <w:autoRedefine/>
    <w:uiPriority w:val="4"/>
    <w:unhideWhenUsed/>
    <w:qFormat/>
    <w:rsid w:val="00655550"/>
    <w:pPr>
      <w:numPr>
        <w:ilvl w:val="2"/>
      </w:numPr>
      <w:outlineLvl w:val="2"/>
    </w:pPr>
    <w:rPr>
      <w:sz w:val="22"/>
    </w:rPr>
  </w:style>
  <w:style w:type="paragraph" w:styleId="Heading4">
    <w:name w:val="heading 4"/>
    <w:basedOn w:val="Normal"/>
    <w:next w:val="Normal"/>
    <w:link w:val="Heading4Char"/>
    <w:uiPriority w:val="4"/>
    <w:unhideWhenUsed/>
    <w:qFormat/>
    <w:rsid w:val="00C55FBE"/>
    <w:pPr>
      <w:keepNext/>
      <w:keepLines/>
      <w:numPr>
        <w:ilvl w:val="3"/>
        <w:numId w:val="66"/>
      </w:numPr>
      <w:spacing w:before="40" w:after="0"/>
      <w:outlineLvl w:val="3"/>
    </w:pPr>
    <w:rPr>
      <w:rFonts w:asciiTheme="majorHAnsi" w:eastAsiaTheme="majorEastAsia" w:hAnsiTheme="majorHAnsi" w:cstheme="majorBidi"/>
      <w:i/>
      <w:iCs/>
      <w:color w:val="2F1B15" w:themeColor="accent1" w:themeShade="BF"/>
    </w:rPr>
  </w:style>
  <w:style w:type="paragraph" w:styleId="Heading5">
    <w:name w:val="heading 5"/>
    <w:basedOn w:val="Normal"/>
    <w:next w:val="Normal"/>
    <w:link w:val="Heading5Char"/>
    <w:uiPriority w:val="4"/>
    <w:semiHidden/>
    <w:unhideWhenUsed/>
    <w:qFormat/>
    <w:rsid w:val="00A122DB"/>
    <w:pPr>
      <w:keepNext/>
      <w:keepLines/>
      <w:numPr>
        <w:ilvl w:val="4"/>
        <w:numId w:val="66"/>
      </w:numPr>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numPr>
        <w:ilvl w:val="5"/>
        <w:numId w:val="66"/>
      </w:numPr>
      <w:tabs>
        <w:tab w:val="num" w:pos="360"/>
      </w:tabs>
      <w:spacing w:before="200" w:after="0"/>
      <w:ind w:left="0" w:firstLine="0"/>
      <w:outlineLvl w:val="5"/>
    </w:pPr>
    <w:rPr>
      <w:rFonts w:asciiTheme="majorHAnsi" w:eastAsiaTheme="majorEastAsia" w:hAnsiTheme="majorHAnsi" w:cstheme="majorBidi"/>
      <w:i/>
      <w:iCs/>
      <w:color w:val="1F120E" w:themeColor="accent1" w:themeShade="7F"/>
    </w:rPr>
  </w:style>
  <w:style w:type="paragraph" w:styleId="Heading7">
    <w:name w:val="heading 7"/>
    <w:basedOn w:val="Normal"/>
    <w:next w:val="Normal"/>
    <w:link w:val="Heading7Char"/>
    <w:uiPriority w:val="4"/>
    <w:semiHidden/>
    <w:unhideWhenUsed/>
    <w:qFormat/>
    <w:rsid w:val="00C55FBE"/>
    <w:pPr>
      <w:keepNext/>
      <w:keepLines/>
      <w:numPr>
        <w:ilvl w:val="6"/>
        <w:numId w:val="66"/>
      </w:numPr>
      <w:tabs>
        <w:tab w:val="num" w:pos="360"/>
      </w:tabs>
      <w:spacing w:before="40" w:after="0"/>
      <w:ind w:left="0" w:firstLine="0"/>
      <w:outlineLvl w:val="6"/>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numPr>
        <w:ilvl w:val="7"/>
        <w:numId w:val="66"/>
      </w:numPr>
      <w:tabs>
        <w:tab w:val="num" w:pos="360"/>
      </w:tabs>
      <w:spacing w:before="40" w:after="0"/>
      <w:ind w:left="0" w:firstLine="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numPr>
        <w:ilvl w:val="8"/>
        <w:numId w:val="66"/>
      </w:numPr>
      <w:tabs>
        <w:tab w:val="num" w:pos="360"/>
      </w:tabs>
      <w:spacing w:before="40" w:after="0"/>
      <w:ind w:left="0" w:firstLine="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C55FBE"/>
    <w:rPr>
      <w:rFonts w:asciiTheme="majorHAnsi" w:eastAsiaTheme="majorEastAsia" w:hAnsiTheme="majorHAnsi" w:cstheme="majorBidi"/>
      <w:color w:val="630A00"/>
      <w:sz w:val="30"/>
      <w:szCs w:val="30"/>
    </w:rPr>
  </w:style>
  <w:style w:type="character" w:customStyle="1" w:styleId="Heading2Char">
    <w:name w:val="Heading 2 Char"/>
    <w:basedOn w:val="DefaultParagraphFont"/>
    <w:link w:val="Heading2"/>
    <w:uiPriority w:val="4"/>
    <w:rsid w:val="00760695"/>
    <w:rPr>
      <w:rFonts w:asciiTheme="majorHAnsi" w:eastAsiaTheme="majorEastAsia" w:hAnsiTheme="majorHAnsi" w:cstheme="majorBidi"/>
      <w:color w:val="921B07"/>
      <w:sz w:val="26"/>
      <w:szCs w:val="30"/>
    </w:rPr>
  </w:style>
  <w:style w:type="character" w:customStyle="1" w:styleId="Heading3Char">
    <w:name w:val="Heading 3 Char"/>
    <w:basedOn w:val="DefaultParagraphFont"/>
    <w:link w:val="Heading3"/>
    <w:uiPriority w:val="4"/>
    <w:rsid w:val="00655550"/>
    <w:rPr>
      <w:rFonts w:asciiTheme="majorHAnsi" w:eastAsiaTheme="majorEastAsia" w:hAnsiTheme="majorHAnsi" w:cstheme="majorBidi"/>
      <w:color w:val="921B07"/>
      <w:szCs w:val="30"/>
    </w:rPr>
  </w:style>
  <w:style w:type="character" w:customStyle="1" w:styleId="Heading4Char">
    <w:name w:val="Heading 4 Char"/>
    <w:basedOn w:val="DefaultParagraphFont"/>
    <w:link w:val="Heading4"/>
    <w:uiPriority w:val="4"/>
    <w:rsid w:val="00C55FBE"/>
    <w:rPr>
      <w:rFonts w:asciiTheme="majorHAnsi" w:eastAsiaTheme="majorEastAsia" w:hAnsiTheme="majorHAnsi" w:cstheme="majorBidi"/>
      <w:i/>
      <w:iCs/>
      <w:color w:val="2F1B15" w:themeColor="accent1" w:themeShade="BF"/>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character" w:customStyle="1" w:styleId="Heading7Char">
    <w:name w:val="Heading 7 Char"/>
    <w:basedOn w:val="DefaultParagraphFont"/>
    <w:link w:val="Heading7"/>
    <w:uiPriority w:val="4"/>
    <w:semiHidden/>
    <w:rsid w:val="00C55FBE"/>
    <w:rPr>
      <w:rFonts w:asciiTheme="majorHAnsi" w:eastAsiaTheme="majorEastAsia" w:hAnsiTheme="majorHAnsi" w:cstheme="majorBidi"/>
      <w:i/>
      <w:iCs/>
      <w:color w:val="1F120E" w:themeColor="accent1" w:themeShade="7F"/>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gegevens">
    <w:name w:val="Contactgegevens"/>
    <w:basedOn w:val="Normal"/>
    <w:uiPriority w:val="4"/>
    <w:qFormat/>
    <w:pPr>
      <w:spacing w:before="360" w:after="0"/>
      <w:contextualSpacing/>
      <w:jc w:val="center"/>
    </w:pPr>
  </w:style>
  <w:style w:type="paragraph" w:styleId="ListBullet">
    <w:name w:val="List Bullet"/>
    <w:basedOn w:val="Normal"/>
    <w:uiPriority w:val="7"/>
    <w:unhideWhenUsed/>
    <w:qFormat/>
    <w:pPr>
      <w:numPr>
        <w:numId w:val="1"/>
      </w:numPr>
    </w:pPr>
  </w:style>
  <w:style w:type="paragraph" w:styleId="ListNumber">
    <w:name w:val="List Number"/>
    <w:basedOn w:val="Normal"/>
    <w:uiPriority w:val="5"/>
    <w:unhideWhenUsed/>
    <w:qFormat/>
    <w:pPr>
      <w:numPr>
        <w:numId w:val="2"/>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Foto">
    <w:name w:val="Foto"/>
    <w:basedOn w:val="Normal"/>
    <w:uiPriority w:val="1"/>
    <w:qFormat/>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paragraph" w:styleId="TOCHeading">
    <w:name w:val="TOC Heading"/>
    <w:basedOn w:val="Heading1"/>
    <w:next w:val="Normal"/>
    <w:uiPriority w:val="39"/>
    <w:unhideWhenUsed/>
    <w:qFormat/>
    <w:pPr>
      <w:numPr>
        <w:numId w:val="3"/>
      </w:num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character" w:customStyle="1" w:styleId="BodyText3Char">
    <w:name w:val="Body Text 3 Char"/>
    <w:basedOn w:val="DefaultParagraphFont"/>
    <w:link w:val="BodyText3"/>
    <w:uiPriority w:val="99"/>
    <w:semiHidden/>
    <w:rsid w:val="00A122DB"/>
    <w:rPr>
      <w:szCs w:val="16"/>
    </w:rPr>
  </w:style>
  <w:style w:type="table" w:customStyle="1" w:styleId="Rapporttabel">
    <w:name w:val="Rapporttabel"/>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unhideWhenUsed/>
    <w:rsid w:val="00A122DB"/>
    <w:pPr>
      <w:spacing w:line="240" w:lineRule="auto"/>
    </w:pPr>
    <w:rPr>
      <w:szCs w:val="20"/>
    </w:rPr>
  </w:style>
  <w:style w:type="character" w:customStyle="1" w:styleId="CommentTextChar">
    <w:name w:val="Comment Text Char"/>
    <w:basedOn w:val="DefaultParagraphFont"/>
    <w:link w:val="CommentText"/>
    <w:uiPriority w:val="99"/>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aliases w:val="Voetnoottekst Ahold Delhaize"/>
    <w:basedOn w:val="Normal"/>
    <w:link w:val="FootnoteTextChar"/>
    <w:uiPriority w:val="4"/>
    <w:semiHidden/>
    <w:unhideWhenUsed/>
    <w:rsid w:val="00A122DB"/>
    <w:pPr>
      <w:spacing w:before="0" w:after="0" w:line="240" w:lineRule="auto"/>
    </w:pPr>
    <w:rPr>
      <w:szCs w:val="20"/>
    </w:rPr>
  </w:style>
  <w:style w:type="character" w:customStyle="1" w:styleId="FootnoteTextChar">
    <w:name w:val="Footnote Text Char"/>
    <w:aliases w:val="Voetnoottekst Ahold Delhaize Char"/>
    <w:basedOn w:val="DefaultParagraphFont"/>
    <w:link w:val="FootnoteText"/>
    <w:uiPriority w:val="4"/>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C00A14"/>
    <w:rPr>
      <w:color w:val="993E21" w:themeColor="hyperlink"/>
      <w:u w:val="single"/>
    </w:rPr>
  </w:style>
  <w:style w:type="paragraph" w:customStyle="1" w:styleId="Bijlage">
    <w:name w:val="Bijlage"/>
    <w:basedOn w:val="Heading1"/>
    <w:link w:val="BijlageChar"/>
    <w:qFormat/>
    <w:rsid w:val="00D01ABF"/>
    <w:pPr>
      <w:numPr>
        <w:numId w:val="0"/>
      </w:numPr>
    </w:pPr>
  </w:style>
  <w:style w:type="character" w:customStyle="1" w:styleId="BijlageChar">
    <w:name w:val="Bijlage Char"/>
    <w:basedOn w:val="Heading1Char"/>
    <w:link w:val="Bijlage"/>
    <w:rsid w:val="00D01ABF"/>
    <w:rPr>
      <w:rFonts w:asciiTheme="majorHAnsi" w:eastAsiaTheme="majorEastAsia" w:hAnsiTheme="majorHAnsi" w:cstheme="majorBidi"/>
      <w:color w:val="630A00"/>
      <w:sz w:val="30"/>
      <w:szCs w:val="30"/>
    </w:rPr>
  </w:style>
  <w:style w:type="table" w:styleId="GridTable2">
    <w:name w:val="Grid Table 2"/>
    <w:basedOn w:val="TableNormal"/>
    <w:uiPriority w:val="47"/>
    <w:rsid w:val="00AB708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AB70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AB708D"/>
    <w:pPr>
      <w:spacing w:after="0" w:line="240" w:lineRule="auto"/>
    </w:pPr>
    <w:tblPr>
      <w:tblStyleRowBandSize w:val="1"/>
      <w:tblStyleColBandSize w:val="1"/>
      <w:tblBorders>
        <w:top w:val="single" w:sz="2" w:space="0" w:color="9DADBF" w:themeColor="accent6" w:themeTint="99"/>
        <w:bottom w:val="single" w:sz="2" w:space="0" w:color="9DADBF" w:themeColor="accent6" w:themeTint="99"/>
        <w:insideH w:val="single" w:sz="2" w:space="0" w:color="9DADBF" w:themeColor="accent6" w:themeTint="99"/>
        <w:insideV w:val="single" w:sz="2" w:space="0" w:color="9DADBF" w:themeColor="accent6" w:themeTint="99"/>
      </w:tblBorders>
    </w:tblPr>
    <w:tblStylePr w:type="firstRow">
      <w:rPr>
        <w:b/>
        <w:bCs/>
      </w:rPr>
      <w:tblPr/>
      <w:tcPr>
        <w:tcBorders>
          <w:top w:val="nil"/>
          <w:bottom w:val="single" w:sz="12" w:space="0" w:color="9DADBF" w:themeColor="accent6" w:themeTint="99"/>
          <w:insideH w:val="nil"/>
          <w:insideV w:val="nil"/>
        </w:tcBorders>
        <w:shd w:val="clear" w:color="auto" w:fill="FFFFFF" w:themeFill="background1"/>
      </w:tcPr>
    </w:tblStylePr>
    <w:tblStylePr w:type="lastRow">
      <w:rPr>
        <w:b/>
        <w:bCs/>
      </w:rPr>
      <w:tblPr/>
      <w:tcPr>
        <w:tcBorders>
          <w:top w:val="double" w:sz="2" w:space="0" w:color="9DAD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3E9" w:themeFill="accent6" w:themeFillTint="33"/>
      </w:tcPr>
    </w:tblStylePr>
    <w:tblStylePr w:type="band1Horz">
      <w:tblPr/>
      <w:tcPr>
        <w:shd w:val="clear" w:color="auto" w:fill="DEE3E9" w:themeFill="accent6" w:themeFillTint="33"/>
      </w:tcPr>
    </w:tblStylePr>
  </w:style>
  <w:style w:type="table" w:styleId="GridTable4">
    <w:name w:val="Grid Table 4"/>
    <w:basedOn w:val="TableNormal"/>
    <w:uiPriority w:val="49"/>
    <w:rsid w:val="00AB70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AB708D"/>
    <w:pPr>
      <w:spacing w:after="0" w:line="240" w:lineRule="auto"/>
    </w:pPr>
    <w:tblPr>
      <w:tblStyleRowBandSize w:val="1"/>
      <w:tblStyleColBandSize w:val="1"/>
      <w:tblBorders>
        <w:top w:val="single" w:sz="4" w:space="0" w:color="E3967F" w:themeColor="accent3" w:themeTint="99"/>
        <w:left w:val="single" w:sz="4" w:space="0" w:color="E3967F" w:themeColor="accent3" w:themeTint="99"/>
        <w:bottom w:val="single" w:sz="4" w:space="0" w:color="E3967F" w:themeColor="accent3" w:themeTint="99"/>
        <w:right w:val="single" w:sz="4" w:space="0" w:color="E3967F" w:themeColor="accent3" w:themeTint="99"/>
        <w:insideH w:val="single" w:sz="4" w:space="0" w:color="E3967F" w:themeColor="accent3" w:themeTint="99"/>
        <w:insideV w:val="single" w:sz="4" w:space="0" w:color="E3967F" w:themeColor="accent3" w:themeTint="99"/>
      </w:tblBorders>
    </w:tblPr>
    <w:tblStylePr w:type="firstRow">
      <w:rPr>
        <w:b/>
        <w:bCs/>
        <w:color w:val="FFFFFF" w:themeColor="background1"/>
      </w:rPr>
      <w:tblPr/>
      <w:tcPr>
        <w:tcBorders>
          <w:top w:val="single" w:sz="4" w:space="0" w:color="CD532D" w:themeColor="accent3"/>
          <w:left w:val="single" w:sz="4" w:space="0" w:color="CD532D" w:themeColor="accent3"/>
          <w:bottom w:val="single" w:sz="4" w:space="0" w:color="CD532D" w:themeColor="accent3"/>
          <w:right w:val="single" w:sz="4" w:space="0" w:color="CD532D" w:themeColor="accent3"/>
          <w:insideH w:val="nil"/>
          <w:insideV w:val="nil"/>
        </w:tcBorders>
        <w:shd w:val="clear" w:color="auto" w:fill="CD532D" w:themeFill="accent3"/>
      </w:tcPr>
    </w:tblStylePr>
    <w:tblStylePr w:type="lastRow">
      <w:rPr>
        <w:b/>
        <w:bCs/>
      </w:rPr>
      <w:tblPr/>
      <w:tcPr>
        <w:tcBorders>
          <w:top w:val="double" w:sz="4" w:space="0" w:color="CD532D" w:themeColor="accent3"/>
        </w:tcBorders>
      </w:tcPr>
    </w:tblStylePr>
    <w:tblStylePr w:type="firstCol">
      <w:rPr>
        <w:b/>
        <w:bCs/>
      </w:rPr>
    </w:tblStylePr>
    <w:tblStylePr w:type="lastCol">
      <w:rPr>
        <w:b/>
        <w:bCs/>
      </w:rPr>
    </w:tblStylePr>
    <w:tblStylePr w:type="band1Vert">
      <w:tblPr/>
      <w:tcPr>
        <w:shd w:val="clear" w:color="auto" w:fill="F5DCD4" w:themeFill="accent3" w:themeFillTint="33"/>
      </w:tcPr>
    </w:tblStylePr>
    <w:tblStylePr w:type="band1Horz">
      <w:tblPr/>
      <w:tcPr>
        <w:shd w:val="clear" w:color="auto" w:fill="F5DCD4" w:themeFill="accent3" w:themeFillTint="33"/>
      </w:tcPr>
    </w:tblStylePr>
  </w:style>
  <w:style w:type="paragraph" w:styleId="ListParagraph">
    <w:name w:val="List Paragraph"/>
    <w:basedOn w:val="Normal"/>
    <w:uiPriority w:val="34"/>
    <w:qFormat/>
    <w:rsid w:val="0006237F"/>
    <w:pPr>
      <w:ind w:left="720"/>
      <w:contextualSpacing/>
    </w:pPr>
  </w:style>
  <w:style w:type="table" w:styleId="ListTable3-Accent1">
    <w:name w:val="List Table 3 Accent 1"/>
    <w:basedOn w:val="TableNormal"/>
    <w:uiPriority w:val="48"/>
    <w:rsid w:val="004C016A"/>
    <w:pPr>
      <w:spacing w:before="0" w:after="0" w:line="240" w:lineRule="auto"/>
    </w:pPr>
    <w:rPr>
      <w:rFonts w:ascii="Times New Roman" w:eastAsia="SimSun" w:hAnsi="Times New Roman" w:cs="Times New Roman"/>
      <w:color w:val="auto"/>
      <w:sz w:val="20"/>
      <w:szCs w:val="20"/>
      <w:lang w:eastAsia="nl-NL"/>
    </w:rPr>
    <w:tblPr>
      <w:tblStyleRowBandSize w:val="1"/>
      <w:tblStyleColBandSize w:val="1"/>
      <w:tblBorders>
        <w:top w:val="single" w:sz="4" w:space="0" w:color="3F251D" w:themeColor="accent1"/>
        <w:left w:val="single" w:sz="4" w:space="0" w:color="3F251D" w:themeColor="accent1"/>
        <w:bottom w:val="single" w:sz="4" w:space="0" w:color="3F251D" w:themeColor="accent1"/>
        <w:right w:val="single" w:sz="4" w:space="0" w:color="3F251D" w:themeColor="accent1"/>
      </w:tblBorders>
    </w:tblPr>
    <w:tblStylePr w:type="firstRow">
      <w:rPr>
        <w:b/>
        <w:bCs/>
        <w:color w:val="FFFFFF" w:themeColor="background1"/>
      </w:rPr>
      <w:tblPr/>
      <w:tcPr>
        <w:shd w:val="clear" w:color="auto" w:fill="3F251D" w:themeFill="accent1"/>
      </w:tcPr>
    </w:tblStylePr>
    <w:tblStylePr w:type="lastRow">
      <w:rPr>
        <w:b/>
        <w:bCs/>
      </w:rPr>
      <w:tblPr/>
      <w:tcPr>
        <w:tcBorders>
          <w:top w:val="double" w:sz="4" w:space="0" w:color="3F251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F251D" w:themeColor="accent1"/>
          <w:right w:val="single" w:sz="4" w:space="0" w:color="3F251D" w:themeColor="accent1"/>
        </w:tcBorders>
      </w:tcPr>
    </w:tblStylePr>
    <w:tblStylePr w:type="band1Horz">
      <w:tblPr/>
      <w:tcPr>
        <w:tcBorders>
          <w:top w:val="single" w:sz="4" w:space="0" w:color="3F251D" w:themeColor="accent1"/>
          <w:bottom w:val="single" w:sz="4" w:space="0" w:color="3F251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F251D" w:themeColor="accent1"/>
          <w:left w:val="nil"/>
        </w:tcBorders>
      </w:tcPr>
    </w:tblStylePr>
    <w:tblStylePr w:type="swCell">
      <w:tblPr/>
      <w:tcPr>
        <w:tcBorders>
          <w:top w:val="double" w:sz="4" w:space="0" w:color="3F251D" w:themeColor="accent1"/>
          <w:right w:val="nil"/>
        </w:tcBorders>
      </w:tcPr>
    </w:tblStylePr>
  </w:style>
  <w:style w:type="character" w:styleId="FootnoteReference">
    <w:name w:val="footnote reference"/>
    <w:aliases w:val="Voetnootmarkering Ahold Delhaize"/>
    <w:basedOn w:val="DefaultParagraphFont"/>
    <w:uiPriority w:val="4"/>
    <w:semiHidden/>
    <w:unhideWhenUsed/>
    <w:rsid w:val="00680134"/>
    <w:rPr>
      <w:vertAlign w:val="superscript"/>
    </w:rPr>
  </w:style>
  <w:style w:type="character" w:styleId="UnresolvedMention">
    <w:name w:val="Unresolved Mention"/>
    <w:basedOn w:val="DefaultParagraphFont"/>
    <w:uiPriority w:val="99"/>
    <w:semiHidden/>
    <w:unhideWhenUsed/>
    <w:rsid w:val="00630317"/>
    <w:rPr>
      <w:color w:val="605E5C"/>
      <w:shd w:val="clear" w:color="auto" w:fill="E1DFDD"/>
    </w:rPr>
  </w:style>
  <w:style w:type="paragraph" w:styleId="TOC4">
    <w:name w:val="toc 4"/>
    <w:basedOn w:val="Normal"/>
    <w:next w:val="Normal"/>
    <w:autoRedefine/>
    <w:uiPriority w:val="39"/>
    <w:unhideWhenUsed/>
    <w:rsid w:val="005B3DC0"/>
    <w:pPr>
      <w:spacing w:before="0" w:after="100" w:line="278" w:lineRule="auto"/>
      <w:ind w:left="720"/>
    </w:pPr>
    <w:rPr>
      <w:rFonts w:asciiTheme="minorHAnsi" w:hAnsiTheme="minorHAnsi"/>
      <w:color w:val="auto"/>
      <w:kern w:val="2"/>
      <w:sz w:val="24"/>
      <w:szCs w:val="24"/>
      <w:lang w:eastAsia="nl-NL"/>
    </w:rPr>
  </w:style>
  <w:style w:type="paragraph" w:styleId="TOC5">
    <w:name w:val="toc 5"/>
    <w:basedOn w:val="Normal"/>
    <w:next w:val="Normal"/>
    <w:autoRedefine/>
    <w:uiPriority w:val="39"/>
    <w:unhideWhenUsed/>
    <w:rsid w:val="005B3DC0"/>
    <w:pPr>
      <w:spacing w:before="0" w:after="100" w:line="278" w:lineRule="auto"/>
      <w:ind w:left="960"/>
    </w:pPr>
    <w:rPr>
      <w:rFonts w:asciiTheme="minorHAnsi" w:hAnsiTheme="minorHAnsi"/>
      <w:color w:val="auto"/>
      <w:kern w:val="2"/>
      <w:sz w:val="24"/>
      <w:szCs w:val="24"/>
      <w:lang w:eastAsia="nl-NL"/>
    </w:rPr>
  </w:style>
  <w:style w:type="paragraph" w:styleId="TOC6">
    <w:name w:val="toc 6"/>
    <w:basedOn w:val="Normal"/>
    <w:next w:val="Normal"/>
    <w:autoRedefine/>
    <w:uiPriority w:val="39"/>
    <w:unhideWhenUsed/>
    <w:rsid w:val="005B3DC0"/>
    <w:pPr>
      <w:spacing w:before="0" w:after="100" w:line="278" w:lineRule="auto"/>
      <w:ind w:left="1200"/>
    </w:pPr>
    <w:rPr>
      <w:rFonts w:asciiTheme="minorHAnsi" w:hAnsiTheme="minorHAnsi"/>
      <w:color w:val="auto"/>
      <w:kern w:val="2"/>
      <w:sz w:val="24"/>
      <w:szCs w:val="24"/>
      <w:lang w:eastAsia="nl-NL"/>
    </w:rPr>
  </w:style>
  <w:style w:type="paragraph" w:styleId="TOC7">
    <w:name w:val="toc 7"/>
    <w:basedOn w:val="Normal"/>
    <w:next w:val="Normal"/>
    <w:autoRedefine/>
    <w:uiPriority w:val="39"/>
    <w:unhideWhenUsed/>
    <w:rsid w:val="005B3DC0"/>
    <w:pPr>
      <w:spacing w:before="0" w:after="100" w:line="278" w:lineRule="auto"/>
      <w:ind w:left="1440"/>
    </w:pPr>
    <w:rPr>
      <w:rFonts w:asciiTheme="minorHAnsi" w:hAnsiTheme="minorHAnsi"/>
      <w:color w:val="auto"/>
      <w:kern w:val="2"/>
      <w:sz w:val="24"/>
      <w:szCs w:val="24"/>
      <w:lang w:eastAsia="nl-NL"/>
    </w:rPr>
  </w:style>
  <w:style w:type="paragraph" w:styleId="TOC8">
    <w:name w:val="toc 8"/>
    <w:basedOn w:val="Normal"/>
    <w:next w:val="Normal"/>
    <w:autoRedefine/>
    <w:uiPriority w:val="39"/>
    <w:unhideWhenUsed/>
    <w:rsid w:val="005B3DC0"/>
    <w:pPr>
      <w:spacing w:before="0" w:after="100" w:line="278" w:lineRule="auto"/>
      <w:ind w:left="1680"/>
    </w:pPr>
    <w:rPr>
      <w:rFonts w:asciiTheme="minorHAnsi" w:hAnsiTheme="minorHAnsi"/>
      <w:color w:val="auto"/>
      <w:kern w:val="2"/>
      <w:sz w:val="24"/>
      <w:szCs w:val="24"/>
      <w:lang w:eastAsia="nl-NL"/>
    </w:rPr>
  </w:style>
  <w:style w:type="paragraph" w:styleId="TOC9">
    <w:name w:val="toc 9"/>
    <w:basedOn w:val="Normal"/>
    <w:next w:val="Normal"/>
    <w:autoRedefine/>
    <w:uiPriority w:val="39"/>
    <w:unhideWhenUsed/>
    <w:rsid w:val="005B3DC0"/>
    <w:pPr>
      <w:spacing w:before="0" w:after="100" w:line="278" w:lineRule="auto"/>
      <w:ind w:left="1920"/>
    </w:pPr>
    <w:rPr>
      <w:rFonts w:asciiTheme="minorHAnsi" w:hAnsiTheme="minorHAnsi"/>
      <w:color w:val="auto"/>
      <w:kern w:val="2"/>
      <w:sz w:val="24"/>
      <w:szCs w:val="24"/>
      <w:lang w:eastAsia="nl-NL"/>
    </w:rPr>
  </w:style>
  <w:style w:type="paragraph" w:styleId="Revision">
    <w:name w:val="Revision"/>
    <w:hidden/>
    <w:uiPriority w:val="99"/>
    <w:semiHidden/>
    <w:rsid w:val="00A15674"/>
    <w:pPr>
      <w:spacing w:before="0" w:after="0" w:line="240" w:lineRule="auto"/>
    </w:pPr>
    <w:rPr>
      <w:rFonts w:ascii="Calibri" w:hAnsi="Calibri"/>
    </w:rPr>
  </w:style>
  <w:style w:type="character" w:customStyle="1" w:styleId="ui-provider">
    <w:name w:val="ui-provider"/>
    <w:basedOn w:val="DefaultParagraphFont"/>
    <w:rsid w:val="00CC2D18"/>
  </w:style>
  <w:style w:type="paragraph" w:styleId="NormalWeb">
    <w:name w:val="Normal (Web)"/>
    <w:basedOn w:val="Normal"/>
    <w:uiPriority w:val="99"/>
    <w:semiHidden/>
    <w:unhideWhenUsed/>
    <w:rsid w:val="00340758"/>
    <w:pPr>
      <w:spacing w:before="100" w:beforeAutospacing="1" w:after="100" w:afterAutospacing="1" w:line="240" w:lineRule="auto"/>
    </w:pPr>
    <w:rPr>
      <w:rFonts w:ascii="Times New Roman" w:eastAsia="Times New Roman" w:hAnsi="Times New Roman" w:cs="Times New Roman"/>
      <w:color w:val="auto"/>
      <w:sz w:val="24"/>
      <w:szCs w:val="24"/>
      <w:lang w:eastAsia="nl-NL"/>
    </w:rPr>
  </w:style>
  <w:style w:type="table" w:styleId="GridTable1Light">
    <w:name w:val="Grid Table 1 Light"/>
    <w:basedOn w:val="TableNormal"/>
    <w:uiPriority w:val="46"/>
    <w:rsid w:val="003560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852">
      <w:bodyDiv w:val="1"/>
      <w:marLeft w:val="0"/>
      <w:marRight w:val="0"/>
      <w:marTop w:val="0"/>
      <w:marBottom w:val="0"/>
      <w:divBdr>
        <w:top w:val="none" w:sz="0" w:space="0" w:color="auto"/>
        <w:left w:val="none" w:sz="0" w:space="0" w:color="auto"/>
        <w:bottom w:val="none" w:sz="0" w:space="0" w:color="auto"/>
        <w:right w:val="none" w:sz="0" w:space="0" w:color="auto"/>
      </w:divBdr>
    </w:div>
    <w:div w:id="3825418">
      <w:bodyDiv w:val="1"/>
      <w:marLeft w:val="0"/>
      <w:marRight w:val="0"/>
      <w:marTop w:val="0"/>
      <w:marBottom w:val="0"/>
      <w:divBdr>
        <w:top w:val="none" w:sz="0" w:space="0" w:color="auto"/>
        <w:left w:val="none" w:sz="0" w:space="0" w:color="auto"/>
        <w:bottom w:val="none" w:sz="0" w:space="0" w:color="auto"/>
        <w:right w:val="none" w:sz="0" w:space="0" w:color="auto"/>
      </w:divBdr>
    </w:div>
    <w:div w:id="9570040">
      <w:bodyDiv w:val="1"/>
      <w:marLeft w:val="0"/>
      <w:marRight w:val="0"/>
      <w:marTop w:val="0"/>
      <w:marBottom w:val="0"/>
      <w:divBdr>
        <w:top w:val="none" w:sz="0" w:space="0" w:color="auto"/>
        <w:left w:val="none" w:sz="0" w:space="0" w:color="auto"/>
        <w:bottom w:val="none" w:sz="0" w:space="0" w:color="auto"/>
        <w:right w:val="none" w:sz="0" w:space="0" w:color="auto"/>
      </w:divBdr>
    </w:div>
    <w:div w:id="19671891">
      <w:bodyDiv w:val="1"/>
      <w:marLeft w:val="0"/>
      <w:marRight w:val="0"/>
      <w:marTop w:val="0"/>
      <w:marBottom w:val="0"/>
      <w:divBdr>
        <w:top w:val="none" w:sz="0" w:space="0" w:color="auto"/>
        <w:left w:val="none" w:sz="0" w:space="0" w:color="auto"/>
        <w:bottom w:val="none" w:sz="0" w:space="0" w:color="auto"/>
        <w:right w:val="none" w:sz="0" w:space="0" w:color="auto"/>
      </w:divBdr>
    </w:div>
    <w:div w:id="73473669">
      <w:bodyDiv w:val="1"/>
      <w:marLeft w:val="0"/>
      <w:marRight w:val="0"/>
      <w:marTop w:val="0"/>
      <w:marBottom w:val="0"/>
      <w:divBdr>
        <w:top w:val="none" w:sz="0" w:space="0" w:color="auto"/>
        <w:left w:val="none" w:sz="0" w:space="0" w:color="auto"/>
        <w:bottom w:val="none" w:sz="0" w:space="0" w:color="auto"/>
        <w:right w:val="none" w:sz="0" w:space="0" w:color="auto"/>
      </w:divBdr>
    </w:div>
    <w:div w:id="77363829">
      <w:bodyDiv w:val="1"/>
      <w:marLeft w:val="0"/>
      <w:marRight w:val="0"/>
      <w:marTop w:val="0"/>
      <w:marBottom w:val="0"/>
      <w:divBdr>
        <w:top w:val="none" w:sz="0" w:space="0" w:color="auto"/>
        <w:left w:val="none" w:sz="0" w:space="0" w:color="auto"/>
        <w:bottom w:val="none" w:sz="0" w:space="0" w:color="auto"/>
        <w:right w:val="none" w:sz="0" w:space="0" w:color="auto"/>
      </w:divBdr>
    </w:div>
    <w:div w:id="91629899">
      <w:bodyDiv w:val="1"/>
      <w:marLeft w:val="0"/>
      <w:marRight w:val="0"/>
      <w:marTop w:val="0"/>
      <w:marBottom w:val="0"/>
      <w:divBdr>
        <w:top w:val="none" w:sz="0" w:space="0" w:color="auto"/>
        <w:left w:val="none" w:sz="0" w:space="0" w:color="auto"/>
        <w:bottom w:val="none" w:sz="0" w:space="0" w:color="auto"/>
        <w:right w:val="none" w:sz="0" w:space="0" w:color="auto"/>
      </w:divBdr>
    </w:div>
    <w:div w:id="105971926">
      <w:bodyDiv w:val="1"/>
      <w:marLeft w:val="0"/>
      <w:marRight w:val="0"/>
      <w:marTop w:val="0"/>
      <w:marBottom w:val="0"/>
      <w:divBdr>
        <w:top w:val="none" w:sz="0" w:space="0" w:color="auto"/>
        <w:left w:val="none" w:sz="0" w:space="0" w:color="auto"/>
        <w:bottom w:val="none" w:sz="0" w:space="0" w:color="auto"/>
        <w:right w:val="none" w:sz="0" w:space="0" w:color="auto"/>
      </w:divBdr>
    </w:div>
    <w:div w:id="113213136">
      <w:bodyDiv w:val="1"/>
      <w:marLeft w:val="0"/>
      <w:marRight w:val="0"/>
      <w:marTop w:val="0"/>
      <w:marBottom w:val="0"/>
      <w:divBdr>
        <w:top w:val="none" w:sz="0" w:space="0" w:color="auto"/>
        <w:left w:val="none" w:sz="0" w:space="0" w:color="auto"/>
        <w:bottom w:val="none" w:sz="0" w:space="0" w:color="auto"/>
        <w:right w:val="none" w:sz="0" w:space="0" w:color="auto"/>
      </w:divBdr>
    </w:div>
    <w:div w:id="121655172">
      <w:bodyDiv w:val="1"/>
      <w:marLeft w:val="0"/>
      <w:marRight w:val="0"/>
      <w:marTop w:val="0"/>
      <w:marBottom w:val="0"/>
      <w:divBdr>
        <w:top w:val="none" w:sz="0" w:space="0" w:color="auto"/>
        <w:left w:val="none" w:sz="0" w:space="0" w:color="auto"/>
        <w:bottom w:val="none" w:sz="0" w:space="0" w:color="auto"/>
        <w:right w:val="none" w:sz="0" w:space="0" w:color="auto"/>
      </w:divBdr>
    </w:div>
    <w:div w:id="132718149">
      <w:bodyDiv w:val="1"/>
      <w:marLeft w:val="0"/>
      <w:marRight w:val="0"/>
      <w:marTop w:val="0"/>
      <w:marBottom w:val="0"/>
      <w:divBdr>
        <w:top w:val="none" w:sz="0" w:space="0" w:color="auto"/>
        <w:left w:val="none" w:sz="0" w:space="0" w:color="auto"/>
        <w:bottom w:val="none" w:sz="0" w:space="0" w:color="auto"/>
        <w:right w:val="none" w:sz="0" w:space="0" w:color="auto"/>
      </w:divBdr>
    </w:div>
    <w:div w:id="138038362">
      <w:bodyDiv w:val="1"/>
      <w:marLeft w:val="0"/>
      <w:marRight w:val="0"/>
      <w:marTop w:val="0"/>
      <w:marBottom w:val="0"/>
      <w:divBdr>
        <w:top w:val="none" w:sz="0" w:space="0" w:color="auto"/>
        <w:left w:val="none" w:sz="0" w:space="0" w:color="auto"/>
        <w:bottom w:val="none" w:sz="0" w:space="0" w:color="auto"/>
        <w:right w:val="none" w:sz="0" w:space="0" w:color="auto"/>
      </w:divBdr>
    </w:div>
    <w:div w:id="163980363">
      <w:bodyDiv w:val="1"/>
      <w:marLeft w:val="0"/>
      <w:marRight w:val="0"/>
      <w:marTop w:val="0"/>
      <w:marBottom w:val="0"/>
      <w:divBdr>
        <w:top w:val="none" w:sz="0" w:space="0" w:color="auto"/>
        <w:left w:val="none" w:sz="0" w:space="0" w:color="auto"/>
        <w:bottom w:val="none" w:sz="0" w:space="0" w:color="auto"/>
        <w:right w:val="none" w:sz="0" w:space="0" w:color="auto"/>
      </w:divBdr>
    </w:div>
    <w:div w:id="183717251">
      <w:bodyDiv w:val="1"/>
      <w:marLeft w:val="0"/>
      <w:marRight w:val="0"/>
      <w:marTop w:val="0"/>
      <w:marBottom w:val="0"/>
      <w:divBdr>
        <w:top w:val="none" w:sz="0" w:space="0" w:color="auto"/>
        <w:left w:val="none" w:sz="0" w:space="0" w:color="auto"/>
        <w:bottom w:val="none" w:sz="0" w:space="0" w:color="auto"/>
        <w:right w:val="none" w:sz="0" w:space="0" w:color="auto"/>
      </w:divBdr>
    </w:div>
    <w:div w:id="184907443">
      <w:bodyDiv w:val="1"/>
      <w:marLeft w:val="0"/>
      <w:marRight w:val="0"/>
      <w:marTop w:val="0"/>
      <w:marBottom w:val="0"/>
      <w:divBdr>
        <w:top w:val="none" w:sz="0" w:space="0" w:color="auto"/>
        <w:left w:val="none" w:sz="0" w:space="0" w:color="auto"/>
        <w:bottom w:val="none" w:sz="0" w:space="0" w:color="auto"/>
        <w:right w:val="none" w:sz="0" w:space="0" w:color="auto"/>
      </w:divBdr>
    </w:div>
    <w:div w:id="191118378">
      <w:bodyDiv w:val="1"/>
      <w:marLeft w:val="0"/>
      <w:marRight w:val="0"/>
      <w:marTop w:val="0"/>
      <w:marBottom w:val="0"/>
      <w:divBdr>
        <w:top w:val="none" w:sz="0" w:space="0" w:color="auto"/>
        <w:left w:val="none" w:sz="0" w:space="0" w:color="auto"/>
        <w:bottom w:val="none" w:sz="0" w:space="0" w:color="auto"/>
        <w:right w:val="none" w:sz="0" w:space="0" w:color="auto"/>
      </w:divBdr>
    </w:div>
    <w:div w:id="203368166">
      <w:bodyDiv w:val="1"/>
      <w:marLeft w:val="0"/>
      <w:marRight w:val="0"/>
      <w:marTop w:val="0"/>
      <w:marBottom w:val="0"/>
      <w:divBdr>
        <w:top w:val="none" w:sz="0" w:space="0" w:color="auto"/>
        <w:left w:val="none" w:sz="0" w:space="0" w:color="auto"/>
        <w:bottom w:val="none" w:sz="0" w:space="0" w:color="auto"/>
        <w:right w:val="none" w:sz="0" w:space="0" w:color="auto"/>
      </w:divBdr>
    </w:div>
    <w:div w:id="228154551">
      <w:bodyDiv w:val="1"/>
      <w:marLeft w:val="0"/>
      <w:marRight w:val="0"/>
      <w:marTop w:val="0"/>
      <w:marBottom w:val="0"/>
      <w:divBdr>
        <w:top w:val="none" w:sz="0" w:space="0" w:color="auto"/>
        <w:left w:val="none" w:sz="0" w:space="0" w:color="auto"/>
        <w:bottom w:val="none" w:sz="0" w:space="0" w:color="auto"/>
        <w:right w:val="none" w:sz="0" w:space="0" w:color="auto"/>
      </w:divBdr>
    </w:div>
    <w:div w:id="230771383">
      <w:bodyDiv w:val="1"/>
      <w:marLeft w:val="0"/>
      <w:marRight w:val="0"/>
      <w:marTop w:val="0"/>
      <w:marBottom w:val="0"/>
      <w:divBdr>
        <w:top w:val="none" w:sz="0" w:space="0" w:color="auto"/>
        <w:left w:val="none" w:sz="0" w:space="0" w:color="auto"/>
        <w:bottom w:val="none" w:sz="0" w:space="0" w:color="auto"/>
        <w:right w:val="none" w:sz="0" w:space="0" w:color="auto"/>
      </w:divBdr>
    </w:div>
    <w:div w:id="264314891">
      <w:bodyDiv w:val="1"/>
      <w:marLeft w:val="0"/>
      <w:marRight w:val="0"/>
      <w:marTop w:val="0"/>
      <w:marBottom w:val="0"/>
      <w:divBdr>
        <w:top w:val="none" w:sz="0" w:space="0" w:color="auto"/>
        <w:left w:val="none" w:sz="0" w:space="0" w:color="auto"/>
        <w:bottom w:val="none" w:sz="0" w:space="0" w:color="auto"/>
        <w:right w:val="none" w:sz="0" w:space="0" w:color="auto"/>
      </w:divBdr>
    </w:div>
    <w:div w:id="276641396">
      <w:bodyDiv w:val="1"/>
      <w:marLeft w:val="0"/>
      <w:marRight w:val="0"/>
      <w:marTop w:val="0"/>
      <w:marBottom w:val="0"/>
      <w:divBdr>
        <w:top w:val="none" w:sz="0" w:space="0" w:color="auto"/>
        <w:left w:val="none" w:sz="0" w:space="0" w:color="auto"/>
        <w:bottom w:val="none" w:sz="0" w:space="0" w:color="auto"/>
        <w:right w:val="none" w:sz="0" w:space="0" w:color="auto"/>
      </w:divBdr>
    </w:div>
    <w:div w:id="301497131">
      <w:bodyDiv w:val="1"/>
      <w:marLeft w:val="0"/>
      <w:marRight w:val="0"/>
      <w:marTop w:val="0"/>
      <w:marBottom w:val="0"/>
      <w:divBdr>
        <w:top w:val="none" w:sz="0" w:space="0" w:color="auto"/>
        <w:left w:val="none" w:sz="0" w:space="0" w:color="auto"/>
        <w:bottom w:val="none" w:sz="0" w:space="0" w:color="auto"/>
        <w:right w:val="none" w:sz="0" w:space="0" w:color="auto"/>
      </w:divBdr>
    </w:div>
    <w:div w:id="306253199">
      <w:bodyDiv w:val="1"/>
      <w:marLeft w:val="0"/>
      <w:marRight w:val="0"/>
      <w:marTop w:val="0"/>
      <w:marBottom w:val="0"/>
      <w:divBdr>
        <w:top w:val="none" w:sz="0" w:space="0" w:color="auto"/>
        <w:left w:val="none" w:sz="0" w:space="0" w:color="auto"/>
        <w:bottom w:val="none" w:sz="0" w:space="0" w:color="auto"/>
        <w:right w:val="none" w:sz="0" w:space="0" w:color="auto"/>
      </w:divBdr>
    </w:div>
    <w:div w:id="330564145">
      <w:bodyDiv w:val="1"/>
      <w:marLeft w:val="0"/>
      <w:marRight w:val="0"/>
      <w:marTop w:val="0"/>
      <w:marBottom w:val="0"/>
      <w:divBdr>
        <w:top w:val="none" w:sz="0" w:space="0" w:color="auto"/>
        <w:left w:val="none" w:sz="0" w:space="0" w:color="auto"/>
        <w:bottom w:val="none" w:sz="0" w:space="0" w:color="auto"/>
        <w:right w:val="none" w:sz="0" w:space="0" w:color="auto"/>
      </w:divBdr>
    </w:div>
    <w:div w:id="334040103">
      <w:bodyDiv w:val="1"/>
      <w:marLeft w:val="0"/>
      <w:marRight w:val="0"/>
      <w:marTop w:val="0"/>
      <w:marBottom w:val="0"/>
      <w:divBdr>
        <w:top w:val="none" w:sz="0" w:space="0" w:color="auto"/>
        <w:left w:val="none" w:sz="0" w:space="0" w:color="auto"/>
        <w:bottom w:val="none" w:sz="0" w:space="0" w:color="auto"/>
        <w:right w:val="none" w:sz="0" w:space="0" w:color="auto"/>
      </w:divBdr>
    </w:div>
    <w:div w:id="366951929">
      <w:bodyDiv w:val="1"/>
      <w:marLeft w:val="0"/>
      <w:marRight w:val="0"/>
      <w:marTop w:val="0"/>
      <w:marBottom w:val="0"/>
      <w:divBdr>
        <w:top w:val="none" w:sz="0" w:space="0" w:color="auto"/>
        <w:left w:val="none" w:sz="0" w:space="0" w:color="auto"/>
        <w:bottom w:val="none" w:sz="0" w:space="0" w:color="auto"/>
        <w:right w:val="none" w:sz="0" w:space="0" w:color="auto"/>
      </w:divBdr>
    </w:div>
    <w:div w:id="373310983">
      <w:bodyDiv w:val="1"/>
      <w:marLeft w:val="0"/>
      <w:marRight w:val="0"/>
      <w:marTop w:val="0"/>
      <w:marBottom w:val="0"/>
      <w:divBdr>
        <w:top w:val="none" w:sz="0" w:space="0" w:color="auto"/>
        <w:left w:val="none" w:sz="0" w:space="0" w:color="auto"/>
        <w:bottom w:val="none" w:sz="0" w:space="0" w:color="auto"/>
        <w:right w:val="none" w:sz="0" w:space="0" w:color="auto"/>
      </w:divBdr>
    </w:div>
    <w:div w:id="407112895">
      <w:bodyDiv w:val="1"/>
      <w:marLeft w:val="0"/>
      <w:marRight w:val="0"/>
      <w:marTop w:val="0"/>
      <w:marBottom w:val="0"/>
      <w:divBdr>
        <w:top w:val="none" w:sz="0" w:space="0" w:color="auto"/>
        <w:left w:val="none" w:sz="0" w:space="0" w:color="auto"/>
        <w:bottom w:val="none" w:sz="0" w:space="0" w:color="auto"/>
        <w:right w:val="none" w:sz="0" w:space="0" w:color="auto"/>
      </w:divBdr>
    </w:div>
    <w:div w:id="429283239">
      <w:bodyDiv w:val="1"/>
      <w:marLeft w:val="0"/>
      <w:marRight w:val="0"/>
      <w:marTop w:val="0"/>
      <w:marBottom w:val="0"/>
      <w:divBdr>
        <w:top w:val="none" w:sz="0" w:space="0" w:color="auto"/>
        <w:left w:val="none" w:sz="0" w:space="0" w:color="auto"/>
        <w:bottom w:val="none" w:sz="0" w:space="0" w:color="auto"/>
        <w:right w:val="none" w:sz="0" w:space="0" w:color="auto"/>
      </w:divBdr>
    </w:div>
    <w:div w:id="500853470">
      <w:bodyDiv w:val="1"/>
      <w:marLeft w:val="0"/>
      <w:marRight w:val="0"/>
      <w:marTop w:val="0"/>
      <w:marBottom w:val="0"/>
      <w:divBdr>
        <w:top w:val="none" w:sz="0" w:space="0" w:color="auto"/>
        <w:left w:val="none" w:sz="0" w:space="0" w:color="auto"/>
        <w:bottom w:val="none" w:sz="0" w:space="0" w:color="auto"/>
        <w:right w:val="none" w:sz="0" w:space="0" w:color="auto"/>
      </w:divBdr>
    </w:div>
    <w:div w:id="500854497">
      <w:bodyDiv w:val="1"/>
      <w:marLeft w:val="0"/>
      <w:marRight w:val="0"/>
      <w:marTop w:val="0"/>
      <w:marBottom w:val="0"/>
      <w:divBdr>
        <w:top w:val="none" w:sz="0" w:space="0" w:color="auto"/>
        <w:left w:val="none" w:sz="0" w:space="0" w:color="auto"/>
        <w:bottom w:val="none" w:sz="0" w:space="0" w:color="auto"/>
        <w:right w:val="none" w:sz="0" w:space="0" w:color="auto"/>
      </w:divBdr>
    </w:div>
    <w:div w:id="557588861">
      <w:bodyDiv w:val="1"/>
      <w:marLeft w:val="0"/>
      <w:marRight w:val="0"/>
      <w:marTop w:val="0"/>
      <w:marBottom w:val="0"/>
      <w:divBdr>
        <w:top w:val="none" w:sz="0" w:space="0" w:color="auto"/>
        <w:left w:val="none" w:sz="0" w:space="0" w:color="auto"/>
        <w:bottom w:val="none" w:sz="0" w:space="0" w:color="auto"/>
        <w:right w:val="none" w:sz="0" w:space="0" w:color="auto"/>
      </w:divBdr>
    </w:div>
    <w:div w:id="564149623">
      <w:bodyDiv w:val="1"/>
      <w:marLeft w:val="0"/>
      <w:marRight w:val="0"/>
      <w:marTop w:val="0"/>
      <w:marBottom w:val="0"/>
      <w:divBdr>
        <w:top w:val="none" w:sz="0" w:space="0" w:color="auto"/>
        <w:left w:val="none" w:sz="0" w:space="0" w:color="auto"/>
        <w:bottom w:val="none" w:sz="0" w:space="0" w:color="auto"/>
        <w:right w:val="none" w:sz="0" w:space="0" w:color="auto"/>
      </w:divBdr>
    </w:div>
    <w:div w:id="569734797">
      <w:bodyDiv w:val="1"/>
      <w:marLeft w:val="0"/>
      <w:marRight w:val="0"/>
      <w:marTop w:val="0"/>
      <w:marBottom w:val="0"/>
      <w:divBdr>
        <w:top w:val="none" w:sz="0" w:space="0" w:color="auto"/>
        <w:left w:val="none" w:sz="0" w:space="0" w:color="auto"/>
        <w:bottom w:val="none" w:sz="0" w:space="0" w:color="auto"/>
        <w:right w:val="none" w:sz="0" w:space="0" w:color="auto"/>
      </w:divBdr>
    </w:div>
    <w:div w:id="584612228">
      <w:bodyDiv w:val="1"/>
      <w:marLeft w:val="0"/>
      <w:marRight w:val="0"/>
      <w:marTop w:val="0"/>
      <w:marBottom w:val="0"/>
      <w:divBdr>
        <w:top w:val="none" w:sz="0" w:space="0" w:color="auto"/>
        <w:left w:val="none" w:sz="0" w:space="0" w:color="auto"/>
        <w:bottom w:val="none" w:sz="0" w:space="0" w:color="auto"/>
        <w:right w:val="none" w:sz="0" w:space="0" w:color="auto"/>
      </w:divBdr>
    </w:div>
    <w:div w:id="608512292">
      <w:bodyDiv w:val="1"/>
      <w:marLeft w:val="0"/>
      <w:marRight w:val="0"/>
      <w:marTop w:val="0"/>
      <w:marBottom w:val="0"/>
      <w:divBdr>
        <w:top w:val="none" w:sz="0" w:space="0" w:color="auto"/>
        <w:left w:val="none" w:sz="0" w:space="0" w:color="auto"/>
        <w:bottom w:val="none" w:sz="0" w:space="0" w:color="auto"/>
        <w:right w:val="none" w:sz="0" w:space="0" w:color="auto"/>
      </w:divBdr>
    </w:div>
    <w:div w:id="613555532">
      <w:bodyDiv w:val="1"/>
      <w:marLeft w:val="0"/>
      <w:marRight w:val="0"/>
      <w:marTop w:val="0"/>
      <w:marBottom w:val="0"/>
      <w:divBdr>
        <w:top w:val="none" w:sz="0" w:space="0" w:color="auto"/>
        <w:left w:val="none" w:sz="0" w:space="0" w:color="auto"/>
        <w:bottom w:val="none" w:sz="0" w:space="0" w:color="auto"/>
        <w:right w:val="none" w:sz="0" w:space="0" w:color="auto"/>
      </w:divBdr>
    </w:div>
    <w:div w:id="613832520">
      <w:bodyDiv w:val="1"/>
      <w:marLeft w:val="0"/>
      <w:marRight w:val="0"/>
      <w:marTop w:val="0"/>
      <w:marBottom w:val="0"/>
      <w:divBdr>
        <w:top w:val="none" w:sz="0" w:space="0" w:color="auto"/>
        <w:left w:val="none" w:sz="0" w:space="0" w:color="auto"/>
        <w:bottom w:val="none" w:sz="0" w:space="0" w:color="auto"/>
        <w:right w:val="none" w:sz="0" w:space="0" w:color="auto"/>
      </w:divBdr>
    </w:div>
    <w:div w:id="628390324">
      <w:bodyDiv w:val="1"/>
      <w:marLeft w:val="0"/>
      <w:marRight w:val="0"/>
      <w:marTop w:val="0"/>
      <w:marBottom w:val="0"/>
      <w:divBdr>
        <w:top w:val="none" w:sz="0" w:space="0" w:color="auto"/>
        <w:left w:val="none" w:sz="0" w:space="0" w:color="auto"/>
        <w:bottom w:val="none" w:sz="0" w:space="0" w:color="auto"/>
        <w:right w:val="none" w:sz="0" w:space="0" w:color="auto"/>
      </w:divBdr>
    </w:div>
    <w:div w:id="631329121">
      <w:bodyDiv w:val="1"/>
      <w:marLeft w:val="0"/>
      <w:marRight w:val="0"/>
      <w:marTop w:val="0"/>
      <w:marBottom w:val="0"/>
      <w:divBdr>
        <w:top w:val="none" w:sz="0" w:space="0" w:color="auto"/>
        <w:left w:val="none" w:sz="0" w:space="0" w:color="auto"/>
        <w:bottom w:val="none" w:sz="0" w:space="0" w:color="auto"/>
        <w:right w:val="none" w:sz="0" w:space="0" w:color="auto"/>
      </w:divBdr>
    </w:div>
    <w:div w:id="656764932">
      <w:bodyDiv w:val="1"/>
      <w:marLeft w:val="0"/>
      <w:marRight w:val="0"/>
      <w:marTop w:val="0"/>
      <w:marBottom w:val="0"/>
      <w:divBdr>
        <w:top w:val="none" w:sz="0" w:space="0" w:color="auto"/>
        <w:left w:val="none" w:sz="0" w:space="0" w:color="auto"/>
        <w:bottom w:val="none" w:sz="0" w:space="0" w:color="auto"/>
        <w:right w:val="none" w:sz="0" w:space="0" w:color="auto"/>
      </w:divBdr>
    </w:div>
    <w:div w:id="660084317">
      <w:bodyDiv w:val="1"/>
      <w:marLeft w:val="0"/>
      <w:marRight w:val="0"/>
      <w:marTop w:val="0"/>
      <w:marBottom w:val="0"/>
      <w:divBdr>
        <w:top w:val="none" w:sz="0" w:space="0" w:color="auto"/>
        <w:left w:val="none" w:sz="0" w:space="0" w:color="auto"/>
        <w:bottom w:val="none" w:sz="0" w:space="0" w:color="auto"/>
        <w:right w:val="none" w:sz="0" w:space="0" w:color="auto"/>
      </w:divBdr>
    </w:div>
    <w:div w:id="685910855">
      <w:bodyDiv w:val="1"/>
      <w:marLeft w:val="0"/>
      <w:marRight w:val="0"/>
      <w:marTop w:val="0"/>
      <w:marBottom w:val="0"/>
      <w:divBdr>
        <w:top w:val="none" w:sz="0" w:space="0" w:color="auto"/>
        <w:left w:val="none" w:sz="0" w:space="0" w:color="auto"/>
        <w:bottom w:val="none" w:sz="0" w:space="0" w:color="auto"/>
        <w:right w:val="none" w:sz="0" w:space="0" w:color="auto"/>
      </w:divBdr>
    </w:div>
    <w:div w:id="688409044">
      <w:bodyDiv w:val="1"/>
      <w:marLeft w:val="0"/>
      <w:marRight w:val="0"/>
      <w:marTop w:val="0"/>
      <w:marBottom w:val="0"/>
      <w:divBdr>
        <w:top w:val="none" w:sz="0" w:space="0" w:color="auto"/>
        <w:left w:val="none" w:sz="0" w:space="0" w:color="auto"/>
        <w:bottom w:val="none" w:sz="0" w:space="0" w:color="auto"/>
        <w:right w:val="none" w:sz="0" w:space="0" w:color="auto"/>
      </w:divBdr>
    </w:div>
    <w:div w:id="733550114">
      <w:bodyDiv w:val="1"/>
      <w:marLeft w:val="0"/>
      <w:marRight w:val="0"/>
      <w:marTop w:val="0"/>
      <w:marBottom w:val="0"/>
      <w:divBdr>
        <w:top w:val="none" w:sz="0" w:space="0" w:color="auto"/>
        <w:left w:val="none" w:sz="0" w:space="0" w:color="auto"/>
        <w:bottom w:val="none" w:sz="0" w:space="0" w:color="auto"/>
        <w:right w:val="none" w:sz="0" w:space="0" w:color="auto"/>
      </w:divBdr>
    </w:div>
    <w:div w:id="759067137">
      <w:bodyDiv w:val="1"/>
      <w:marLeft w:val="0"/>
      <w:marRight w:val="0"/>
      <w:marTop w:val="0"/>
      <w:marBottom w:val="0"/>
      <w:divBdr>
        <w:top w:val="none" w:sz="0" w:space="0" w:color="auto"/>
        <w:left w:val="none" w:sz="0" w:space="0" w:color="auto"/>
        <w:bottom w:val="none" w:sz="0" w:space="0" w:color="auto"/>
        <w:right w:val="none" w:sz="0" w:space="0" w:color="auto"/>
      </w:divBdr>
      <w:divsChild>
        <w:div w:id="142626550">
          <w:marLeft w:val="1080"/>
          <w:marRight w:val="0"/>
          <w:marTop w:val="100"/>
          <w:marBottom w:val="0"/>
          <w:divBdr>
            <w:top w:val="none" w:sz="0" w:space="0" w:color="auto"/>
            <w:left w:val="none" w:sz="0" w:space="0" w:color="auto"/>
            <w:bottom w:val="none" w:sz="0" w:space="0" w:color="auto"/>
            <w:right w:val="none" w:sz="0" w:space="0" w:color="auto"/>
          </w:divBdr>
        </w:div>
        <w:div w:id="182936657">
          <w:marLeft w:val="1800"/>
          <w:marRight w:val="0"/>
          <w:marTop w:val="100"/>
          <w:marBottom w:val="0"/>
          <w:divBdr>
            <w:top w:val="none" w:sz="0" w:space="0" w:color="auto"/>
            <w:left w:val="none" w:sz="0" w:space="0" w:color="auto"/>
            <w:bottom w:val="none" w:sz="0" w:space="0" w:color="auto"/>
            <w:right w:val="none" w:sz="0" w:space="0" w:color="auto"/>
          </w:divBdr>
        </w:div>
        <w:div w:id="623772583">
          <w:marLeft w:val="2520"/>
          <w:marRight w:val="0"/>
          <w:marTop w:val="100"/>
          <w:marBottom w:val="0"/>
          <w:divBdr>
            <w:top w:val="none" w:sz="0" w:space="0" w:color="auto"/>
            <w:left w:val="none" w:sz="0" w:space="0" w:color="auto"/>
            <w:bottom w:val="none" w:sz="0" w:space="0" w:color="auto"/>
            <w:right w:val="none" w:sz="0" w:space="0" w:color="auto"/>
          </w:divBdr>
        </w:div>
        <w:div w:id="811486962">
          <w:marLeft w:val="1800"/>
          <w:marRight w:val="0"/>
          <w:marTop w:val="100"/>
          <w:marBottom w:val="0"/>
          <w:divBdr>
            <w:top w:val="none" w:sz="0" w:space="0" w:color="auto"/>
            <w:left w:val="none" w:sz="0" w:space="0" w:color="auto"/>
            <w:bottom w:val="none" w:sz="0" w:space="0" w:color="auto"/>
            <w:right w:val="none" w:sz="0" w:space="0" w:color="auto"/>
          </w:divBdr>
        </w:div>
        <w:div w:id="1023020463">
          <w:marLeft w:val="1800"/>
          <w:marRight w:val="0"/>
          <w:marTop w:val="100"/>
          <w:marBottom w:val="0"/>
          <w:divBdr>
            <w:top w:val="none" w:sz="0" w:space="0" w:color="auto"/>
            <w:left w:val="none" w:sz="0" w:space="0" w:color="auto"/>
            <w:bottom w:val="none" w:sz="0" w:space="0" w:color="auto"/>
            <w:right w:val="none" w:sz="0" w:space="0" w:color="auto"/>
          </w:divBdr>
        </w:div>
        <w:div w:id="1115904008">
          <w:marLeft w:val="1800"/>
          <w:marRight w:val="0"/>
          <w:marTop w:val="100"/>
          <w:marBottom w:val="0"/>
          <w:divBdr>
            <w:top w:val="none" w:sz="0" w:space="0" w:color="auto"/>
            <w:left w:val="none" w:sz="0" w:space="0" w:color="auto"/>
            <w:bottom w:val="none" w:sz="0" w:space="0" w:color="auto"/>
            <w:right w:val="none" w:sz="0" w:space="0" w:color="auto"/>
          </w:divBdr>
        </w:div>
        <w:div w:id="1321080562">
          <w:marLeft w:val="1800"/>
          <w:marRight w:val="0"/>
          <w:marTop w:val="100"/>
          <w:marBottom w:val="0"/>
          <w:divBdr>
            <w:top w:val="none" w:sz="0" w:space="0" w:color="auto"/>
            <w:left w:val="none" w:sz="0" w:space="0" w:color="auto"/>
            <w:bottom w:val="none" w:sz="0" w:space="0" w:color="auto"/>
            <w:right w:val="none" w:sz="0" w:space="0" w:color="auto"/>
          </w:divBdr>
        </w:div>
        <w:div w:id="1536699413">
          <w:marLeft w:val="1080"/>
          <w:marRight w:val="0"/>
          <w:marTop w:val="100"/>
          <w:marBottom w:val="0"/>
          <w:divBdr>
            <w:top w:val="none" w:sz="0" w:space="0" w:color="auto"/>
            <w:left w:val="none" w:sz="0" w:space="0" w:color="auto"/>
            <w:bottom w:val="none" w:sz="0" w:space="0" w:color="auto"/>
            <w:right w:val="none" w:sz="0" w:space="0" w:color="auto"/>
          </w:divBdr>
        </w:div>
        <w:div w:id="1676423948">
          <w:marLeft w:val="1800"/>
          <w:marRight w:val="0"/>
          <w:marTop w:val="100"/>
          <w:marBottom w:val="0"/>
          <w:divBdr>
            <w:top w:val="none" w:sz="0" w:space="0" w:color="auto"/>
            <w:left w:val="none" w:sz="0" w:space="0" w:color="auto"/>
            <w:bottom w:val="none" w:sz="0" w:space="0" w:color="auto"/>
            <w:right w:val="none" w:sz="0" w:space="0" w:color="auto"/>
          </w:divBdr>
        </w:div>
        <w:div w:id="1686587562">
          <w:marLeft w:val="1080"/>
          <w:marRight w:val="0"/>
          <w:marTop w:val="100"/>
          <w:marBottom w:val="0"/>
          <w:divBdr>
            <w:top w:val="none" w:sz="0" w:space="0" w:color="auto"/>
            <w:left w:val="none" w:sz="0" w:space="0" w:color="auto"/>
            <w:bottom w:val="none" w:sz="0" w:space="0" w:color="auto"/>
            <w:right w:val="none" w:sz="0" w:space="0" w:color="auto"/>
          </w:divBdr>
        </w:div>
        <w:div w:id="1959754036">
          <w:marLeft w:val="1080"/>
          <w:marRight w:val="0"/>
          <w:marTop w:val="100"/>
          <w:marBottom w:val="0"/>
          <w:divBdr>
            <w:top w:val="none" w:sz="0" w:space="0" w:color="auto"/>
            <w:left w:val="none" w:sz="0" w:space="0" w:color="auto"/>
            <w:bottom w:val="none" w:sz="0" w:space="0" w:color="auto"/>
            <w:right w:val="none" w:sz="0" w:space="0" w:color="auto"/>
          </w:divBdr>
        </w:div>
      </w:divsChild>
    </w:div>
    <w:div w:id="814568868">
      <w:bodyDiv w:val="1"/>
      <w:marLeft w:val="0"/>
      <w:marRight w:val="0"/>
      <w:marTop w:val="0"/>
      <w:marBottom w:val="0"/>
      <w:divBdr>
        <w:top w:val="none" w:sz="0" w:space="0" w:color="auto"/>
        <w:left w:val="none" w:sz="0" w:space="0" w:color="auto"/>
        <w:bottom w:val="none" w:sz="0" w:space="0" w:color="auto"/>
        <w:right w:val="none" w:sz="0" w:space="0" w:color="auto"/>
      </w:divBdr>
    </w:div>
    <w:div w:id="858398312">
      <w:bodyDiv w:val="1"/>
      <w:marLeft w:val="0"/>
      <w:marRight w:val="0"/>
      <w:marTop w:val="0"/>
      <w:marBottom w:val="0"/>
      <w:divBdr>
        <w:top w:val="none" w:sz="0" w:space="0" w:color="auto"/>
        <w:left w:val="none" w:sz="0" w:space="0" w:color="auto"/>
        <w:bottom w:val="none" w:sz="0" w:space="0" w:color="auto"/>
        <w:right w:val="none" w:sz="0" w:space="0" w:color="auto"/>
      </w:divBdr>
    </w:div>
    <w:div w:id="862785412">
      <w:bodyDiv w:val="1"/>
      <w:marLeft w:val="0"/>
      <w:marRight w:val="0"/>
      <w:marTop w:val="0"/>
      <w:marBottom w:val="0"/>
      <w:divBdr>
        <w:top w:val="none" w:sz="0" w:space="0" w:color="auto"/>
        <w:left w:val="none" w:sz="0" w:space="0" w:color="auto"/>
        <w:bottom w:val="none" w:sz="0" w:space="0" w:color="auto"/>
        <w:right w:val="none" w:sz="0" w:space="0" w:color="auto"/>
      </w:divBdr>
    </w:div>
    <w:div w:id="878005495">
      <w:bodyDiv w:val="1"/>
      <w:marLeft w:val="0"/>
      <w:marRight w:val="0"/>
      <w:marTop w:val="0"/>
      <w:marBottom w:val="0"/>
      <w:divBdr>
        <w:top w:val="none" w:sz="0" w:space="0" w:color="auto"/>
        <w:left w:val="none" w:sz="0" w:space="0" w:color="auto"/>
        <w:bottom w:val="none" w:sz="0" w:space="0" w:color="auto"/>
        <w:right w:val="none" w:sz="0" w:space="0" w:color="auto"/>
      </w:divBdr>
    </w:div>
    <w:div w:id="883564463">
      <w:bodyDiv w:val="1"/>
      <w:marLeft w:val="0"/>
      <w:marRight w:val="0"/>
      <w:marTop w:val="0"/>
      <w:marBottom w:val="0"/>
      <w:divBdr>
        <w:top w:val="none" w:sz="0" w:space="0" w:color="auto"/>
        <w:left w:val="none" w:sz="0" w:space="0" w:color="auto"/>
        <w:bottom w:val="none" w:sz="0" w:space="0" w:color="auto"/>
        <w:right w:val="none" w:sz="0" w:space="0" w:color="auto"/>
      </w:divBdr>
    </w:div>
    <w:div w:id="946036086">
      <w:bodyDiv w:val="1"/>
      <w:marLeft w:val="0"/>
      <w:marRight w:val="0"/>
      <w:marTop w:val="0"/>
      <w:marBottom w:val="0"/>
      <w:divBdr>
        <w:top w:val="none" w:sz="0" w:space="0" w:color="auto"/>
        <w:left w:val="none" w:sz="0" w:space="0" w:color="auto"/>
        <w:bottom w:val="none" w:sz="0" w:space="0" w:color="auto"/>
        <w:right w:val="none" w:sz="0" w:space="0" w:color="auto"/>
      </w:divBdr>
    </w:div>
    <w:div w:id="947276552">
      <w:bodyDiv w:val="1"/>
      <w:marLeft w:val="0"/>
      <w:marRight w:val="0"/>
      <w:marTop w:val="0"/>
      <w:marBottom w:val="0"/>
      <w:divBdr>
        <w:top w:val="none" w:sz="0" w:space="0" w:color="auto"/>
        <w:left w:val="none" w:sz="0" w:space="0" w:color="auto"/>
        <w:bottom w:val="none" w:sz="0" w:space="0" w:color="auto"/>
        <w:right w:val="none" w:sz="0" w:space="0" w:color="auto"/>
      </w:divBdr>
    </w:div>
    <w:div w:id="948392949">
      <w:bodyDiv w:val="1"/>
      <w:marLeft w:val="0"/>
      <w:marRight w:val="0"/>
      <w:marTop w:val="0"/>
      <w:marBottom w:val="0"/>
      <w:divBdr>
        <w:top w:val="none" w:sz="0" w:space="0" w:color="auto"/>
        <w:left w:val="none" w:sz="0" w:space="0" w:color="auto"/>
        <w:bottom w:val="none" w:sz="0" w:space="0" w:color="auto"/>
        <w:right w:val="none" w:sz="0" w:space="0" w:color="auto"/>
      </w:divBdr>
    </w:div>
    <w:div w:id="982852034">
      <w:bodyDiv w:val="1"/>
      <w:marLeft w:val="0"/>
      <w:marRight w:val="0"/>
      <w:marTop w:val="0"/>
      <w:marBottom w:val="0"/>
      <w:divBdr>
        <w:top w:val="none" w:sz="0" w:space="0" w:color="auto"/>
        <w:left w:val="none" w:sz="0" w:space="0" w:color="auto"/>
        <w:bottom w:val="none" w:sz="0" w:space="0" w:color="auto"/>
        <w:right w:val="none" w:sz="0" w:space="0" w:color="auto"/>
      </w:divBdr>
    </w:div>
    <w:div w:id="999844655">
      <w:bodyDiv w:val="1"/>
      <w:marLeft w:val="0"/>
      <w:marRight w:val="0"/>
      <w:marTop w:val="0"/>
      <w:marBottom w:val="0"/>
      <w:divBdr>
        <w:top w:val="none" w:sz="0" w:space="0" w:color="auto"/>
        <w:left w:val="none" w:sz="0" w:space="0" w:color="auto"/>
        <w:bottom w:val="none" w:sz="0" w:space="0" w:color="auto"/>
        <w:right w:val="none" w:sz="0" w:space="0" w:color="auto"/>
      </w:divBdr>
    </w:div>
    <w:div w:id="1009865261">
      <w:bodyDiv w:val="1"/>
      <w:marLeft w:val="0"/>
      <w:marRight w:val="0"/>
      <w:marTop w:val="0"/>
      <w:marBottom w:val="0"/>
      <w:divBdr>
        <w:top w:val="none" w:sz="0" w:space="0" w:color="auto"/>
        <w:left w:val="none" w:sz="0" w:space="0" w:color="auto"/>
        <w:bottom w:val="none" w:sz="0" w:space="0" w:color="auto"/>
        <w:right w:val="none" w:sz="0" w:space="0" w:color="auto"/>
      </w:divBdr>
    </w:div>
    <w:div w:id="1055347872">
      <w:bodyDiv w:val="1"/>
      <w:marLeft w:val="0"/>
      <w:marRight w:val="0"/>
      <w:marTop w:val="0"/>
      <w:marBottom w:val="0"/>
      <w:divBdr>
        <w:top w:val="none" w:sz="0" w:space="0" w:color="auto"/>
        <w:left w:val="none" w:sz="0" w:space="0" w:color="auto"/>
        <w:bottom w:val="none" w:sz="0" w:space="0" w:color="auto"/>
        <w:right w:val="none" w:sz="0" w:space="0" w:color="auto"/>
      </w:divBdr>
    </w:div>
    <w:div w:id="1075669830">
      <w:bodyDiv w:val="1"/>
      <w:marLeft w:val="0"/>
      <w:marRight w:val="0"/>
      <w:marTop w:val="0"/>
      <w:marBottom w:val="0"/>
      <w:divBdr>
        <w:top w:val="none" w:sz="0" w:space="0" w:color="auto"/>
        <w:left w:val="none" w:sz="0" w:space="0" w:color="auto"/>
        <w:bottom w:val="none" w:sz="0" w:space="0" w:color="auto"/>
        <w:right w:val="none" w:sz="0" w:space="0" w:color="auto"/>
      </w:divBdr>
    </w:div>
    <w:div w:id="1087847164">
      <w:bodyDiv w:val="1"/>
      <w:marLeft w:val="0"/>
      <w:marRight w:val="0"/>
      <w:marTop w:val="0"/>
      <w:marBottom w:val="0"/>
      <w:divBdr>
        <w:top w:val="none" w:sz="0" w:space="0" w:color="auto"/>
        <w:left w:val="none" w:sz="0" w:space="0" w:color="auto"/>
        <w:bottom w:val="none" w:sz="0" w:space="0" w:color="auto"/>
        <w:right w:val="none" w:sz="0" w:space="0" w:color="auto"/>
      </w:divBdr>
    </w:div>
    <w:div w:id="1093357672">
      <w:bodyDiv w:val="1"/>
      <w:marLeft w:val="0"/>
      <w:marRight w:val="0"/>
      <w:marTop w:val="0"/>
      <w:marBottom w:val="0"/>
      <w:divBdr>
        <w:top w:val="none" w:sz="0" w:space="0" w:color="auto"/>
        <w:left w:val="none" w:sz="0" w:space="0" w:color="auto"/>
        <w:bottom w:val="none" w:sz="0" w:space="0" w:color="auto"/>
        <w:right w:val="none" w:sz="0" w:space="0" w:color="auto"/>
      </w:divBdr>
    </w:div>
    <w:div w:id="1116487675">
      <w:bodyDiv w:val="1"/>
      <w:marLeft w:val="0"/>
      <w:marRight w:val="0"/>
      <w:marTop w:val="0"/>
      <w:marBottom w:val="0"/>
      <w:divBdr>
        <w:top w:val="none" w:sz="0" w:space="0" w:color="auto"/>
        <w:left w:val="none" w:sz="0" w:space="0" w:color="auto"/>
        <w:bottom w:val="none" w:sz="0" w:space="0" w:color="auto"/>
        <w:right w:val="none" w:sz="0" w:space="0" w:color="auto"/>
      </w:divBdr>
    </w:div>
    <w:div w:id="1160199857">
      <w:bodyDiv w:val="1"/>
      <w:marLeft w:val="0"/>
      <w:marRight w:val="0"/>
      <w:marTop w:val="0"/>
      <w:marBottom w:val="0"/>
      <w:divBdr>
        <w:top w:val="none" w:sz="0" w:space="0" w:color="auto"/>
        <w:left w:val="none" w:sz="0" w:space="0" w:color="auto"/>
        <w:bottom w:val="none" w:sz="0" w:space="0" w:color="auto"/>
        <w:right w:val="none" w:sz="0" w:space="0" w:color="auto"/>
      </w:divBdr>
    </w:div>
    <w:div w:id="1164974250">
      <w:bodyDiv w:val="1"/>
      <w:marLeft w:val="0"/>
      <w:marRight w:val="0"/>
      <w:marTop w:val="0"/>
      <w:marBottom w:val="0"/>
      <w:divBdr>
        <w:top w:val="none" w:sz="0" w:space="0" w:color="auto"/>
        <w:left w:val="none" w:sz="0" w:space="0" w:color="auto"/>
        <w:bottom w:val="none" w:sz="0" w:space="0" w:color="auto"/>
        <w:right w:val="none" w:sz="0" w:space="0" w:color="auto"/>
      </w:divBdr>
    </w:div>
    <w:div w:id="1170566105">
      <w:bodyDiv w:val="1"/>
      <w:marLeft w:val="0"/>
      <w:marRight w:val="0"/>
      <w:marTop w:val="0"/>
      <w:marBottom w:val="0"/>
      <w:divBdr>
        <w:top w:val="none" w:sz="0" w:space="0" w:color="auto"/>
        <w:left w:val="none" w:sz="0" w:space="0" w:color="auto"/>
        <w:bottom w:val="none" w:sz="0" w:space="0" w:color="auto"/>
        <w:right w:val="none" w:sz="0" w:space="0" w:color="auto"/>
      </w:divBdr>
    </w:div>
    <w:div w:id="1184443934">
      <w:bodyDiv w:val="1"/>
      <w:marLeft w:val="0"/>
      <w:marRight w:val="0"/>
      <w:marTop w:val="0"/>
      <w:marBottom w:val="0"/>
      <w:divBdr>
        <w:top w:val="none" w:sz="0" w:space="0" w:color="auto"/>
        <w:left w:val="none" w:sz="0" w:space="0" w:color="auto"/>
        <w:bottom w:val="none" w:sz="0" w:space="0" w:color="auto"/>
        <w:right w:val="none" w:sz="0" w:space="0" w:color="auto"/>
      </w:divBdr>
    </w:div>
    <w:div w:id="1205673675">
      <w:bodyDiv w:val="1"/>
      <w:marLeft w:val="0"/>
      <w:marRight w:val="0"/>
      <w:marTop w:val="0"/>
      <w:marBottom w:val="0"/>
      <w:divBdr>
        <w:top w:val="none" w:sz="0" w:space="0" w:color="auto"/>
        <w:left w:val="none" w:sz="0" w:space="0" w:color="auto"/>
        <w:bottom w:val="none" w:sz="0" w:space="0" w:color="auto"/>
        <w:right w:val="none" w:sz="0" w:space="0" w:color="auto"/>
      </w:divBdr>
    </w:div>
    <w:div w:id="1228881916">
      <w:bodyDiv w:val="1"/>
      <w:marLeft w:val="0"/>
      <w:marRight w:val="0"/>
      <w:marTop w:val="0"/>
      <w:marBottom w:val="0"/>
      <w:divBdr>
        <w:top w:val="none" w:sz="0" w:space="0" w:color="auto"/>
        <w:left w:val="none" w:sz="0" w:space="0" w:color="auto"/>
        <w:bottom w:val="none" w:sz="0" w:space="0" w:color="auto"/>
        <w:right w:val="none" w:sz="0" w:space="0" w:color="auto"/>
      </w:divBdr>
    </w:div>
    <w:div w:id="1232959768">
      <w:bodyDiv w:val="1"/>
      <w:marLeft w:val="0"/>
      <w:marRight w:val="0"/>
      <w:marTop w:val="0"/>
      <w:marBottom w:val="0"/>
      <w:divBdr>
        <w:top w:val="none" w:sz="0" w:space="0" w:color="auto"/>
        <w:left w:val="none" w:sz="0" w:space="0" w:color="auto"/>
        <w:bottom w:val="none" w:sz="0" w:space="0" w:color="auto"/>
        <w:right w:val="none" w:sz="0" w:space="0" w:color="auto"/>
      </w:divBdr>
    </w:div>
    <w:div w:id="1238247519">
      <w:bodyDiv w:val="1"/>
      <w:marLeft w:val="0"/>
      <w:marRight w:val="0"/>
      <w:marTop w:val="0"/>
      <w:marBottom w:val="0"/>
      <w:divBdr>
        <w:top w:val="none" w:sz="0" w:space="0" w:color="auto"/>
        <w:left w:val="none" w:sz="0" w:space="0" w:color="auto"/>
        <w:bottom w:val="none" w:sz="0" w:space="0" w:color="auto"/>
        <w:right w:val="none" w:sz="0" w:space="0" w:color="auto"/>
      </w:divBdr>
    </w:div>
    <w:div w:id="1248149470">
      <w:bodyDiv w:val="1"/>
      <w:marLeft w:val="0"/>
      <w:marRight w:val="0"/>
      <w:marTop w:val="0"/>
      <w:marBottom w:val="0"/>
      <w:divBdr>
        <w:top w:val="none" w:sz="0" w:space="0" w:color="auto"/>
        <w:left w:val="none" w:sz="0" w:space="0" w:color="auto"/>
        <w:bottom w:val="none" w:sz="0" w:space="0" w:color="auto"/>
        <w:right w:val="none" w:sz="0" w:space="0" w:color="auto"/>
      </w:divBdr>
    </w:div>
    <w:div w:id="1253859195">
      <w:bodyDiv w:val="1"/>
      <w:marLeft w:val="0"/>
      <w:marRight w:val="0"/>
      <w:marTop w:val="0"/>
      <w:marBottom w:val="0"/>
      <w:divBdr>
        <w:top w:val="none" w:sz="0" w:space="0" w:color="auto"/>
        <w:left w:val="none" w:sz="0" w:space="0" w:color="auto"/>
        <w:bottom w:val="none" w:sz="0" w:space="0" w:color="auto"/>
        <w:right w:val="none" w:sz="0" w:space="0" w:color="auto"/>
      </w:divBdr>
    </w:div>
    <w:div w:id="1260136791">
      <w:bodyDiv w:val="1"/>
      <w:marLeft w:val="0"/>
      <w:marRight w:val="0"/>
      <w:marTop w:val="0"/>
      <w:marBottom w:val="0"/>
      <w:divBdr>
        <w:top w:val="none" w:sz="0" w:space="0" w:color="auto"/>
        <w:left w:val="none" w:sz="0" w:space="0" w:color="auto"/>
        <w:bottom w:val="none" w:sz="0" w:space="0" w:color="auto"/>
        <w:right w:val="none" w:sz="0" w:space="0" w:color="auto"/>
      </w:divBdr>
    </w:div>
    <w:div w:id="1265261959">
      <w:bodyDiv w:val="1"/>
      <w:marLeft w:val="0"/>
      <w:marRight w:val="0"/>
      <w:marTop w:val="0"/>
      <w:marBottom w:val="0"/>
      <w:divBdr>
        <w:top w:val="none" w:sz="0" w:space="0" w:color="auto"/>
        <w:left w:val="none" w:sz="0" w:space="0" w:color="auto"/>
        <w:bottom w:val="none" w:sz="0" w:space="0" w:color="auto"/>
        <w:right w:val="none" w:sz="0" w:space="0" w:color="auto"/>
      </w:divBdr>
    </w:div>
    <w:div w:id="1272275012">
      <w:bodyDiv w:val="1"/>
      <w:marLeft w:val="0"/>
      <w:marRight w:val="0"/>
      <w:marTop w:val="0"/>
      <w:marBottom w:val="0"/>
      <w:divBdr>
        <w:top w:val="none" w:sz="0" w:space="0" w:color="auto"/>
        <w:left w:val="none" w:sz="0" w:space="0" w:color="auto"/>
        <w:bottom w:val="none" w:sz="0" w:space="0" w:color="auto"/>
        <w:right w:val="none" w:sz="0" w:space="0" w:color="auto"/>
      </w:divBdr>
    </w:div>
    <w:div w:id="1276788174">
      <w:bodyDiv w:val="1"/>
      <w:marLeft w:val="0"/>
      <w:marRight w:val="0"/>
      <w:marTop w:val="0"/>
      <w:marBottom w:val="0"/>
      <w:divBdr>
        <w:top w:val="none" w:sz="0" w:space="0" w:color="auto"/>
        <w:left w:val="none" w:sz="0" w:space="0" w:color="auto"/>
        <w:bottom w:val="none" w:sz="0" w:space="0" w:color="auto"/>
        <w:right w:val="none" w:sz="0" w:space="0" w:color="auto"/>
      </w:divBdr>
    </w:div>
    <w:div w:id="1332416106">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38001376">
      <w:bodyDiv w:val="1"/>
      <w:marLeft w:val="0"/>
      <w:marRight w:val="0"/>
      <w:marTop w:val="0"/>
      <w:marBottom w:val="0"/>
      <w:divBdr>
        <w:top w:val="none" w:sz="0" w:space="0" w:color="auto"/>
        <w:left w:val="none" w:sz="0" w:space="0" w:color="auto"/>
        <w:bottom w:val="none" w:sz="0" w:space="0" w:color="auto"/>
        <w:right w:val="none" w:sz="0" w:space="0" w:color="auto"/>
      </w:divBdr>
    </w:div>
    <w:div w:id="1350640011">
      <w:bodyDiv w:val="1"/>
      <w:marLeft w:val="0"/>
      <w:marRight w:val="0"/>
      <w:marTop w:val="0"/>
      <w:marBottom w:val="0"/>
      <w:divBdr>
        <w:top w:val="none" w:sz="0" w:space="0" w:color="auto"/>
        <w:left w:val="none" w:sz="0" w:space="0" w:color="auto"/>
        <w:bottom w:val="none" w:sz="0" w:space="0" w:color="auto"/>
        <w:right w:val="none" w:sz="0" w:space="0" w:color="auto"/>
      </w:divBdr>
    </w:div>
    <w:div w:id="1353721593">
      <w:bodyDiv w:val="1"/>
      <w:marLeft w:val="0"/>
      <w:marRight w:val="0"/>
      <w:marTop w:val="0"/>
      <w:marBottom w:val="0"/>
      <w:divBdr>
        <w:top w:val="none" w:sz="0" w:space="0" w:color="auto"/>
        <w:left w:val="none" w:sz="0" w:space="0" w:color="auto"/>
        <w:bottom w:val="none" w:sz="0" w:space="0" w:color="auto"/>
        <w:right w:val="none" w:sz="0" w:space="0" w:color="auto"/>
      </w:divBdr>
    </w:div>
    <w:div w:id="1357193506">
      <w:bodyDiv w:val="1"/>
      <w:marLeft w:val="0"/>
      <w:marRight w:val="0"/>
      <w:marTop w:val="0"/>
      <w:marBottom w:val="0"/>
      <w:divBdr>
        <w:top w:val="none" w:sz="0" w:space="0" w:color="auto"/>
        <w:left w:val="none" w:sz="0" w:space="0" w:color="auto"/>
        <w:bottom w:val="none" w:sz="0" w:space="0" w:color="auto"/>
        <w:right w:val="none" w:sz="0" w:space="0" w:color="auto"/>
      </w:divBdr>
    </w:div>
    <w:div w:id="1377314054">
      <w:bodyDiv w:val="1"/>
      <w:marLeft w:val="0"/>
      <w:marRight w:val="0"/>
      <w:marTop w:val="0"/>
      <w:marBottom w:val="0"/>
      <w:divBdr>
        <w:top w:val="none" w:sz="0" w:space="0" w:color="auto"/>
        <w:left w:val="none" w:sz="0" w:space="0" w:color="auto"/>
        <w:bottom w:val="none" w:sz="0" w:space="0" w:color="auto"/>
        <w:right w:val="none" w:sz="0" w:space="0" w:color="auto"/>
      </w:divBdr>
    </w:div>
    <w:div w:id="1380939011">
      <w:bodyDiv w:val="1"/>
      <w:marLeft w:val="0"/>
      <w:marRight w:val="0"/>
      <w:marTop w:val="0"/>
      <w:marBottom w:val="0"/>
      <w:divBdr>
        <w:top w:val="none" w:sz="0" w:space="0" w:color="auto"/>
        <w:left w:val="none" w:sz="0" w:space="0" w:color="auto"/>
        <w:bottom w:val="none" w:sz="0" w:space="0" w:color="auto"/>
        <w:right w:val="none" w:sz="0" w:space="0" w:color="auto"/>
      </w:divBdr>
    </w:div>
    <w:div w:id="1404912148">
      <w:bodyDiv w:val="1"/>
      <w:marLeft w:val="0"/>
      <w:marRight w:val="0"/>
      <w:marTop w:val="0"/>
      <w:marBottom w:val="0"/>
      <w:divBdr>
        <w:top w:val="none" w:sz="0" w:space="0" w:color="auto"/>
        <w:left w:val="none" w:sz="0" w:space="0" w:color="auto"/>
        <w:bottom w:val="none" w:sz="0" w:space="0" w:color="auto"/>
        <w:right w:val="none" w:sz="0" w:space="0" w:color="auto"/>
      </w:divBdr>
    </w:div>
    <w:div w:id="1451127958">
      <w:bodyDiv w:val="1"/>
      <w:marLeft w:val="0"/>
      <w:marRight w:val="0"/>
      <w:marTop w:val="0"/>
      <w:marBottom w:val="0"/>
      <w:divBdr>
        <w:top w:val="none" w:sz="0" w:space="0" w:color="auto"/>
        <w:left w:val="none" w:sz="0" w:space="0" w:color="auto"/>
        <w:bottom w:val="none" w:sz="0" w:space="0" w:color="auto"/>
        <w:right w:val="none" w:sz="0" w:space="0" w:color="auto"/>
      </w:divBdr>
    </w:div>
    <w:div w:id="1487630443">
      <w:bodyDiv w:val="1"/>
      <w:marLeft w:val="0"/>
      <w:marRight w:val="0"/>
      <w:marTop w:val="0"/>
      <w:marBottom w:val="0"/>
      <w:divBdr>
        <w:top w:val="none" w:sz="0" w:space="0" w:color="auto"/>
        <w:left w:val="none" w:sz="0" w:space="0" w:color="auto"/>
        <w:bottom w:val="none" w:sz="0" w:space="0" w:color="auto"/>
        <w:right w:val="none" w:sz="0" w:space="0" w:color="auto"/>
      </w:divBdr>
    </w:div>
    <w:div w:id="1489252995">
      <w:bodyDiv w:val="1"/>
      <w:marLeft w:val="0"/>
      <w:marRight w:val="0"/>
      <w:marTop w:val="0"/>
      <w:marBottom w:val="0"/>
      <w:divBdr>
        <w:top w:val="none" w:sz="0" w:space="0" w:color="auto"/>
        <w:left w:val="none" w:sz="0" w:space="0" w:color="auto"/>
        <w:bottom w:val="none" w:sz="0" w:space="0" w:color="auto"/>
        <w:right w:val="none" w:sz="0" w:space="0" w:color="auto"/>
      </w:divBdr>
    </w:div>
    <w:div w:id="1508329403">
      <w:bodyDiv w:val="1"/>
      <w:marLeft w:val="0"/>
      <w:marRight w:val="0"/>
      <w:marTop w:val="0"/>
      <w:marBottom w:val="0"/>
      <w:divBdr>
        <w:top w:val="none" w:sz="0" w:space="0" w:color="auto"/>
        <w:left w:val="none" w:sz="0" w:space="0" w:color="auto"/>
        <w:bottom w:val="none" w:sz="0" w:space="0" w:color="auto"/>
        <w:right w:val="none" w:sz="0" w:space="0" w:color="auto"/>
      </w:divBdr>
    </w:div>
    <w:div w:id="1514684060">
      <w:bodyDiv w:val="1"/>
      <w:marLeft w:val="0"/>
      <w:marRight w:val="0"/>
      <w:marTop w:val="0"/>
      <w:marBottom w:val="0"/>
      <w:divBdr>
        <w:top w:val="none" w:sz="0" w:space="0" w:color="auto"/>
        <w:left w:val="none" w:sz="0" w:space="0" w:color="auto"/>
        <w:bottom w:val="none" w:sz="0" w:space="0" w:color="auto"/>
        <w:right w:val="none" w:sz="0" w:space="0" w:color="auto"/>
      </w:divBdr>
    </w:div>
    <w:div w:id="1525441417">
      <w:bodyDiv w:val="1"/>
      <w:marLeft w:val="0"/>
      <w:marRight w:val="0"/>
      <w:marTop w:val="0"/>
      <w:marBottom w:val="0"/>
      <w:divBdr>
        <w:top w:val="none" w:sz="0" w:space="0" w:color="auto"/>
        <w:left w:val="none" w:sz="0" w:space="0" w:color="auto"/>
        <w:bottom w:val="none" w:sz="0" w:space="0" w:color="auto"/>
        <w:right w:val="none" w:sz="0" w:space="0" w:color="auto"/>
      </w:divBdr>
      <w:divsChild>
        <w:div w:id="659507534">
          <w:marLeft w:val="360"/>
          <w:marRight w:val="0"/>
          <w:marTop w:val="200"/>
          <w:marBottom w:val="0"/>
          <w:divBdr>
            <w:top w:val="none" w:sz="0" w:space="0" w:color="auto"/>
            <w:left w:val="none" w:sz="0" w:space="0" w:color="auto"/>
            <w:bottom w:val="none" w:sz="0" w:space="0" w:color="auto"/>
            <w:right w:val="none" w:sz="0" w:space="0" w:color="auto"/>
          </w:divBdr>
        </w:div>
        <w:div w:id="765154704">
          <w:marLeft w:val="360"/>
          <w:marRight w:val="0"/>
          <w:marTop w:val="200"/>
          <w:marBottom w:val="0"/>
          <w:divBdr>
            <w:top w:val="none" w:sz="0" w:space="0" w:color="auto"/>
            <w:left w:val="none" w:sz="0" w:space="0" w:color="auto"/>
            <w:bottom w:val="none" w:sz="0" w:space="0" w:color="auto"/>
            <w:right w:val="none" w:sz="0" w:space="0" w:color="auto"/>
          </w:divBdr>
        </w:div>
        <w:div w:id="784231208">
          <w:marLeft w:val="360"/>
          <w:marRight w:val="0"/>
          <w:marTop w:val="200"/>
          <w:marBottom w:val="0"/>
          <w:divBdr>
            <w:top w:val="none" w:sz="0" w:space="0" w:color="auto"/>
            <w:left w:val="none" w:sz="0" w:space="0" w:color="auto"/>
            <w:bottom w:val="none" w:sz="0" w:space="0" w:color="auto"/>
            <w:right w:val="none" w:sz="0" w:space="0" w:color="auto"/>
          </w:divBdr>
        </w:div>
        <w:div w:id="864367942">
          <w:marLeft w:val="360"/>
          <w:marRight w:val="0"/>
          <w:marTop w:val="200"/>
          <w:marBottom w:val="0"/>
          <w:divBdr>
            <w:top w:val="none" w:sz="0" w:space="0" w:color="auto"/>
            <w:left w:val="none" w:sz="0" w:space="0" w:color="auto"/>
            <w:bottom w:val="none" w:sz="0" w:space="0" w:color="auto"/>
            <w:right w:val="none" w:sz="0" w:space="0" w:color="auto"/>
          </w:divBdr>
        </w:div>
        <w:div w:id="923536103">
          <w:marLeft w:val="360"/>
          <w:marRight w:val="0"/>
          <w:marTop w:val="200"/>
          <w:marBottom w:val="0"/>
          <w:divBdr>
            <w:top w:val="none" w:sz="0" w:space="0" w:color="auto"/>
            <w:left w:val="none" w:sz="0" w:space="0" w:color="auto"/>
            <w:bottom w:val="none" w:sz="0" w:space="0" w:color="auto"/>
            <w:right w:val="none" w:sz="0" w:space="0" w:color="auto"/>
          </w:divBdr>
        </w:div>
        <w:div w:id="970940981">
          <w:marLeft w:val="1080"/>
          <w:marRight w:val="0"/>
          <w:marTop w:val="100"/>
          <w:marBottom w:val="0"/>
          <w:divBdr>
            <w:top w:val="none" w:sz="0" w:space="0" w:color="auto"/>
            <w:left w:val="none" w:sz="0" w:space="0" w:color="auto"/>
            <w:bottom w:val="none" w:sz="0" w:space="0" w:color="auto"/>
            <w:right w:val="none" w:sz="0" w:space="0" w:color="auto"/>
          </w:divBdr>
        </w:div>
        <w:div w:id="1312515755">
          <w:marLeft w:val="1080"/>
          <w:marRight w:val="0"/>
          <w:marTop w:val="100"/>
          <w:marBottom w:val="0"/>
          <w:divBdr>
            <w:top w:val="none" w:sz="0" w:space="0" w:color="auto"/>
            <w:left w:val="none" w:sz="0" w:space="0" w:color="auto"/>
            <w:bottom w:val="none" w:sz="0" w:space="0" w:color="auto"/>
            <w:right w:val="none" w:sz="0" w:space="0" w:color="auto"/>
          </w:divBdr>
        </w:div>
        <w:div w:id="1390957911">
          <w:marLeft w:val="360"/>
          <w:marRight w:val="0"/>
          <w:marTop w:val="200"/>
          <w:marBottom w:val="0"/>
          <w:divBdr>
            <w:top w:val="none" w:sz="0" w:space="0" w:color="auto"/>
            <w:left w:val="none" w:sz="0" w:space="0" w:color="auto"/>
            <w:bottom w:val="none" w:sz="0" w:space="0" w:color="auto"/>
            <w:right w:val="none" w:sz="0" w:space="0" w:color="auto"/>
          </w:divBdr>
        </w:div>
        <w:div w:id="1683972215">
          <w:marLeft w:val="1080"/>
          <w:marRight w:val="0"/>
          <w:marTop w:val="100"/>
          <w:marBottom w:val="0"/>
          <w:divBdr>
            <w:top w:val="none" w:sz="0" w:space="0" w:color="auto"/>
            <w:left w:val="none" w:sz="0" w:space="0" w:color="auto"/>
            <w:bottom w:val="none" w:sz="0" w:space="0" w:color="auto"/>
            <w:right w:val="none" w:sz="0" w:space="0" w:color="auto"/>
          </w:divBdr>
        </w:div>
        <w:div w:id="1928804861">
          <w:marLeft w:val="360"/>
          <w:marRight w:val="0"/>
          <w:marTop w:val="200"/>
          <w:marBottom w:val="0"/>
          <w:divBdr>
            <w:top w:val="none" w:sz="0" w:space="0" w:color="auto"/>
            <w:left w:val="none" w:sz="0" w:space="0" w:color="auto"/>
            <w:bottom w:val="none" w:sz="0" w:space="0" w:color="auto"/>
            <w:right w:val="none" w:sz="0" w:space="0" w:color="auto"/>
          </w:divBdr>
        </w:div>
        <w:div w:id="2096247501">
          <w:marLeft w:val="1080"/>
          <w:marRight w:val="0"/>
          <w:marTop w:val="100"/>
          <w:marBottom w:val="0"/>
          <w:divBdr>
            <w:top w:val="none" w:sz="0" w:space="0" w:color="auto"/>
            <w:left w:val="none" w:sz="0" w:space="0" w:color="auto"/>
            <w:bottom w:val="none" w:sz="0" w:space="0" w:color="auto"/>
            <w:right w:val="none" w:sz="0" w:space="0" w:color="auto"/>
          </w:divBdr>
        </w:div>
      </w:divsChild>
    </w:div>
    <w:div w:id="1527133187">
      <w:bodyDiv w:val="1"/>
      <w:marLeft w:val="0"/>
      <w:marRight w:val="0"/>
      <w:marTop w:val="0"/>
      <w:marBottom w:val="0"/>
      <w:divBdr>
        <w:top w:val="none" w:sz="0" w:space="0" w:color="auto"/>
        <w:left w:val="none" w:sz="0" w:space="0" w:color="auto"/>
        <w:bottom w:val="none" w:sz="0" w:space="0" w:color="auto"/>
        <w:right w:val="none" w:sz="0" w:space="0" w:color="auto"/>
      </w:divBdr>
    </w:div>
    <w:div w:id="1561089572">
      <w:bodyDiv w:val="1"/>
      <w:marLeft w:val="0"/>
      <w:marRight w:val="0"/>
      <w:marTop w:val="0"/>
      <w:marBottom w:val="0"/>
      <w:divBdr>
        <w:top w:val="none" w:sz="0" w:space="0" w:color="auto"/>
        <w:left w:val="none" w:sz="0" w:space="0" w:color="auto"/>
        <w:bottom w:val="none" w:sz="0" w:space="0" w:color="auto"/>
        <w:right w:val="none" w:sz="0" w:space="0" w:color="auto"/>
      </w:divBdr>
    </w:div>
    <w:div w:id="1599017583">
      <w:bodyDiv w:val="1"/>
      <w:marLeft w:val="0"/>
      <w:marRight w:val="0"/>
      <w:marTop w:val="0"/>
      <w:marBottom w:val="0"/>
      <w:divBdr>
        <w:top w:val="none" w:sz="0" w:space="0" w:color="auto"/>
        <w:left w:val="none" w:sz="0" w:space="0" w:color="auto"/>
        <w:bottom w:val="none" w:sz="0" w:space="0" w:color="auto"/>
        <w:right w:val="none" w:sz="0" w:space="0" w:color="auto"/>
      </w:divBdr>
    </w:div>
    <w:div w:id="1631664977">
      <w:bodyDiv w:val="1"/>
      <w:marLeft w:val="0"/>
      <w:marRight w:val="0"/>
      <w:marTop w:val="0"/>
      <w:marBottom w:val="0"/>
      <w:divBdr>
        <w:top w:val="none" w:sz="0" w:space="0" w:color="auto"/>
        <w:left w:val="none" w:sz="0" w:space="0" w:color="auto"/>
        <w:bottom w:val="none" w:sz="0" w:space="0" w:color="auto"/>
        <w:right w:val="none" w:sz="0" w:space="0" w:color="auto"/>
      </w:divBdr>
    </w:div>
    <w:div w:id="1636717195">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661612451">
      <w:bodyDiv w:val="1"/>
      <w:marLeft w:val="0"/>
      <w:marRight w:val="0"/>
      <w:marTop w:val="0"/>
      <w:marBottom w:val="0"/>
      <w:divBdr>
        <w:top w:val="none" w:sz="0" w:space="0" w:color="auto"/>
        <w:left w:val="none" w:sz="0" w:space="0" w:color="auto"/>
        <w:bottom w:val="none" w:sz="0" w:space="0" w:color="auto"/>
        <w:right w:val="none" w:sz="0" w:space="0" w:color="auto"/>
      </w:divBdr>
    </w:div>
    <w:div w:id="1671520740">
      <w:bodyDiv w:val="1"/>
      <w:marLeft w:val="0"/>
      <w:marRight w:val="0"/>
      <w:marTop w:val="0"/>
      <w:marBottom w:val="0"/>
      <w:divBdr>
        <w:top w:val="none" w:sz="0" w:space="0" w:color="auto"/>
        <w:left w:val="none" w:sz="0" w:space="0" w:color="auto"/>
        <w:bottom w:val="none" w:sz="0" w:space="0" w:color="auto"/>
        <w:right w:val="none" w:sz="0" w:space="0" w:color="auto"/>
      </w:divBdr>
    </w:div>
    <w:div w:id="1683311493">
      <w:bodyDiv w:val="1"/>
      <w:marLeft w:val="0"/>
      <w:marRight w:val="0"/>
      <w:marTop w:val="0"/>
      <w:marBottom w:val="0"/>
      <w:divBdr>
        <w:top w:val="none" w:sz="0" w:space="0" w:color="auto"/>
        <w:left w:val="none" w:sz="0" w:space="0" w:color="auto"/>
        <w:bottom w:val="none" w:sz="0" w:space="0" w:color="auto"/>
        <w:right w:val="none" w:sz="0" w:space="0" w:color="auto"/>
      </w:divBdr>
    </w:div>
    <w:div w:id="1693606682">
      <w:bodyDiv w:val="1"/>
      <w:marLeft w:val="0"/>
      <w:marRight w:val="0"/>
      <w:marTop w:val="0"/>
      <w:marBottom w:val="0"/>
      <w:divBdr>
        <w:top w:val="none" w:sz="0" w:space="0" w:color="auto"/>
        <w:left w:val="none" w:sz="0" w:space="0" w:color="auto"/>
        <w:bottom w:val="none" w:sz="0" w:space="0" w:color="auto"/>
        <w:right w:val="none" w:sz="0" w:space="0" w:color="auto"/>
      </w:divBdr>
    </w:div>
    <w:div w:id="1703822399">
      <w:bodyDiv w:val="1"/>
      <w:marLeft w:val="0"/>
      <w:marRight w:val="0"/>
      <w:marTop w:val="0"/>
      <w:marBottom w:val="0"/>
      <w:divBdr>
        <w:top w:val="none" w:sz="0" w:space="0" w:color="auto"/>
        <w:left w:val="none" w:sz="0" w:space="0" w:color="auto"/>
        <w:bottom w:val="none" w:sz="0" w:space="0" w:color="auto"/>
        <w:right w:val="none" w:sz="0" w:space="0" w:color="auto"/>
      </w:divBdr>
    </w:div>
    <w:div w:id="1715734521">
      <w:bodyDiv w:val="1"/>
      <w:marLeft w:val="0"/>
      <w:marRight w:val="0"/>
      <w:marTop w:val="0"/>
      <w:marBottom w:val="0"/>
      <w:divBdr>
        <w:top w:val="none" w:sz="0" w:space="0" w:color="auto"/>
        <w:left w:val="none" w:sz="0" w:space="0" w:color="auto"/>
        <w:bottom w:val="none" w:sz="0" w:space="0" w:color="auto"/>
        <w:right w:val="none" w:sz="0" w:space="0" w:color="auto"/>
      </w:divBdr>
    </w:div>
    <w:div w:id="1717925987">
      <w:bodyDiv w:val="1"/>
      <w:marLeft w:val="0"/>
      <w:marRight w:val="0"/>
      <w:marTop w:val="0"/>
      <w:marBottom w:val="0"/>
      <w:divBdr>
        <w:top w:val="none" w:sz="0" w:space="0" w:color="auto"/>
        <w:left w:val="none" w:sz="0" w:space="0" w:color="auto"/>
        <w:bottom w:val="none" w:sz="0" w:space="0" w:color="auto"/>
        <w:right w:val="none" w:sz="0" w:space="0" w:color="auto"/>
      </w:divBdr>
    </w:div>
    <w:div w:id="1719430159">
      <w:bodyDiv w:val="1"/>
      <w:marLeft w:val="0"/>
      <w:marRight w:val="0"/>
      <w:marTop w:val="0"/>
      <w:marBottom w:val="0"/>
      <w:divBdr>
        <w:top w:val="none" w:sz="0" w:space="0" w:color="auto"/>
        <w:left w:val="none" w:sz="0" w:space="0" w:color="auto"/>
        <w:bottom w:val="none" w:sz="0" w:space="0" w:color="auto"/>
        <w:right w:val="none" w:sz="0" w:space="0" w:color="auto"/>
      </w:divBdr>
    </w:div>
    <w:div w:id="1731340360">
      <w:bodyDiv w:val="1"/>
      <w:marLeft w:val="0"/>
      <w:marRight w:val="0"/>
      <w:marTop w:val="0"/>
      <w:marBottom w:val="0"/>
      <w:divBdr>
        <w:top w:val="none" w:sz="0" w:space="0" w:color="auto"/>
        <w:left w:val="none" w:sz="0" w:space="0" w:color="auto"/>
        <w:bottom w:val="none" w:sz="0" w:space="0" w:color="auto"/>
        <w:right w:val="none" w:sz="0" w:space="0" w:color="auto"/>
      </w:divBdr>
    </w:div>
    <w:div w:id="1756978990">
      <w:bodyDiv w:val="1"/>
      <w:marLeft w:val="0"/>
      <w:marRight w:val="0"/>
      <w:marTop w:val="0"/>
      <w:marBottom w:val="0"/>
      <w:divBdr>
        <w:top w:val="none" w:sz="0" w:space="0" w:color="auto"/>
        <w:left w:val="none" w:sz="0" w:space="0" w:color="auto"/>
        <w:bottom w:val="none" w:sz="0" w:space="0" w:color="auto"/>
        <w:right w:val="none" w:sz="0" w:space="0" w:color="auto"/>
      </w:divBdr>
    </w:div>
    <w:div w:id="1779136842">
      <w:bodyDiv w:val="1"/>
      <w:marLeft w:val="0"/>
      <w:marRight w:val="0"/>
      <w:marTop w:val="0"/>
      <w:marBottom w:val="0"/>
      <w:divBdr>
        <w:top w:val="none" w:sz="0" w:space="0" w:color="auto"/>
        <w:left w:val="none" w:sz="0" w:space="0" w:color="auto"/>
        <w:bottom w:val="none" w:sz="0" w:space="0" w:color="auto"/>
        <w:right w:val="none" w:sz="0" w:space="0" w:color="auto"/>
      </w:divBdr>
    </w:div>
    <w:div w:id="1791701167">
      <w:bodyDiv w:val="1"/>
      <w:marLeft w:val="0"/>
      <w:marRight w:val="0"/>
      <w:marTop w:val="0"/>
      <w:marBottom w:val="0"/>
      <w:divBdr>
        <w:top w:val="none" w:sz="0" w:space="0" w:color="auto"/>
        <w:left w:val="none" w:sz="0" w:space="0" w:color="auto"/>
        <w:bottom w:val="none" w:sz="0" w:space="0" w:color="auto"/>
        <w:right w:val="none" w:sz="0" w:space="0" w:color="auto"/>
      </w:divBdr>
    </w:div>
    <w:div w:id="1807429321">
      <w:bodyDiv w:val="1"/>
      <w:marLeft w:val="0"/>
      <w:marRight w:val="0"/>
      <w:marTop w:val="0"/>
      <w:marBottom w:val="0"/>
      <w:divBdr>
        <w:top w:val="none" w:sz="0" w:space="0" w:color="auto"/>
        <w:left w:val="none" w:sz="0" w:space="0" w:color="auto"/>
        <w:bottom w:val="none" w:sz="0" w:space="0" w:color="auto"/>
        <w:right w:val="none" w:sz="0" w:space="0" w:color="auto"/>
      </w:divBdr>
    </w:div>
    <w:div w:id="1809202436">
      <w:bodyDiv w:val="1"/>
      <w:marLeft w:val="0"/>
      <w:marRight w:val="0"/>
      <w:marTop w:val="0"/>
      <w:marBottom w:val="0"/>
      <w:divBdr>
        <w:top w:val="none" w:sz="0" w:space="0" w:color="auto"/>
        <w:left w:val="none" w:sz="0" w:space="0" w:color="auto"/>
        <w:bottom w:val="none" w:sz="0" w:space="0" w:color="auto"/>
        <w:right w:val="none" w:sz="0" w:space="0" w:color="auto"/>
      </w:divBdr>
    </w:div>
    <w:div w:id="1817910682">
      <w:bodyDiv w:val="1"/>
      <w:marLeft w:val="0"/>
      <w:marRight w:val="0"/>
      <w:marTop w:val="0"/>
      <w:marBottom w:val="0"/>
      <w:divBdr>
        <w:top w:val="none" w:sz="0" w:space="0" w:color="auto"/>
        <w:left w:val="none" w:sz="0" w:space="0" w:color="auto"/>
        <w:bottom w:val="none" w:sz="0" w:space="0" w:color="auto"/>
        <w:right w:val="none" w:sz="0" w:space="0" w:color="auto"/>
      </w:divBdr>
    </w:div>
    <w:div w:id="1823161135">
      <w:bodyDiv w:val="1"/>
      <w:marLeft w:val="0"/>
      <w:marRight w:val="0"/>
      <w:marTop w:val="0"/>
      <w:marBottom w:val="0"/>
      <w:divBdr>
        <w:top w:val="none" w:sz="0" w:space="0" w:color="auto"/>
        <w:left w:val="none" w:sz="0" w:space="0" w:color="auto"/>
        <w:bottom w:val="none" w:sz="0" w:space="0" w:color="auto"/>
        <w:right w:val="none" w:sz="0" w:space="0" w:color="auto"/>
      </w:divBdr>
    </w:div>
    <w:div w:id="1827162273">
      <w:bodyDiv w:val="1"/>
      <w:marLeft w:val="0"/>
      <w:marRight w:val="0"/>
      <w:marTop w:val="0"/>
      <w:marBottom w:val="0"/>
      <w:divBdr>
        <w:top w:val="none" w:sz="0" w:space="0" w:color="auto"/>
        <w:left w:val="none" w:sz="0" w:space="0" w:color="auto"/>
        <w:bottom w:val="none" w:sz="0" w:space="0" w:color="auto"/>
        <w:right w:val="none" w:sz="0" w:space="0" w:color="auto"/>
      </w:divBdr>
    </w:div>
    <w:div w:id="1834299815">
      <w:bodyDiv w:val="1"/>
      <w:marLeft w:val="0"/>
      <w:marRight w:val="0"/>
      <w:marTop w:val="0"/>
      <w:marBottom w:val="0"/>
      <w:divBdr>
        <w:top w:val="none" w:sz="0" w:space="0" w:color="auto"/>
        <w:left w:val="none" w:sz="0" w:space="0" w:color="auto"/>
        <w:bottom w:val="none" w:sz="0" w:space="0" w:color="auto"/>
        <w:right w:val="none" w:sz="0" w:space="0" w:color="auto"/>
      </w:divBdr>
    </w:div>
    <w:div w:id="1838223545">
      <w:bodyDiv w:val="1"/>
      <w:marLeft w:val="0"/>
      <w:marRight w:val="0"/>
      <w:marTop w:val="0"/>
      <w:marBottom w:val="0"/>
      <w:divBdr>
        <w:top w:val="none" w:sz="0" w:space="0" w:color="auto"/>
        <w:left w:val="none" w:sz="0" w:space="0" w:color="auto"/>
        <w:bottom w:val="none" w:sz="0" w:space="0" w:color="auto"/>
        <w:right w:val="none" w:sz="0" w:space="0" w:color="auto"/>
      </w:divBdr>
    </w:div>
    <w:div w:id="1854218788">
      <w:bodyDiv w:val="1"/>
      <w:marLeft w:val="0"/>
      <w:marRight w:val="0"/>
      <w:marTop w:val="0"/>
      <w:marBottom w:val="0"/>
      <w:divBdr>
        <w:top w:val="none" w:sz="0" w:space="0" w:color="auto"/>
        <w:left w:val="none" w:sz="0" w:space="0" w:color="auto"/>
        <w:bottom w:val="none" w:sz="0" w:space="0" w:color="auto"/>
        <w:right w:val="none" w:sz="0" w:space="0" w:color="auto"/>
      </w:divBdr>
    </w:div>
    <w:div w:id="1855531946">
      <w:bodyDiv w:val="1"/>
      <w:marLeft w:val="0"/>
      <w:marRight w:val="0"/>
      <w:marTop w:val="0"/>
      <w:marBottom w:val="0"/>
      <w:divBdr>
        <w:top w:val="none" w:sz="0" w:space="0" w:color="auto"/>
        <w:left w:val="none" w:sz="0" w:space="0" w:color="auto"/>
        <w:bottom w:val="none" w:sz="0" w:space="0" w:color="auto"/>
        <w:right w:val="none" w:sz="0" w:space="0" w:color="auto"/>
      </w:divBdr>
    </w:div>
    <w:div w:id="1858424048">
      <w:bodyDiv w:val="1"/>
      <w:marLeft w:val="0"/>
      <w:marRight w:val="0"/>
      <w:marTop w:val="0"/>
      <w:marBottom w:val="0"/>
      <w:divBdr>
        <w:top w:val="none" w:sz="0" w:space="0" w:color="auto"/>
        <w:left w:val="none" w:sz="0" w:space="0" w:color="auto"/>
        <w:bottom w:val="none" w:sz="0" w:space="0" w:color="auto"/>
        <w:right w:val="none" w:sz="0" w:space="0" w:color="auto"/>
      </w:divBdr>
    </w:div>
    <w:div w:id="1890409253">
      <w:bodyDiv w:val="1"/>
      <w:marLeft w:val="0"/>
      <w:marRight w:val="0"/>
      <w:marTop w:val="0"/>
      <w:marBottom w:val="0"/>
      <w:divBdr>
        <w:top w:val="none" w:sz="0" w:space="0" w:color="auto"/>
        <w:left w:val="none" w:sz="0" w:space="0" w:color="auto"/>
        <w:bottom w:val="none" w:sz="0" w:space="0" w:color="auto"/>
        <w:right w:val="none" w:sz="0" w:space="0" w:color="auto"/>
      </w:divBdr>
    </w:div>
    <w:div w:id="1900557098">
      <w:bodyDiv w:val="1"/>
      <w:marLeft w:val="0"/>
      <w:marRight w:val="0"/>
      <w:marTop w:val="0"/>
      <w:marBottom w:val="0"/>
      <w:divBdr>
        <w:top w:val="none" w:sz="0" w:space="0" w:color="auto"/>
        <w:left w:val="none" w:sz="0" w:space="0" w:color="auto"/>
        <w:bottom w:val="none" w:sz="0" w:space="0" w:color="auto"/>
        <w:right w:val="none" w:sz="0" w:space="0" w:color="auto"/>
      </w:divBdr>
    </w:div>
    <w:div w:id="1913540823">
      <w:bodyDiv w:val="1"/>
      <w:marLeft w:val="0"/>
      <w:marRight w:val="0"/>
      <w:marTop w:val="0"/>
      <w:marBottom w:val="0"/>
      <w:divBdr>
        <w:top w:val="none" w:sz="0" w:space="0" w:color="auto"/>
        <w:left w:val="none" w:sz="0" w:space="0" w:color="auto"/>
        <w:bottom w:val="none" w:sz="0" w:space="0" w:color="auto"/>
        <w:right w:val="none" w:sz="0" w:space="0" w:color="auto"/>
      </w:divBdr>
      <w:divsChild>
        <w:div w:id="620384962">
          <w:marLeft w:val="0"/>
          <w:marRight w:val="0"/>
          <w:marTop w:val="0"/>
          <w:marBottom w:val="0"/>
          <w:divBdr>
            <w:top w:val="none" w:sz="0" w:space="0" w:color="auto"/>
            <w:left w:val="none" w:sz="0" w:space="0" w:color="auto"/>
            <w:bottom w:val="none" w:sz="0" w:space="0" w:color="auto"/>
            <w:right w:val="none" w:sz="0" w:space="0" w:color="auto"/>
          </w:divBdr>
        </w:div>
      </w:divsChild>
    </w:div>
    <w:div w:id="1926496884">
      <w:bodyDiv w:val="1"/>
      <w:marLeft w:val="0"/>
      <w:marRight w:val="0"/>
      <w:marTop w:val="0"/>
      <w:marBottom w:val="0"/>
      <w:divBdr>
        <w:top w:val="none" w:sz="0" w:space="0" w:color="auto"/>
        <w:left w:val="none" w:sz="0" w:space="0" w:color="auto"/>
        <w:bottom w:val="none" w:sz="0" w:space="0" w:color="auto"/>
        <w:right w:val="none" w:sz="0" w:space="0" w:color="auto"/>
      </w:divBdr>
    </w:div>
    <w:div w:id="1927306893">
      <w:bodyDiv w:val="1"/>
      <w:marLeft w:val="0"/>
      <w:marRight w:val="0"/>
      <w:marTop w:val="0"/>
      <w:marBottom w:val="0"/>
      <w:divBdr>
        <w:top w:val="none" w:sz="0" w:space="0" w:color="auto"/>
        <w:left w:val="none" w:sz="0" w:space="0" w:color="auto"/>
        <w:bottom w:val="none" w:sz="0" w:space="0" w:color="auto"/>
        <w:right w:val="none" w:sz="0" w:space="0" w:color="auto"/>
      </w:divBdr>
    </w:div>
    <w:div w:id="1964801295">
      <w:bodyDiv w:val="1"/>
      <w:marLeft w:val="0"/>
      <w:marRight w:val="0"/>
      <w:marTop w:val="0"/>
      <w:marBottom w:val="0"/>
      <w:divBdr>
        <w:top w:val="none" w:sz="0" w:space="0" w:color="auto"/>
        <w:left w:val="none" w:sz="0" w:space="0" w:color="auto"/>
        <w:bottom w:val="none" w:sz="0" w:space="0" w:color="auto"/>
        <w:right w:val="none" w:sz="0" w:space="0" w:color="auto"/>
      </w:divBdr>
    </w:div>
    <w:div w:id="1980963663">
      <w:bodyDiv w:val="1"/>
      <w:marLeft w:val="0"/>
      <w:marRight w:val="0"/>
      <w:marTop w:val="0"/>
      <w:marBottom w:val="0"/>
      <w:divBdr>
        <w:top w:val="none" w:sz="0" w:space="0" w:color="auto"/>
        <w:left w:val="none" w:sz="0" w:space="0" w:color="auto"/>
        <w:bottom w:val="none" w:sz="0" w:space="0" w:color="auto"/>
        <w:right w:val="none" w:sz="0" w:space="0" w:color="auto"/>
      </w:divBdr>
    </w:div>
    <w:div w:id="1986814964">
      <w:bodyDiv w:val="1"/>
      <w:marLeft w:val="0"/>
      <w:marRight w:val="0"/>
      <w:marTop w:val="0"/>
      <w:marBottom w:val="0"/>
      <w:divBdr>
        <w:top w:val="none" w:sz="0" w:space="0" w:color="auto"/>
        <w:left w:val="none" w:sz="0" w:space="0" w:color="auto"/>
        <w:bottom w:val="none" w:sz="0" w:space="0" w:color="auto"/>
        <w:right w:val="none" w:sz="0" w:space="0" w:color="auto"/>
      </w:divBdr>
    </w:div>
    <w:div w:id="1997418432">
      <w:bodyDiv w:val="1"/>
      <w:marLeft w:val="0"/>
      <w:marRight w:val="0"/>
      <w:marTop w:val="0"/>
      <w:marBottom w:val="0"/>
      <w:divBdr>
        <w:top w:val="none" w:sz="0" w:space="0" w:color="auto"/>
        <w:left w:val="none" w:sz="0" w:space="0" w:color="auto"/>
        <w:bottom w:val="none" w:sz="0" w:space="0" w:color="auto"/>
        <w:right w:val="none" w:sz="0" w:space="0" w:color="auto"/>
      </w:divBdr>
    </w:div>
    <w:div w:id="2094929767">
      <w:bodyDiv w:val="1"/>
      <w:marLeft w:val="0"/>
      <w:marRight w:val="0"/>
      <w:marTop w:val="0"/>
      <w:marBottom w:val="0"/>
      <w:divBdr>
        <w:top w:val="none" w:sz="0" w:space="0" w:color="auto"/>
        <w:left w:val="none" w:sz="0" w:space="0" w:color="auto"/>
        <w:bottom w:val="none" w:sz="0" w:space="0" w:color="auto"/>
        <w:right w:val="none" w:sz="0" w:space="0" w:color="auto"/>
      </w:divBdr>
    </w:div>
    <w:div w:id="2108229948">
      <w:bodyDiv w:val="1"/>
      <w:marLeft w:val="0"/>
      <w:marRight w:val="0"/>
      <w:marTop w:val="0"/>
      <w:marBottom w:val="0"/>
      <w:divBdr>
        <w:top w:val="none" w:sz="0" w:space="0" w:color="auto"/>
        <w:left w:val="none" w:sz="0" w:space="0" w:color="auto"/>
        <w:bottom w:val="none" w:sz="0" w:space="0" w:color="auto"/>
        <w:right w:val="none" w:sz="0" w:space="0" w:color="auto"/>
      </w:divBdr>
    </w:div>
    <w:div w:id="2135058351">
      <w:bodyDiv w:val="1"/>
      <w:marLeft w:val="0"/>
      <w:marRight w:val="0"/>
      <w:marTop w:val="0"/>
      <w:marBottom w:val="0"/>
      <w:divBdr>
        <w:top w:val="none" w:sz="0" w:space="0" w:color="auto"/>
        <w:left w:val="none" w:sz="0" w:space="0" w:color="auto"/>
        <w:bottom w:val="none" w:sz="0" w:space="0" w:color="auto"/>
        <w:right w:val="none" w:sz="0" w:space="0" w:color="auto"/>
      </w:divBdr>
    </w:div>
    <w:div w:id="2137865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4.emf"/><Relationship Id="rId26" Type="http://schemas.openxmlformats.org/officeDocument/2006/relationships/image" Target="media/image11.png"/><Relationship Id="rId21" Type="http://schemas.openxmlformats.org/officeDocument/2006/relationships/image" Target="media/image7.emf"/><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header" Target="head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package" Target="embeddings/Microsoft_Excel_Worksheet.xlsx"/><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outer\AppData\Roaming\Microsoft\Templates\Studieopdracht%20met%20voorblad.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2f5e95-45d6-4909-a858-fc1d71a1706f">
      <Terms xmlns="http://schemas.microsoft.com/office/infopath/2007/PartnerControls"/>
    </lcf76f155ced4ddcb4097134ff3c332f>
    <TaxCatchAll xmlns="4c07be10-9d5d-4b4a-beb9-c7188ee8d4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A9768DA98D3724F9C7AD19A14931C0C" ma:contentTypeVersion="15" ma:contentTypeDescription="Create a new document." ma:contentTypeScope="" ma:versionID="541c0df04d2df18ab272289df2cb43e3">
  <xsd:schema xmlns:xsd="http://www.w3.org/2001/XMLSchema" xmlns:xs="http://www.w3.org/2001/XMLSchema" xmlns:p="http://schemas.microsoft.com/office/2006/metadata/properties" xmlns:ns2="4c07be10-9d5d-4b4a-beb9-c7188ee8d4b1" xmlns:ns3="a52f5e95-45d6-4909-a858-fc1d71a1706f" targetNamespace="http://schemas.microsoft.com/office/2006/metadata/properties" ma:root="true" ma:fieldsID="62d45a7f744b5c4a3000d8965c95b397" ns2:_="" ns3:_="">
    <xsd:import namespace="4c07be10-9d5d-4b4a-beb9-c7188ee8d4b1"/>
    <xsd:import namespace="a52f5e95-45d6-4909-a858-fc1d71a170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07be10-9d5d-4b4a-beb9-c7188ee8d4b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37229f6-df0a-46ef-a535-8100607b5340}" ma:internalName="TaxCatchAll" ma:showField="CatchAllData" ma:web="4c07be10-9d5d-4b4a-beb9-c7188ee8d4b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2f5e95-45d6-4909-a858-fc1d71a170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825c23e-dd67-47de-a8d0-9968326c9ab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54C5B9-F0CE-44DC-91EF-3476045C03E0}">
  <ds:schemaRefs>
    <ds:schemaRef ds:uri="http://schemas.microsoft.com/office/2006/metadata/properties"/>
    <ds:schemaRef ds:uri="http://schemas.microsoft.com/office/infopath/2007/PartnerControls"/>
    <ds:schemaRef ds:uri="a52f5e95-45d6-4909-a858-fc1d71a1706f"/>
    <ds:schemaRef ds:uri="4c07be10-9d5d-4b4a-beb9-c7188ee8d4b1"/>
  </ds:schemaRefs>
</ds:datastoreItem>
</file>

<file path=customXml/itemProps2.xml><?xml version="1.0" encoding="utf-8"?>
<ds:datastoreItem xmlns:ds="http://schemas.openxmlformats.org/officeDocument/2006/customXml" ds:itemID="{AF8D978F-A7C6-417F-9519-19BE90BC9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07be10-9d5d-4b4a-beb9-c7188ee8d4b1"/>
    <ds:schemaRef ds:uri="a52f5e95-45d6-4909-a858-fc1d71a17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2B4F01-A636-4E6A-B17B-DDAFA54EAD0B}">
  <ds:schemaRefs>
    <ds:schemaRef ds:uri="http://schemas.openxmlformats.org/officeDocument/2006/bibliography"/>
  </ds:schemaRefs>
</ds:datastoreItem>
</file>

<file path=customXml/itemProps4.xml><?xml version="1.0" encoding="utf-8"?>
<ds:datastoreItem xmlns:ds="http://schemas.openxmlformats.org/officeDocument/2006/customXml" ds:itemID="{711918E0-4B07-4272-A529-5019CEFF23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Studieopdracht met voorblad</Template>
  <TotalTime>0</TotalTime>
  <Pages>3</Pages>
  <Words>38582</Words>
  <Characters>241138</Characters>
  <Application>Microsoft Office Word</Application>
  <DocSecurity>0</DocSecurity>
  <Lines>5881</Lines>
  <Paragraphs>3680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 de Graaf</dc:creator>
  <cp:keywords/>
  <dc:description/>
  <cp:lastModifiedBy>Joris Untersalmberger</cp:lastModifiedBy>
  <cp:revision>2</cp:revision>
  <dcterms:created xsi:type="dcterms:W3CDTF">2026-07-07T09:00:00Z</dcterms:created>
  <dcterms:modified xsi:type="dcterms:W3CDTF">2026-07-07T09:00:00Z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0x0101001A9768DA98D3724F9C7AD19A14931C0C</vt:lpwstr>
  </property>
  <property fmtid="{D5CDD505-2E9C-101B-9397-08002B2CF9AE}" pid="3" name="MediaServiceImageTags">
    <vt:lpwstr/>
  </property>
  <property fmtid="{D5CDD505-2E9C-101B-9397-08002B2CF9AE}" pid="4" name="MSIP_Label_e87bc33a-7d08-4d3c-9468-650ebbe62c3c_Enabled">
    <vt:lpwstr>true</vt:lpwstr>
  </property>
  <property fmtid="{D5CDD505-2E9C-101B-9397-08002B2CF9AE}" pid="5" name="MSIP_Label_e87bc33a-7d08-4d3c-9468-650ebbe62c3c_SetDate">
    <vt:lpwstr>2024-09-23T10:02:38Z</vt:lpwstr>
  </property>
  <property fmtid="{D5CDD505-2E9C-101B-9397-08002B2CF9AE}" pid="6" name="MSIP_Label_e87bc33a-7d08-4d3c-9468-650ebbe62c3c_Method">
    <vt:lpwstr>Standard</vt:lpwstr>
  </property>
  <property fmtid="{D5CDD505-2E9C-101B-9397-08002B2CF9AE}" pid="7" name="MSIP_Label_e87bc33a-7d08-4d3c-9468-650ebbe62c3c_Name">
    <vt:lpwstr>defa4170-0d19-0005-0003-bc88714345d2</vt:lpwstr>
  </property>
  <property fmtid="{D5CDD505-2E9C-101B-9397-08002B2CF9AE}" pid="8" name="MSIP_Label_e87bc33a-7d08-4d3c-9468-650ebbe62c3c_SiteId">
    <vt:lpwstr>86cdcea4-cf3c-4d3b-bc55-16b574e0e3d0</vt:lpwstr>
  </property>
  <property fmtid="{D5CDD505-2E9C-101B-9397-08002B2CF9AE}" pid="9" name="MSIP_Label_e87bc33a-7d08-4d3c-9468-650ebbe62c3c_ActionId">
    <vt:lpwstr>fa1a6882-697e-4b04-bd5c-3e26351d93eb</vt:lpwstr>
  </property>
  <property fmtid="{D5CDD505-2E9C-101B-9397-08002B2CF9AE}" pid="10" name="MSIP_Label_e87bc33a-7d08-4d3c-9468-650ebbe62c3c_ContentBits">
    <vt:lpwstr>0</vt:lpwstr>
  </property>
  <property fmtid="{D5CDD505-2E9C-101B-9397-08002B2CF9AE}" pid="11" name="MSIP_Label_dc51b40b-b0d3-4674-939c-d9f10b9a3b25_Enabled">
    <vt:lpwstr>true</vt:lpwstr>
  </property>
  <property fmtid="{D5CDD505-2E9C-101B-9397-08002B2CF9AE}" pid="12" name="MSIP_Label_dc51b40b-b0d3-4674-939c-d9f10b9a3b25_SetDate">
    <vt:lpwstr>2025-07-14T09:40:51Z</vt:lpwstr>
  </property>
  <property fmtid="{D5CDD505-2E9C-101B-9397-08002B2CF9AE}" pid="13" name="MSIP_Label_dc51b40b-b0d3-4674-939c-d9f10b9a3b25_Method">
    <vt:lpwstr>Privileged</vt:lpwstr>
  </property>
  <property fmtid="{D5CDD505-2E9C-101B-9397-08002B2CF9AE}" pid="14" name="MSIP_Label_dc51b40b-b0d3-4674-939c-d9f10b9a3b25_Name">
    <vt:lpwstr>Bedrijfsintern</vt:lpwstr>
  </property>
  <property fmtid="{D5CDD505-2E9C-101B-9397-08002B2CF9AE}" pid="15" name="MSIP_Label_dc51b40b-b0d3-4674-939c-d9f10b9a3b25_SiteId">
    <vt:lpwstr>c37ef212-d4a3-44b6-92df-0d1dff85604f</vt:lpwstr>
  </property>
  <property fmtid="{D5CDD505-2E9C-101B-9397-08002B2CF9AE}" pid="16" name="MSIP_Label_dc51b40b-b0d3-4674-939c-d9f10b9a3b25_ActionId">
    <vt:lpwstr>7e1023b8-1d9f-489e-beba-4a6aebaea089</vt:lpwstr>
  </property>
  <property fmtid="{D5CDD505-2E9C-101B-9397-08002B2CF9AE}" pid="17" name="MSIP_Label_dc51b40b-b0d3-4674-939c-d9f10b9a3b25_ContentBits">
    <vt:lpwstr>0</vt:lpwstr>
  </property>
  <property fmtid="{D5CDD505-2E9C-101B-9397-08002B2CF9AE}" pid="18" name="MSIP_Label_dc51b40b-b0d3-4674-939c-d9f10b9a3b25_Tag">
    <vt:lpwstr>10, 0, 1, 2</vt:lpwstr>
  </property>
  <property fmtid="{D5CDD505-2E9C-101B-9397-08002B2CF9AE}" pid="19" name="docLang">
    <vt:lpwstr>nl</vt:lpwstr>
  </property>
</Properties>
</file>